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57DEAF" w14:textId="77777777" w:rsidR="00D80D8A" w:rsidRDefault="00BE6280">
      <w:pPr>
        <w:pStyle w:val="a3"/>
      </w:pPr>
      <w:bookmarkStart w:id="0" w:name="_13wemx6x1d4s" w:colFirst="0" w:colLast="0"/>
      <w:bookmarkEnd w:id="0"/>
      <w:r>
        <w:rPr>
          <w:rFonts w:ascii="Arial Unicode MS" w:eastAsia="Arial Unicode MS" w:hAnsi="Arial Unicode MS" w:cs="Arial Unicode MS"/>
        </w:rPr>
        <w:t xml:space="preserve">AI </w:t>
      </w:r>
      <w:proofErr w:type="spellStart"/>
      <w:r>
        <w:rPr>
          <w:rFonts w:ascii="Arial Unicode MS" w:eastAsia="Arial Unicode MS" w:hAnsi="Arial Unicode MS" w:cs="Arial Unicode MS"/>
        </w:rPr>
        <w:t>Agent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레퍼런스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선정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가이드</w:t>
      </w:r>
    </w:p>
    <w:p w14:paraId="1D06AF3A" w14:textId="77777777" w:rsidR="00D80D8A" w:rsidRDefault="00D80D8A"/>
    <w:p w14:paraId="247CFAC5" w14:textId="77777777" w:rsidR="00D80D8A" w:rsidRDefault="00BE6280">
      <w:proofErr w:type="spellStart"/>
      <w:r>
        <w:rPr>
          <w:rFonts w:ascii="Arial Unicode MS" w:eastAsia="Arial Unicode MS" w:hAnsi="Arial Unicode MS" w:cs="Arial Unicode MS"/>
          <w:b/>
          <w:bCs/>
        </w:rPr>
        <w:t>벤치마크</w:t>
      </w:r>
      <w:r>
        <w:rPr>
          <w:rFonts w:ascii="Arial Unicode MS" w:eastAsia="Arial Unicode MS" w:hAnsi="Arial Unicode MS" w:cs="Arial Unicode MS"/>
          <w:b/>
          <w:bCs/>
        </w:rPr>
        <w:t>·</w:t>
      </w:r>
      <w:r>
        <w:rPr>
          <w:rFonts w:ascii="Arial Unicode MS" w:eastAsia="Arial Unicode MS" w:hAnsi="Arial Unicode MS" w:cs="Arial Unicode MS"/>
          <w:b/>
          <w:bCs/>
        </w:rPr>
        <w:t>비용</w:t>
      </w:r>
      <w:proofErr w:type="spellEnd"/>
      <w:r>
        <w:rPr>
          <w:rFonts w:ascii="Arial Unicode MS" w:eastAsia="Arial Unicode MS" w:hAnsi="Arial Unicode MS" w:cs="Arial Unicode MS"/>
          <w:b/>
          <w:bCs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b/>
          <w:bCs/>
        </w:rPr>
        <w:t>분석</w:t>
      </w:r>
      <w:r>
        <w:rPr>
          <w:rFonts w:ascii="Arial Unicode MS" w:eastAsia="Arial Unicode MS" w:hAnsi="Arial Unicode MS" w:cs="Arial Unicode MS"/>
          <w:b/>
          <w:bCs/>
        </w:rPr>
        <w:t>·</w:t>
      </w:r>
      <w:r>
        <w:rPr>
          <w:rFonts w:ascii="Arial Unicode MS" w:eastAsia="Arial Unicode MS" w:hAnsi="Arial Unicode MS" w:cs="Arial Unicode MS"/>
          <w:b/>
          <w:bCs/>
        </w:rPr>
        <w:t>호환성</w:t>
      </w:r>
      <w:proofErr w:type="spellEnd"/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검증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기반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기술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선정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원칙</w:t>
      </w:r>
    </w:p>
    <w:p w14:paraId="69AD21F8" w14:textId="77777777" w:rsidR="00D80D8A" w:rsidRDefault="00D80D8A"/>
    <w:tbl>
      <w:tblPr>
        <w:tblStyle w:val="a5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009"/>
        <w:gridCol w:w="3010"/>
        <w:gridCol w:w="3010"/>
      </w:tblGrid>
      <w:tr w:rsidR="00D80D8A" w14:paraId="612D2E97" w14:textId="77777777">
        <w:trPr>
          <w:tblHeader/>
        </w:trPr>
        <w:tc>
          <w:tcPr>
            <w:tcW w:w="3009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FD0F18" w14:textId="77777777" w:rsidR="00D80D8A" w:rsidRDefault="00BE6280">
            <w:pPr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문서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유형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: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레퍼런스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선정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가이드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(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권고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)</w:t>
            </w:r>
          </w:p>
        </w:tc>
        <w:tc>
          <w:tcPr>
            <w:tcW w:w="3009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38EA0D" w14:textId="77777777" w:rsidR="00D80D8A" w:rsidRDefault="00BE6280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Version</w:t>
            </w:r>
            <w:proofErr w:type="spellEnd"/>
            <w:r>
              <w:rPr>
                <w:b/>
                <w:bCs/>
              </w:rPr>
              <w:t xml:space="preserve"> 1.0</w:t>
            </w:r>
          </w:p>
        </w:tc>
        <w:tc>
          <w:tcPr>
            <w:tcW w:w="3009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77E8DD" w14:textId="77777777" w:rsidR="00D80D8A" w:rsidRDefault="00BE6280">
            <w:pPr>
              <w:rPr>
                <w:b/>
                <w:bCs/>
              </w:rPr>
            </w:pPr>
            <w:proofErr w:type="gramStart"/>
            <w:r>
              <w:rPr>
                <w:b/>
                <w:bCs/>
              </w:rPr>
              <w:t>2026.XX.XX</w:t>
            </w:r>
            <w:proofErr w:type="gramEnd"/>
          </w:p>
        </w:tc>
      </w:tr>
      <w:tr w:rsidR="00D80D8A" w14:paraId="300DAC7B" w14:textId="77777777"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613B90" w14:textId="77777777" w:rsidR="00D80D8A" w:rsidRDefault="00BE6280">
            <w:r>
              <w:rPr>
                <w:rFonts w:ascii="Arial Unicode MS" w:eastAsia="Arial Unicode MS" w:hAnsi="Arial Unicode MS" w:cs="Arial Unicode MS"/>
              </w:rPr>
              <w:t>[</w:t>
            </w:r>
            <w:proofErr w:type="gramStart"/>
            <w:r>
              <w:rPr>
                <w:rFonts w:ascii="Arial Unicode MS" w:eastAsia="Arial Unicode MS" w:hAnsi="Arial Unicode MS" w:cs="Arial Unicode MS"/>
              </w:rPr>
              <w:t>회사명</w:t>
            </w:r>
            <w:r>
              <w:rPr>
                <w:rFonts w:ascii="Arial Unicode MS" w:eastAsia="Arial Unicode MS" w:hAnsi="Arial Unicode MS" w:cs="Arial Unicode MS"/>
              </w:rPr>
              <w:t xml:space="preserve"> /</w:t>
            </w:r>
            <w:proofErr w:type="gram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조직명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>]</w:t>
            </w:r>
          </w:p>
        </w:tc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36BB96" w14:textId="77777777" w:rsidR="00D80D8A" w:rsidRDefault="00BE6280">
            <w:r>
              <w:t xml:space="preserve">AI </w:t>
            </w:r>
            <w:proofErr w:type="spellStart"/>
            <w:r>
              <w:t>Architecture</w:t>
            </w:r>
            <w:proofErr w:type="spellEnd"/>
            <w:r>
              <w:t xml:space="preserve"> </w:t>
            </w:r>
            <w:proofErr w:type="spellStart"/>
            <w:r>
              <w:t>Team</w:t>
            </w:r>
            <w:proofErr w:type="spellEnd"/>
          </w:p>
        </w:tc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C72CC6" w14:textId="77777777" w:rsidR="00D80D8A" w:rsidRDefault="00D80D8A"/>
        </w:tc>
      </w:tr>
    </w:tbl>
    <w:p w14:paraId="179EAA9A" w14:textId="77777777" w:rsidR="00D80D8A" w:rsidRDefault="00D80D8A"/>
    <w:p w14:paraId="3D038719" w14:textId="77777777" w:rsidR="00D80D8A" w:rsidRDefault="00BE6280">
      <w:r>
        <w:pict w14:anchorId="2D13679D">
          <v:rect id="_x0000_i1025" style="width:0;height:1.5pt" o:hralign="center" o:hrstd="t" o:hr="t" fillcolor="#a0a0a0" stroked="f"/>
        </w:pict>
      </w:r>
    </w:p>
    <w:p w14:paraId="4B62A9EA" w14:textId="77777777" w:rsidR="00D80D8A" w:rsidRDefault="00BE6280">
      <w:pPr>
        <w:pStyle w:val="1"/>
      </w:pPr>
      <w:bookmarkStart w:id="1" w:name="_6466yww6v0uk" w:colFirst="0" w:colLast="0"/>
      <w:bookmarkEnd w:id="1"/>
      <w:r>
        <w:rPr>
          <w:rFonts w:ascii="Arial Unicode MS" w:eastAsia="Arial Unicode MS" w:hAnsi="Arial Unicode MS" w:cs="Arial Unicode MS"/>
        </w:rPr>
        <w:t>문서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이력</w:t>
      </w:r>
    </w:p>
    <w:tbl>
      <w:tblPr>
        <w:tblStyle w:val="a6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58"/>
        <w:gridCol w:w="2257"/>
        <w:gridCol w:w="2257"/>
        <w:gridCol w:w="2257"/>
      </w:tblGrid>
      <w:tr w:rsidR="00D80D8A" w14:paraId="0E6BEF02" w14:textId="77777777">
        <w:trPr>
          <w:tblHeader/>
        </w:trPr>
        <w:tc>
          <w:tcPr>
            <w:tcW w:w="2257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1D5C10" w14:textId="77777777" w:rsidR="00D80D8A" w:rsidRDefault="00BE6280">
            <w:pPr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버전</w:t>
            </w:r>
          </w:p>
        </w:tc>
        <w:tc>
          <w:tcPr>
            <w:tcW w:w="2257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61946D" w14:textId="77777777" w:rsidR="00D80D8A" w:rsidRDefault="00BE6280">
            <w:pPr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일자</w:t>
            </w:r>
          </w:p>
        </w:tc>
        <w:tc>
          <w:tcPr>
            <w:tcW w:w="2257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87DF6F" w14:textId="77777777" w:rsidR="00D80D8A" w:rsidRDefault="00BE6280">
            <w:pPr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작성자</w:t>
            </w:r>
          </w:p>
        </w:tc>
        <w:tc>
          <w:tcPr>
            <w:tcW w:w="2257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9363E5" w14:textId="77777777" w:rsidR="00D80D8A" w:rsidRDefault="00BE6280">
            <w:pPr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변경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내용</w:t>
            </w:r>
          </w:p>
        </w:tc>
      </w:tr>
      <w:tr w:rsidR="00D80D8A" w14:paraId="34FC3D4E" w14:textId="77777777">
        <w:tc>
          <w:tcPr>
            <w:tcW w:w="22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BCD6A6" w14:textId="77777777" w:rsidR="00D80D8A" w:rsidRDefault="00BE6280">
            <w:r>
              <w:t>v1.0</w:t>
            </w:r>
          </w:p>
        </w:tc>
        <w:tc>
          <w:tcPr>
            <w:tcW w:w="22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83891E" w14:textId="77777777" w:rsidR="00D80D8A" w:rsidRDefault="00BE6280">
            <w:proofErr w:type="gramStart"/>
            <w:r>
              <w:t>2026.XX.XX</w:t>
            </w:r>
            <w:proofErr w:type="gramEnd"/>
          </w:p>
        </w:tc>
        <w:tc>
          <w:tcPr>
            <w:tcW w:w="22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3007C9" w14:textId="77777777" w:rsidR="00D80D8A" w:rsidRDefault="00BE6280">
            <w:r>
              <w:rPr>
                <w:rFonts w:ascii="Arial Unicode MS" w:eastAsia="Arial Unicode MS" w:hAnsi="Arial Unicode MS" w:cs="Arial Unicode MS"/>
              </w:rPr>
              <w:t xml:space="preserve">AI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Architect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팀</w:t>
            </w:r>
          </w:p>
        </w:tc>
        <w:tc>
          <w:tcPr>
            <w:tcW w:w="22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A77339" w14:textId="77777777" w:rsidR="00D80D8A" w:rsidRDefault="00BE6280">
            <w:r>
              <w:rPr>
                <w:rFonts w:ascii="Arial Unicode MS" w:eastAsia="Arial Unicode MS" w:hAnsi="Arial Unicode MS" w:cs="Arial Unicode MS"/>
              </w:rPr>
              <w:t>초안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작성</w:t>
            </w:r>
          </w:p>
        </w:tc>
      </w:tr>
    </w:tbl>
    <w:p w14:paraId="4BC8ACE1" w14:textId="77777777" w:rsidR="00D80D8A" w:rsidRDefault="00D80D8A"/>
    <w:p w14:paraId="6C9D21E1" w14:textId="77777777" w:rsidR="00D80D8A" w:rsidRDefault="00BE6280">
      <w:r>
        <w:pict w14:anchorId="5C7ABC83">
          <v:rect id="_x0000_i1026" style="width:0;height:1.5pt" o:hralign="center" o:hrstd="t" o:hr="t" fillcolor="#a0a0a0" stroked="f"/>
        </w:pict>
      </w:r>
    </w:p>
    <w:p w14:paraId="6329B563" w14:textId="77777777" w:rsidR="00D80D8A" w:rsidRDefault="00BE6280">
      <w:pPr>
        <w:pStyle w:val="1"/>
      </w:pPr>
      <w:bookmarkStart w:id="2" w:name="_vy8t68xg7hi9" w:colFirst="0" w:colLast="0"/>
      <w:bookmarkEnd w:id="2"/>
      <w:r>
        <w:rPr>
          <w:rFonts w:ascii="Arial Unicode MS" w:eastAsia="Arial Unicode MS" w:hAnsi="Arial Unicode MS" w:cs="Arial Unicode MS"/>
        </w:rPr>
        <w:t xml:space="preserve">1. </w:t>
      </w:r>
      <w:r>
        <w:rPr>
          <w:rFonts w:ascii="Arial Unicode MS" w:eastAsia="Arial Unicode MS" w:hAnsi="Arial Unicode MS" w:cs="Arial Unicode MS"/>
        </w:rPr>
        <w:t>문서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개요</w:t>
      </w:r>
    </w:p>
    <w:p w14:paraId="52209285" w14:textId="77777777" w:rsidR="00D80D8A" w:rsidRDefault="00BE6280">
      <w:r>
        <w:rPr>
          <w:rFonts w:ascii="Arial Unicode MS" w:eastAsia="Arial Unicode MS" w:hAnsi="Arial Unicode MS" w:cs="Arial Unicode MS"/>
        </w:rPr>
        <w:t>본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레퍼런스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선정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가이드는</w:t>
      </w:r>
      <w:r>
        <w:rPr>
          <w:rFonts w:ascii="Arial Unicode MS" w:eastAsia="Arial Unicode MS" w:hAnsi="Arial Unicode MS" w:cs="Arial Unicode MS"/>
        </w:rPr>
        <w:t xml:space="preserve"> LLM </w:t>
      </w:r>
      <w:r>
        <w:rPr>
          <w:rFonts w:ascii="Arial Unicode MS" w:eastAsia="Arial Unicode MS" w:hAnsi="Arial Unicode MS" w:cs="Arial Unicode MS"/>
        </w:rPr>
        <w:t>기반</w:t>
      </w:r>
      <w:r>
        <w:rPr>
          <w:rFonts w:ascii="Arial Unicode MS" w:eastAsia="Arial Unicode MS" w:hAnsi="Arial Unicode MS" w:cs="Arial Unicode MS"/>
        </w:rPr>
        <w:t xml:space="preserve"> AI </w:t>
      </w:r>
      <w:proofErr w:type="spellStart"/>
      <w:r>
        <w:rPr>
          <w:rFonts w:ascii="Arial Unicode MS" w:eastAsia="Arial Unicode MS" w:hAnsi="Arial Unicode MS" w:cs="Arial Unicode MS"/>
        </w:rPr>
        <w:t>Agent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시스템을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구성하는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기술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영역별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선정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기준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비교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데이터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의사결정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프레임워크를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제공한다</w:t>
      </w:r>
      <w:r>
        <w:rPr>
          <w:rFonts w:ascii="Arial Unicode MS" w:eastAsia="Arial Unicode MS" w:hAnsi="Arial Unicode MS" w:cs="Arial Unicode MS"/>
        </w:rPr>
        <w:t xml:space="preserve">. </w:t>
      </w:r>
      <w:r>
        <w:rPr>
          <w:rFonts w:ascii="Arial Unicode MS" w:eastAsia="Arial Unicode MS" w:hAnsi="Arial Unicode MS" w:cs="Arial Unicode MS"/>
        </w:rPr>
        <w:t>특정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조직에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종속되지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않으며</w:t>
      </w:r>
      <w:r>
        <w:rPr>
          <w:rFonts w:ascii="Arial Unicode MS" w:eastAsia="Arial Unicode MS" w:hAnsi="Arial Unicode MS" w:cs="Arial Unicode MS"/>
        </w:rPr>
        <w:t xml:space="preserve">, </w:t>
      </w:r>
      <w:proofErr w:type="spellStart"/>
      <w:r>
        <w:rPr>
          <w:rFonts w:ascii="Arial Unicode MS" w:eastAsia="Arial Unicode MS" w:hAnsi="Arial Unicode MS" w:cs="Arial Unicode MS"/>
        </w:rPr>
        <w:t>벤치마크</w:t>
      </w:r>
      <w:r>
        <w:rPr>
          <w:rFonts w:ascii="Arial Unicode MS" w:eastAsia="Arial Unicode MS" w:hAnsi="Arial Unicode MS" w:cs="Arial Unicode MS"/>
        </w:rPr>
        <w:t>·</w:t>
      </w:r>
      <w:r>
        <w:rPr>
          <w:rFonts w:ascii="Arial Unicode MS" w:eastAsia="Arial Unicode MS" w:hAnsi="Arial Unicode MS" w:cs="Arial Unicode MS"/>
        </w:rPr>
        <w:t>비용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분석</w:t>
      </w:r>
      <w:r>
        <w:rPr>
          <w:rFonts w:ascii="Arial Unicode MS" w:eastAsia="Arial Unicode MS" w:hAnsi="Arial Unicode MS" w:cs="Arial Unicode MS"/>
        </w:rPr>
        <w:t>·</w:t>
      </w:r>
      <w:r>
        <w:rPr>
          <w:rFonts w:ascii="Arial Unicode MS" w:eastAsia="Arial Unicode MS" w:hAnsi="Arial Unicode MS" w:cs="Arial Unicode MS"/>
        </w:rPr>
        <w:t>호환성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검증을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근거로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기술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선정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판단을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지원한다</w:t>
      </w:r>
      <w:r>
        <w:rPr>
          <w:rFonts w:ascii="Arial Unicode MS" w:eastAsia="Arial Unicode MS" w:hAnsi="Arial Unicode MS" w:cs="Arial Unicode MS"/>
        </w:rPr>
        <w:t>.</w:t>
      </w:r>
    </w:p>
    <w:p w14:paraId="46A1E650" w14:textId="77777777" w:rsidR="00D80D8A" w:rsidRDefault="00D80D8A"/>
    <w:p w14:paraId="4C0D576A" w14:textId="77777777" w:rsidR="00D80D8A" w:rsidRDefault="00BE6280">
      <w:r>
        <w:rPr>
          <w:rFonts w:ascii="Arial Unicode MS" w:eastAsia="Arial Unicode MS" w:hAnsi="Arial Unicode MS" w:cs="Arial Unicode MS"/>
        </w:rPr>
        <w:t xml:space="preserve">AI </w:t>
      </w:r>
      <w:proofErr w:type="spellStart"/>
      <w:r>
        <w:rPr>
          <w:rFonts w:ascii="Arial Unicode MS" w:eastAsia="Arial Unicode MS" w:hAnsi="Arial Unicode MS" w:cs="Arial Unicode MS"/>
        </w:rPr>
        <w:t>Agent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기술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생태계는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빠르게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팽창하고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있으며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각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기술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영역마다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경쟁하는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선택지가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동시에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늘어나고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있다</w:t>
      </w:r>
      <w:r>
        <w:rPr>
          <w:rFonts w:ascii="Arial Unicode MS" w:eastAsia="Arial Unicode MS" w:hAnsi="Arial Unicode MS" w:cs="Arial Unicode MS"/>
        </w:rPr>
        <w:t xml:space="preserve">. </w:t>
      </w:r>
      <w:proofErr w:type="spellStart"/>
      <w:r>
        <w:rPr>
          <w:rFonts w:ascii="Arial Unicode MS" w:eastAsia="Arial Unicode MS" w:hAnsi="Arial Unicode MS" w:cs="Arial Unicode MS"/>
        </w:rPr>
        <w:t>LLM</w:t>
      </w:r>
      <w:r>
        <w:rPr>
          <w:rFonts w:ascii="Arial Unicode MS" w:eastAsia="Arial Unicode MS" w:hAnsi="Arial Unicode MS" w:cs="Arial Unicode MS"/>
        </w:rPr>
        <w:t>만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해도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OpenAI</w:t>
      </w:r>
      <w:proofErr w:type="spellEnd"/>
      <w:r>
        <w:rPr>
          <w:rFonts w:ascii="Arial Unicode MS" w:eastAsia="Arial Unicode MS" w:hAnsi="Arial Unicode MS" w:cs="Arial Unicode MS"/>
        </w:rPr>
        <w:t xml:space="preserve">, </w:t>
      </w:r>
      <w:proofErr w:type="spellStart"/>
      <w:r>
        <w:rPr>
          <w:rFonts w:ascii="Arial Unicode MS" w:eastAsia="Arial Unicode MS" w:hAnsi="Arial Unicode MS" w:cs="Arial Unicode MS"/>
        </w:rPr>
        <w:t>Anthropic</w:t>
      </w:r>
      <w:proofErr w:type="spellEnd"/>
      <w:r>
        <w:rPr>
          <w:rFonts w:ascii="Arial Unicode MS" w:eastAsia="Arial Unicode MS" w:hAnsi="Arial Unicode MS" w:cs="Arial Unicode MS"/>
        </w:rPr>
        <w:t xml:space="preserve">, Google, </w:t>
      </w:r>
      <w:proofErr w:type="spellStart"/>
      <w:r>
        <w:rPr>
          <w:rFonts w:ascii="Arial Unicode MS" w:eastAsia="Arial Unicode MS" w:hAnsi="Arial Unicode MS" w:cs="Arial Unicode MS"/>
        </w:rPr>
        <w:t>xAI</w:t>
      </w:r>
      <w:proofErr w:type="spellEnd"/>
      <w:r>
        <w:rPr>
          <w:rFonts w:ascii="Arial Unicode MS" w:eastAsia="Arial Unicode MS" w:hAnsi="Arial Unicode MS" w:cs="Arial Unicode MS"/>
        </w:rPr>
        <w:t xml:space="preserve">, </w:t>
      </w:r>
      <w:proofErr w:type="spellStart"/>
      <w:r>
        <w:rPr>
          <w:rFonts w:ascii="Arial Unicode MS" w:eastAsia="Arial Unicode MS" w:hAnsi="Arial Unicode MS" w:cs="Arial Unicode MS"/>
        </w:rPr>
        <w:t>DeepSeek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등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주요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Provider</w:t>
      </w:r>
      <w:r>
        <w:rPr>
          <w:rFonts w:ascii="Arial Unicode MS" w:eastAsia="Arial Unicode MS" w:hAnsi="Arial Unicode MS" w:cs="Arial Unicode MS"/>
        </w:rPr>
        <w:t>가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수개월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단위로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신규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모델을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출시하고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있고</w:t>
      </w:r>
      <w:r>
        <w:rPr>
          <w:rFonts w:ascii="Arial Unicode MS" w:eastAsia="Arial Unicode MS" w:hAnsi="Arial Unicode MS" w:cs="Arial Unicode MS"/>
        </w:rPr>
        <w:t xml:space="preserve">, </w:t>
      </w:r>
      <w:proofErr w:type="spellStart"/>
      <w:r>
        <w:rPr>
          <w:rFonts w:ascii="Arial Unicode MS" w:eastAsia="Arial Unicode MS" w:hAnsi="Arial Unicode MS" w:cs="Arial Unicode MS"/>
        </w:rPr>
        <w:t>Agent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Framework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역시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LangGraph</w:t>
      </w:r>
      <w:proofErr w:type="spellEnd"/>
      <w:r>
        <w:rPr>
          <w:rFonts w:ascii="Arial Unicode MS" w:eastAsia="Arial Unicode MS" w:hAnsi="Arial Unicode MS" w:cs="Arial Unicode MS"/>
        </w:rPr>
        <w:t xml:space="preserve">, </w:t>
      </w:r>
      <w:proofErr w:type="spellStart"/>
      <w:r>
        <w:rPr>
          <w:rFonts w:ascii="Arial Unicode MS" w:eastAsia="Arial Unicode MS" w:hAnsi="Arial Unicode MS" w:cs="Arial Unicode MS"/>
        </w:rPr>
        <w:t>CrewAI</w:t>
      </w:r>
      <w:proofErr w:type="spellEnd"/>
      <w:r>
        <w:rPr>
          <w:rFonts w:ascii="Arial Unicode MS" w:eastAsia="Arial Unicode MS" w:hAnsi="Arial Unicode MS" w:cs="Arial Unicode MS"/>
        </w:rPr>
        <w:t xml:space="preserve">, </w:t>
      </w:r>
      <w:proofErr w:type="spellStart"/>
      <w:r>
        <w:rPr>
          <w:rFonts w:ascii="Arial Unicode MS" w:eastAsia="Arial Unicode MS" w:hAnsi="Arial Unicode MS" w:cs="Arial Unicode MS"/>
        </w:rPr>
        <w:t>AutoGen</w:t>
      </w:r>
      <w:proofErr w:type="spellEnd"/>
      <w:r>
        <w:rPr>
          <w:rFonts w:ascii="Arial Unicode MS" w:eastAsia="Arial Unicode MS" w:hAnsi="Arial Unicode MS" w:cs="Arial Unicode MS"/>
        </w:rPr>
        <w:t xml:space="preserve">, </w:t>
      </w:r>
      <w:proofErr w:type="spellStart"/>
      <w:r>
        <w:rPr>
          <w:rFonts w:ascii="Arial Unicode MS" w:eastAsia="Arial Unicode MS" w:hAnsi="Arial Unicode MS" w:cs="Arial Unicode MS"/>
        </w:rPr>
        <w:t>OpenAI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Agents</w:t>
      </w:r>
      <w:proofErr w:type="spellEnd"/>
      <w:r>
        <w:rPr>
          <w:rFonts w:ascii="Arial Unicode MS" w:eastAsia="Arial Unicode MS" w:hAnsi="Arial Unicode MS" w:cs="Arial Unicode MS"/>
        </w:rPr>
        <w:t xml:space="preserve"> SDK </w:t>
      </w:r>
      <w:r>
        <w:rPr>
          <w:rFonts w:ascii="Arial Unicode MS" w:eastAsia="Arial Unicode MS" w:hAnsi="Arial Unicode MS" w:cs="Arial Unicode MS"/>
        </w:rPr>
        <w:t>등이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각각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다른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설계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철학으로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빠르게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진화하고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있다</w:t>
      </w:r>
      <w:r>
        <w:rPr>
          <w:rFonts w:ascii="Arial Unicode MS" w:eastAsia="Arial Unicode MS" w:hAnsi="Arial Unicode MS" w:cs="Arial Unicode MS"/>
        </w:rPr>
        <w:t xml:space="preserve">. </w:t>
      </w:r>
      <w:r>
        <w:rPr>
          <w:rFonts w:ascii="Arial Unicode MS" w:eastAsia="Arial Unicode MS" w:hAnsi="Arial Unicode MS" w:cs="Arial Unicode MS"/>
        </w:rPr>
        <w:t>여기에</w:t>
      </w:r>
      <w:r>
        <w:rPr>
          <w:rFonts w:ascii="Arial Unicode MS" w:eastAsia="Arial Unicode MS" w:hAnsi="Arial Unicode MS" w:cs="Arial Unicode MS"/>
        </w:rPr>
        <w:t xml:space="preserve"> Tool </w:t>
      </w:r>
      <w:r>
        <w:rPr>
          <w:rFonts w:ascii="Arial Unicode MS" w:eastAsia="Arial Unicode MS" w:hAnsi="Arial Unicode MS" w:cs="Arial Unicode MS"/>
        </w:rPr>
        <w:t>연동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프로토콜</w:t>
      </w:r>
      <w:r>
        <w:rPr>
          <w:rFonts w:ascii="Arial Unicode MS" w:eastAsia="Arial Unicode MS" w:hAnsi="Arial Unicode MS" w:cs="Arial Unicode MS"/>
        </w:rPr>
        <w:t xml:space="preserve">(MCP, A2A), </w:t>
      </w:r>
      <w:proofErr w:type="spellStart"/>
      <w:r>
        <w:rPr>
          <w:rFonts w:ascii="Arial Unicode MS" w:eastAsia="Arial Unicode MS" w:hAnsi="Arial Unicode MS" w:cs="Arial Unicode MS"/>
        </w:rPr>
        <w:t>Vector</w:t>
      </w:r>
      <w:proofErr w:type="spellEnd"/>
      <w:r>
        <w:rPr>
          <w:rFonts w:ascii="Arial Unicode MS" w:eastAsia="Arial Unicode MS" w:hAnsi="Arial Unicode MS" w:cs="Arial Unicode MS"/>
        </w:rPr>
        <w:t xml:space="preserve"> DB, </w:t>
      </w:r>
      <w:proofErr w:type="spellStart"/>
      <w:r>
        <w:rPr>
          <w:rFonts w:ascii="Arial Unicode MS" w:eastAsia="Arial Unicode MS" w:hAnsi="Arial Unicode MS" w:cs="Arial Unicode MS"/>
        </w:rPr>
        <w:t>Embedding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모델</w:t>
      </w:r>
      <w:r>
        <w:rPr>
          <w:rFonts w:ascii="Arial Unicode MS" w:eastAsia="Arial Unicode MS" w:hAnsi="Arial Unicode MS" w:cs="Arial Unicode MS"/>
        </w:rPr>
        <w:t xml:space="preserve">, </w:t>
      </w:r>
      <w:proofErr w:type="spellStart"/>
      <w:r>
        <w:rPr>
          <w:rFonts w:ascii="Arial Unicode MS" w:eastAsia="Arial Unicode MS" w:hAnsi="Arial Unicode MS" w:cs="Arial Unicode MS"/>
        </w:rPr>
        <w:t>Observability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도구까지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더하면</w:t>
      </w:r>
      <w:r>
        <w:rPr>
          <w:rFonts w:ascii="Arial Unicode MS" w:eastAsia="Arial Unicode MS" w:hAnsi="Arial Unicode MS" w:cs="Arial Unicode MS"/>
        </w:rPr>
        <w:t xml:space="preserve"> AI </w:t>
      </w:r>
      <w:proofErr w:type="spellStart"/>
      <w:r>
        <w:rPr>
          <w:rFonts w:ascii="Arial Unicode MS" w:eastAsia="Arial Unicode MS" w:hAnsi="Arial Unicode MS" w:cs="Arial Unicode MS"/>
        </w:rPr>
        <w:t>Agent</w:t>
      </w:r>
      <w:r>
        <w:rPr>
          <w:rFonts w:ascii="Arial Unicode MS" w:eastAsia="Arial Unicode MS" w:hAnsi="Arial Unicode MS" w:cs="Arial Unicode MS"/>
        </w:rPr>
        <w:t>를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구성하는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기술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스택의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조합은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수백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가지에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달한다</w:t>
      </w:r>
      <w:r>
        <w:rPr>
          <w:rFonts w:ascii="Arial Unicode MS" w:eastAsia="Arial Unicode MS" w:hAnsi="Arial Unicode MS" w:cs="Arial Unicode MS"/>
        </w:rPr>
        <w:t>.</w:t>
      </w:r>
    </w:p>
    <w:p w14:paraId="36DF5ADF" w14:textId="77777777" w:rsidR="00D80D8A" w:rsidRDefault="00D80D8A"/>
    <w:p w14:paraId="31ADDCED" w14:textId="77777777" w:rsidR="00D80D8A" w:rsidRDefault="00BE6280">
      <w:r>
        <w:rPr>
          <w:rFonts w:ascii="Arial Unicode MS" w:eastAsia="Arial Unicode MS" w:hAnsi="Arial Unicode MS" w:cs="Arial Unicode MS"/>
        </w:rPr>
        <w:t>문제는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선택지들이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독립적이지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않다는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점이다</w:t>
      </w:r>
      <w:r>
        <w:rPr>
          <w:rFonts w:ascii="Arial Unicode MS" w:eastAsia="Arial Unicode MS" w:hAnsi="Arial Unicode MS" w:cs="Arial Unicode MS"/>
        </w:rPr>
        <w:t xml:space="preserve">. </w:t>
      </w:r>
      <w:proofErr w:type="spellStart"/>
      <w:r>
        <w:rPr>
          <w:rFonts w:ascii="Arial Unicode MS" w:eastAsia="Arial Unicode MS" w:hAnsi="Arial Unicode MS" w:cs="Arial Unicode MS"/>
        </w:rPr>
        <w:t>LLM</w:t>
      </w:r>
      <w:r>
        <w:rPr>
          <w:rFonts w:ascii="Arial Unicode MS" w:eastAsia="Arial Unicode MS" w:hAnsi="Arial Unicode MS" w:cs="Arial Unicode MS"/>
        </w:rPr>
        <w:t>의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컨텍스트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윈도우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크기는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Memory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전략에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영향을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주고</w:t>
      </w:r>
      <w:r>
        <w:rPr>
          <w:rFonts w:ascii="Arial Unicode MS" w:eastAsia="Arial Unicode MS" w:hAnsi="Arial Unicode MS" w:cs="Arial Unicode MS"/>
        </w:rPr>
        <w:t xml:space="preserve">, </w:t>
      </w:r>
      <w:proofErr w:type="spellStart"/>
      <w:r>
        <w:rPr>
          <w:rFonts w:ascii="Arial Unicode MS" w:eastAsia="Arial Unicode MS" w:hAnsi="Arial Unicode MS" w:cs="Arial Unicode MS"/>
        </w:rPr>
        <w:t>Framework</w:t>
      </w:r>
      <w:r>
        <w:rPr>
          <w:rFonts w:ascii="Arial Unicode MS" w:eastAsia="Arial Unicode MS" w:hAnsi="Arial Unicode MS" w:cs="Arial Unicode MS"/>
        </w:rPr>
        <w:t>의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선택은</w:t>
      </w:r>
      <w:r>
        <w:rPr>
          <w:rFonts w:ascii="Arial Unicode MS" w:eastAsia="Arial Unicode MS" w:hAnsi="Arial Unicode MS" w:cs="Arial Unicode MS"/>
        </w:rPr>
        <w:t xml:space="preserve"> MCP </w:t>
      </w:r>
      <w:r>
        <w:rPr>
          <w:rFonts w:ascii="Arial Unicode MS" w:eastAsia="Arial Unicode MS" w:hAnsi="Arial Unicode MS" w:cs="Arial Unicode MS"/>
        </w:rPr>
        <w:t>지원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방식과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Memory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백엔드를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제한하며</w:t>
      </w:r>
      <w:r>
        <w:rPr>
          <w:rFonts w:ascii="Arial Unicode MS" w:eastAsia="Arial Unicode MS" w:hAnsi="Arial Unicode MS" w:cs="Arial Unicode MS"/>
        </w:rPr>
        <w:t xml:space="preserve">, </w:t>
      </w:r>
      <w:proofErr w:type="spellStart"/>
      <w:r>
        <w:rPr>
          <w:rFonts w:ascii="Arial Unicode MS" w:eastAsia="Arial Unicode MS" w:hAnsi="Arial Unicode MS" w:cs="Arial Unicode MS"/>
        </w:rPr>
        <w:t>Embedding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모델을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변경하면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Vector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DB</w:t>
      </w:r>
      <w:r>
        <w:rPr>
          <w:rFonts w:ascii="Arial Unicode MS" w:eastAsia="Arial Unicode MS" w:hAnsi="Arial Unicode MS" w:cs="Arial Unicode MS"/>
        </w:rPr>
        <w:t>의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기존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인덱스를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전면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재구축해야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한다</w:t>
      </w:r>
      <w:r>
        <w:rPr>
          <w:rFonts w:ascii="Arial Unicode MS" w:eastAsia="Arial Unicode MS" w:hAnsi="Arial Unicode MS" w:cs="Arial Unicode MS"/>
        </w:rPr>
        <w:t xml:space="preserve">. </w:t>
      </w:r>
      <w:r>
        <w:rPr>
          <w:rFonts w:ascii="Arial Unicode MS" w:eastAsia="Arial Unicode MS" w:hAnsi="Arial Unicode MS" w:cs="Arial Unicode MS"/>
        </w:rPr>
        <w:t>개별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기술을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골랐더라도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조합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수준에서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호환성이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맞지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않으면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전체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아키텍처가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흔들린다</w:t>
      </w:r>
      <w:r>
        <w:rPr>
          <w:rFonts w:ascii="Arial Unicode MS" w:eastAsia="Arial Unicode MS" w:hAnsi="Arial Unicode MS" w:cs="Arial Unicode MS"/>
        </w:rPr>
        <w:t>.</w:t>
      </w:r>
    </w:p>
    <w:p w14:paraId="7601479C" w14:textId="77777777" w:rsidR="00D80D8A" w:rsidRDefault="00D80D8A"/>
    <w:p w14:paraId="2A2531DF" w14:textId="77777777" w:rsidR="00D80D8A" w:rsidRDefault="00BE6280">
      <w:r>
        <w:rPr>
          <w:rFonts w:ascii="Arial Unicode MS" w:eastAsia="Arial Unicode MS" w:hAnsi="Arial Unicode MS" w:cs="Arial Unicode MS"/>
        </w:rPr>
        <w:t>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가이드는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이러한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환경에서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프로젝트마다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기술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조사를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처음부터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반복하는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비효율을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줄이고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조합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수준의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호</w:t>
      </w:r>
      <w:r>
        <w:rPr>
          <w:rFonts w:ascii="Arial Unicode MS" w:eastAsia="Arial Unicode MS" w:hAnsi="Arial Unicode MS" w:cs="Arial Unicode MS"/>
        </w:rPr>
        <w:t>환성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검증까지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체계적으로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지원하기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위해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작성되었다</w:t>
      </w:r>
      <w:r>
        <w:rPr>
          <w:rFonts w:ascii="Arial Unicode MS" w:eastAsia="Arial Unicode MS" w:hAnsi="Arial Unicode MS" w:cs="Arial Unicode MS"/>
        </w:rPr>
        <w:t>.</w:t>
      </w:r>
    </w:p>
    <w:p w14:paraId="6FF6F7C6" w14:textId="77777777" w:rsidR="00D80D8A" w:rsidRDefault="00BE6280">
      <w:pPr>
        <w:pStyle w:val="2"/>
      </w:pPr>
      <w:bookmarkStart w:id="3" w:name="_50um0hwihb32" w:colFirst="0" w:colLast="0"/>
      <w:bookmarkEnd w:id="3"/>
      <w:r>
        <w:rPr>
          <w:rFonts w:ascii="Arial Unicode MS" w:eastAsia="Arial Unicode MS" w:hAnsi="Arial Unicode MS" w:cs="Arial Unicode MS"/>
        </w:rPr>
        <w:lastRenderedPageBreak/>
        <w:t xml:space="preserve">1.1 </w:t>
      </w:r>
      <w:r>
        <w:rPr>
          <w:rFonts w:ascii="Arial Unicode MS" w:eastAsia="Arial Unicode MS" w:hAnsi="Arial Unicode MS" w:cs="Arial Unicode MS"/>
        </w:rPr>
        <w:t>적용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범위와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구속력</w:t>
      </w:r>
    </w:p>
    <w:p w14:paraId="708C56DF" w14:textId="77777777" w:rsidR="00D80D8A" w:rsidRDefault="00BE6280">
      <w:r>
        <w:rPr>
          <w:rFonts w:ascii="Arial Unicode MS" w:eastAsia="Arial Unicode MS" w:hAnsi="Arial Unicode MS" w:cs="Arial Unicode MS"/>
          <w:b/>
          <w:bCs/>
        </w:rPr>
        <w:t>이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가이드가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다루는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것</w:t>
      </w:r>
      <w:r>
        <w:rPr>
          <w:rFonts w:ascii="Arial Unicode MS" w:eastAsia="Arial Unicode MS" w:hAnsi="Arial Unicode MS" w:cs="Arial Unicode MS"/>
          <w:b/>
          <w:bCs/>
        </w:rPr>
        <w:t>:</w:t>
      </w:r>
    </w:p>
    <w:p w14:paraId="52ED913C" w14:textId="77777777" w:rsidR="00D80D8A" w:rsidRDefault="00D80D8A"/>
    <w:p w14:paraId="7EE99E1C" w14:textId="77777777" w:rsidR="00D80D8A" w:rsidRDefault="00BE6280">
      <w:r>
        <w:rPr>
          <w:rFonts w:ascii="Arial Unicode MS" w:eastAsia="Arial Unicode MS" w:hAnsi="Arial Unicode MS" w:cs="Arial Unicode MS"/>
        </w:rPr>
        <w:t xml:space="preserve">AI </w:t>
      </w:r>
      <w:proofErr w:type="spellStart"/>
      <w:r>
        <w:rPr>
          <w:rFonts w:ascii="Arial Unicode MS" w:eastAsia="Arial Unicode MS" w:hAnsi="Arial Unicode MS" w:cs="Arial Unicode MS"/>
        </w:rPr>
        <w:t>Agent</w:t>
      </w:r>
      <w:r>
        <w:rPr>
          <w:rFonts w:ascii="Arial Unicode MS" w:eastAsia="Arial Unicode MS" w:hAnsi="Arial Unicode MS" w:cs="Arial Unicode MS"/>
        </w:rPr>
        <w:t>를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구성하는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주요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기술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영역</w:t>
      </w:r>
      <w:r>
        <w:rPr>
          <w:rFonts w:ascii="Arial Unicode MS" w:eastAsia="Arial Unicode MS" w:hAnsi="Arial Unicode MS" w:cs="Arial Unicode MS"/>
        </w:rPr>
        <w:t xml:space="preserve">(LLM, </w:t>
      </w:r>
      <w:proofErr w:type="spellStart"/>
      <w:r>
        <w:rPr>
          <w:rFonts w:ascii="Arial Unicode MS" w:eastAsia="Arial Unicode MS" w:hAnsi="Arial Unicode MS" w:cs="Arial Unicode MS"/>
        </w:rPr>
        <w:t>Framework</w:t>
      </w:r>
      <w:proofErr w:type="spellEnd"/>
      <w:r>
        <w:rPr>
          <w:rFonts w:ascii="Arial Unicode MS" w:eastAsia="Arial Unicode MS" w:hAnsi="Arial Unicode MS" w:cs="Arial Unicode MS"/>
        </w:rPr>
        <w:t xml:space="preserve">, Tool </w:t>
      </w:r>
      <w:r>
        <w:rPr>
          <w:rFonts w:ascii="Arial Unicode MS" w:eastAsia="Arial Unicode MS" w:hAnsi="Arial Unicode MS" w:cs="Arial Unicode MS"/>
        </w:rPr>
        <w:t>연동</w:t>
      </w:r>
      <w:r>
        <w:rPr>
          <w:rFonts w:ascii="Arial Unicode MS" w:eastAsia="Arial Unicode MS" w:hAnsi="Arial Unicode MS" w:cs="Arial Unicode MS"/>
        </w:rPr>
        <w:t xml:space="preserve">, </w:t>
      </w:r>
      <w:proofErr w:type="spellStart"/>
      <w:r>
        <w:rPr>
          <w:rFonts w:ascii="Arial Unicode MS" w:eastAsia="Arial Unicode MS" w:hAnsi="Arial Unicode MS" w:cs="Arial Unicode MS"/>
        </w:rPr>
        <w:t>Memory</w:t>
      </w:r>
      <w:proofErr w:type="spellEnd"/>
      <w:r>
        <w:rPr>
          <w:rFonts w:ascii="Arial Unicode MS" w:eastAsia="Arial Unicode MS" w:hAnsi="Arial Unicode MS" w:cs="Arial Unicode MS"/>
        </w:rPr>
        <w:t xml:space="preserve">, Data </w:t>
      </w:r>
      <w:proofErr w:type="spellStart"/>
      <w:r>
        <w:rPr>
          <w:rFonts w:ascii="Arial Unicode MS" w:eastAsia="Arial Unicode MS" w:hAnsi="Arial Unicode MS" w:cs="Arial Unicode MS"/>
        </w:rPr>
        <w:t>Store</w:t>
      </w:r>
      <w:proofErr w:type="spellEnd"/>
      <w:r>
        <w:rPr>
          <w:rFonts w:ascii="Arial Unicode MS" w:eastAsia="Arial Unicode MS" w:hAnsi="Arial Unicode MS" w:cs="Arial Unicode MS"/>
        </w:rPr>
        <w:t xml:space="preserve">, RAG Pipeline, </w:t>
      </w:r>
      <w:proofErr w:type="spellStart"/>
      <w:r>
        <w:rPr>
          <w:rFonts w:ascii="Arial Unicode MS" w:eastAsia="Arial Unicode MS" w:hAnsi="Arial Unicode MS" w:cs="Arial Unicode MS"/>
        </w:rPr>
        <w:t>Guardrails</w:t>
      </w:r>
      <w:proofErr w:type="spellEnd"/>
      <w:r>
        <w:rPr>
          <w:rFonts w:ascii="Arial Unicode MS" w:eastAsia="Arial Unicode MS" w:hAnsi="Arial Unicode MS" w:cs="Arial Unicode MS"/>
        </w:rPr>
        <w:t xml:space="preserve">, </w:t>
      </w:r>
      <w:proofErr w:type="spellStart"/>
      <w:r>
        <w:rPr>
          <w:rFonts w:ascii="Arial Unicode MS" w:eastAsia="Arial Unicode MS" w:hAnsi="Arial Unicode MS" w:cs="Arial Unicode MS"/>
        </w:rPr>
        <w:t>Observability</w:t>
      </w:r>
      <w:proofErr w:type="spellEnd"/>
      <w:r>
        <w:rPr>
          <w:rFonts w:ascii="Arial Unicode MS" w:eastAsia="Arial Unicode MS" w:hAnsi="Arial Unicode MS" w:cs="Arial Unicode MS"/>
        </w:rPr>
        <w:t xml:space="preserve">) </w:t>
      </w:r>
      <w:r>
        <w:rPr>
          <w:rFonts w:ascii="Arial Unicode MS" w:eastAsia="Arial Unicode MS" w:hAnsi="Arial Unicode MS" w:cs="Arial Unicode MS"/>
        </w:rPr>
        <w:t>전반에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걸쳐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각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영역의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선택지를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비교하고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조건별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권장안을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제시한다</w:t>
      </w:r>
      <w:r>
        <w:rPr>
          <w:rFonts w:ascii="Arial Unicode MS" w:eastAsia="Arial Unicode MS" w:hAnsi="Arial Unicode MS" w:cs="Arial Unicode MS"/>
        </w:rPr>
        <w:t xml:space="preserve">. </w:t>
      </w:r>
      <w:proofErr w:type="spellStart"/>
      <w:r>
        <w:rPr>
          <w:rFonts w:ascii="Arial Unicode MS" w:eastAsia="Arial Unicode MS" w:hAnsi="Arial Unicode MS" w:cs="Arial Unicode MS"/>
        </w:rPr>
        <w:t>클라우드</w:t>
      </w:r>
      <w:r>
        <w:rPr>
          <w:rFonts w:ascii="Arial Unicode MS" w:eastAsia="Arial Unicode MS" w:hAnsi="Arial Unicode MS" w:cs="Arial Unicode MS"/>
        </w:rPr>
        <w:t>·</w:t>
      </w:r>
      <w:r>
        <w:rPr>
          <w:rFonts w:ascii="Arial Unicode MS" w:eastAsia="Arial Unicode MS" w:hAnsi="Arial Unicode MS" w:cs="Arial Unicode MS"/>
        </w:rPr>
        <w:t>온프레미스</w:t>
      </w:r>
      <w:r>
        <w:rPr>
          <w:rFonts w:ascii="Arial Unicode MS" w:eastAsia="Arial Unicode MS" w:hAnsi="Arial Unicode MS" w:cs="Arial Unicode MS"/>
        </w:rPr>
        <w:t>·</w:t>
      </w:r>
      <w:r>
        <w:rPr>
          <w:rFonts w:ascii="Arial Unicode MS" w:eastAsia="Arial Unicode MS" w:hAnsi="Arial Unicode MS" w:cs="Arial Unicode MS"/>
        </w:rPr>
        <w:t>하이브리드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환경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모두를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다루며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환경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특성에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따른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선택지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차이를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명시한다</w:t>
      </w:r>
      <w:r>
        <w:rPr>
          <w:rFonts w:ascii="Arial Unicode MS" w:eastAsia="Arial Unicode MS" w:hAnsi="Arial Unicode MS" w:cs="Arial Unicode MS"/>
        </w:rPr>
        <w:t>.</w:t>
      </w:r>
    </w:p>
    <w:p w14:paraId="636386EA" w14:textId="77777777" w:rsidR="00D80D8A" w:rsidRDefault="00D80D8A"/>
    <w:p w14:paraId="7C3BAAD4" w14:textId="77777777" w:rsidR="00D80D8A" w:rsidRDefault="00BE6280">
      <w:r>
        <w:rPr>
          <w:rFonts w:ascii="Arial Unicode MS" w:eastAsia="Arial Unicode MS" w:hAnsi="Arial Unicode MS" w:cs="Arial Unicode MS"/>
          <w:b/>
          <w:bCs/>
        </w:rPr>
        <w:t>이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가이드의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구속력</w:t>
      </w:r>
      <w:r>
        <w:rPr>
          <w:rFonts w:ascii="Arial Unicode MS" w:eastAsia="Arial Unicode MS" w:hAnsi="Arial Unicode MS" w:cs="Arial Unicode MS"/>
          <w:b/>
          <w:bCs/>
        </w:rPr>
        <w:t>:</w:t>
      </w:r>
    </w:p>
    <w:p w14:paraId="18156F78" w14:textId="77777777" w:rsidR="00D80D8A" w:rsidRDefault="00D80D8A"/>
    <w:p w14:paraId="09620A2A" w14:textId="77777777" w:rsidR="00D80D8A" w:rsidRDefault="00BE6280">
      <w:r>
        <w:rPr>
          <w:rFonts w:ascii="Arial Unicode MS" w:eastAsia="Arial Unicode MS" w:hAnsi="Arial Unicode MS" w:cs="Arial Unicode MS"/>
        </w:rPr>
        <w:t>권고</w:t>
      </w:r>
      <w:r>
        <w:rPr>
          <w:rFonts w:ascii="Arial Unicode MS" w:eastAsia="Arial Unicode MS" w:hAnsi="Arial Unicode MS" w:cs="Arial Unicode MS"/>
        </w:rPr>
        <w:t>(</w:t>
      </w:r>
      <w:proofErr w:type="spellStart"/>
      <w:r>
        <w:rPr>
          <w:rFonts w:ascii="Arial Unicode MS" w:eastAsia="Arial Unicode MS" w:hAnsi="Arial Unicode MS" w:cs="Arial Unicode MS"/>
        </w:rPr>
        <w:t>Recommended</w:t>
      </w:r>
      <w:proofErr w:type="spellEnd"/>
      <w:r>
        <w:rPr>
          <w:rFonts w:ascii="Arial Unicode MS" w:eastAsia="Arial Unicode MS" w:hAnsi="Arial Unicode MS" w:cs="Arial Unicode MS"/>
        </w:rPr>
        <w:t xml:space="preserve">) </w:t>
      </w:r>
      <w:r>
        <w:rPr>
          <w:rFonts w:ascii="Arial Unicode MS" w:eastAsia="Arial Unicode MS" w:hAnsi="Arial Unicode MS" w:cs="Arial Unicode MS"/>
        </w:rPr>
        <w:t>수준의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문서이다</w:t>
      </w:r>
      <w:r>
        <w:rPr>
          <w:rFonts w:ascii="Arial Unicode MS" w:eastAsia="Arial Unicode MS" w:hAnsi="Arial Unicode MS" w:cs="Arial Unicode MS"/>
        </w:rPr>
        <w:t xml:space="preserve">. </w:t>
      </w:r>
      <w:r>
        <w:rPr>
          <w:rFonts w:ascii="Arial Unicode MS" w:eastAsia="Arial Unicode MS" w:hAnsi="Arial Unicode MS" w:cs="Arial Unicode MS"/>
        </w:rPr>
        <w:t>프로젝트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팀은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가이드의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권장안을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참고하되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프로젝트의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고유한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요구사항에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따라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자율적으로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기술을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선택할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있다</w:t>
      </w:r>
      <w:r>
        <w:rPr>
          <w:rFonts w:ascii="Arial Unicode MS" w:eastAsia="Arial Unicode MS" w:hAnsi="Arial Unicode MS" w:cs="Arial Unicode MS"/>
        </w:rPr>
        <w:t xml:space="preserve">. </w:t>
      </w:r>
      <w:r>
        <w:rPr>
          <w:rFonts w:ascii="Arial Unicode MS" w:eastAsia="Arial Unicode MS" w:hAnsi="Arial Unicode MS" w:cs="Arial Unicode MS"/>
        </w:rPr>
        <w:t>전사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표준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선정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가이드가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별도로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존재하는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경우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해당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문서의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승인</w:t>
      </w:r>
      <w:r>
        <w:rPr>
          <w:rFonts w:ascii="Arial Unicode MS" w:eastAsia="Arial Unicode MS" w:hAnsi="Arial Unicode MS" w:cs="Arial Unicode MS"/>
        </w:rPr>
        <w:t>·</w:t>
      </w:r>
      <w:r>
        <w:rPr>
          <w:rFonts w:ascii="Arial Unicode MS" w:eastAsia="Arial Unicode MS" w:hAnsi="Arial Unicode MS" w:cs="Arial Unicode MS"/>
        </w:rPr>
        <w:t>금지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목록이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가이드의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권장안보다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우선한다</w:t>
      </w:r>
      <w:r>
        <w:rPr>
          <w:rFonts w:ascii="Arial Unicode MS" w:eastAsia="Arial Unicode MS" w:hAnsi="Arial Unicode MS" w:cs="Arial Unicode MS"/>
        </w:rPr>
        <w:t xml:space="preserve">. </w:t>
      </w:r>
      <w:r>
        <w:rPr>
          <w:rFonts w:ascii="Arial Unicode MS" w:eastAsia="Arial Unicode MS" w:hAnsi="Arial Unicode MS" w:cs="Arial Unicode MS"/>
        </w:rPr>
        <w:t>또한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어떤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기술을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선택하든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전사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표준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아키텍처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정의서가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정한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필수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규칙</w:t>
      </w:r>
      <w:r>
        <w:rPr>
          <w:rFonts w:ascii="Arial Unicode MS" w:eastAsia="Arial Unicode MS" w:hAnsi="Arial Unicode MS" w:cs="Arial Unicode MS"/>
        </w:rPr>
        <w:t>(</w:t>
      </w:r>
      <w:r>
        <w:rPr>
          <w:rFonts w:ascii="Arial Unicode MS" w:eastAsia="Arial Unicode MS" w:hAnsi="Arial Unicode MS" w:cs="Arial Unicode MS"/>
        </w:rPr>
        <w:t>보안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데이터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품질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기준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등</w:t>
      </w:r>
      <w:r>
        <w:rPr>
          <w:rFonts w:ascii="Arial Unicode MS" w:eastAsia="Arial Unicode MS" w:hAnsi="Arial Unicode MS" w:cs="Arial Unicode MS"/>
        </w:rPr>
        <w:t>)</w:t>
      </w:r>
      <w:r>
        <w:rPr>
          <w:rFonts w:ascii="Arial Unicode MS" w:eastAsia="Arial Unicode MS" w:hAnsi="Arial Unicode MS" w:cs="Arial Unicode MS"/>
        </w:rPr>
        <w:t>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반드시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준수해야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한다</w:t>
      </w:r>
      <w:r>
        <w:rPr>
          <w:rFonts w:ascii="Arial Unicode MS" w:eastAsia="Arial Unicode MS" w:hAnsi="Arial Unicode MS" w:cs="Arial Unicode MS"/>
        </w:rPr>
        <w:t>.</w:t>
      </w:r>
    </w:p>
    <w:p w14:paraId="112CB03F" w14:textId="77777777" w:rsidR="00D80D8A" w:rsidRDefault="00D80D8A"/>
    <w:p w14:paraId="7A722332" w14:textId="77777777" w:rsidR="00D80D8A" w:rsidRDefault="00BE6280">
      <w:r>
        <w:rPr>
          <w:rFonts w:ascii="Arial Unicode MS" w:eastAsia="Arial Unicode MS" w:hAnsi="Arial Unicode MS" w:cs="Arial Unicode MS"/>
          <w:b/>
          <w:bCs/>
        </w:rPr>
        <w:t>이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가이드가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다루지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않는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것</w:t>
      </w:r>
      <w:r>
        <w:rPr>
          <w:rFonts w:ascii="Arial Unicode MS" w:eastAsia="Arial Unicode MS" w:hAnsi="Arial Unicode MS" w:cs="Arial Unicode MS"/>
          <w:b/>
          <w:bCs/>
        </w:rPr>
        <w:t>:</w:t>
      </w:r>
    </w:p>
    <w:p w14:paraId="07BD2BDB" w14:textId="77777777" w:rsidR="00D80D8A" w:rsidRDefault="00D80D8A"/>
    <w:p w14:paraId="7F48193E" w14:textId="77777777" w:rsidR="00D80D8A" w:rsidRDefault="00BE6280">
      <w:pPr>
        <w:numPr>
          <w:ilvl w:val="0"/>
          <w:numId w:val="4"/>
        </w:numPr>
      </w:pPr>
      <w:r>
        <w:rPr>
          <w:rFonts w:ascii="Arial Unicode MS" w:eastAsia="Arial Unicode MS" w:hAnsi="Arial Unicode MS" w:cs="Arial Unicode MS"/>
        </w:rPr>
        <w:t>각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기술의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설치</w:t>
      </w:r>
      <w:r>
        <w:rPr>
          <w:rFonts w:ascii="Arial Unicode MS" w:eastAsia="Arial Unicode MS" w:hAnsi="Arial Unicode MS" w:cs="Arial Unicode MS"/>
        </w:rPr>
        <w:t>·</w:t>
      </w:r>
      <w:r>
        <w:rPr>
          <w:rFonts w:ascii="Arial Unicode MS" w:eastAsia="Arial Unicode MS" w:hAnsi="Arial Unicode MS" w:cs="Arial Unicode MS"/>
        </w:rPr>
        <w:t>구현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상세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방법</w:t>
      </w:r>
      <w:r>
        <w:rPr>
          <w:rFonts w:ascii="Arial Unicode MS" w:eastAsia="Arial Unicode MS" w:hAnsi="Arial Unicode MS" w:cs="Arial Unicode MS"/>
        </w:rPr>
        <w:t xml:space="preserve"> (</w:t>
      </w:r>
      <w:r>
        <w:rPr>
          <w:rFonts w:ascii="Arial Unicode MS" w:eastAsia="Arial Unicode MS" w:hAnsi="Arial Unicode MS" w:cs="Arial Unicode MS"/>
        </w:rPr>
        <w:t>설계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이해를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돕는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예시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코드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수준으로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제시</w:t>
      </w:r>
      <w:r>
        <w:rPr>
          <w:rFonts w:ascii="Arial Unicode MS" w:eastAsia="Arial Unicode MS" w:hAnsi="Arial Unicode MS" w:cs="Arial Unicode MS"/>
        </w:rPr>
        <w:t>)</w:t>
      </w:r>
    </w:p>
    <w:p w14:paraId="0BFD5191" w14:textId="77777777" w:rsidR="00D80D8A" w:rsidRDefault="00BE6280">
      <w:pPr>
        <w:numPr>
          <w:ilvl w:val="0"/>
          <w:numId w:val="4"/>
        </w:numPr>
      </w:pPr>
      <w:r>
        <w:rPr>
          <w:rFonts w:ascii="Arial Unicode MS" w:eastAsia="Arial Unicode MS" w:hAnsi="Arial Unicode MS" w:cs="Arial Unicode MS"/>
        </w:rPr>
        <w:t xml:space="preserve">AI </w:t>
      </w:r>
      <w:proofErr w:type="spellStart"/>
      <w:r>
        <w:rPr>
          <w:rFonts w:ascii="Arial Unicode MS" w:eastAsia="Arial Unicode MS" w:hAnsi="Arial Unicode MS" w:cs="Arial Unicode MS"/>
        </w:rPr>
        <w:t>Agen</w:t>
      </w:r>
      <w:r>
        <w:rPr>
          <w:rFonts w:ascii="Arial Unicode MS" w:eastAsia="Arial Unicode MS" w:hAnsi="Arial Unicode MS" w:cs="Arial Unicode MS"/>
        </w:rPr>
        <w:t>t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시스템의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구조</w:t>
      </w:r>
      <w:r>
        <w:rPr>
          <w:rFonts w:ascii="Arial Unicode MS" w:eastAsia="Arial Unicode MS" w:hAnsi="Arial Unicode MS" w:cs="Arial Unicode MS"/>
        </w:rPr>
        <w:t>·</w:t>
      </w:r>
      <w:r>
        <w:rPr>
          <w:rFonts w:ascii="Arial Unicode MS" w:eastAsia="Arial Unicode MS" w:hAnsi="Arial Unicode MS" w:cs="Arial Unicode MS"/>
        </w:rPr>
        <w:t>계층</w:t>
      </w:r>
      <w:r>
        <w:rPr>
          <w:rFonts w:ascii="Arial Unicode MS" w:eastAsia="Arial Unicode MS" w:hAnsi="Arial Unicode MS" w:cs="Arial Unicode MS"/>
        </w:rPr>
        <w:t>·</w:t>
      </w:r>
      <w:r>
        <w:rPr>
          <w:rFonts w:ascii="Arial Unicode MS" w:eastAsia="Arial Unicode MS" w:hAnsi="Arial Unicode MS" w:cs="Arial Unicode MS"/>
        </w:rPr>
        <w:t>거버넌스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규칙</w:t>
      </w:r>
      <w:r>
        <w:rPr>
          <w:rFonts w:ascii="Arial Unicode MS" w:eastAsia="Arial Unicode MS" w:hAnsi="Arial Unicode MS" w:cs="Arial Unicode MS"/>
        </w:rPr>
        <w:t xml:space="preserve"> (→ </w:t>
      </w:r>
      <w:r>
        <w:rPr>
          <w:rFonts w:ascii="Arial Unicode MS" w:eastAsia="Arial Unicode MS" w:hAnsi="Arial Unicode MS" w:cs="Arial Unicode MS"/>
        </w:rPr>
        <w:t>아키텍처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정의서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영역</w:t>
      </w:r>
      <w:r>
        <w:rPr>
          <w:rFonts w:ascii="Arial Unicode MS" w:eastAsia="Arial Unicode MS" w:hAnsi="Arial Unicode MS" w:cs="Arial Unicode MS"/>
        </w:rPr>
        <w:t>)</w:t>
      </w:r>
    </w:p>
    <w:p w14:paraId="102EECD6" w14:textId="77777777" w:rsidR="00D80D8A" w:rsidRDefault="00BE6280">
      <w:pPr>
        <w:numPr>
          <w:ilvl w:val="0"/>
          <w:numId w:val="4"/>
        </w:numPr>
      </w:pPr>
      <w:r>
        <w:rPr>
          <w:rFonts w:ascii="Arial Unicode MS" w:eastAsia="Arial Unicode MS" w:hAnsi="Arial Unicode MS" w:cs="Arial Unicode MS"/>
        </w:rPr>
        <w:t xml:space="preserve">AI </w:t>
      </w:r>
      <w:proofErr w:type="spellStart"/>
      <w:r>
        <w:rPr>
          <w:rFonts w:ascii="Arial Unicode MS" w:eastAsia="Arial Unicode MS" w:hAnsi="Arial Unicode MS" w:cs="Arial Unicode MS"/>
        </w:rPr>
        <w:t>Agent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개발의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단계별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절차와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산출물</w:t>
      </w:r>
      <w:r>
        <w:rPr>
          <w:rFonts w:ascii="Arial Unicode MS" w:eastAsia="Arial Unicode MS" w:hAnsi="Arial Unicode MS" w:cs="Arial Unicode MS"/>
        </w:rPr>
        <w:t xml:space="preserve"> (→ </w:t>
      </w:r>
      <w:r>
        <w:rPr>
          <w:rFonts w:ascii="Arial Unicode MS" w:eastAsia="Arial Unicode MS" w:hAnsi="Arial Unicode MS" w:cs="Arial Unicode MS"/>
        </w:rPr>
        <w:t>방법론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영역</w:t>
      </w:r>
      <w:r>
        <w:rPr>
          <w:rFonts w:ascii="Arial Unicode MS" w:eastAsia="Arial Unicode MS" w:hAnsi="Arial Unicode MS" w:cs="Arial Unicode MS"/>
        </w:rPr>
        <w:t>)</w:t>
      </w:r>
    </w:p>
    <w:p w14:paraId="73409A51" w14:textId="77777777" w:rsidR="00D80D8A" w:rsidRDefault="00BE6280">
      <w:pPr>
        <w:numPr>
          <w:ilvl w:val="0"/>
          <w:numId w:val="4"/>
        </w:numPr>
      </w:pPr>
      <w:r>
        <w:rPr>
          <w:rFonts w:ascii="Arial Unicode MS" w:eastAsia="Arial Unicode MS" w:hAnsi="Arial Unicode MS" w:cs="Arial Unicode MS"/>
        </w:rPr>
        <w:t>특정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기술의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심화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운영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가이드</w:t>
      </w:r>
      <w:r>
        <w:rPr>
          <w:rFonts w:ascii="Arial Unicode MS" w:eastAsia="Arial Unicode MS" w:hAnsi="Arial Unicode MS" w:cs="Arial Unicode MS"/>
        </w:rPr>
        <w:t xml:space="preserve"> (</w:t>
      </w:r>
      <w:proofErr w:type="spellStart"/>
      <w:r>
        <w:rPr>
          <w:rFonts w:ascii="Arial Unicode MS" w:eastAsia="Arial Unicode MS" w:hAnsi="Arial Unicode MS" w:cs="Arial Unicode MS"/>
        </w:rPr>
        <w:t>MLOps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파이프라인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구축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등</w:t>
      </w:r>
      <w:r>
        <w:rPr>
          <w:rFonts w:ascii="Arial Unicode MS" w:eastAsia="Arial Unicode MS" w:hAnsi="Arial Unicode MS" w:cs="Arial Unicode MS"/>
        </w:rPr>
        <w:t>)</w:t>
      </w:r>
    </w:p>
    <w:p w14:paraId="106D07B2" w14:textId="77777777" w:rsidR="00D80D8A" w:rsidRDefault="00BE6280">
      <w:pPr>
        <w:pStyle w:val="2"/>
      </w:pPr>
      <w:bookmarkStart w:id="4" w:name="_q224a88vhiwu" w:colFirst="0" w:colLast="0"/>
      <w:bookmarkEnd w:id="4"/>
      <w:r>
        <w:rPr>
          <w:rFonts w:ascii="Arial Unicode MS" w:eastAsia="Arial Unicode MS" w:hAnsi="Arial Unicode MS" w:cs="Arial Unicode MS"/>
        </w:rPr>
        <w:t xml:space="preserve">1.2 </w:t>
      </w:r>
      <w:r>
        <w:rPr>
          <w:rFonts w:ascii="Arial Unicode MS" w:eastAsia="Arial Unicode MS" w:hAnsi="Arial Unicode MS" w:cs="Arial Unicode MS"/>
        </w:rPr>
        <w:t>관련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문서</w:t>
      </w:r>
    </w:p>
    <w:p w14:paraId="41CCEB4A" w14:textId="77777777" w:rsidR="00D80D8A" w:rsidRDefault="00BE6280">
      <w:r>
        <w:rPr>
          <w:rFonts w:ascii="Arial Unicode MS" w:eastAsia="Arial Unicode MS" w:hAnsi="Arial Unicode MS" w:cs="Arial Unicode MS"/>
        </w:rPr>
        <w:t>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가이드는</w:t>
      </w:r>
      <w:r>
        <w:rPr>
          <w:rFonts w:ascii="Arial Unicode MS" w:eastAsia="Arial Unicode MS" w:hAnsi="Arial Unicode MS" w:cs="Arial Unicode MS"/>
        </w:rPr>
        <w:t xml:space="preserve"> AI </w:t>
      </w:r>
      <w:proofErr w:type="spellStart"/>
      <w:r>
        <w:rPr>
          <w:rFonts w:ascii="Arial Unicode MS" w:eastAsia="Arial Unicode MS" w:hAnsi="Arial Unicode MS" w:cs="Arial Unicode MS"/>
        </w:rPr>
        <w:t>Agent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표준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문서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체계를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구성하는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문서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중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하나이다</w:t>
      </w:r>
      <w:r>
        <w:rPr>
          <w:rFonts w:ascii="Arial Unicode MS" w:eastAsia="Arial Unicode MS" w:hAnsi="Arial Unicode MS" w:cs="Arial Unicode MS"/>
        </w:rPr>
        <w:t>.</w:t>
      </w:r>
    </w:p>
    <w:p w14:paraId="6D6B557D" w14:textId="77777777" w:rsidR="00D80D8A" w:rsidRDefault="00D80D8A"/>
    <w:tbl>
      <w:tblPr>
        <w:tblStyle w:val="a7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009"/>
        <w:gridCol w:w="3010"/>
        <w:gridCol w:w="3010"/>
      </w:tblGrid>
      <w:tr w:rsidR="00D80D8A" w14:paraId="3A4B0509" w14:textId="77777777">
        <w:trPr>
          <w:tblHeader/>
        </w:trPr>
        <w:tc>
          <w:tcPr>
            <w:tcW w:w="3009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BB93EC" w14:textId="77777777" w:rsidR="00D80D8A" w:rsidRDefault="00BE6280">
            <w:pPr>
              <w:rPr>
                <w:b/>
                <w:bCs/>
              </w:rPr>
            </w:pPr>
            <w:proofErr w:type="spellStart"/>
            <w:r>
              <w:rPr>
                <w:rFonts w:ascii="Arial Unicode MS" w:eastAsia="Arial Unicode MS" w:hAnsi="Arial Unicode MS" w:cs="Arial Unicode MS"/>
                <w:b/>
                <w:bCs/>
              </w:rPr>
              <w:t>문서명</w:t>
            </w:r>
            <w:proofErr w:type="spellEnd"/>
          </w:p>
        </w:tc>
        <w:tc>
          <w:tcPr>
            <w:tcW w:w="3009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2693C9" w14:textId="77777777" w:rsidR="00D80D8A" w:rsidRDefault="00BE6280">
            <w:pPr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역할</w:t>
            </w:r>
          </w:p>
        </w:tc>
        <w:tc>
          <w:tcPr>
            <w:tcW w:w="3009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0051B3" w14:textId="77777777" w:rsidR="00D80D8A" w:rsidRDefault="00BE6280">
            <w:pPr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이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가이드와의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관계</w:t>
            </w:r>
          </w:p>
        </w:tc>
      </w:tr>
      <w:tr w:rsidR="00D80D8A" w14:paraId="3725BE4E" w14:textId="77777777"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0D0F45" w14:textId="77777777" w:rsidR="00D80D8A" w:rsidRDefault="00BE6280">
            <w:r>
              <w:rPr>
                <w:rFonts w:ascii="Arial Unicode MS" w:eastAsia="Arial Unicode MS" w:hAnsi="Arial Unicode MS" w:cs="Arial Unicode MS"/>
              </w:rPr>
              <w:t xml:space="preserve">AI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Agent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레퍼런스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아키텍처</w:t>
            </w:r>
          </w:p>
        </w:tc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0FC492" w14:textId="77777777" w:rsidR="00D80D8A" w:rsidRDefault="00BE6280">
            <w:r>
              <w:rPr>
                <w:rFonts w:ascii="Arial Unicode MS" w:eastAsia="Arial Unicode MS" w:hAnsi="Arial Unicode MS" w:cs="Arial Unicode MS"/>
              </w:rPr>
              <w:t>설계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원리</w:t>
            </w:r>
            <w:r>
              <w:rPr>
                <w:rFonts w:ascii="Arial Unicode MS" w:eastAsia="Arial Unicode MS" w:hAnsi="Arial Unicode MS" w:cs="Arial Unicode MS"/>
              </w:rPr>
              <w:t>·</w:t>
            </w:r>
            <w:r>
              <w:rPr>
                <w:rFonts w:ascii="Arial Unicode MS" w:eastAsia="Arial Unicode MS" w:hAnsi="Arial Unicode MS" w:cs="Arial Unicode MS"/>
              </w:rPr>
              <w:t>패턴</w:t>
            </w:r>
            <w:r>
              <w:rPr>
                <w:rFonts w:ascii="Arial Unicode MS" w:eastAsia="Arial Unicode MS" w:hAnsi="Arial Unicode MS" w:cs="Arial Unicode MS"/>
              </w:rPr>
              <w:t>·</w:t>
            </w:r>
            <w:r>
              <w:rPr>
                <w:rFonts w:ascii="Arial Unicode MS" w:eastAsia="Arial Unicode MS" w:hAnsi="Arial Unicode MS" w:cs="Arial Unicode MS"/>
              </w:rPr>
              <w:t>트레이드오프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(</w:t>
            </w:r>
            <w:r>
              <w:rPr>
                <w:rFonts w:ascii="Arial Unicode MS" w:eastAsia="Arial Unicode MS" w:hAnsi="Arial Unicode MS" w:cs="Arial Unicode MS"/>
              </w:rPr>
              <w:t>구조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관점</w:t>
            </w:r>
            <w:r>
              <w:rPr>
                <w:rFonts w:ascii="Arial Unicode MS" w:eastAsia="Arial Unicode MS" w:hAnsi="Arial Unicode MS" w:cs="Arial Unicode MS"/>
              </w:rPr>
              <w:t>)</w:t>
            </w:r>
          </w:p>
        </w:tc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F514A4" w14:textId="77777777" w:rsidR="00D80D8A" w:rsidRDefault="00BE6280">
            <w:r>
              <w:rPr>
                <w:rFonts w:ascii="Arial Unicode MS" w:eastAsia="Arial Unicode MS" w:hAnsi="Arial Unicode MS" w:cs="Arial Unicode MS"/>
              </w:rPr>
              <w:t>상호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참조</w:t>
            </w:r>
            <w:r>
              <w:rPr>
                <w:rFonts w:ascii="Arial Unicode MS" w:eastAsia="Arial Unicode MS" w:hAnsi="Arial Unicode MS" w:cs="Arial Unicode MS"/>
              </w:rPr>
              <w:t xml:space="preserve"> — </w:t>
            </w:r>
            <w:r>
              <w:rPr>
                <w:rFonts w:ascii="Arial Unicode MS" w:eastAsia="Arial Unicode MS" w:hAnsi="Arial Unicode MS" w:cs="Arial Unicode MS"/>
              </w:rPr>
              <w:t>아키텍처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원리가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기술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선정의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전제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조건</w:t>
            </w:r>
          </w:p>
        </w:tc>
      </w:tr>
      <w:tr w:rsidR="00D80D8A" w14:paraId="2F6CE786" w14:textId="77777777"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02914D" w14:textId="77777777" w:rsidR="00D80D8A" w:rsidRDefault="00BE6280">
            <w:r>
              <w:rPr>
                <w:rFonts w:ascii="Arial Unicode MS" w:eastAsia="Arial Unicode MS" w:hAnsi="Arial Unicode MS" w:cs="Arial Unicode MS"/>
              </w:rPr>
              <w:t xml:space="preserve">AI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Agent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표준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아키텍처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정의서</w:t>
            </w:r>
          </w:p>
        </w:tc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8CFE15" w14:textId="77777777" w:rsidR="00D80D8A" w:rsidRDefault="00BE6280">
            <w:r>
              <w:rPr>
                <w:rFonts w:ascii="Arial Unicode MS" w:eastAsia="Arial Unicode MS" w:hAnsi="Arial Unicode MS" w:cs="Arial Unicode MS"/>
              </w:rPr>
              <w:t>사내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구조</w:t>
            </w:r>
            <w:r>
              <w:rPr>
                <w:rFonts w:ascii="Arial Unicode MS" w:eastAsia="Arial Unicode MS" w:hAnsi="Arial Unicode MS" w:cs="Arial Unicode MS"/>
              </w:rPr>
              <w:t>·</w:t>
            </w:r>
            <w:r>
              <w:rPr>
                <w:rFonts w:ascii="Arial Unicode MS" w:eastAsia="Arial Unicode MS" w:hAnsi="Arial Unicode MS" w:cs="Arial Unicode MS"/>
              </w:rPr>
              <w:t>규칙</w:t>
            </w:r>
            <w:r>
              <w:rPr>
                <w:rFonts w:ascii="Arial Unicode MS" w:eastAsia="Arial Unicode MS" w:hAnsi="Arial Unicode MS" w:cs="Arial Unicode MS"/>
              </w:rPr>
              <w:t>·</w:t>
            </w:r>
            <w:r>
              <w:rPr>
                <w:rFonts w:ascii="Arial Unicode MS" w:eastAsia="Arial Unicode MS" w:hAnsi="Arial Unicode MS" w:cs="Arial Unicode MS"/>
              </w:rPr>
              <w:t>거버넌스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확정</w:t>
            </w:r>
          </w:p>
        </w:tc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FC2D91" w14:textId="77777777" w:rsidR="00D80D8A" w:rsidRDefault="00BE6280">
            <w:r>
              <w:rPr>
                <w:rFonts w:ascii="Arial Unicode MS" w:eastAsia="Arial Unicode MS" w:hAnsi="Arial Unicode MS" w:cs="Arial Unicode MS"/>
              </w:rPr>
              <w:t>거버넌스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영역</w:t>
            </w:r>
            <w:r>
              <w:rPr>
                <w:rFonts w:ascii="Arial Unicode MS" w:eastAsia="Arial Unicode MS" w:hAnsi="Arial Unicode MS" w:cs="Arial Unicode MS"/>
              </w:rPr>
              <w:t xml:space="preserve">(MCP </w:t>
            </w:r>
            <w:r>
              <w:rPr>
                <w:rFonts w:ascii="Arial Unicode MS" w:eastAsia="Arial Unicode MS" w:hAnsi="Arial Unicode MS" w:cs="Arial Unicode MS"/>
              </w:rPr>
              <w:t>관리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권한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등</w:t>
            </w:r>
            <w:r>
              <w:rPr>
                <w:rFonts w:ascii="Arial Unicode MS" w:eastAsia="Arial Unicode MS" w:hAnsi="Arial Unicode MS" w:cs="Arial Unicode MS"/>
              </w:rPr>
              <w:t>)</w:t>
            </w:r>
            <w:r>
              <w:rPr>
                <w:rFonts w:ascii="Arial Unicode MS" w:eastAsia="Arial Unicode MS" w:hAnsi="Arial Unicode MS" w:cs="Arial Unicode MS"/>
              </w:rPr>
              <w:t>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정의서로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위임</w:t>
            </w:r>
          </w:p>
        </w:tc>
      </w:tr>
      <w:tr w:rsidR="00D80D8A" w14:paraId="6C11E5D0" w14:textId="77777777"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FABCF8" w14:textId="77777777" w:rsidR="00D80D8A" w:rsidRDefault="00BE6280">
            <w:r>
              <w:rPr>
                <w:rFonts w:ascii="Arial Unicode MS" w:eastAsia="Arial Unicode MS" w:hAnsi="Arial Unicode MS" w:cs="Arial Unicode MS"/>
              </w:rPr>
              <w:t>전사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표준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선정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가이드</w:t>
            </w:r>
            <w:r>
              <w:rPr>
                <w:rFonts w:ascii="Arial Unicode MS" w:eastAsia="Arial Unicode MS" w:hAnsi="Arial Unicode MS" w:cs="Arial Unicode MS"/>
              </w:rPr>
              <w:t xml:space="preserve"> (</w:t>
            </w:r>
            <w:r>
              <w:rPr>
                <w:rFonts w:ascii="Arial Unicode MS" w:eastAsia="Arial Unicode MS" w:hAnsi="Arial Unicode MS" w:cs="Arial Unicode MS"/>
              </w:rPr>
              <w:t>해당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시</w:t>
            </w:r>
            <w:r>
              <w:rPr>
                <w:rFonts w:ascii="Arial Unicode MS" w:eastAsia="Arial Unicode MS" w:hAnsi="Arial Unicode MS" w:cs="Arial Unicode MS"/>
              </w:rPr>
              <w:t>)</w:t>
            </w:r>
          </w:p>
        </w:tc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306643" w14:textId="77777777" w:rsidR="00D80D8A" w:rsidRDefault="00BE6280">
            <w:r>
              <w:rPr>
                <w:rFonts w:ascii="Arial Unicode MS" w:eastAsia="Arial Unicode MS" w:hAnsi="Arial Unicode MS" w:cs="Arial Unicode MS"/>
              </w:rPr>
              <w:t>사내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승인</w:t>
            </w:r>
            <w:r>
              <w:rPr>
                <w:rFonts w:ascii="Arial Unicode MS" w:eastAsia="Arial Unicode MS" w:hAnsi="Arial Unicode MS" w:cs="Arial Unicode MS"/>
              </w:rPr>
              <w:t>·</w:t>
            </w:r>
            <w:r>
              <w:rPr>
                <w:rFonts w:ascii="Arial Unicode MS" w:eastAsia="Arial Unicode MS" w:hAnsi="Arial Unicode MS" w:cs="Arial Unicode MS"/>
              </w:rPr>
              <w:t>금지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목록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확정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조합</w:t>
            </w:r>
          </w:p>
        </w:tc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CFEF08" w14:textId="77777777" w:rsidR="00D80D8A" w:rsidRDefault="00BE6280">
            <w:r>
              <w:rPr>
                <w:rFonts w:ascii="Arial Unicode MS" w:eastAsia="Arial Unicode MS" w:hAnsi="Arial Unicode MS" w:cs="Arial Unicode MS"/>
              </w:rPr>
              <w:t>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가이드의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비교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근거를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바탕으로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사내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결정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확정</w:t>
            </w:r>
          </w:p>
        </w:tc>
      </w:tr>
      <w:tr w:rsidR="00D80D8A" w14:paraId="527C618F" w14:textId="77777777"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AA4996" w14:textId="77777777" w:rsidR="00D80D8A" w:rsidRDefault="00BE6280">
            <w:r>
              <w:rPr>
                <w:rFonts w:ascii="Arial Unicode MS" w:eastAsia="Arial Unicode MS" w:hAnsi="Arial Unicode MS" w:cs="Arial Unicode MS"/>
              </w:rPr>
              <w:t xml:space="preserve">AI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Agent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방법론</w:t>
            </w:r>
            <w:r>
              <w:rPr>
                <w:rFonts w:ascii="Arial Unicode MS" w:eastAsia="Arial Unicode MS" w:hAnsi="Arial Unicode MS" w:cs="Arial Unicode MS"/>
              </w:rPr>
              <w:t xml:space="preserve"> (</w:t>
            </w:r>
            <w:r>
              <w:rPr>
                <w:rFonts w:ascii="Arial Unicode MS" w:eastAsia="Arial Unicode MS" w:hAnsi="Arial Unicode MS" w:cs="Arial Unicode MS"/>
              </w:rPr>
              <w:t>해당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시</w:t>
            </w:r>
            <w:r>
              <w:rPr>
                <w:rFonts w:ascii="Arial Unicode MS" w:eastAsia="Arial Unicode MS" w:hAnsi="Arial Unicode MS" w:cs="Arial Unicode MS"/>
              </w:rPr>
              <w:t>)</w:t>
            </w:r>
          </w:p>
        </w:tc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D5BE0E" w14:textId="77777777" w:rsidR="00D80D8A" w:rsidRDefault="00BE6280">
            <w:proofErr w:type="spellStart"/>
            <w:r>
              <w:rPr>
                <w:rFonts w:ascii="Arial Unicode MS" w:eastAsia="Arial Unicode MS" w:hAnsi="Arial Unicode MS" w:cs="Arial Unicode MS"/>
              </w:rPr>
              <w:t>요구분석</w:t>
            </w:r>
            <w:r>
              <w:rPr>
                <w:rFonts w:ascii="Arial Unicode MS" w:eastAsia="Arial Unicode MS" w:hAnsi="Arial Unicode MS" w:cs="Arial Unicode MS"/>
              </w:rPr>
              <w:t>~</w:t>
            </w:r>
            <w:r>
              <w:rPr>
                <w:rFonts w:ascii="Arial Unicode MS" w:eastAsia="Arial Unicode MS" w:hAnsi="Arial Unicode MS" w:cs="Arial Unicode MS"/>
              </w:rPr>
              <w:t>운영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단계별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절차</w:t>
            </w:r>
            <w:r>
              <w:rPr>
                <w:rFonts w:ascii="Arial Unicode MS" w:eastAsia="Arial Unicode MS" w:hAnsi="Arial Unicode MS" w:cs="Arial Unicode MS"/>
              </w:rPr>
              <w:t>·</w:t>
            </w:r>
            <w:r>
              <w:rPr>
                <w:rFonts w:ascii="Arial Unicode MS" w:eastAsia="Arial Unicode MS" w:hAnsi="Arial Unicode MS" w:cs="Arial Unicode MS"/>
              </w:rPr>
              <w:t>산출물</w:t>
            </w:r>
            <w:proofErr w:type="spellEnd"/>
          </w:p>
        </w:tc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E912A0" w14:textId="77777777" w:rsidR="00D80D8A" w:rsidRDefault="00BE6280">
            <w:r>
              <w:rPr>
                <w:rFonts w:ascii="Arial Unicode MS" w:eastAsia="Arial Unicode MS" w:hAnsi="Arial Unicode MS" w:cs="Arial Unicode MS"/>
              </w:rPr>
              <w:t>방법론의</w:t>
            </w:r>
            <w:r>
              <w:rPr>
                <w:rFonts w:ascii="Arial Unicode MS" w:eastAsia="Arial Unicode MS" w:hAnsi="Arial Unicode MS" w:cs="Arial Unicode MS"/>
              </w:rPr>
              <w:t xml:space="preserve"> "</w:t>
            </w:r>
            <w:r>
              <w:rPr>
                <w:rFonts w:ascii="Arial Unicode MS" w:eastAsia="Arial Unicode MS" w:hAnsi="Arial Unicode MS" w:cs="Arial Unicode MS"/>
              </w:rPr>
              <w:t>설계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단계</w:t>
            </w:r>
            <w:r>
              <w:rPr>
                <w:rFonts w:ascii="Arial Unicode MS" w:eastAsia="Arial Unicode MS" w:hAnsi="Arial Unicode MS" w:cs="Arial Unicode MS"/>
              </w:rPr>
              <w:t>"</w:t>
            </w:r>
            <w:r>
              <w:rPr>
                <w:rFonts w:ascii="Arial Unicode MS" w:eastAsia="Arial Unicode MS" w:hAnsi="Arial Unicode MS" w:cs="Arial Unicode MS"/>
              </w:rPr>
              <w:t>에서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가이드의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판단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기준을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활용</w:t>
            </w:r>
          </w:p>
        </w:tc>
      </w:tr>
    </w:tbl>
    <w:p w14:paraId="08B79833" w14:textId="77777777" w:rsidR="00D80D8A" w:rsidRDefault="00D80D8A"/>
    <w:p w14:paraId="06568990" w14:textId="77777777" w:rsidR="00D80D8A" w:rsidRDefault="00BE6280">
      <w:r>
        <w:rPr>
          <w:rFonts w:ascii="Arial Unicode MS" w:eastAsia="Arial Unicode MS" w:hAnsi="Arial Unicode MS" w:cs="Arial Unicode MS"/>
          <w:b/>
          <w:bCs/>
        </w:rPr>
        <w:t>역할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경계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원칙</w:t>
      </w:r>
      <w:r>
        <w:rPr>
          <w:rFonts w:ascii="Arial Unicode MS" w:eastAsia="Arial Unicode MS" w:hAnsi="Arial Unicode MS" w:cs="Arial Unicode MS"/>
          <w:b/>
          <w:bCs/>
        </w:rPr>
        <w:t>:</w:t>
      </w:r>
    </w:p>
    <w:p w14:paraId="40E81328" w14:textId="77777777" w:rsidR="00D80D8A" w:rsidRDefault="00D80D8A"/>
    <w:p w14:paraId="2233C810" w14:textId="77777777" w:rsidR="00D80D8A" w:rsidRDefault="00BE6280">
      <w:pPr>
        <w:numPr>
          <w:ilvl w:val="0"/>
          <w:numId w:val="4"/>
        </w:numPr>
      </w:pPr>
      <w:r>
        <w:rPr>
          <w:rFonts w:ascii="Arial Unicode MS" w:eastAsia="Arial Unicode MS" w:hAnsi="Arial Unicode MS" w:cs="Arial Unicode MS"/>
        </w:rPr>
        <w:t>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가이드</w:t>
      </w:r>
      <w:r>
        <w:rPr>
          <w:rFonts w:ascii="Arial Unicode MS" w:eastAsia="Arial Unicode MS" w:hAnsi="Arial Unicode MS" w:cs="Arial Unicode MS"/>
        </w:rPr>
        <w:t>: "</w:t>
      </w:r>
      <w:r>
        <w:rPr>
          <w:rFonts w:ascii="Arial Unicode MS" w:eastAsia="Arial Unicode MS" w:hAnsi="Arial Unicode MS" w:cs="Arial Unicode MS"/>
        </w:rPr>
        <w:t>쓸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것인가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무엇을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고를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것인가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어떻게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전환할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것인가</w:t>
      </w:r>
      <w:r>
        <w:rPr>
          <w:rFonts w:ascii="Arial Unicode MS" w:eastAsia="Arial Unicode MS" w:hAnsi="Arial Unicode MS" w:cs="Arial Unicode MS"/>
        </w:rPr>
        <w:t>" (</w:t>
      </w:r>
      <w:r>
        <w:rPr>
          <w:rFonts w:ascii="Arial Unicode MS" w:eastAsia="Arial Unicode MS" w:hAnsi="Arial Unicode MS" w:cs="Arial Unicode MS"/>
        </w:rPr>
        <w:t>도입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판단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기술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비교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마이그레이션</w:t>
      </w:r>
      <w:r>
        <w:rPr>
          <w:rFonts w:ascii="Arial Unicode MS" w:eastAsia="Arial Unicode MS" w:hAnsi="Arial Unicode MS" w:cs="Arial Unicode MS"/>
        </w:rPr>
        <w:t>)</w:t>
      </w:r>
    </w:p>
    <w:p w14:paraId="378EE22F" w14:textId="77777777" w:rsidR="00D80D8A" w:rsidRDefault="00BE6280">
      <w:pPr>
        <w:numPr>
          <w:ilvl w:val="0"/>
          <w:numId w:val="4"/>
        </w:numPr>
      </w:pPr>
      <w:r>
        <w:rPr>
          <w:rFonts w:ascii="Arial Unicode MS" w:eastAsia="Arial Unicode MS" w:hAnsi="Arial Unicode MS" w:cs="Arial Unicode MS"/>
        </w:rPr>
        <w:t>아키텍처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정의서</w:t>
      </w:r>
      <w:r>
        <w:rPr>
          <w:rFonts w:ascii="Arial Unicode MS" w:eastAsia="Arial Unicode MS" w:hAnsi="Arial Unicode MS" w:cs="Arial Unicode MS"/>
        </w:rPr>
        <w:t>: "</w:t>
      </w:r>
      <w:r>
        <w:rPr>
          <w:rFonts w:ascii="Arial Unicode MS" w:eastAsia="Arial Unicode MS" w:hAnsi="Arial Unicode MS" w:cs="Arial Unicode MS"/>
        </w:rPr>
        <w:t>쓰기로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했으면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어떻게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관리할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것인가</w:t>
      </w:r>
      <w:r>
        <w:rPr>
          <w:rFonts w:ascii="Arial Unicode MS" w:eastAsia="Arial Unicode MS" w:hAnsi="Arial Unicode MS" w:cs="Arial Unicode MS"/>
        </w:rPr>
        <w:t>" (</w:t>
      </w:r>
      <w:r>
        <w:rPr>
          <w:rFonts w:ascii="Arial Unicode MS" w:eastAsia="Arial Unicode MS" w:hAnsi="Arial Unicode MS" w:cs="Arial Unicode MS"/>
        </w:rPr>
        <w:t>거버넌스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승인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체계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권한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모니터링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폐기</w:t>
      </w:r>
      <w:r>
        <w:rPr>
          <w:rFonts w:ascii="Arial Unicode MS" w:eastAsia="Arial Unicode MS" w:hAnsi="Arial Unicode MS" w:cs="Arial Unicode MS"/>
        </w:rPr>
        <w:t>)</w:t>
      </w:r>
    </w:p>
    <w:p w14:paraId="7F87ECC7" w14:textId="77777777" w:rsidR="00D80D8A" w:rsidRDefault="00BE6280">
      <w:pPr>
        <w:numPr>
          <w:ilvl w:val="0"/>
          <w:numId w:val="4"/>
        </w:numPr>
      </w:pPr>
      <w:r>
        <w:rPr>
          <w:rFonts w:ascii="Arial Unicode MS" w:eastAsia="Arial Unicode MS" w:hAnsi="Arial Unicode MS" w:cs="Arial Unicode MS"/>
        </w:rPr>
        <w:t>겹치는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영역이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발생하면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한쪽에서만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서술하고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다른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쪽은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참조로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위임한다</w:t>
      </w:r>
    </w:p>
    <w:p w14:paraId="1C9387FB" w14:textId="77777777" w:rsidR="00D80D8A" w:rsidRDefault="00BE6280">
      <w:pPr>
        <w:pStyle w:val="2"/>
      </w:pPr>
      <w:bookmarkStart w:id="5" w:name="_48c9lnlctw5e" w:colFirst="0" w:colLast="0"/>
      <w:bookmarkEnd w:id="5"/>
      <w:r>
        <w:rPr>
          <w:rFonts w:ascii="Arial Unicode MS" w:eastAsia="Arial Unicode MS" w:hAnsi="Arial Unicode MS" w:cs="Arial Unicode MS"/>
        </w:rPr>
        <w:t xml:space="preserve">1.3 </w:t>
      </w:r>
      <w:r>
        <w:rPr>
          <w:rFonts w:ascii="Arial Unicode MS" w:eastAsia="Arial Unicode MS" w:hAnsi="Arial Unicode MS" w:cs="Arial Unicode MS"/>
        </w:rPr>
        <w:t>대상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독자</w:t>
      </w:r>
    </w:p>
    <w:tbl>
      <w:tblPr>
        <w:tblStyle w:val="a8"/>
        <w:tblW w:w="9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42"/>
        <w:gridCol w:w="7158"/>
      </w:tblGrid>
      <w:tr w:rsidR="00D80D8A" w14:paraId="741FFA70" w14:textId="77777777">
        <w:trPr>
          <w:tblHeader/>
        </w:trPr>
        <w:tc>
          <w:tcPr>
            <w:tcW w:w="1842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D45B0F" w14:textId="77777777" w:rsidR="00D80D8A" w:rsidRDefault="00BE6280">
            <w:pPr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역할</w:t>
            </w:r>
          </w:p>
        </w:tc>
        <w:tc>
          <w:tcPr>
            <w:tcW w:w="7158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B6351B" w14:textId="77777777" w:rsidR="00D80D8A" w:rsidRDefault="00BE6280">
            <w:pPr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활용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방식</w:t>
            </w:r>
          </w:p>
        </w:tc>
      </w:tr>
      <w:tr w:rsidR="00D80D8A" w14:paraId="41F0D536" w14:textId="77777777">
        <w:tc>
          <w:tcPr>
            <w:tcW w:w="184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D78C48" w14:textId="77777777" w:rsidR="00D80D8A" w:rsidRDefault="00BE6280">
            <w:proofErr w:type="spellStart"/>
            <w:r>
              <w:rPr>
                <w:rFonts w:ascii="Arial Unicode MS" w:eastAsia="Arial Unicode MS" w:hAnsi="Arial Unicode MS" w:cs="Arial Unicode MS"/>
              </w:rPr>
              <w:t>아키텍트</w:t>
            </w:r>
            <w:proofErr w:type="spellEnd"/>
          </w:p>
        </w:tc>
        <w:tc>
          <w:tcPr>
            <w:tcW w:w="715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2D67B8" w14:textId="77777777" w:rsidR="00D80D8A" w:rsidRDefault="00BE6280">
            <w:r>
              <w:rPr>
                <w:rFonts w:ascii="Arial Unicode MS" w:eastAsia="Arial Unicode MS" w:hAnsi="Arial Unicode MS" w:cs="Arial Unicode MS"/>
              </w:rPr>
              <w:t>프로젝트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요구사항을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각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장의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선정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기준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매트릭스에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대입하여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최적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기술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조합을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도출</w:t>
            </w:r>
            <w:r>
              <w:rPr>
                <w:rFonts w:ascii="Arial Unicode MS" w:eastAsia="Arial Unicode MS" w:hAnsi="Arial Unicode MS" w:cs="Arial Unicode MS"/>
              </w:rPr>
              <w:t>. 2</w:t>
            </w:r>
            <w:r>
              <w:rPr>
                <w:rFonts w:ascii="Arial Unicode MS" w:eastAsia="Arial Unicode MS" w:hAnsi="Arial Unicode MS" w:cs="Arial Unicode MS"/>
              </w:rPr>
              <w:t>장의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영역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의존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관계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맵으로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조합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수준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호환성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검증</w:t>
            </w:r>
            <w:r>
              <w:rPr>
                <w:rFonts w:ascii="Arial Unicode MS" w:eastAsia="Arial Unicode MS" w:hAnsi="Arial Unicode MS" w:cs="Arial Unicode MS"/>
              </w:rPr>
              <w:t xml:space="preserve">. </w:t>
            </w:r>
            <w:r>
              <w:rPr>
                <w:rFonts w:ascii="Arial Unicode MS" w:eastAsia="Arial Unicode MS" w:hAnsi="Arial Unicode MS" w:cs="Arial Unicode MS"/>
              </w:rPr>
              <w:t>팀이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제안한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기술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스택의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검토</w:t>
            </w:r>
            <w:r>
              <w:rPr>
                <w:rFonts w:ascii="Arial Unicode MS" w:eastAsia="Arial Unicode MS" w:hAnsi="Arial Unicode MS" w:cs="Arial Unicode MS"/>
              </w:rPr>
              <w:t>·</w:t>
            </w:r>
            <w:r>
              <w:rPr>
                <w:rFonts w:ascii="Arial Unicode MS" w:eastAsia="Arial Unicode MS" w:hAnsi="Arial Unicode MS" w:cs="Arial Unicode MS"/>
              </w:rPr>
              <w:t>승인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평가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기준으로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활용</w:t>
            </w:r>
          </w:p>
        </w:tc>
      </w:tr>
      <w:tr w:rsidR="00D80D8A" w14:paraId="54C8D353" w14:textId="77777777">
        <w:tc>
          <w:tcPr>
            <w:tcW w:w="184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304A83" w14:textId="77777777" w:rsidR="00D80D8A" w:rsidRDefault="00BE6280">
            <w:r>
              <w:rPr>
                <w:rFonts w:ascii="Arial Unicode MS" w:eastAsia="Arial Unicode MS" w:hAnsi="Arial Unicode MS" w:cs="Arial Unicode MS"/>
              </w:rPr>
              <w:t>개발자</w:t>
            </w:r>
            <w:r>
              <w:rPr>
                <w:rFonts w:ascii="Arial Unicode MS" w:eastAsia="Arial Unicode MS" w:hAnsi="Arial Unicode MS" w:cs="Arial Unicode MS"/>
              </w:rPr>
              <w:t xml:space="preserve"> (</w:t>
            </w:r>
            <w:r>
              <w:rPr>
                <w:rFonts w:ascii="Arial Unicode MS" w:eastAsia="Arial Unicode MS" w:hAnsi="Arial Unicode MS" w:cs="Arial Unicode MS"/>
              </w:rPr>
              <w:t>신규</w:t>
            </w:r>
            <w:r>
              <w:rPr>
                <w:rFonts w:ascii="Arial Unicode MS" w:eastAsia="Arial Unicode MS" w:hAnsi="Arial Unicode MS" w:cs="Arial Unicode MS"/>
              </w:rPr>
              <w:t>)</w:t>
            </w:r>
          </w:p>
        </w:tc>
        <w:tc>
          <w:tcPr>
            <w:tcW w:w="715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A771E3" w14:textId="77777777" w:rsidR="00D80D8A" w:rsidRDefault="00BE6280">
            <w:r>
              <w:rPr>
                <w:rFonts w:ascii="Arial Unicode MS" w:eastAsia="Arial Unicode MS" w:hAnsi="Arial Unicode MS" w:cs="Arial Unicode MS"/>
              </w:rPr>
              <w:t>각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기술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영역의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선택지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파악</w:t>
            </w:r>
            <w:r>
              <w:rPr>
                <w:rFonts w:ascii="Arial Unicode MS" w:eastAsia="Arial Unicode MS" w:hAnsi="Arial Unicode MS" w:cs="Arial Unicode MS"/>
              </w:rPr>
              <w:t>. 13</w:t>
            </w:r>
            <w:r>
              <w:rPr>
                <w:rFonts w:ascii="Arial Unicode MS" w:eastAsia="Arial Unicode MS" w:hAnsi="Arial Unicode MS" w:cs="Arial Unicode MS"/>
              </w:rPr>
              <w:t>장의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유스케이스별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조합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권장안에서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출발점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확보</w:t>
            </w:r>
          </w:p>
        </w:tc>
      </w:tr>
      <w:tr w:rsidR="00D80D8A" w14:paraId="6FD4833C" w14:textId="77777777">
        <w:tc>
          <w:tcPr>
            <w:tcW w:w="184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600A65" w14:textId="77777777" w:rsidR="00D80D8A" w:rsidRDefault="00BE6280">
            <w:r>
              <w:rPr>
                <w:rFonts w:ascii="Arial Unicode MS" w:eastAsia="Arial Unicode MS" w:hAnsi="Arial Unicode MS" w:cs="Arial Unicode MS"/>
              </w:rPr>
              <w:t>개발자</w:t>
            </w:r>
            <w:r>
              <w:rPr>
                <w:rFonts w:ascii="Arial Unicode MS" w:eastAsia="Arial Unicode MS" w:hAnsi="Arial Unicode MS" w:cs="Arial Unicode MS"/>
              </w:rPr>
              <w:t xml:space="preserve"> (</w:t>
            </w:r>
            <w:r>
              <w:rPr>
                <w:rFonts w:ascii="Arial Unicode MS" w:eastAsia="Arial Unicode MS" w:hAnsi="Arial Unicode MS" w:cs="Arial Unicode MS"/>
              </w:rPr>
              <w:t>고도화</w:t>
            </w:r>
            <w:r>
              <w:rPr>
                <w:rFonts w:ascii="Arial Unicode MS" w:eastAsia="Arial Unicode MS" w:hAnsi="Arial Unicode MS" w:cs="Arial Unicode MS"/>
              </w:rPr>
              <w:t>)</w:t>
            </w:r>
          </w:p>
        </w:tc>
        <w:tc>
          <w:tcPr>
            <w:tcW w:w="715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7B861A" w14:textId="77777777" w:rsidR="00D80D8A" w:rsidRDefault="00BE6280">
            <w:r>
              <w:rPr>
                <w:rFonts w:ascii="Arial Unicode MS" w:eastAsia="Arial Unicode MS" w:hAnsi="Arial Unicode MS" w:cs="Arial Unicode MS"/>
              </w:rPr>
              <w:t>현재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스택의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대안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탐색</w:t>
            </w:r>
            <w:r>
              <w:rPr>
                <w:rFonts w:ascii="Arial Unicode MS" w:eastAsia="Arial Unicode MS" w:hAnsi="Arial Unicode MS" w:cs="Arial Unicode MS"/>
              </w:rPr>
              <w:t xml:space="preserve">. LLM </w:t>
            </w:r>
            <w:r>
              <w:rPr>
                <w:rFonts w:ascii="Arial Unicode MS" w:eastAsia="Arial Unicode MS" w:hAnsi="Arial Unicode MS" w:cs="Arial Unicode MS"/>
              </w:rPr>
              <w:t>교체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Vector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DB </w:t>
            </w:r>
            <w:r>
              <w:rPr>
                <w:rFonts w:ascii="Arial Unicode MS" w:eastAsia="Arial Unicode MS" w:hAnsi="Arial Unicode MS" w:cs="Arial Unicode MS"/>
              </w:rPr>
              <w:t>전환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영향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범위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사전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파악</w:t>
            </w:r>
          </w:p>
        </w:tc>
      </w:tr>
      <w:tr w:rsidR="00D80D8A" w14:paraId="403A114F" w14:textId="77777777">
        <w:tc>
          <w:tcPr>
            <w:tcW w:w="184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BB954C" w14:textId="77777777" w:rsidR="00D80D8A" w:rsidRDefault="00BE6280">
            <w:proofErr w:type="spellStart"/>
            <w:r>
              <w:rPr>
                <w:rFonts w:ascii="Arial Unicode MS" w:eastAsia="Arial Unicode MS" w:hAnsi="Arial Unicode MS" w:cs="Arial Unicode MS"/>
              </w:rPr>
              <w:t>PM·</w:t>
            </w:r>
            <w:r>
              <w:rPr>
                <w:rFonts w:ascii="Arial Unicode MS" w:eastAsia="Arial Unicode MS" w:hAnsi="Arial Unicode MS" w:cs="Arial Unicode MS"/>
              </w:rPr>
              <w:t>기획자</w:t>
            </w:r>
            <w:proofErr w:type="spellEnd"/>
          </w:p>
        </w:tc>
        <w:tc>
          <w:tcPr>
            <w:tcW w:w="715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5B723B" w14:textId="77777777" w:rsidR="00D80D8A" w:rsidRDefault="00BE6280">
            <w:r>
              <w:rPr>
                <w:rFonts w:ascii="Arial Unicode MS" w:eastAsia="Arial Unicode MS" w:hAnsi="Arial Unicode MS" w:cs="Arial Unicode MS"/>
              </w:rPr>
              <w:t>기술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선택이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비용</w:t>
            </w:r>
            <w:r>
              <w:rPr>
                <w:rFonts w:ascii="Arial Unicode MS" w:eastAsia="Arial Unicode MS" w:hAnsi="Arial Unicode MS" w:cs="Arial Unicode MS"/>
              </w:rPr>
              <w:t>·</w:t>
            </w:r>
            <w:r>
              <w:rPr>
                <w:rFonts w:ascii="Arial Unicode MS" w:eastAsia="Arial Unicode MS" w:hAnsi="Arial Unicode MS" w:cs="Arial Unicode MS"/>
              </w:rPr>
              <w:t>일정</w:t>
            </w:r>
            <w:r>
              <w:rPr>
                <w:rFonts w:ascii="Arial Unicode MS" w:eastAsia="Arial Unicode MS" w:hAnsi="Arial Unicode MS" w:cs="Arial Unicode MS"/>
              </w:rPr>
              <w:t>·</w:t>
            </w:r>
            <w:r>
              <w:rPr>
                <w:rFonts w:ascii="Arial Unicode MS" w:eastAsia="Arial Unicode MS" w:hAnsi="Arial Unicode MS" w:cs="Arial Unicode MS"/>
              </w:rPr>
              <w:t>성능에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미치는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영향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파악</w:t>
            </w:r>
            <w:r>
              <w:rPr>
                <w:rFonts w:ascii="Arial Unicode MS" w:eastAsia="Arial Unicode MS" w:hAnsi="Arial Unicode MS" w:cs="Arial Unicode MS"/>
              </w:rPr>
              <w:t xml:space="preserve">. </w:t>
            </w:r>
            <w:r>
              <w:rPr>
                <w:rFonts w:ascii="Arial Unicode MS" w:eastAsia="Arial Unicode MS" w:hAnsi="Arial Unicode MS" w:cs="Arial Unicode MS"/>
              </w:rPr>
              <w:t>리소스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산정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참고</w:t>
            </w:r>
          </w:p>
        </w:tc>
      </w:tr>
    </w:tbl>
    <w:p w14:paraId="0EB6CF4E" w14:textId="77777777" w:rsidR="00D80D8A" w:rsidRDefault="00D80D8A"/>
    <w:p w14:paraId="163BA161" w14:textId="77777777" w:rsidR="00D80D8A" w:rsidRDefault="00BE6280">
      <w:r>
        <w:pict w14:anchorId="6B9EDC8E">
          <v:rect id="_x0000_i1027" style="width:0;height:1.5pt" o:hralign="center" o:hrstd="t" o:hr="t" fillcolor="#a0a0a0" stroked="f"/>
        </w:pict>
      </w:r>
    </w:p>
    <w:p w14:paraId="08AAC901" w14:textId="77777777" w:rsidR="00D80D8A" w:rsidRDefault="00BE6280">
      <w:pPr>
        <w:pStyle w:val="1"/>
      </w:pPr>
      <w:bookmarkStart w:id="6" w:name="_olvwl41brmht" w:colFirst="0" w:colLast="0"/>
      <w:bookmarkEnd w:id="6"/>
      <w:r>
        <w:rPr>
          <w:rFonts w:ascii="Arial Unicode MS" w:eastAsia="Arial Unicode MS" w:hAnsi="Arial Unicode MS" w:cs="Arial Unicode MS"/>
        </w:rPr>
        <w:t xml:space="preserve">2. </w:t>
      </w:r>
      <w:r>
        <w:rPr>
          <w:rFonts w:ascii="Arial Unicode MS" w:eastAsia="Arial Unicode MS" w:hAnsi="Arial Unicode MS" w:cs="Arial Unicode MS"/>
        </w:rPr>
        <w:t>기술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선정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프레임워크</w:t>
      </w:r>
    </w:p>
    <w:p w14:paraId="1AEDD8C6" w14:textId="77777777" w:rsidR="00D80D8A" w:rsidRDefault="00BE6280">
      <w:r>
        <w:rPr>
          <w:rFonts w:ascii="Arial Unicode MS" w:eastAsia="Arial Unicode MS" w:hAnsi="Arial Unicode MS" w:cs="Arial Unicode MS"/>
        </w:rPr>
        <w:t>기술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영역별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선정에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앞서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전체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선정을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관통하는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아키텍처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표준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정의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대상을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정의한다</w:t>
      </w:r>
      <w:r>
        <w:rPr>
          <w:rFonts w:ascii="Arial Unicode MS" w:eastAsia="Arial Unicode MS" w:hAnsi="Arial Unicode MS" w:cs="Arial Unicode MS"/>
        </w:rPr>
        <w:t xml:space="preserve">. </w:t>
      </w:r>
    </w:p>
    <w:p w14:paraId="31A1DA41" w14:textId="77777777" w:rsidR="00D80D8A" w:rsidRDefault="00D80D8A"/>
    <w:p w14:paraId="293EBD8A" w14:textId="77777777" w:rsidR="00D80D8A" w:rsidRDefault="00BE6280">
      <w:r>
        <w:rPr>
          <w:noProof/>
        </w:rPr>
        <w:drawing>
          <wp:inline distT="114300" distB="114300" distL="114300" distR="114300" wp14:anchorId="4880342A" wp14:editId="795DFD68">
            <wp:extent cx="5731200" cy="2933700"/>
            <wp:effectExtent l="0" t="0" r="0" b="0"/>
            <wp:docPr id="1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33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6FA2D60" w14:textId="77777777" w:rsidR="00D80D8A" w:rsidRDefault="00D80D8A"/>
    <w:p w14:paraId="26AB9857" w14:textId="77777777" w:rsidR="00D80D8A" w:rsidRDefault="00BE6280">
      <w:r>
        <w:rPr>
          <w:rFonts w:ascii="Arial Unicode MS" w:eastAsia="Arial Unicode MS" w:hAnsi="Arial Unicode MS" w:cs="Arial Unicode MS"/>
        </w:rPr>
        <w:t>2</w:t>
      </w:r>
      <w:r>
        <w:rPr>
          <w:rFonts w:ascii="Arial Unicode MS" w:eastAsia="Arial Unicode MS" w:hAnsi="Arial Unicode MS" w:cs="Arial Unicode MS"/>
        </w:rPr>
        <w:t>장의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세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가지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전제인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Topology</w:t>
      </w:r>
      <w:proofErr w:type="spellEnd"/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배포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환경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의존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관계가</w:t>
      </w:r>
      <w:r>
        <w:rPr>
          <w:rFonts w:ascii="Arial Unicode MS" w:eastAsia="Arial Unicode MS" w:hAnsi="Arial Unicode MS" w:cs="Arial Unicode MS"/>
        </w:rPr>
        <w:t xml:space="preserve"> 3</w:t>
      </w:r>
      <w:r>
        <w:rPr>
          <w:rFonts w:ascii="Arial Unicode MS" w:eastAsia="Arial Unicode MS" w:hAnsi="Arial Unicode MS" w:cs="Arial Unicode MS"/>
        </w:rPr>
        <w:t>장</w:t>
      </w:r>
      <w:r>
        <w:rPr>
          <w:rFonts w:ascii="Arial Unicode MS" w:eastAsia="Arial Unicode MS" w:hAnsi="Arial Unicode MS" w:cs="Arial Unicode MS"/>
        </w:rPr>
        <w:t>~11</w:t>
      </w:r>
      <w:r>
        <w:rPr>
          <w:rFonts w:ascii="Arial Unicode MS" w:eastAsia="Arial Unicode MS" w:hAnsi="Arial Unicode MS" w:cs="Arial Unicode MS"/>
        </w:rPr>
        <w:t>장의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입력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조건이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되므로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개별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영역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선정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전에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반드시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확정해야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한다</w:t>
      </w:r>
      <w:r>
        <w:rPr>
          <w:rFonts w:ascii="Arial Unicode MS" w:eastAsia="Arial Unicode MS" w:hAnsi="Arial Unicode MS" w:cs="Arial Unicode MS"/>
        </w:rPr>
        <w:t>.</w:t>
      </w:r>
    </w:p>
    <w:p w14:paraId="1FFFFAA1" w14:textId="77777777" w:rsidR="00D80D8A" w:rsidRDefault="00BE6280">
      <w:pPr>
        <w:pStyle w:val="2"/>
      </w:pPr>
      <w:bookmarkStart w:id="7" w:name="_wtigrhs8zirq" w:colFirst="0" w:colLast="0"/>
      <w:bookmarkEnd w:id="7"/>
      <w:r>
        <w:rPr>
          <w:rFonts w:ascii="Arial Unicode MS" w:eastAsia="Arial Unicode MS" w:hAnsi="Arial Unicode MS" w:cs="Arial Unicode MS"/>
        </w:rPr>
        <w:t xml:space="preserve">2.1 </w:t>
      </w:r>
      <w:r>
        <w:rPr>
          <w:rFonts w:ascii="Arial Unicode MS" w:eastAsia="Arial Unicode MS" w:hAnsi="Arial Unicode MS" w:cs="Arial Unicode MS"/>
        </w:rPr>
        <w:t>아키텍처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전제</w:t>
      </w:r>
      <w:r>
        <w:rPr>
          <w:rFonts w:ascii="Arial Unicode MS" w:eastAsia="Arial Unicode MS" w:hAnsi="Arial Unicode MS" w:cs="Arial Unicode MS"/>
        </w:rPr>
        <w:t xml:space="preserve">: </w:t>
      </w:r>
      <w:proofErr w:type="spellStart"/>
      <w:r>
        <w:rPr>
          <w:rFonts w:ascii="Arial Unicode MS" w:eastAsia="Arial Unicode MS" w:hAnsi="Arial Unicode MS" w:cs="Arial Unicode MS"/>
        </w:rPr>
        <w:t>Agent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Topology</w:t>
      </w:r>
      <w:proofErr w:type="spellEnd"/>
    </w:p>
    <w:p w14:paraId="3A3EAEBB" w14:textId="77777777" w:rsidR="00D80D8A" w:rsidRDefault="00BE6280">
      <w:r>
        <w:rPr>
          <w:rFonts w:ascii="Arial Unicode MS" w:eastAsia="Arial Unicode MS" w:hAnsi="Arial Unicode MS" w:cs="Arial Unicode MS"/>
        </w:rPr>
        <w:t>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가이드의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기술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선정은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「</w:t>
      </w:r>
      <w:r>
        <w:rPr>
          <w:rFonts w:ascii="Arial Unicode MS" w:eastAsia="Arial Unicode MS" w:hAnsi="Arial Unicode MS" w:cs="Arial Unicode MS"/>
        </w:rPr>
        <w:t xml:space="preserve">AI </w:t>
      </w:r>
      <w:proofErr w:type="spellStart"/>
      <w:r>
        <w:rPr>
          <w:rFonts w:ascii="Arial Unicode MS" w:eastAsia="Arial Unicode MS" w:hAnsi="Arial Unicode MS" w:cs="Arial Unicode MS"/>
        </w:rPr>
        <w:t>Agent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레퍼런스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아키텍처」</w:t>
      </w:r>
      <w:r>
        <w:rPr>
          <w:rFonts w:ascii="Arial Unicode MS" w:eastAsia="Arial Unicode MS" w:hAnsi="Arial Unicode MS" w:cs="Arial Unicode MS"/>
        </w:rPr>
        <w:t>§2</w:t>
      </w:r>
      <w:r>
        <w:rPr>
          <w:rFonts w:ascii="Arial Unicode MS" w:eastAsia="Arial Unicode MS" w:hAnsi="Arial Unicode MS" w:cs="Arial Unicode MS"/>
        </w:rPr>
        <w:t>의</w:t>
      </w:r>
      <w:r>
        <w:rPr>
          <w:rFonts w:ascii="Arial Unicode MS" w:eastAsia="Arial Unicode MS" w:hAnsi="Arial Unicode MS" w:cs="Arial Unicode MS"/>
        </w:rPr>
        <w:t xml:space="preserve"> SAS/MAS </w:t>
      </w:r>
      <w:r>
        <w:rPr>
          <w:rFonts w:ascii="Arial Unicode MS" w:eastAsia="Arial Unicode MS" w:hAnsi="Arial Unicode MS" w:cs="Arial Unicode MS"/>
        </w:rPr>
        <w:t>선택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원칙을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전제로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한다</w:t>
      </w:r>
      <w:r>
        <w:rPr>
          <w:rFonts w:ascii="Arial Unicode MS" w:eastAsia="Arial Unicode MS" w:hAnsi="Arial Unicode MS" w:cs="Arial Unicode MS"/>
        </w:rPr>
        <w:t xml:space="preserve">. </w:t>
      </w:r>
      <w:proofErr w:type="spellStart"/>
      <w:r>
        <w:rPr>
          <w:rFonts w:ascii="Arial Unicode MS" w:eastAsia="Arial Unicode MS" w:hAnsi="Arial Unicode MS" w:cs="Arial Unicode MS"/>
        </w:rPr>
        <w:t>Topology</w:t>
      </w:r>
      <w:r>
        <w:rPr>
          <w:rFonts w:ascii="Arial Unicode MS" w:eastAsia="Arial Unicode MS" w:hAnsi="Arial Unicode MS" w:cs="Arial Unicode MS"/>
        </w:rPr>
        <w:t>에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따라</w:t>
      </w:r>
      <w:r>
        <w:rPr>
          <w:rFonts w:ascii="Arial Unicode MS" w:eastAsia="Arial Unicode MS" w:hAnsi="Arial Unicode MS" w:cs="Arial Unicode MS"/>
        </w:rPr>
        <w:t xml:space="preserve"> 3</w:t>
      </w:r>
      <w:r>
        <w:rPr>
          <w:rFonts w:ascii="Arial Unicode MS" w:eastAsia="Arial Unicode MS" w:hAnsi="Arial Unicode MS" w:cs="Arial Unicode MS"/>
        </w:rPr>
        <w:t>장</w:t>
      </w:r>
      <w:r>
        <w:rPr>
          <w:rFonts w:ascii="Arial Unicode MS" w:eastAsia="Arial Unicode MS" w:hAnsi="Arial Unicode MS" w:cs="Arial Unicode MS"/>
        </w:rPr>
        <w:t>~11</w:t>
      </w:r>
      <w:r>
        <w:rPr>
          <w:rFonts w:ascii="Arial Unicode MS" w:eastAsia="Arial Unicode MS" w:hAnsi="Arial Unicode MS" w:cs="Arial Unicode MS"/>
        </w:rPr>
        <w:t>장의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선정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기준이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달라지므로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기술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선정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전에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Topology</w:t>
      </w:r>
      <w:r>
        <w:rPr>
          <w:rFonts w:ascii="Arial Unicode MS" w:eastAsia="Arial Unicode MS" w:hAnsi="Arial Unicode MS" w:cs="Arial Unicode MS"/>
        </w:rPr>
        <w:t>를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먼저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결정해야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한다</w:t>
      </w:r>
      <w:r>
        <w:rPr>
          <w:rFonts w:ascii="Arial Unicode MS" w:eastAsia="Arial Unicode MS" w:hAnsi="Arial Unicode MS" w:cs="Arial Unicode MS"/>
        </w:rPr>
        <w:t>.</w:t>
      </w:r>
    </w:p>
    <w:p w14:paraId="11C21746" w14:textId="77777777" w:rsidR="00D80D8A" w:rsidRDefault="00BE6280">
      <w:pPr>
        <w:pStyle w:val="3"/>
      </w:pPr>
      <w:bookmarkStart w:id="8" w:name="_1ttv1zbdrxxn" w:colFirst="0" w:colLast="0"/>
      <w:bookmarkEnd w:id="8"/>
      <w:r>
        <w:t xml:space="preserve">2.1.1 </w:t>
      </w:r>
      <w:proofErr w:type="spellStart"/>
      <w:r>
        <w:t>Single</w:t>
      </w:r>
      <w:proofErr w:type="spellEnd"/>
      <w:r>
        <w:t xml:space="preserve"> </w:t>
      </w:r>
      <w:proofErr w:type="spellStart"/>
      <w:r>
        <w:t>Agent</w:t>
      </w:r>
      <w:proofErr w:type="spellEnd"/>
    </w:p>
    <w:p w14:paraId="5E039C03" w14:textId="77777777" w:rsidR="00D80D8A" w:rsidRDefault="00BE6280">
      <w:r>
        <w:rPr>
          <w:rFonts w:ascii="Arial Unicode MS" w:eastAsia="Arial Unicode MS" w:hAnsi="Arial Unicode MS" w:cs="Arial Unicode MS"/>
        </w:rPr>
        <w:t>단일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LLM</w:t>
      </w:r>
      <w:r>
        <w:rPr>
          <w:rFonts w:ascii="Arial Unicode MS" w:eastAsia="Arial Unicode MS" w:hAnsi="Arial Unicode MS" w:cs="Arial Unicode MS"/>
        </w:rPr>
        <w:t>이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추론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계획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도구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호출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결과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검증을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하나의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실행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루프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안에서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처리하는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구조이다</w:t>
      </w:r>
      <w:r>
        <w:rPr>
          <w:rFonts w:ascii="Arial Unicode MS" w:eastAsia="Arial Unicode MS" w:hAnsi="Arial Unicode MS" w:cs="Arial Unicode MS"/>
        </w:rPr>
        <w:t xml:space="preserve">. </w:t>
      </w:r>
      <w:r>
        <w:rPr>
          <w:rFonts w:ascii="Arial Unicode MS" w:eastAsia="Arial Unicode MS" w:hAnsi="Arial Unicode MS" w:cs="Arial Unicode MS"/>
        </w:rPr>
        <w:t>검색</w:t>
      </w:r>
      <w:r>
        <w:rPr>
          <w:rFonts w:ascii="Arial Unicode MS" w:eastAsia="Arial Unicode MS" w:hAnsi="Arial Unicode MS" w:cs="Arial Unicode MS"/>
        </w:rPr>
        <w:t>(</w:t>
      </w:r>
      <w:proofErr w:type="spellStart"/>
      <w:r>
        <w:rPr>
          <w:rFonts w:ascii="Arial Unicode MS" w:eastAsia="Arial Unicode MS" w:hAnsi="Arial Unicode MS" w:cs="Arial Unicode MS"/>
        </w:rPr>
        <w:t>Retrieval</w:t>
      </w:r>
      <w:proofErr w:type="spellEnd"/>
      <w:r>
        <w:rPr>
          <w:rFonts w:ascii="Arial Unicode MS" w:eastAsia="Arial Unicode MS" w:hAnsi="Arial Unicode MS" w:cs="Arial Unicode MS"/>
        </w:rPr>
        <w:t xml:space="preserve">), </w:t>
      </w:r>
      <w:r>
        <w:rPr>
          <w:rFonts w:ascii="Arial Unicode MS" w:eastAsia="Arial Unicode MS" w:hAnsi="Arial Unicode MS" w:cs="Arial Unicode MS"/>
        </w:rPr>
        <w:t>도구</w:t>
      </w:r>
      <w:r>
        <w:rPr>
          <w:rFonts w:ascii="Arial Unicode MS" w:eastAsia="Arial Unicode MS" w:hAnsi="Arial Unicode MS" w:cs="Arial Unicode MS"/>
        </w:rPr>
        <w:t>(</w:t>
      </w:r>
      <w:proofErr w:type="spellStart"/>
      <w:r>
        <w:rPr>
          <w:rFonts w:ascii="Arial Unicode MS" w:eastAsia="Arial Unicode MS" w:hAnsi="Arial Unicode MS" w:cs="Arial Unicode MS"/>
        </w:rPr>
        <w:t>Tools</w:t>
      </w:r>
      <w:proofErr w:type="spellEnd"/>
      <w:r>
        <w:rPr>
          <w:rFonts w:ascii="Arial Unicode MS" w:eastAsia="Arial Unicode MS" w:hAnsi="Arial Unicode MS" w:cs="Arial Unicode MS"/>
        </w:rPr>
        <w:t xml:space="preserve">), </w:t>
      </w:r>
      <w:r>
        <w:rPr>
          <w:rFonts w:ascii="Arial Unicode MS" w:eastAsia="Arial Unicode MS" w:hAnsi="Arial Unicode MS" w:cs="Arial Unicode MS"/>
        </w:rPr>
        <w:t>기억</w:t>
      </w:r>
      <w:r>
        <w:rPr>
          <w:rFonts w:ascii="Arial Unicode MS" w:eastAsia="Arial Unicode MS" w:hAnsi="Arial Unicode MS" w:cs="Arial Unicode MS"/>
        </w:rPr>
        <w:t>(</w:t>
      </w:r>
      <w:proofErr w:type="spellStart"/>
      <w:r>
        <w:rPr>
          <w:rFonts w:ascii="Arial Unicode MS" w:eastAsia="Arial Unicode MS" w:hAnsi="Arial Unicode MS" w:cs="Arial Unicode MS"/>
        </w:rPr>
        <w:t>Memory</w:t>
      </w:r>
      <w:proofErr w:type="spellEnd"/>
      <w:r>
        <w:rPr>
          <w:rFonts w:ascii="Arial Unicode MS" w:eastAsia="Arial Unicode MS" w:hAnsi="Arial Unicode MS" w:cs="Arial Unicode MS"/>
        </w:rPr>
        <w:t>)</w:t>
      </w:r>
      <w:proofErr w:type="spellStart"/>
      <w:r>
        <w:rPr>
          <w:rFonts w:ascii="Arial Unicode MS" w:eastAsia="Arial Unicode MS" w:hAnsi="Arial Unicode MS" w:cs="Arial Unicode MS"/>
        </w:rPr>
        <w:t>으로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강화된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단일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LLM</w:t>
      </w:r>
      <w:r>
        <w:rPr>
          <w:rFonts w:ascii="Arial Unicode MS" w:eastAsia="Arial Unicode MS" w:hAnsi="Arial Unicode MS" w:cs="Arial Unicode MS"/>
        </w:rPr>
        <w:t>을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기본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빌딩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블록으로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하며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내부적으로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다양한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워크플로우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패턴</w:t>
      </w:r>
      <w:r>
        <w:rPr>
          <w:rFonts w:ascii="Arial Unicode MS" w:eastAsia="Arial Unicode MS" w:hAnsi="Arial Unicode MS" w:cs="Arial Unicode MS"/>
        </w:rPr>
        <w:t>(</w:t>
      </w:r>
      <w:proofErr w:type="spellStart"/>
      <w:r>
        <w:rPr>
          <w:rFonts w:ascii="Arial Unicode MS" w:eastAsia="Arial Unicode MS" w:hAnsi="Arial Unicode MS" w:cs="Arial Unicode MS"/>
        </w:rPr>
        <w:t>체이닝</w:t>
      </w:r>
      <w:proofErr w:type="spellEnd"/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라</w:t>
      </w:r>
      <w:r>
        <w:rPr>
          <w:rFonts w:ascii="Arial Unicode MS" w:eastAsia="Arial Unicode MS" w:hAnsi="Arial Unicode MS" w:cs="Arial Unicode MS"/>
        </w:rPr>
        <w:t>우팅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병렬화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등</w:t>
      </w:r>
      <w:r>
        <w:rPr>
          <w:rFonts w:ascii="Arial Unicode MS" w:eastAsia="Arial Unicode MS" w:hAnsi="Arial Unicode MS" w:cs="Arial Unicode MS"/>
        </w:rPr>
        <w:t>)</w:t>
      </w:r>
      <w:r>
        <w:rPr>
          <w:rFonts w:ascii="Arial Unicode MS" w:eastAsia="Arial Unicode MS" w:hAnsi="Arial Unicode MS" w:cs="Arial Unicode MS"/>
        </w:rPr>
        <w:t>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적용할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있으나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외부에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별도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조율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계층을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두지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않는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것이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원칙이다</w:t>
      </w:r>
      <w:r>
        <w:rPr>
          <w:rFonts w:ascii="Arial Unicode MS" w:eastAsia="Arial Unicode MS" w:hAnsi="Arial Unicode MS" w:cs="Arial Unicode MS"/>
        </w:rPr>
        <w:t>.</w:t>
      </w:r>
    </w:p>
    <w:p w14:paraId="4B851926" w14:textId="77777777" w:rsidR="00D80D8A" w:rsidRDefault="00D80D8A"/>
    <w:tbl>
      <w:tblPr>
        <w:tblStyle w:val="a9"/>
        <w:tblW w:w="9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55"/>
        <w:gridCol w:w="5845"/>
      </w:tblGrid>
      <w:tr w:rsidR="00D80D8A" w14:paraId="1098BF71" w14:textId="77777777">
        <w:trPr>
          <w:tblHeader/>
        </w:trPr>
        <w:tc>
          <w:tcPr>
            <w:tcW w:w="3155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229C86" w14:textId="77777777" w:rsidR="00D80D8A" w:rsidRDefault="00BE6280">
            <w:pPr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적용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조건</w:t>
            </w:r>
          </w:p>
        </w:tc>
        <w:tc>
          <w:tcPr>
            <w:tcW w:w="5844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DB92B9" w14:textId="77777777" w:rsidR="00D80D8A" w:rsidRDefault="00BE6280">
            <w:pPr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비적용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조건</w:t>
            </w:r>
          </w:p>
        </w:tc>
      </w:tr>
      <w:tr w:rsidR="00D80D8A" w14:paraId="4E9179E7" w14:textId="77777777">
        <w:tc>
          <w:tcPr>
            <w:tcW w:w="3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F50BAC" w14:textId="77777777" w:rsidR="00D80D8A" w:rsidRDefault="00BE6280">
            <w:r>
              <w:rPr>
                <w:rFonts w:ascii="Arial Unicode MS" w:eastAsia="Arial Unicode MS" w:hAnsi="Arial Unicode MS" w:cs="Arial Unicode MS"/>
              </w:rPr>
              <w:t>순차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의존성이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강한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추론</w:t>
            </w:r>
            <w:r>
              <w:rPr>
                <w:rFonts w:ascii="Arial Unicode MS" w:eastAsia="Arial Unicode MS" w:hAnsi="Arial Unicode MS" w:cs="Arial Unicode MS"/>
              </w:rPr>
              <w:t>/</w:t>
            </w:r>
            <w:r>
              <w:rPr>
                <w:rFonts w:ascii="Arial Unicode MS" w:eastAsia="Arial Unicode MS" w:hAnsi="Arial Unicode MS" w:cs="Arial Unicode MS"/>
              </w:rPr>
              <w:t>계획</w:t>
            </w:r>
          </w:p>
        </w:tc>
        <w:tc>
          <w:tcPr>
            <w:tcW w:w="584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CD931D" w14:textId="77777777" w:rsidR="00D80D8A" w:rsidRDefault="00BE6280">
            <w:r>
              <w:rPr>
                <w:rFonts w:ascii="Arial Unicode MS" w:eastAsia="Arial Unicode MS" w:hAnsi="Arial Unicode MS" w:cs="Arial Unicode MS"/>
              </w:rPr>
              <w:t>독립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하위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태스크</w:t>
            </w:r>
            <w:r>
              <w:rPr>
                <w:rFonts w:ascii="Arial Unicode MS" w:eastAsia="Arial Unicode MS" w:hAnsi="Arial Unicode MS" w:cs="Arial Unicode MS"/>
              </w:rPr>
              <w:t xml:space="preserve"> 3</w:t>
            </w:r>
            <w:r>
              <w:rPr>
                <w:rFonts w:ascii="Arial Unicode MS" w:eastAsia="Arial Unicode MS" w:hAnsi="Arial Unicode MS" w:cs="Arial Unicode MS"/>
              </w:rPr>
              <w:t>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이상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병렬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가능</w:t>
            </w:r>
          </w:p>
        </w:tc>
      </w:tr>
      <w:tr w:rsidR="00D80D8A" w14:paraId="1FC4A551" w14:textId="77777777">
        <w:tc>
          <w:tcPr>
            <w:tcW w:w="3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FE7FDD" w14:textId="77777777" w:rsidR="00D80D8A" w:rsidRDefault="00BE6280">
            <w:r>
              <w:rPr>
                <w:rFonts w:ascii="Arial Unicode MS" w:eastAsia="Arial Unicode MS" w:hAnsi="Arial Unicode MS" w:cs="Arial Unicode MS"/>
              </w:rPr>
              <w:t>단일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컨텍스트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통합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핵심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업무</w:t>
            </w:r>
          </w:p>
        </w:tc>
        <w:tc>
          <w:tcPr>
            <w:tcW w:w="584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7C1F2B" w14:textId="77777777" w:rsidR="00D80D8A" w:rsidRDefault="00BE6280">
            <w:r>
              <w:rPr>
                <w:rFonts w:ascii="Arial Unicode MS" w:eastAsia="Arial Unicode MS" w:hAnsi="Arial Unicode MS" w:cs="Arial Unicode MS"/>
              </w:rPr>
              <w:t xml:space="preserve">SAS </w:t>
            </w:r>
            <w:r>
              <w:rPr>
                <w:rFonts w:ascii="Arial Unicode MS" w:eastAsia="Arial Unicode MS" w:hAnsi="Arial Unicode MS" w:cs="Arial Unicode MS"/>
              </w:rPr>
              <w:t>정확도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proofErr w:type="gramStart"/>
            <w:r>
              <w:rPr>
                <w:rFonts w:ascii="Arial Unicode MS" w:eastAsia="Arial Unicode MS" w:hAnsi="Arial Unicode MS" w:cs="Arial Unicode MS"/>
              </w:rPr>
              <w:t>&lt; 45</w:t>
            </w:r>
            <w:proofErr w:type="gramEnd"/>
            <w:r>
              <w:rPr>
                <w:rFonts w:ascii="Arial Unicode MS" w:eastAsia="Arial Unicode MS" w:hAnsi="Arial Unicode MS" w:cs="Arial Unicode MS"/>
              </w:rPr>
              <w:t>%</w:t>
            </w:r>
          </w:p>
        </w:tc>
      </w:tr>
      <w:tr w:rsidR="00D80D8A" w14:paraId="657DC1BF" w14:textId="77777777">
        <w:tc>
          <w:tcPr>
            <w:tcW w:w="3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06CF18" w14:textId="77777777" w:rsidR="00D80D8A" w:rsidRDefault="00BE6280">
            <w:r>
              <w:rPr>
                <w:rFonts w:ascii="Arial Unicode MS" w:eastAsia="Arial Unicode MS" w:hAnsi="Arial Unicode MS" w:cs="Arial Unicode MS"/>
              </w:rPr>
              <w:t>실시간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응답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필수</w:t>
            </w:r>
          </w:p>
        </w:tc>
        <w:tc>
          <w:tcPr>
            <w:tcW w:w="584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43AE2C" w14:textId="77777777" w:rsidR="00D80D8A" w:rsidRDefault="00BE6280">
            <w:r>
              <w:rPr>
                <w:rFonts w:ascii="Arial Unicode MS" w:eastAsia="Arial Unicode MS" w:hAnsi="Arial Unicode MS" w:cs="Arial Unicode MS"/>
              </w:rPr>
              <w:t>복수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도메인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교차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필요</w:t>
            </w:r>
          </w:p>
        </w:tc>
      </w:tr>
      <w:tr w:rsidR="00D80D8A" w14:paraId="28CBC0E1" w14:textId="77777777">
        <w:tc>
          <w:tcPr>
            <w:tcW w:w="3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7EAE94" w14:textId="77777777" w:rsidR="00D80D8A" w:rsidRDefault="00BE6280">
            <w:r>
              <w:rPr>
                <w:rFonts w:ascii="Arial Unicode MS" w:eastAsia="Arial Unicode MS" w:hAnsi="Arial Unicode MS" w:cs="Arial Unicode MS"/>
              </w:rPr>
              <w:t xml:space="preserve">SAS </w:t>
            </w:r>
            <w:r>
              <w:rPr>
                <w:rFonts w:ascii="Arial Unicode MS" w:eastAsia="Arial Unicode MS" w:hAnsi="Arial Unicode MS" w:cs="Arial Unicode MS"/>
              </w:rPr>
              <w:t>정확도</w:t>
            </w:r>
            <w:r>
              <w:rPr>
                <w:rFonts w:ascii="Arial Unicode MS" w:eastAsia="Arial Unicode MS" w:hAnsi="Arial Unicode MS" w:cs="Arial Unicode MS"/>
              </w:rPr>
              <w:t xml:space="preserve"> ≥ 45%</w:t>
            </w:r>
          </w:p>
        </w:tc>
        <w:tc>
          <w:tcPr>
            <w:tcW w:w="584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FC36B6" w14:textId="77777777" w:rsidR="00D80D8A" w:rsidRDefault="00D80D8A"/>
        </w:tc>
      </w:tr>
    </w:tbl>
    <w:p w14:paraId="2BB34CA2" w14:textId="77777777" w:rsidR="00D80D8A" w:rsidRDefault="00D80D8A"/>
    <w:p w14:paraId="188FB4FA" w14:textId="77777777" w:rsidR="00D80D8A" w:rsidRDefault="00BE6280">
      <w:r>
        <w:rPr>
          <w:rFonts w:ascii="Arial Unicode MS" w:eastAsia="Arial Unicode MS" w:hAnsi="Arial Unicode MS" w:cs="Arial Unicode MS"/>
        </w:rPr>
        <w:t>참조</w:t>
      </w:r>
      <w:r>
        <w:rPr>
          <w:rFonts w:ascii="Arial Unicode MS" w:eastAsia="Arial Unicode MS" w:hAnsi="Arial Unicode MS" w:cs="Arial Unicode MS"/>
        </w:rPr>
        <w:t xml:space="preserve">: </w:t>
      </w:r>
      <w:r>
        <w:rPr>
          <w:rFonts w:ascii="Arial Unicode MS" w:eastAsia="Arial Unicode MS" w:hAnsi="Arial Unicode MS" w:cs="Arial Unicode MS"/>
        </w:rPr>
        <w:t>레퍼런스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아키텍처</w:t>
      </w:r>
      <w:r>
        <w:rPr>
          <w:rFonts w:ascii="Arial Unicode MS" w:eastAsia="Arial Unicode MS" w:hAnsi="Arial Unicode MS" w:cs="Arial Unicode MS"/>
        </w:rPr>
        <w:t xml:space="preserve"> §2.3 SAS </w:t>
      </w:r>
      <w:r>
        <w:rPr>
          <w:rFonts w:ascii="Arial Unicode MS" w:eastAsia="Arial Unicode MS" w:hAnsi="Arial Unicode MS" w:cs="Arial Unicode MS"/>
        </w:rPr>
        <w:t>설계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원리</w:t>
      </w:r>
    </w:p>
    <w:p w14:paraId="5C1E914B" w14:textId="77777777" w:rsidR="00D80D8A" w:rsidRDefault="00BE6280">
      <w:pPr>
        <w:pStyle w:val="3"/>
      </w:pPr>
      <w:bookmarkStart w:id="9" w:name="_b4vj7tudbmu6" w:colFirst="0" w:colLast="0"/>
      <w:bookmarkEnd w:id="9"/>
      <w:r>
        <w:rPr>
          <w:rFonts w:ascii="Arial Unicode MS" w:eastAsia="Arial Unicode MS" w:hAnsi="Arial Unicode MS" w:cs="Arial Unicode MS"/>
        </w:rPr>
        <w:t xml:space="preserve">2.1.2 </w:t>
      </w:r>
      <w:proofErr w:type="spellStart"/>
      <w:r>
        <w:rPr>
          <w:rFonts w:ascii="Arial Unicode MS" w:eastAsia="Arial Unicode MS" w:hAnsi="Arial Unicode MS" w:cs="Arial Unicode MS"/>
        </w:rPr>
        <w:t>Multi-Agent</w:t>
      </w:r>
      <w:proofErr w:type="spellEnd"/>
      <w:r>
        <w:rPr>
          <w:rFonts w:ascii="Arial Unicode MS" w:eastAsia="Arial Unicode MS" w:hAnsi="Arial Unicode MS" w:cs="Arial Unicode MS"/>
        </w:rPr>
        <w:t xml:space="preserve"> (</w:t>
      </w:r>
      <w:proofErr w:type="spellStart"/>
      <w:r>
        <w:rPr>
          <w:rFonts w:ascii="Arial Unicode MS" w:eastAsia="Arial Unicode MS" w:hAnsi="Arial Unicode MS" w:cs="Arial Unicode MS"/>
        </w:rPr>
        <w:t>Centralized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표준</w:t>
      </w:r>
      <w:r>
        <w:rPr>
          <w:rFonts w:ascii="Arial Unicode MS" w:eastAsia="Arial Unicode MS" w:hAnsi="Arial Unicode MS" w:cs="Arial Unicode MS"/>
        </w:rPr>
        <w:t>)</w:t>
      </w:r>
    </w:p>
    <w:p w14:paraId="1BB8C61C" w14:textId="77777777" w:rsidR="00D80D8A" w:rsidRDefault="00BE6280">
      <w:r>
        <w:rPr>
          <w:rFonts w:ascii="Arial Unicode MS" w:eastAsia="Arial Unicode MS" w:hAnsi="Arial Unicode MS" w:cs="Arial Unicode MS"/>
        </w:rPr>
        <w:t>복수의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전문화된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Agent</w:t>
      </w:r>
      <w:r>
        <w:rPr>
          <w:rFonts w:ascii="Arial Unicode MS" w:eastAsia="Arial Unicode MS" w:hAnsi="Arial Unicode MS" w:cs="Arial Unicode MS"/>
        </w:rPr>
        <w:t>가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역할별로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분리되어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협업하는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구조이다</w:t>
      </w:r>
      <w:r>
        <w:rPr>
          <w:rFonts w:ascii="Arial Unicode MS" w:eastAsia="Arial Unicode MS" w:hAnsi="Arial Unicode MS" w:cs="Arial Unicode MS"/>
        </w:rPr>
        <w:t xml:space="preserve">. </w:t>
      </w:r>
      <w:proofErr w:type="spellStart"/>
      <w:r>
        <w:rPr>
          <w:rFonts w:ascii="Arial Unicode MS" w:eastAsia="Arial Unicode MS" w:hAnsi="Arial Unicode MS" w:cs="Arial Unicode MS"/>
        </w:rPr>
        <w:t>Centralized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패턴</w:t>
      </w:r>
      <w:r>
        <w:rPr>
          <w:rFonts w:ascii="Arial Unicode MS" w:eastAsia="Arial Unicode MS" w:hAnsi="Arial Unicode MS" w:cs="Arial Unicode MS"/>
        </w:rPr>
        <w:t>(</w:t>
      </w:r>
      <w:r>
        <w:rPr>
          <w:rFonts w:ascii="Arial Unicode MS" w:eastAsia="Arial Unicode MS" w:hAnsi="Arial Unicode MS" w:cs="Arial Unicode MS"/>
        </w:rPr>
        <w:t>단일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Orchestrator</w:t>
      </w:r>
      <w:r>
        <w:rPr>
          <w:rFonts w:ascii="Arial Unicode MS" w:eastAsia="Arial Unicode MS" w:hAnsi="Arial Unicode MS" w:cs="Arial Unicode MS"/>
        </w:rPr>
        <w:t>가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하위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Agent</w:t>
      </w:r>
      <w:r>
        <w:rPr>
          <w:rFonts w:ascii="Arial Unicode MS" w:eastAsia="Arial Unicode MS" w:hAnsi="Arial Unicode MS" w:cs="Arial Unicode MS"/>
        </w:rPr>
        <w:t>를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직접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선택</w:t>
      </w:r>
      <w:r>
        <w:rPr>
          <w:rFonts w:ascii="Arial Unicode MS" w:eastAsia="Arial Unicode MS" w:hAnsi="Arial Unicode MS" w:cs="Arial Unicode MS"/>
        </w:rPr>
        <w:t>·</w:t>
      </w:r>
      <w:r>
        <w:rPr>
          <w:rFonts w:ascii="Arial Unicode MS" w:eastAsia="Arial Unicode MS" w:hAnsi="Arial Unicode MS" w:cs="Arial Unicode MS"/>
        </w:rPr>
        <w:t>호출</w:t>
      </w:r>
      <w:r>
        <w:rPr>
          <w:rFonts w:ascii="Arial Unicode MS" w:eastAsia="Arial Unicode MS" w:hAnsi="Arial Unicode MS" w:cs="Arial Unicode MS"/>
        </w:rPr>
        <w:t>·</w:t>
      </w:r>
      <w:r>
        <w:rPr>
          <w:rFonts w:ascii="Arial Unicode MS" w:eastAsia="Arial Unicode MS" w:hAnsi="Arial Unicode MS" w:cs="Arial Unicode MS"/>
        </w:rPr>
        <w:t>결과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통합</w:t>
      </w:r>
      <w:r>
        <w:rPr>
          <w:rFonts w:ascii="Arial Unicode MS" w:eastAsia="Arial Unicode MS" w:hAnsi="Arial Unicode MS" w:cs="Arial Unicode MS"/>
        </w:rPr>
        <w:t>)</w:t>
      </w:r>
      <w:r>
        <w:rPr>
          <w:rFonts w:ascii="Arial Unicode MS" w:eastAsia="Arial Unicode MS" w:hAnsi="Arial Unicode MS" w:cs="Arial Unicode MS"/>
        </w:rPr>
        <w:t>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표준으로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하며</w:t>
      </w:r>
      <w:r>
        <w:rPr>
          <w:rFonts w:ascii="Arial Unicode MS" w:eastAsia="Arial Unicode MS" w:hAnsi="Arial Unicode MS" w:cs="Arial Unicode MS"/>
        </w:rPr>
        <w:t xml:space="preserve">, </w:t>
      </w:r>
      <w:proofErr w:type="spellStart"/>
      <w:r>
        <w:rPr>
          <w:rFonts w:ascii="Arial Unicode MS" w:eastAsia="Arial Unicode MS" w:hAnsi="Arial Unicode MS" w:cs="Arial Unicode MS"/>
        </w:rPr>
        <w:t>Orchestrator</w:t>
      </w:r>
      <w:r>
        <w:rPr>
          <w:rFonts w:ascii="Arial Unicode MS" w:eastAsia="Arial Unicode MS" w:hAnsi="Arial Unicode MS" w:cs="Arial Unicode MS"/>
        </w:rPr>
        <w:t>의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실행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방식에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따라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복잡도가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달라진다</w:t>
      </w:r>
      <w:r>
        <w:rPr>
          <w:rFonts w:ascii="Arial Unicode MS" w:eastAsia="Arial Unicode MS" w:hAnsi="Arial Unicode MS" w:cs="Arial Unicode MS"/>
        </w:rPr>
        <w:t>.</w:t>
      </w:r>
    </w:p>
    <w:p w14:paraId="1A94EE2D" w14:textId="77777777" w:rsidR="00D80D8A" w:rsidRDefault="00D80D8A"/>
    <w:tbl>
      <w:tblPr>
        <w:tblStyle w:val="aa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58"/>
        <w:gridCol w:w="2257"/>
        <w:gridCol w:w="2257"/>
        <w:gridCol w:w="2257"/>
      </w:tblGrid>
      <w:tr w:rsidR="00D80D8A" w14:paraId="62CE5290" w14:textId="77777777">
        <w:trPr>
          <w:tblHeader/>
        </w:trPr>
        <w:tc>
          <w:tcPr>
            <w:tcW w:w="2257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81EB32" w14:textId="77777777" w:rsidR="00D80D8A" w:rsidRDefault="00BE6280">
            <w:pPr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실행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복잡도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수준</w:t>
            </w:r>
          </w:p>
        </w:tc>
        <w:tc>
          <w:tcPr>
            <w:tcW w:w="2257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28B581" w14:textId="77777777" w:rsidR="00D80D8A" w:rsidRDefault="00BE6280">
            <w:pPr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설명</w:t>
            </w:r>
          </w:p>
        </w:tc>
        <w:tc>
          <w:tcPr>
            <w:tcW w:w="2257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C7F59F" w14:textId="77777777" w:rsidR="00D80D8A" w:rsidRDefault="00BE6280">
            <w:pPr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예시</w:t>
            </w:r>
          </w:p>
        </w:tc>
        <w:tc>
          <w:tcPr>
            <w:tcW w:w="2257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26B3D9" w14:textId="77777777" w:rsidR="00D80D8A" w:rsidRDefault="00BE6280">
            <w:pPr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기술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선정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영향</w:t>
            </w:r>
          </w:p>
        </w:tc>
      </w:tr>
      <w:tr w:rsidR="00D80D8A" w14:paraId="1225C01A" w14:textId="77777777">
        <w:tc>
          <w:tcPr>
            <w:tcW w:w="22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424A23" w14:textId="77777777" w:rsidR="00D80D8A" w:rsidRDefault="00BE6280">
            <w:r>
              <w:rPr>
                <w:rFonts w:ascii="Arial Unicode MS" w:eastAsia="Arial Unicode MS" w:hAnsi="Arial Unicode MS" w:cs="Arial Unicode MS"/>
              </w:rPr>
              <w:t>선형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실행</w:t>
            </w:r>
          </w:p>
        </w:tc>
        <w:tc>
          <w:tcPr>
            <w:tcW w:w="22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22E2CE" w14:textId="77777777" w:rsidR="00D80D8A" w:rsidRDefault="00BE6280">
            <w:r>
              <w:rPr>
                <w:rFonts w:ascii="Arial Unicode MS" w:eastAsia="Arial Unicode MS" w:hAnsi="Arial Unicode MS" w:cs="Arial Unicode MS"/>
              </w:rPr>
              <w:t>순차</w:t>
            </w:r>
            <w:r>
              <w:rPr>
                <w:rFonts w:ascii="Arial Unicode MS" w:eastAsia="Arial Unicode MS" w:hAnsi="Arial Unicode MS" w:cs="Arial Unicode MS"/>
              </w:rPr>
              <w:t>/</w:t>
            </w:r>
            <w:r>
              <w:rPr>
                <w:rFonts w:ascii="Arial Unicode MS" w:eastAsia="Arial Unicode MS" w:hAnsi="Arial Unicode MS" w:cs="Arial Unicode MS"/>
              </w:rPr>
              <w:t>병렬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호출</w:t>
            </w:r>
            <w:r>
              <w:rPr>
                <w:rFonts w:ascii="Arial Unicode MS" w:eastAsia="Arial Unicode MS" w:hAnsi="Arial Unicode MS" w:cs="Arial Unicode MS"/>
              </w:rPr>
              <w:t xml:space="preserve">. </w:t>
            </w:r>
            <w:r>
              <w:rPr>
                <w:rFonts w:ascii="Arial Unicode MS" w:eastAsia="Arial Unicode MS" w:hAnsi="Arial Unicode MS" w:cs="Arial Unicode MS"/>
              </w:rPr>
              <w:t>분기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없음</w:t>
            </w:r>
          </w:p>
        </w:tc>
        <w:tc>
          <w:tcPr>
            <w:tcW w:w="22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63B442" w14:textId="77777777" w:rsidR="00D80D8A" w:rsidRDefault="00BE6280">
            <w:r>
              <w:rPr>
                <w:rFonts w:ascii="Arial Unicode MS" w:eastAsia="Arial Unicode MS" w:hAnsi="Arial Unicode MS" w:cs="Arial Unicode MS"/>
              </w:rPr>
              <w:t xml:space="preserve">A→B→C </w:t>
            </w:r>
            <w:r>
              <w:rPr>
                <w:rFonts w:ascii="Arial Unicode MS" w:eastAsia="Arial Unicode MS" w:hAnsi="Arial Unicode MS" w:cs="Arial Unicode MS"/>
              </w:rPr>
              <w:t>파이프라인</w:t>
            </w:r>
            <w:r>
              <w:rPr>
                <w:rFonts w:ascii="Arial Unicode MS" w:eastAsia="Arial Unicode MS" w:hAnsi="Arial Unicode MS" w:cs="Arial Unicode MS"/>
              </w:rPr>
              <w:t xml:space="preserve">, A+B </w:t>
            </w:r>
            <w:r>
              <w:rPr>
                <w:rFonts w:ascii="Arial Unicode MS" w:eastAsia="Arial Unicode MS" w:hAnsi="Arial Unicode MS" w:cs="Arial Unicode MS"/>
              </w:rPr>
              <w:t>병렬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후</w:t>
            </w:r>
            <w:r>
              <w:rPr>
                <w:rFonts w:ascii="Arial Unicode MS" w:eastAsia="Arial Unicode MS" w:hAnsi="Arial Unicode MS" w:cs="Arial Unicode MS"/>
              </w:rPr>
              <w:t xml:space="preserve"> C </w:t>
            </w:r>
            <w:r>
              <w:rPr>
                <w:rFonts w:ascii="Arial Unicode MS" w:eastAsia="Arial Unicode MS" w:hAnsi="Arial Unicode MS" w:cs="Arial Unicode MS"/>
              </w:rPr>
              <w:t>통합</w:t>
            </w:r>
          </w:p>
        </w:tc>
        <w:tc>
          <w:tcPr>
            <w:tcW w:w="22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06FD06" w14:textId="77777777" w:rsidR="00D80D8A" w:rsidRDefault="00BE6280">
            <w:proofErr w:type="spellStart"/>
            <w:r>
              <w:rPr>
                <w:rFonts w:ascii="Arial Unicode MS" w:eastAsia="Arial Unicode MS" w:hAnsi="Arial Unicode MS" w:cs="Arial Unicode MS"/>
              </w:rPr>
              <w:t>Framework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요구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수준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낮음</w:t>
            </w:r>
            <w:r>
              <w:rPr>
                <w:rFonts w:ascii="Arial Unicode MS" w:eastAsia="Arial Unicode MS" w:hAnsi="Arial Unicode MS" w:cs="Arial Unicode MS"/>
              </w:rPr>
              <w:t xml:space="preserve">, A2A </w:t>
            </w:r>
            <w:r>
              <w:rPr>
                <w:rFonts w:ascii="Arial Unicode MS" w:eastAsia="Arial Unicode MS" w:hAnsi="Arial Unicode MS" w:cs="Arial Unicode MS"/>
              </w:rPr>
              <w:t>불필요</w:t>
            </w:r>
          </w:p>
        </w:tc>
      </w:tr>
      <w:tr w:rsidR="00D80D8A" w14:paraId="13C799D2" w14:textId="77777777">
        <w:tc>
          <w:tcPr>
            <w:tcW w:w="22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474EA8" w14:textId="77777777" w:rsidR="00D80D8A" w:rsidRDefault="00BE6280">
            <w:proofErr w:type="spellStart"/>
            <w:r>
              <w:rPr>
                <w:rFonts w:ascii="Arial Unicode MS" w:eastAsia="Arial Unicode MS" w:hAnsi="Arial Unicode MS" w:cs="Arial Unicode MS"/>
              </w:rPr>
              <w:t>조건분기</w:t>
            </w:r>
            <w:r>
              <w:rPr>
                <w:rFonts w:ascii="Arial Unicode MS" w:eastAsia="Arial Unicode MS" w:hAnsi="Arial Unicode MS" w:cs="Arial Unicode MS"/>
              </w:rPr>
              <w:t>·</w:t>
            </w:r>
            <w:r>
              <w:rPr>
                <w:rFonts w:ascii="Arial Unicode MS" w:eastAsia="Arial Unicode MS" w:hAnsi="Arial Unicode MS" w:cs="Arial Unicode MS"/>
              </w:rPr>
              <w:t>루프</w:t>
            </w:r>
            <w:proofErr w:type="spellEnd"/>
          </w:p>
        </w:tc>
        <w:tc>
          <w:tcPr>
            <w:tcW w:w="22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A15920" w14:textId="77777777" w:rsidR="00D80D8A" w:rsidRDefault="00BE6280">
            <w:r>
              <w:rPr>
                <w:rFonts w:ascii="Arial Unicode MS" w:eastAsia="Arial Unicode MS" w:hAnsi="Arial Unicode MS" w:cs="Arial Unicode MS"/>
              </w:rPr>
              <w:t>결과에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따라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경로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분기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재시도</w:t>
            </w:r>
            <w:r>
              <w:rPr>
                <w:rFonts w:ascii="Arial Unicode MS" w:eastAsia="Arial Unicode MS" w:hAnsi="Arial Unicode MS" w:cs="Arial Unicode MS"/>
              </w:rPr>
              <w:t xml:space="preserve">, HITL </w:t>
            </w:r>
            <w:r>
              <w:rPr>
                <w:rFonts w:ascii="Arial Unicode MS" w:eastAsia="Arial Unicode MS" w:hAnsi="Arial Unicode MS" w:cs="Arial Unicode MS"/>
              </w:rPr>
              <w:t>승인</w:t>
            </w:r>
          </w:p>
        </w:tc>
        <w:tc>
          <w:tcPr>
            <w:tcW w:w="22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E4EF27" w14:textId="77777777" w:rsidR="00D80D8A" w:rsidRDefault="00BE6280">
            <w:r>
              <w:rPr>
                <w:rFonts w:ascii="Arial Unicode MS" w:eastAsia="Arial Unicode MS" w:hAnsi="Arial Unicode MS" w:cs="Arial Unicode MS"/>
              </w:rPr>
              <w:t>결과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검증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실패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재시도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인간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승인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대기</w:t>
            </w:r>
          </w:p>
        </w:tc>
        <w:tc>
          <w:tcPr>
            <w:tcW w:w="22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B76C6F" w14:textId="77777777" w:rsidR="00D80D8A" w:rsidRDefault="00BE6280">
            <w:proofErr w:type="spellStart"/>
            <w:r>
              <w:rPr>
                <w:rFonts w:ascii="Arial Unicode MS" w:eastAsia="Arial Unicode MS" w:hAnsi="Arial Unicode MS" w:cs="Arial Unicode MS"/>
              </w:rPr>
              <w:t>Durable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Execution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지원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Framework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lastRenderedPageBreak/>
              <w:t>필요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Observability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트레이싱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깊이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증가</w:t>
            </w:r>
          </w:p>
        </w:tc>
      </w:tr>
      <w:tr w:rsidR="00D80D8A" w14:paraId="254472C8" w14:textId="77777777">
        <w:tc>
          <w:tcPr>
            <w:tcW w:w="22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64C94E" w14:textId="77777777" w:rsidR="00D80D8A" w:rsidRDefault="00BE6280">
            <w:r>
              <w:rPr>
                <w:rFonts w:ascii="Arial Unicode MS" w:eastAsia="Arial Unicode MS" w:hAnsi="Arial Unicode MS" w:cs="Arial Unicode MS"/>
              </w:rPr>
              <w:lastRenderedPageBreak/>
              <w:t>계층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위임</w:t>
            </w:r>
          </w:p>
        </w:tc>
        <w:tc>
          <w:tcPr>
            <w:tcW w:w="22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8BA223" w14:textId="77777777" w:rsidR="00D80D8A" w:rsidRDefault="00BE6280">
            <w:proofErr w:type="spellStart"/>
            <w:r>
              <w:rPr>
                <w:rFonts w:ascii="Arial Unicode MS" w:eastAsia="Arial Unicode MS" w:hAnsi="Arial Unicode MS" w:cs="Arial Unicode MS"/>
              </w:rPr>
              <w:t>Supervisor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+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Worker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구조</w:t>
            </w:r>
          </w:p>
        </w:tc>
        <w:tc>
          <w:tcPr>
            <w:tcW w:w="22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D7C24D" w14:textId="77777777" w:rsidR="00D80D8A" w:rsidRDefault="00BE6280">
            <w:r>
              <w:rPr>
                <w:rFonts w:ascii="Arial Unicode MS" w:eastAsia="Arial Unicode MS" w:hAnsi="Arial Unicode MS" w:cs="Arial Unicode MS"/>
              </w:rPr>
              <w:t>상위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Agent</w:t>
            </w:r>
            <w:r>
              <w:rPr>
                <w:rFonts w:ascii="Arial Unicode MS" w:eastAsia="Arial Unicode MS" w:hAnsi="Arial Unicode MS" w:cs="Arial Unicode MS"/>
              </w:rPr>
              <w:t>가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하위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Agent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그룹에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태스크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위임</w:t>
            </w:r>
          </w:p>
        </w:tc>
        <w:tc>
          <w:tcPr>
            <w:tcW w:w="22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45D68C" w14:textId="77777777" w:rsidR="00D80D8A" w:rsidRDefault="00BE6280">
            <w:r>
              <w:rPr>
                <w:rFonts w:ascii="Arial Unicode MS" w:eastAsia="Arial Unicode MS" w:hAnsi="Arial Unicode MS" w:cs="Arial Unicode MS"/>
              </w:rPr>
              <w:t>분산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트레이싱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필수</w:t>
            </w:r>
            <w:r>
              <w:rPr>
                <w:rFonts w:ascii="Arial Unicode MS" w:eastAsia="Arial Unicode MS" w:hAnsi="Arial Unicode MS" w:cs="Arial Unicode MS"/>
              </w:rPr>
              <w:t xml:space="preserve">, A2A </w:t>
            </w:r>
            <w:r>
              <w:rPr>
                <w:rFonts w:ascii="Arial Unicode MS" w:eastAsia="Arial Unicode MS" w:hAnsi="Arial Unicode MS" w:cs="Arial Unicode MS"/>
              </w:rPr>
              <w:t>검토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대상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Memory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공유</w:t>
            </w:r>
            <w:r>
              <w:rPr>
                <w:rFonts w:ascii="Arial Unicode MS" w:eastAsia="Arial Unicode MS" w:hAnsi="Arial Unicode MS" w:cs="Arial Unicode MS"/>
              </w:rPr>
              <w:t>/</w:t>
            </w:r>
            <w:r>
              <w:rPr>
                <w:rFonts w:ascii="Arial Unicode MS" w:eastAsia="Arial Unicode MS" w:hAnsi="Arial Unicode MS" w:cs="Arial Unicode MS"/>
              </w:rPr>
              <w:t>격리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설계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필요</w:t>
            </w:r>
          </w:p>
        </w:tc>
      </w:tr>
    </w:tbl>
    <w:p w14:paraId="4DF425CB" w14:textId="77777777" w:rsidR="00D80D8A" w:rsidRDefault="00D80D8A"/>
    <w:p w14:paraId="2A5AACFF" w14:textId="77777777" w:rsidR="00D80D8A" w:rsidRDefault="00BE6280">
      <w:r>
        <w:rPr>
          <w:rFonts w:ascii="Arial Unicode MS" w:eastAsia="Arial Unicode MS" w:hAnsi="Arial Unicode MS" w:cs="Arial Unicode MS"/>
        </w:rPr>
        <w:t>참조</w:t>
      </w:r>
      <w:r>
        <w:rPr>
          <w:rFonts w:ascii="Arial Unicode MS" w:eastAsia="Arial Unicode MS" w:hAnsi="Arial Unicode MS" w:cs="Arial Unicode MS"/>
        </w:rPr>
        <w:t xml:space="preserve">: </w:t>
      </w:r>
      <w:r>
        <w:rPr>
          <w:rFonts w:ascii="Arial Unicode MS" w:eastAsia="Arial Unicode MS" w:hAnsi="Arial Unicode MS" w:cs="Arial Unicode MS"/>
        </w:rPr>
        <w:t>레퍼런스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아키텍처</w:t>
      </w:r>
      <w:r>
        <w:rPr>
          <w:rFonts w:ascii="Arial Unicode MS" w:eastAsia="Arial Unicode MS" w:hAnsi="Arial Unicode MS" w:cs="Arial Unicode MS"/>
        </w:rPr>
        <w:t xml:space="preserve"> §2.4 MAS </w:t>
      </w:r>
      <w:r>
        <w:rPr>
          <w:rFonts w:ascii="Arial Unicode MS" w:eastAsia="Arial Unicode MS" w:hAnsi="Arial Unicode MS" w:cs="Arial Unicode MS"/>
        </w:rPr>
        <w:t>설계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원리</w:t>
      </w:r>
      <w:r>
        <w:rPr>
          <w:rFonts w:ascii="Arial Unicode MS" w:eastAsia="Arial Unicode MS" w:hAnsi="Arial Unicode MS" w:cs="Arial Unicode MS"/>
        </w:rPr>
        <w:t xml:space="preserve">, §3.1 </w:t>
      </w:r>
      <w:r>
        <w:rPr>
          <w:rFonts w:ascii="Arial Unicode MS" w:eastAsia="Arial Unicode MS" w:hAnsi="Arial Unicode MS" w:cs="Arial Unicode MS"/>
        </w:rPr>
        <w:t>계층형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구조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근거</w:t>
      </w:r>
    </w:p>
    <w:p w14:paraId="73AB7AB7" w14:textId="77777777" w:rsidR="00D80D8A" w:rsidRDefault="00BE6280">
      <w:pPr>
        <w:pStyle w:val="3"/>
      </w:pPr>
      <w:bookmarkStart w:id="10" w:name="_bhuf2kqjdcz4" w:colFirst="0" w:colLast="0"/>
      <w:bookmarkEnd w:id="10"/>
      <w:r>
        <w:rPr>
          <w:rFonts w:ascii="Arial Unicode MS" w:eastAsia="Arial Unicode MS" w:hAnsi="Arial Unicode MS" w:cs="Arial Unicode MS"/>
        </w:rPr>
        <w:t xml:space="preserve">2.1.3 </w:t>
      </w:r>
      <w:r>
        <w:rPr>
          <w:rFonts w:ascii="Arial Unicode MS" w:eastAsia="Arial Unicode MS" w:hAnsi="Arial Unicode MS" w:cs="Arial Unicode MS"/>
        </w:rPr>
        <w:t>비표준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참조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패턴</w:t>
      </w:r>
    </w:p>
    <w:p w14:paraId="148FB4A5" w14:textId="77777777" w:rsidR="00D80D8A" w:rsidRDefault="00BE6280">
      <w:proofErr w:type="spellStart"/>
      <w:r>
        <w:rPr>
          <w:rFonts w:ascii="Arial Unicode MS" w:eastAsia="Arial Unicode MS" w:hAnsi="Arial Unicode MS" w:cs="Arial Unicode MS"/>
        </w:rPr>
        <w:t>Collaborative</w:t>
      </w:r>
      <w:proofErr w:type="spellEnd"/>
      <w:r>
        <w:rPr>
          <w:rFonts w:ascii="Arial Unicode MS" w:eastAsia="Arial Unicode MS" w:hAnsi="Arial Unicode MS" w:cs="Arial Unicode MS"/>
        </w:rPr>
        <w:t>(</w:t>
      </w:r>
      <w:r>
        <w:rPr>
          <w:rFonts w:ascii="Arial Unicode MS" w:eastAsia="Arial Unicode MS" w:hAnsi="Arial Unicode MS" w:cs="Arial Unicode MS"/>
        </w:rPr>
        <w:t>자율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토론</w:t>
      </w:r>
      <w:r>
        <w:rPr>
          <w:rFonts w:ascii="Arial Unicode MS" w:eastAsia="Arial Unicode MS" w:hAnsi="Arial Unicode MS" w:cs="Arial Unicode MS"/>
        </w:rPr>
        <w:t xml:space="preserve">), </w:t>
      </w:r>
      <w:proofErr w:type="spellStart"/>
      <w:r>
        <w:rPr>
          <w:rFonts w:ascii="Arial Unicode MS" w:eastAsia="Arial Unicode MS" w:hAnsi="Arial Unicode MS" w:cs="Arial Unicode MS"/>
        </w:rPr>
        <w:t>Decentralized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등은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표준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대상이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아니다</w:t>
      </w:r>
      <w:r>
        <w:rPr>
          <w:rFonts w:ascii="Arial Unicode MS" w:eastAsia="Arial Unicode MS" w:hAnsi="Arial Unicode MS" w:cs="Arial Unicode MS"/>
        </w:rPr>
        <w:t xml:space="preserve">. </w:t>
      </w:r>
      <w:proofErr w:type="spellStart"/>
      <w:r>
        <w:rPr>
          <w:rFonts w:ascii="Arial Unicode MS" w:eastAsia="Arial Unicode MS" w:hAnsi="Arial Unicode MS" w:cs="Arial Unicode MS"/>
        </w:rPr>
        <w:t>PoC·</w:t>
      </w:r>
      <w:r>
        <w:rPr>
          <w:rFonts w:ascii="Arial Unicode MS" w:eastAsia="Arial Unicode MS" w:hAnsi="Arial Unicode MS" w:cs="Arial Unicode MS"/>
        </w:rPr>
        <w:t>연구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목적으로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참조할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있으며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프로덕션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적용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예외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사유를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명시해야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한다</w:t>
      </w:r>
      <w:r>
        <w:rPr>
          <w:rFonts w:ascii="Arial Unicode MS" w:eastAsia="Arial Unicode MS" w:hAnsi="Arial Unicode MS" w:cs="Arial Unicode MS"/>
        </w:rPr>
        <w:t>. 12</w:t>
      </w:r>
      <w:r>
        <w:rPr>
          <w:rFonts w:ascii="Arial Unicode MS" w:eastAsia="Arial Unicode MS" w:hAnsi="Arial Unicode MS" w:cs="Arial Unicode MS"/>
        </w:rPr>
        <w:t>장에서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참조용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기술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조합을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제시한다</w:t>
      </w:r>
      <w:r>
        <w:rPr>
          <w:rFonts w:ascii="Arial Unicode MS" w:eastAsia="Arial Unicode MS" w:hAnsi="Arial Unicode MS" w:cs="Arial Unicode MS"/>
        </w:rPr>
        <w:t>.</w:t>
      </w:r>
    </w:p>
    <w:p w14:paraId="6811E2A6" w14:textId="77777777" w:rsidR="00D80D8A" w:rsidRDefault="00D80D8A"/>
    <w:p w14:paraId="1130E9CD" w14:textId="77777777" w:rsidR="00D80D8A" w:rsidRDefault="00BE6280">
      <w:r>
        <w:rPr>
          <w:rFonts w:ascii="Arial Unicode MS" w:eastAsia="Arial Unicode MS" w:hAnsi="Arial Unicode MS" w:cs="Arial Unicode MS"/>
        </w:rPr>
        <w:t>참조</w:t>
      </w:r>
      <w:r>
        <w:rPr>
          <w:rFonts w:ascii="Arial Unicode MS" w:eastAsia="Arial Unicode MS" w:hAnsi="Arial Unicode MS" w:cs="Arial Unicode MS"/>
        </w:rPr>
        <w:t xml:space="preserve">: </w:t>
      </w:r>
      <w:r>
        <w:rPr>
          <w:rFonts w:ascii="Arial Unicode MS" w:eastAsia="Arial Unicode MS" w:hAnsi="Arial Unicode MS" w:cs="Arial Unicode MS"/>
        </w:rPr>
        <w:t>레퍼런스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아키텍처</w:t>
      </w:r>
      <w:r>
        <w:rPr>
          <w:rFonts w:ascii="Arial Unicode MS" w:eastAsia="Arial Unicode MS" w:hAnsi="Arial Unicode MS" w:cs="Arial Unicode MS"/>
        </w:rPr>
        <w:t xml:space="preserve"> §3.1.1 </w:t>
      </w:r>
      <w:r>
        <w:rPr>
          <w:rFonts w:ascii="Arial Unicode MS" w:eastAsia="Arial Unicode MS" w:hAnsi="Arial Unicode MS" w:cs="Arial Unicode MS"/>
        </w:rPr>
        <w:t>확장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패턴</w:t>
      </w:r>
    </w:p>
    <w:p w14:paraId="1C861BBE" w14:textId="77777777" w:rsidR="00D80D8A" w:rsidRDefault="00BE6280">
      <w:pPr>
        <w:pStyle w:val="2"/>
      </w:pPr>
      <w:bookmarkStart w:id="11" w:name="_1dmxso5sue2c" w:colFirst="0" w:colLast="0"/>
      <w:bookmarkEnd w:id="11"/>
      <w:r>
        <w:rPr>
          <w:rFonts w:ascii="Arial Unicode MS" w:eastAsia="Arial Unicode MS" w:hAnsi="Arial Unicode MS" w:cs="Arial Unicode MS"/>
        </w:rPr>
        <w:t xml:space="preserve">2.2 </w:t>
      </w:r>
      <w:r>
        <w:rPr>
          <w:rFonts w:ascii="Arial Unicode MS" w:eastAsia="Arial Unicode MS" w:hAnsi="Arial Unicode MS" w:cs="Arial Unicode MS"/>
        </w:rPr>
        <w:t>배포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환경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유형과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인프라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제약</w:t>
      </w:r>
    </w:p>
    <w:p w14:paraId="2BEA44D8" w14:textId="77777777" w:rsidR="00633BE3" w:rsidRDefault="00BE6280">
      <w:pPr>
        <w:rPr>
          <w:rFonts w:ascii="Arial Unicode MS" w:hAnsi="Arial Unicode MS" w:cs="Arial Unicode MS"/>
        </w:rPr>
      </w:pPr>
      <w:r>
        <w:rPr>
          <w:rFonts w:ascii="Arial Unicode MS" w:eastAsia="Arial Unicode MS" w:hAnsi="Arial Unicode MS" w:cs="Arial Unicode MS"/>
        </w:rPr>
        <w:t>기술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선정은</w:t>
      </w:r>
      <w:r>
        <w:rPr>
          <w:rFonts w:ascii="Arial Unicode MS" w:eastAsia="Arial Unicode MS" w:hAnsi="Arial Unicode MS" w:cs="Arial Unicode MS"/>
        </w:rPr>
        <w:t xml:space="preserve"> "</w:t>
      </w:r>
      <w:r>
        <w:rPr>
          <w:rFonts w:ascii="Arial Unicode MS" w:eastAsia="Arial Unicode MS" w:hAnsi="Arial Unicode MS" w:cs="Arial Unicode MS"/>
        </w:rPr>
        <w:t>어떤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기술을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고르는가</w:t>
      </w:r>
      <w:r>
        <w:rPr>
          <w:rFonts w:ascii="Arial Unicode MS" w:eastAsia="Arial Unicode MS" w:hAnsi="Arial Unicode MS" w:cs="Arial Unicode MS"/>
        </w:rPr>
        <w:t>"</w:t>
      </w:r>
      <w:r>
        <w:rPr>
          <w:rFonts w:ascii="Arial Unicode MS" w:eastAsia="Arial Unicode MS" w:hAnsi="Arial Unicode MS" w:cs="Arial Unicode MS"/>
        </w:rPr>
        <w:t>뿐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아니라</w:t>
      </w:r>
      <w:r>
        <w:rPr>
          <w:rFonts w:ascii="Arial Unicode MS" w:eastAsia="Arial Unicode MS" w:hAnsi="Arial Unicode MS" w:cs="Arial Unicode MS"/>
        </w:rPr>
        <w:t xml:space="preserve"> "</w:t>
      </w:r>
      <w:r>
        <w:rPr>
          <w:rFonts w:ascii="Arial Unicode MS" w:eastAsia="Arial Unicode MS" w:hAnsi="Arial Unicode MS" w:cs="Arial Unicode MS"/>
        </w:rPr>
        <w:t>어디에서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실행하는가</w:t>
      </w:r>
      <w:r>
        <w:rPr>
          <w:rFonts w:ascii="Arial Unicode MS" w:eastAsia="Arial Unicode MS" w:hAnsi="Arial Unicode MS" w:cs="Arial Unicode MS"/>
        </w:rPr>
        <w:t>"</w:t>
      </w:r>
      <w:r>
        <w:rPr>
          <w:rFonts w:ascii="Arial Unicode MS" w:eastAsia="Arial Unicode MS" w:hAnsi="Arial Unicode MS" w:cs="Arial Unicode MS"/>
        </w:rPr>
        <w:t>에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의해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크게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달라진다</w:t>
      </w:r>
      <w:r>
        <w:rPr>
          <w:rFonts w:ascii="Arial Unicode MS" w:eastAsia="Arial Unicode MS" w:hAnsi="Arial Unicode MS" w:cs="Arial Unicode MS"/>
        </w:rPr>
        <w:t xml:space="preserve">. </w:t>
      </w:r>
      <w:r>
        <w:rPr>
          <w:rFonts w:ascii="Arial Unicode MS" w:eastAsia="Arial Unicode MS" w:hAnsi="Arial Unicode MS" w:cs="Arial Unicode MS"/>
        </w:rPr>
        <w:t>배포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환경은</w:t>
      </w:r>
      <w:r>
        <w:rPr>
          <w:rFonts w:ascii="Arial Unicode MS" w:eastAsia="Arial Unicode MS" w:hAnsi="Arial Unicode MS" w:cs="Arial Unicode MS"/>
        </w:rPr>
        <w:t xml:space="preserve"> 3</w:t>
      </w:r>
      <w:r>
        <w:rPr>
          <w:rFonts w:ascii="Arial Unicode MS" w:eastAsia="Arial Unicode MS" w:hAnsi="Arial Unicode MS" w:cs="Arial Unicode MS"/>
        </w:rPr>
        <w:t>장</w:t>
      </w:r>
      <w:r>
        <w:rPr>
          <w:rFonts w:ascii="Arial Unicode MS" w:eastAsia="Arial Unicode MS" w:hAnsi="Arial Unicode MS" w:cs="Arial Unicode MS"/>
        </w:rPr>
        <w:t>~11</w:t>
      </w:r>
      <w:r>
        <w:rPr>
          <w:rFonts w:ascii="Arial Unicode MS" w:eastAsia="Arial Unicode MS" w:hAnsi="Arial Unicode MS" w:cs="Arial Unicode MS"/>
        </w:rPr>
        <w:t>장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전체에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걸쳐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선택지를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제한하는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횡단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조건이므로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개별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영역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선정에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앞서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환경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유형을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먼저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확정해야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한다</w:t>
      </w:r>
      <w:r>
        <w:rPr>
          <w:rFonts w:ascii="Arial Unicode MS" w:eastAsia="Arial Unicode MS" w:hAnsi="Arial Unicode MS" w:cs="Arial Unicode MS"/>
        </w:rPr>
        <w:t>.</w:t>
      </w:r>
      <w:r w:rsidR="00633BE3">
        <w:rPr>
          <w:rFonts w:ascii="Arial Unicode MS" w:hAnsi="Arial Unicode MS" w:cs="Arial Unicode MS"/>
        </w:rPr>
        <w:br/>
      </w:r>
    </w:p>
    <w:p w14:paraId="443E5A01" w14:textId="764396A9" w:rsidR="00633BE3" w:rsidRDefault="00633BE3" w:rsidP="00633BE3">
      <w:pPr>
        <w:pStyle w:val="3"/>
        <w:rPr>
          <w:rFonts w:ascii="맑은 고딕" w:eastAsia="맑은 고딕" w:hAnsi="맑은 고딕" w:cs="맑은 고딕"/>
        </w:rPr>
      </w:pPr>
      <w:r>
        <w:rPr>
          <w:rFonts w:ascii="Arial Unicode MS" w:eastAsia="Arial Unicode MS" w:hAnsi="Arial Unicode MS" w:cs="Arial Unicode MS"/>
        </w:rPr>
        <w:t>2.2.</w:t>
      </w:r>
      <w:r>
        <w:rPr>
          <w:rFonts w:ascii="Arial Unicode MS" w:hAnsi="Arial Unicode MS" w:cs="Arial Unicode MS"/>
        </w:rPr>
        <w:t>1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맑은 고딕" w:eastAsia="맑은 고딕" w:hAnsi="맑은 고딕" w:cs="맑은 고딕" w:hint="eastAsia"/>
        </w:rPr>
        <w:t>배포 환경 유형 정의</w:t>
      </w:r>
    </w:p>
    <w:p w14:paraId="084D4F7C" w14:textId="77777777" w:rsidR="00633BE3" w:rsidRPr="00633BE3" w:rsidRDefault="00633BE3" w:rsidP="00633BE3">
      <w:pPr>
        <w:rPr>
          <w:rFonts w:hint="eastAsia"/>
          <w:lang w:val="en-US"/>
        </w:rPr>
      </w:pPr>
      <w:r w:rsidRPr="00633BE3">
        <w:rPr>
          <w:rFonts w:hint="eastAsia"/>
          <w:lang w:val="en-US"/>
        </w:rPr>
        <w:t xml:space="preserve">AI Agent </w:t>
      </w:r>
      <w:r w:rsidRPr="00633BE3">
        <w:rPr>
          <w:rFonts w:hint="eastAsia"/>
          <w:lang w:val="en-US"/>
        </w:rPr>
        <w:t>시스템의</w:t>
      </w:r>
      <w:r w:rsidRPr="00633BE3">
        <w:rPr>
          <w:rFonts w:hint="eastAsia"/>
          <w:lang w:val="en-US"/>
        </w:rPr>
        <w:t xml:space="preserve"> </w:t>
      </w:r>
      <w:r w:rsidRPr="00633BE3">
        <w:rPr>
          <w:rFonts w:hint="eastAsia"/>
          <w:lang w:val="en-US"/>
        </w:rPr>
        <w:t>배포</w:t>
      </w:r>
      <w:r w:rsidRPr="00633BE3">
        <w:rPr>
          <w:rFonts w:hint="eastAsia"/>
          <w:lang w:val="en-US"/>
        </w:rPr>
        <w:t xml:space="preserve"> </w:t>
      </w:r>
      <w:r w:rsidRPr="00633BE3">
        <w:rPr>
          <w:rFonts w:hint="eastAsia"/>
          <w:lang w:val="en-US"/>
        </w:rPr>
        <w:t>환경은</w:t>
      </w:r>
      <w:r w:rsidRPr="00633BE3">
        <w:rPr>
          <w:rFonts w:hint="eastAsia"/>
          <w:lang w:val="en-US"/>
        </w:rPr>
        <w:t xml:space="preserve"> </w:t>
      </w:r>
      <w:r w:rsidRPr="00633BE3">
        <w:rPr>
          <w:rFonts w:hint="eastAsia"/>
          <w:lang w:val="en-US"/>
        </w:rPr>
        <w:t>아래</w:t>
      </w:r>
      <w:r w:rsidRPr="00633BE3">
        <w:rPr>
          <w:rFonts w:hint="eastAsia"/>
          <w:lang w:val="en-US"/>
        </w:rPr>
        <w:t xml:space="preserve"> </w:t>
      </w:r>
      <w:r w:rsidRPr="00633BE3">
        <w:rPr>
          <w:rFonts w:hint="eastAsia"/>
          <w:lang w:val="en-US"/>
        </w:rPr>
        <w:t>네</w:t>
      </w:r>
      <w:r w:rsidRPr="00633BE3">
        <w:rPr>
          <w:rFonts w:hint="eastAsia"/>
          <w:lang w:val="en-US"/>
        </w:rPr>
        <w:t xml:space="preserve"> </w:t>
      </w:r>
      <w:r w:rsidRPr="00633BE3">
        <w:rPr>
          <w:rFonts w:hint="eastAsia"/>
          <w:lang w:val="en-US"/>
        </w:rPr>
        <w:t>가지</w:t>
      </w:r>
      <w:r w:rsidRPr="00633BE3">
        <w:rPr>
          <w:rFonts w:hint="eastAsia"/>
          <w:lang w:val="en-US"/>
        </w:rPr>
        <w:t xml:space="preserve"> </w:t>
      </w:r>
      <w:r w:rsidRPr="00633BE3">
        <w:rPr>
          <w:rFonts w:hint="eastAsia"/>
          <w:lang w:val="en-US"/>
        </w:rPr>
        <w:t>유형으로</w:t>
      </w:r>
      <w:r w:rsidRPr="00633BE3">
        <w:rPr>
          <w:rFonts w:hint="eastAsia"/>
          <w:lang w:val="en-US"/>
        </w:rPr>
        <w:t xml:space="preserve"> </w:t>
      </w:r>
      <w:r w:rsidRPr="00633BE3">
        <w:rPr>
          <w:rFonts w:hint="eastAsia"/>
          <w:lang w:val="en-US"/>
        </w:rPr>
        <w:t>구분한다</w:t>
      </w:r>
      <w:r w:rsidRPr="00633BE3">
        <w:rPr>
          <w:rFonts w:hint="eastAsia"/>
          <w:lang w:val="en-US"/>
        </w:rPr>
        <w:t>.</w:t>
      </w:r>
    </w:p>
    <w:p w14:paraId="19F7D559" w14:textId="33DE8184" w:rsidR="00633BE3" w:rsidRDefault="00633BE3" w:rsidP="00633BE3">
      <w:pPr>
        <w:rPr>
          <w:lang w:val="en-US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9"/>
        <w:gridCol w:w="4835"/>
        <w:gridCol w:w="2885"/>
      </w:tblGrid>
      <w:tr w:rsidR="00633BE3" w:rsidRPr="00633BE3" w14:paraId="759CFF21" w14:textId="77777777" w:rsidTr="00633BE3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5957106" w14:textId="77777777" w:rsidR="00633BE3" w:rsidRPr="00633BE3" w:rsidRDefault="00633BE3" w:rsidP="00633BE3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633BE3">
              <w:rPr>
                <w:b/>
                <w:bCs/>
                <w:sz w:val="20"/>
                <w:szCs w:val="20"/>
                <w:lang w:val="en-US"/>
              </w:rPr>
              <w:t>유형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11DC1ED" w14:textId="77777777" w:rsidR="00633BE3" w:rsidRPr="00633BE3" w:rsidRDefault="00633BE3" w:rsidP="00633BE3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633BE3">
              <w:rPr>
                <w:b/>
                <w:bCs/>
                <w:sz w:val="20"/>
                <w:szCs w:val="20"/>
                <w:lang w:val="en-US"/>
              </w:rPr>
              <w:t>정의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DA59DA2" w14:textId="77777777" w:rsidR="00633BE3" w:rsidRPr="00633BE3" w:rsidRDefault="00633BE3" w:rsidP="00633BE3">
            <w:pPr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633BE3">
              <w:rPr>
                <w:b/>
                <w:bCs/>
                <w:sz w:val="20"/>
                <w:szCs w:val="20"/>
                <w:lang w:val="en-US"/>
              </w:rPr>
              <w:t>핵심</w:t>
            </w:r>
            <w:r w:rsidRPr="00633BE3">
              <w:rPr>
                <w:b/>
                <w:bCs/>
                <w:sz w:val="20"/>
                <w:szCs w:val="20"/>
                <w:lang w:val="en-US"/>
              </w:rPr>
              <w:t xml:space="preserve"> </w:t>
            </w:r>
            <w:r w:rsidRPr="00633BE3">
              <w:rPr>
                <w:b/>
                <w:bCs/>
                <w:sz w:val="20"/>
                <w:szCs w:val="20"/>
                <w:lang w:val="en-US"/>
              </w:rPr>
              <w:t>키워드</w:t>
            </w:r>
          </w:p>
        </w:tc>
      </w:tr>
      <w:tr w:rsidR="00633BE3" w:rsidRPr="00633BE3" w14:paraId="2FB88965" w14:textId="77777777" w:rsidTr="00633BE3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2F4866F" w14:textId="77777777" w:rsidR="00633BE3" w:rsidRPr="00633BE3" w:rsidRDefault="00633BE3" w:rsidP="00633BE3">
            <w:pPr>
              <w:jc w:val="center"/>
              <w:rPr>
                <w:sz w:val="20"/>
                <w:szCs w:val="20"/>
                <w:lang w:val="en-US"/>
              </w:rPr>
            </w:pPr>
            <w:r w:rsidRPr="00633BE3">
              <w:rPr>
                <w:b/>
                <w:bCs/>
                <w:sz w:val="20"/>
                <w:szCs w:val="20"/>
                <w:lang w:val="en-US"/>
              </w:rPr>
              <w:t>Public Cloud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9D6041A" w14:textId="77777777" w:rsidR="00633BE3" w:rsidRPr="00633BE3" w:rsidRDefault="00633BE3" w:rsidP="00633BE3">
            <w:pPr>
              <w:rPr>
                <w:sz w:val="20"/>
                <w:szCs w:val="20"/>
                <w:lang w:val="en-US"/>
              </w:rPr>
            </w:pPr>
            <w:proofErr w:type="spellStart"/>
            <w:r w:rsidRPr="00633BE3">
              <w:rPr>
                <w:sz w:val="20"/>
                <w:szCs w:val="20"/>
                <w:lang w:val="en-US"/>
              </w:rPr>
              <w:t>AWS·Azure·GCP</w:t>
            </w:r>
            <w:proofErr w:type="spellEnd"/>
            <w:r w:rsidRPr="00633BE3">
              <w:rPr>
                <w:sz w:val="20"/>
                <w:szCs w:val="20"/>
                <w:lang w:val="en-US"/>
              </w:rPr>
              <w:t xml:space="preserve"> </w:t>
            </w:r>
            <w:r w:rsidRPr="00633BE3">
              <w:rPr>
                <w:sz w:val="20"/>
                <w:szCs w:val="20"/>
                <w:lang w:val="en-US"/>
              </w:rPr>
              <w:t>등</w:t>
            </w:r>
            <w:r w:rsidRPr="00633BE3">
              <w:rPr>
                <w:sz w:val="20"/>
                <w:szCs w:val="20"/>
                <w:lang w:val="en-US"/>
              </w:rPr>
              <w:t xml:space="preserve"> </w:t>
            </w:r>
            <w:r w:rsidRPr="00633BE3">
              <w:rPr>
                <w:sz w:val="20"/>
                <w:szCs w:val="20"/>
                <w:lang w:val="en-US"/>
              </w:rPr>
              <w:t>외부</w:t>
            </w:r>
            <w:r w:rsidRPr="00633BE3">
              <w:rPr>
                <w:sz w:val="20"/>
                <w:szCs w:val="20"/>
                <w:lang w:val="en-US"/>
              </w:rPr>
              <w:t xml:space="preserve"> </w:t>
            </w:r>
            <w:r w:rsidRPr="00633BE3">
              <w:rPr>
                <w:sz w:val="20"/>
                <w:szCs w:val="20"/>
                <w:lang w:val="en-US"/>
              </w:rPr>
              <w:t>사업자의</w:t>
            </w:r>
            <w:r w:rsidRPr="00633BE3">
              <w:rPr>
                <w:sz w:val="20"/>
                <w:szCs w:val="20"/>
                <w:lang w:val="en-US"/>
              </w:rPr>
              <w:t xml:space="preserve"> </w:t>
            </w:r>
            <w:r w:rsidRPr="00633BE3">
              <w:rPr>
                <w:sz w:val="20"/>
                <w:szCs w:val="20"/>
                <w:lang w:val="en-US"/>
              </w:rPr>
              <w:t>관리형</w:t>
            </w:r>
            <w:r w:rsidRPr="00633BE3">
              <w:rPr>
                <w:sz w:val="20"/>
                <w:szCs w:val="20"/>
                <w:lang w:val="en-US"/>
              </w:rPr>
              <w:t xml:space="preserve"> </w:t>
            </w:r>
            <w:r w:rsidRPr="00633BE3">
              <w:rPr>
                <w:sz w:val="20"/>
                <w:szCs w:val="20"/>
                <w:lang w:val="en-US"/>
              </w:rPr>
              <w:t>인프라</w:t>
            </w:r>
            <w:r w:rsidRPr="00633BE3">
              <w:rPr>
                <w:sz w:val="20"/>
                <w:szCs w:val="20"/>
                <w:lang w:val="en-US"/>
              </w:rPr>
              <w:t xml:space="preserve"> </w:t>
            </w:r>
            <w:r w:rsidRPr="00633BE3">
              <w:rPr>
                <w:sz w:val="20"/>
                <w:szCs w:val="20"/>
                <w:lang w:val="en-US"/>
              </w:rPr>
              <w:t>사용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26820A1" w14:textId="77777777" w:rsidR="00633BE3" w:rsidRPr="00633BE3" w:rsidRDefault="00633BE3" w:rsidP="00633BE3">
            <w:pPr>
              <w:rPr>
                <w:sz w:val="20"/>
                <w:szCs w:val="20"/>
                <w:lang w:val="en-US"/>
              </w:rPr>
            </w:pPr>
            <w:r w:rsidRPr="00633BE3">
              <w:rPr>
                <w:sz w:val="20"/>
                <w:szCs w:val="20"/>
                <w:lang w:val="en-US"/>
              </w:rPr>
              <w:t>종량제</w:t>
            </w:r>
            <w:r w:rsidRPr="00633BE3">
              <w:rPr>
                <w:sz w:val="20"/>
                <w:szCs w:val="20"/>
                <w:lang w:val="en-US"/>
              </w:rPr>
              <w:t xml:space="preserve">, </w:t>
            </w:r>
            <w:r w:rsidRPr="00633BE3">
              <w:rPr>
                <w:sz w:val="20"/>
                <w:szCs w:val="20"/>
                <w:lang w:val="en-US"/>
              </w:rPr>
              <w:t>관리형</w:t>
            </w:r>
            <w:r w:rsidRPr="00633BE3">
              <w:rPr>
                <w:sz w:val="20"/>
                <w:szCs w:val="20"/>
                <w:lang w:val="en-US"/>
              </w:rPr>
              <w:t xml:space="preserve"> </w:t>
            </w:r>
            <w:r w:rsidRPr="00633BE3">
              <w:rPr>
                <w:sz w:val="20"/>
                <w:szCs w:val="20"/>
                <w:lang w:val="en-US"/>
              </w:rPr>
              <w:t>서비스</w:t>
            </w:r>
            <w:r w:rsidRPr="00633BE3">
              <w:rPr>
                <w:sz w:val="20"/>
                <w:szCs w:val="20"/>
                <w:lang w:val="en-US"/>
              </w:rPr>
              <w:t xml:space="preserve">, </w:t>
            </w:r>
            <w:r w:rsidRPr="00633BE3">
              <w:rPr>
                <w:sz w:val="20"/>
                <w:szCs w:val="20"/>
                <w:lang w:val="en-US"/>
              </w:rPr>
              <w:t>상용</w:t>
            </w:r>
            <w:r w:rsidRPr="00633BE3">
              <w:rPr>
                <w:sz w:val="20"/>
                <w:szCs w:val="20"/>
                <w:lang w:val="en-US"/>
              </w:rPr>
              <w:t xml:space="preserve"> LLM API</w:t>
            </w:r>
          </w:p>
        </w:tc>
      </w:tr>
      <w:tr w:rsidR="00633BE3" w:rsidRPr="00633BE3" w14:paraId="56A3F7E2" w14:textId="77777777" w:rsidTr="00633BE3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57BB76A" w14:textId="77777777" w:rsidR="00633BE3" w:rsidRPr="00633BE3" w:rsidRDefault="00633BE3" w:rsidP="00633BE3">
            <w:pPr>
              <w:jc w:val="center"/>
              <w:rPr>
                <w:sz w:val="20"/>
                <w:szCs w:val="20"/>
                <w:lang w:val="en-US"/>
              </w:rPr>
            </w:pPr>
            <w:r w:rsidRPr="00633BE3">
              <w:rPr>
                <w:b/>
                <w:bCs/>
                <w:sz w:val="20"/>
                <w:szCs w:val="20"/>
                <w:lang w:val="en-US"/>
              </w:rPr>
              <w:t>Private Cloud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638418A" w14:textId="77777777" w:rsidR="00633BE3" w:rsidRPr="00633BE3" w:rsidRDefault="00633BE3" w:rsidP="00633BE3">
            <w:pPr>
              <w:rPr>
                <w:sz w:val="20"/>
                <w:szCs w:val="20"/>
                <w:lang w:val="en-US"/>
              </w:rPr>
            </w:pPr>
            <w:r w:rsidRPr="00633BE3">
              <w:rPr>
                <w:sz w:val="20"/>
                <w:szCs w:val="20"/>
                <w:lang w:val="en-US"/>
              </w:rPr>
              <w:t>자체</w:t>
            </w:r>
            <w:r w:rsidRPr="00633BE3">
              <w:rPr>
                <w:sz w:val="20"/>
                <w:szCs w:val="20"/>
                <w:lang w:val="en-US"/>
              </w:rPr>
              <w:t xml:space="preserve"> </w:t>
            </w:r>
            <w:r w:rsidRPr="00633BE3">
              <w:rPr>
                <w:sz w:val="20"/>
                <w:szCs w:val="20"/>
                <w:lang w:val="en-US"/>
              </w:rPr>
              <w:t>데이터센터에</w:t>
            </w:r>
            <w:r w:rsidRPr="00633BE3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633BE3">
              <w:rPr>
                <w:sz w:val="20"/>
                <w:szCs w:val="20"/>
                <w:lang w:val="en-US"/>
              </w:rPr>
              <w:t>OpenShift·Kubernetes</w:t>
            </w:r>
            <w:proofErr w:type="spellEnd"/>
            <w:r w:rsidRPr="00633BE3">
              <w:rPr>
                <w:sz w:val="20"/>
                <w:szCs w:val="20"/>
                <w:lang w:val="en-US"/>
              </w:rPr>
              <w:t xml:space="preserve"> </w:t>
            </w:r>
            <w:r w:rsidRPr="00633BE3">
              <w:rPr>
                <w:sz w:val="20"/>
                <w:szCs w:val="20"/>
                <w:lang w:val="en-US"/>
              </w:rPr>
              <w:t>등</w:t>
            </w:r>
            <w:r w:rsidRPr="00633BE3">
              <w:rPr>
                <w:sz w:val="20"/>
                <w:szCs w:val="20"/>
                <w:lang w:val="en-US"/>
              </w:rPr>
              <w:t xml:space="preserve"> </w:t>
            </w:r>
            <w:r w:rsidRPr="00633BE3">
              <w:rPr>
                <w:sz w:val="20"/>
                <w:szCs w:val="20"/>
                <w:lang w:val="en-US"/>
              </w:rPr>
              <w:t>컨테이너</w:t>
            </w:r>
            <w:r w:rsidRPr="00633BE3">
              <w:rPr>
                <w:sz w:val="20"/>
                <w:szCs w:val="20"/>
                <w:lang w:val="en-US"/>
              </w:rPr>
              <w:t xml:space="preserve"> </w:t>
            </w:r>
            <w:r w:rsidRPr="00633BE3">
              <w:rPr>
                <w:sz w:val="20"/>
                <w:szCs w:val="20"/>
                <w:lang w:val="en-US"/>
              </w:rPr>
              <w:t>플랫폼을</w:t>
            </w:r>
            <w:r w:rsidRPr="00633BE3">
              <w:rPr>
                <w:sz w:val="20"/>
                <w:szCs w:val="20"/>
                <w:lang w:val="en-US"/>
              </w:rPr>
              <w:t xml:space="preserve"> </w:t>
            </w:r>
            <w:r w:rsidRPr="00633BE3">
              <w:rPr>
                <w:sz w:val="20"/>
                <w:szCs w:val="20"/>
                <w:lang w:val="en-US"/>
              </w:rPr>
              <w:t>구축하여</w:t>
            </w:r>
            <w:r w:rsidRPr="00633BE3">
              <w:rPr>
                <w:sz w:val="20"/>
                <w:szCs w:val="20"/>
                <w:lang w:val="en-US"/>
              </w:rPr>
              <w:t xml:space="preserve"> Cloud-like </w:t>
            </w:r>
            <w:r w:rsidRPr="00633BE3">
              <w:rPr>
                <w:sz w:val="20"/>
                <w:szCs w:val="20"/>
                <w:lang w:val="en-US"/>
              </w:rPr>
              <w:t>운영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737116B" w14:textId="77777777" w:rsidR="00633BE3" w:rsidRPr="00633BE3" w:rsidRDefault="00633BE3" w:rsidP="00633BE3">
            <w:pPr>
              <w:rPr>
                <w:sz w:val="20"/>
                <w:szCs w:val="20"/>
                <w:lang w:val="en-US"/>
              </w:rPr>
            </w:pPr>
            <w:r w:rsidRPr="00633BE3">
              <w:rPr>
                <w:sz w:val="20"/>
                <w:szCs w:val="20"/>
                <w:lang w:val="en-US"/>
              </w:rPr>
              <w:t>데이터</w:t>
            </w:r>
            <w:r w:rsidRPr="00633BE3">
              <w:rPr>
                <w:sz w:val="20"/>
                <w:szCs w:val="20"/>
                <w:lang w:val="en-US"/>
              </w:rPr>
              <w:t xml:space="preserve"> </w:t>
            </w:r>
            <w:r w:rsidRPr="00633BE3">
              <w:rPr>
                <w:sz w:val="20"/>
                <w:szCs w:val="20"/>
                <w:lang w:val="en-US"/>
              </w:rPr>
              <w:t>격리</w:t>
            </w:r>
            <w:r w:rsidRPr="00633BE3">
              <w:rPr>
                <w:sz w:val="20"/>
                <w:szCs w:val="20"/>
                <w:lang w:val="en-US"/>
              </w:rPr>
              <w:t xml:space="preserve">, K8s </w:t>
            </w:r>
            <w:r w:rsidRPr="00633BE3">
              <w:rPr>
                <w:sz w:val="20"/>
                <w:szCs w:val="20"/>
                <w:lang w:val="en-US"/>
              </w:rPr>
              <w:t>오케스트레이션</w:t>
            </w:r>
            <w:r w:rsidRPr="00633BE3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633BE3">
              <w:rPr>
                <w:sz w:val="20"/>
                <w:szCs w:val="20"/>
                <w:lang w:val="en-US"/>
              </w:rPr>
              <w:t>셀프호스팅</w:t>
            </w:r>
            <w:proofErr w:type="spellEnd"/>
          </w:p>
        </w:tc>
      </w:tr>
      <w:tr w:rsidR="00633BE3" w:rsidRPr="00633BE3" w14:paraId="048EB4D1" w14:textId="77777777" w:rsidTr="00633BE3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B6973EA" w14:textId="77777777" w:rsidR="00633BE3" w:rsidRPr="00633BE3" w:rsidRDefault="00633BE3" w:rsidP="00633BE3">
            <w:pPr>
              <w:jc w:val="center"/>
              <w:rPr>
                <w:sz w:val="20"/>
                <w:szCs w:val="20"/>
                <w:lang w:val="en-US"/>
              </w:rPr>
            </w:pPr>
            <w:r w:rsidRPr="00633BE3">
              <w:rPr>
                <w:b/>
                <w:bCs/>
                <w:sz w:val="20"/>
                <w:szCs w:val="20"/>
                <w:lang w:val="en-US"/>
              </w:rPr>
              <w:t>On-Premise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790B78B" w14:textId="77777777" w:rsidR="00633BE3" w:rsidRPr="00633BE3" w:rsidRDefault="00633BE3" w:rsidP="00633BE3">
            <w:pPr>
              <w:rPr>
                <w:sz w:val="20"/>
                <w:szCs w:val="20"/>
                <w:lang w:val="en-US"/>
              </w:rPr>
            </w:pPr>
            <w:proofErr w:type="spellStart"/>
            <w:r w:rsidRPr="00633BE3">
              <w:rPr>
                <w:sz w:val="20"/>
                <w:szCs w:val="20"/>
                <w:lang w:val="en-US"/>
              </w:rPr>
              <w:t>베어메탈</w:t>
            </w:r>
            <w:proofErr w:type="spellEnd"/>
            <w:r w:rsidRPr="00633BE3">
              <w:rPr>
                <w:sz w:val="20"/>
                <w:szCs w:val="20"/>
                <w:lang w:val="en-US"/>
              </w:rPr>
              <w:t xml:space="preserve">·VM </w:t>
            </w:r>
            <w:r w:rsidRPr="00633BE3">
              <w:rPr>
                <w:sz w:val="20"/>
                <w:szCs w:val="20"/>
                <w:lang w:val="en-US"/>
              </w:rPr>
              <w:t>기반</w:t>
            </w:r>
            <w:r w:rsidRPr="00633BE3">
              <w:rPr>
                <w:sz w:val="20"/>
                <w:szCs w:val="20"/>
                <w:lang w:val="en-US"/>
              </w:rPr>
              <w:t xml:space="preserve"> </w:t>
            </w:r>
            <w:r w:rsidRPr="00633BE3">
              <w:rPr>
                <w:sz w:val="20"/>
                <w:szCs w:val="20"/>
                <w:lang w:val="en-US"/>
              </w:rPr>
              <w:t>자체</w:t>
            </w:r>
            <w:r w:rsidRPr="00633BE3">
              <w:rPr>
                <w:sz w:val="20"/>
                <w:szCs w:val="20"/>
                <w:lang w:val="en-US"/>
              </w:rPr>
              <w:t xml:space="preserve"> </w:t>
            </w:r>
            <w:r w:rsidRPr="00633BE3">
              <w:rPr>
                <w:sz w:val="20"/>
                <w:szCs w:val="20"/>
                <w:lang w:val="en-US"/>
              </w:rPr>
              <w:t>인프라를</w:t>
            </w:r>
            <w:r w:rsidRPr="00633BE3">
              <w:rPr>
                <w:sz w:val="20"/>
                <w:szCs w:val="20"/>
                <w:lang w:val="en-US"/>
              </w:rPr>
              <w:t xml:space="preserve"> </w:t>
            </w:r>
            <w:r w:rsidRPr="00633BE3">
              <w:rPr>
                <w:sz w:val="20"/>
                <w:szCs w:val="20"/>
                <w:lang w:val="en-US"/>
              </w:rPr>
              <w:t>직접</w:t>
            </w:r>
            <w:r w:rsidRPr="00633BE3">
              <w:rPr>
                <w:sz w:val="20"/>
                <w:szCs w:val="20"/>
                <w:lang w:val="en-US"/>
              </w:rPr>
              <w:t xml:space="preserve"> </w:t>
            </w:r>
            <w:r w:rsidRPr="00633BE3">
              <w:rPr>
                <w:sz w:val="20"/>
                <w:szCs w:val="20"/>
                <w:lang w:val="en-US"/>
              </w:rPr>
              <w:t>구축</w:t>
            </w:r>
            <w:r w:rsidRPr="00633BE3">
              <w:rPr>
                <w:sz w:val="20"/>
                <w:szCs w:val="20"/>
                <w:lang w:val="en-US"/>
              </w:rPr>
              <w:t>·</w:t>
            </w:r>
            <w:r w:rsidRPr="00633BE3">
              <w:rPr>
                <w:sz w:val="20"/>
                <w:szCs w:val="20"/>
                <w:lang w:val="en-US"/>
              </w:rPr>
              <w:t>운영</w:t>
            </w:r>
            <w:r w:rsidRPr="00633BE3">
              <w:rPr>
                <w:sz w:val="20"/>
                <w:szCs w:val="20"/>
                <w:lang w:val="en-US"/>
              </w:rPr>
              <w:t xml:space="preserve"> (</w:t>
            </w:r>
            <w:r w:rsidRPr="00633BE3">
              <w:rPr>
                <w:sz w:val="20"/>
                <w:szCs w:val="20"/>
                <w:lang w:val="en-US"/>
              </w:rPr>
              <w:t>컨테이너</w:t>
            </w:r>
            <w:r w:rsidRPr="00633BE3">
              <w:rPr>
                <w:sz w:val="20"/>
                <w:szCs w:val="20"/>
                <w:lang w:val="en-US"/>
              </w:rPr>
              <w:t xml:space="preserve"> </w:t>
            </w:r>
            <w:r w:rsidRPr="00633BE3">
              <w:rPr>
                <w:sz w:val="20"/>
                <w:szCs w:val="20"/>
                <w:lang w:val="en-US"/>
              </w:rPr>
              <w:t>플랫폼</w:t>
            </w:r>
            <w:r w:rsidRPr="00633BE3">
              <w:rPr>
                <w:sz w:val="20"/>
                <w:szCs w:val="20"/>
                <w:lang w:val="en-US"/>
              </w:rPr>
              <w:t xml:space="preserve"> </w:t>
            </w:r>
            <w:r w:rsidRPr="00633BE3">
              <w:rPr>
                <w:sz w:val="20"/>
                <w:szCs w:val="20"/>
                <w:lang w:val="en-US"/>
              </w:rPr>
              <w:t>없음</w:t>
            </w:r>
            <w:r w:rsidRPr="00633BE3">
              <w:rPr>
                <w:sz w:val="20"/>
                <w:szCs w:val="20"/>
                <w:lang w:val="en-US"/>
              </w:rPr>
              <w:t>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5DE19C1" w14:textId="77777777" w:rsidR="00633BE3" w:rsidRPr="00633BE3" w:rsidRDefault="00633BE3" w:rsidP="00633BE3">
            <w:pPr>
              <w:rPr>
                <w:sz w:val="20"/>
                <w:szCs w:val="20"/>
                <w:lang w:val="en-US"/>
              </w:rPr>
            </w:pPr>
            <w:proofErr w:type="spellStart"/>
            <w:r w:rsidRPr="00633BE3">
              <w:rPr>
                <w:sz w:val="20"/>
                <w:szCs w:val="20"/>
                <w:lang w:val="en-US"/>
              </w:rPr>
              <w:t>폐쇄망</w:t>
            </w:r>
            <w:proofErr w:type="spellEnd"/>
            <w:r w:rsidRPr="00633BE3">
              <w:rPr>
                <w:sz w:val="20"/>
                <w:szCs w:val="20"/>
                <w:lang w:val="en-US"/>
              </w:rPr>
              <w:t xml:space="preserve">, </w:t>
            </w:r>
            <w:r w:rsidRPr="00633BE3">
              <w:rPr>
                <w:sz w:val="20"/>
                <w:szCs w:val="20"/>
                <w:lang w:val="en-US"/>
              </w:rPr>
              <w:t>수동</w:t>
            </w:r>
            <w:r w:rsidRPr="00633BE3">
              <w:rPr>
                <w:sz w:val="20"/>
                <w:szCs w:val="20"/>
                <w:lang w:val="en-US"/>
              </w:rPr>
              <w:t xml:space="preserve"> </w:t>
            </w:r>
            <w:r w:rsidRPr="00633BE3">
              <w:rPr>
                <w:sz w:val="20"/>
                <w:szCs w:val="20"/>
                <w:lang w:val="en-US"/>
              </w:rPr>
              <w:t>운영</w:t>
            </w:r>
            <w:r w:rsidRPr="00633BE3">
              <w:rPr>
                <w:sz w:val="20"/>
                <w:szCs w:val="20"/>
                <w:lang w:val="en-US"/>
              </w:rPr>
              <w:t xml:space="preserve">, </w:t>
            </w:r>
            <w:r w:rsidRPr="00633BE3">
              <w:rPr>
                <w:sz w:val="20"/>
                <w:szCs w:val="20"/>
                <w:lang w:val="en-US"/>
              </w:rPr>
              <w:t>최소</w:t>
            </w:r>
            <w:r w:rsidRPr="00633BE3">
              <w:rPr>
                <w:sz w:val="20"/>
                <w:szCs w:val="20"/>
                <w:lang w:val="en-US"/>
              </w:rPr>
              <w:t xml:space="preserve"> </w:t>
            </w:r>
            <w:r w:rsidRPr="00633BE3">
              <w:rPr>
                <w:sz w:val="20"/>
                <w:szCs w:val="20"/>
                <w:lang w:val="en-US"/>
              </w:rPr>
              <w:t>외부</w:t>
            </w:r>
            <w:r w:rsidRPr="00633BE3">
              <w:rPr>
                <w:sz w:val="20"/>
                <w:szCs w:val="20"/>
                <w:lang w:val="en-US"/>
              </w:rPr>
              <w:t xml:space="preserve"> </w:t>
            </w:r>
            <w:r w:rsidRPr="00633BE3">
              <w:rPr>
                <w:sz w:val="20"/>
                <w:szCs w:val="20"/>
                <w:lang w:val="en-US"/>
              </w:rPr>
              <w:t>의존</w:t>
            </w:r>
          </w:p>
        </w:tc>
      </w:tr>
      <w:tr w:rsidR="00633BE3" w:rsidRPr="00633BE3" w14:paraId="5DC10515" w14:textId="77777777" w:rsidTr="00633BE3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1BB7623" w14:textId="77777777" w:rsidR="00633BE3" w:rsidRPr="00633BE3" w:rsidRDefault="00633BE3" w:rsidP="00633BE3">
            <w:pPr>
              <w:jc w:val="center"/>
              <w:rPr>
                <w:sz w:val="20"/>
                <w:szCs w:val="20"/>
                <w:lang w:val="en-US"/>
              </w:rPr>
            </w:pPr>
            <w:r w:rsidRPr="00633BE3">
              <w:rPr>
                <w:b/>
                <w:bCs/>
                <w:sz w:val="20"/>
                <w:szCs w:val="20"/>
                <w:lang w:val="en-US"/>
              </w:rPr>
              <w:lastRenderedPageBreak/>
              <w:t>Hybrid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FB0101B" w14:textId="77777777" w:rsidR="00633BE3" w:rsidRPr="00633BE3" w:rsidRDefault="00633BE3" w:rsidP="00633BE3">
            <w:pPr>
              <w:rPr>
                <w:sz w:val="20"/>
                <w:szCs w:val="20"/>
                <w:lang w:val="en-US"/>
              </w:rPr>
            </w:pPr>
            <w:r w:rsidRPr="00633BE3">
              <w:rPr>
                <w:sz w:val="20"/>
                <w:szCs w:val="20"/>
                <w:lang w:val="en-US"/>
              </w:rPr>
              <w:t>데이터</w:t>
            </w:r>
            <w:r w:rsidRPr="00633BE3">
              <w:rPr>
                <w:sz w:val="20"/>
                <w:szCs w:val="20"/>
                <w:lang w:val="en-US"/>
              </w:rPr>
              <w:t xml:space="preserve"> </w:t>
            </w:r>
            <w:r w:rsidRPr="00633BE3">
              <w:rPr>
                <w:sz w:val="20"/>
                <w:szCs w:val="20"/>
                <w:lang w:val="en-US"/>
              </w:rPr>
              <w:t>민감도에</w:t>
            </w:r>
            <w:r w:rsidRPr="00633BE3">
              <w:rPr>
                <w:sz w:val="20"/>
                <w:szCs w:val="20"/>
                <w:lang w:val="en-US"/>
              </w:rPr>
              <w:t xml:space="preserve"> </w:t>
            </w:r>
            <w:r w:rsidRPr="00633BE3">
              <w:rPr>
                <w:sz w:val="20"/>
                <w:szCs w:val="20"/>
                <w:lang w:val="en-US"/>
              </w:rPr>
              <w:t>따라</w:t>
            </w:r>
            <w:r w:rsidRPr="00633BE3">
              <w:rPr>
                <w:sz w:val="20"/>
                <w:szCs w:val="20"/>
                <w:lang w:val="en-US"/>
              </w:rPr>
              <w:t xml:space="preserve"> Public Cloud + Private </w:t>
            </w:r>
            <w:proofErr w:type="gramStart"/>
            <w:r w:rsidRPr="00633BE3">
              <w:rPr>
                <w:sz w:val="20"/>
                <w:szCs w:val="20"/>
                <w:lang w:val="en-US"/>
              </w:rPr>
              <w:t>Cloud /</w:t>
            </w:r>
            <w:proofErr w:type="gramEnd"/>
            <w:r w:rsidRPr="00633BE3">
              <w:rPr>
                <w:sz w:val="20"/>
                <w:szCs w:val="20"/>
                <w:lang w:val="en-US"/>
              </w:rPr>
              <w:t xml:space="preserve"> On-Premise</w:t>
            </w:r>
            <w:r w:rsidRPr="00633BE3">
              <w:rPr>
                <w:sz w:val="20"/>
                <w:szCs w:val="20"/>
                <w:lang w:val="en-US"/>
              </w:rPr>
              <w:t>를</w:t>
            </w:r>
            <w:r w:rsidRPr="00633BE3">
              <w:rPr>
                <w:sz w:val="20"/>
                <w:szCs w:val="20"/>
                <w:lang w:val="en-US"/>
              </w:rPr>
              <w:t xml:space="preserve"> </w:t>
            </w:r>
            <w:r w:rsidRPr="00633BE3">
              <w:rPr>
                <w:sz w:val="20"/>
                <w:szCs w:val="20"/>
                <w:lang w:val="en-US"/>
              </w:rPr>
              <w:t>혼합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066AB28" w14:textId="77777777" w:rsidR="00633BE3" w:rsidRPr="00633BE3" w:rsidRDefault="00633BE3" w:rsidP="00633BE3">
            <w:pPr>
              <w:rPr>
                <w:sz w:val="20"/>
                <w:szCs w:val="20"/>
                <w:lang w:val="en-US"/>
              </w:rPr>
            </w:pPr>
            <w:r w:rsidRPr="00633BE3">
              <w:rPr>
                <w:sz w:val="20"/>
                <w:szCs w:val="20"/>
                <w:lang w:val="en-US"/>
              </w:rPr>
              <w:t>워크로드</w:t>
            </w:r>
            <w:r w:rsidRPr="00633BE3">
              <w:rPr>
                <w:sz w:val="20"/>
                <w:szCs w:val="20"/>
                <w:lang w:val="en-US"/>
              </w:rPr>
              <w:t xml:space="preserve"> </w:t>
            </w:r>
            <w:r w:rsidRPr="00633BE3">
              <w:rPr>
                <w:sz w:val="20"/>
                <w:szCs w:val="20"/>
                <w:lang w:val="en-US"/>
              </w:rPr>
              <w:t>분리</w:t>
            </w:r>
            <w:r w:rsidRPr="00633BE3">
              <w:rPr>
                <w:sz w:val="20"/>
                <w:szCs w:val="20"/>
                <w:lang w:val="en-US"/>
              </w:rPr>
              <w:t xml:space="preserve">, </w:t>
            </w:r>
            <w:r w:rsidRPr="00633BE3">
              <w:rPr>
                <w:sz w:val="20"/>
                <w:szCs w:val="20"/>
                <w:lang w:val="en-US"/>
              </w:rPr>
              <w:t>데이터</w:t>
            </w:r>
            <w:r w:rsidRPr="00633BE3">
              <w:rPr>
                <w:sz w:val="20"/>
                <w:szCs w:val="20"/>
                <w:lang w:val="en-US"/>
              </w:rPr>
              <w:t xml:space="preserve"> </w:t>
            </w:r>
            <w:r w:rsidRPr="00633BE3">
              <w:rPr>
                <w:sz w:val="20"/>
                <w:szCs w:val="20"/>
                <w:lang w:val="en-US"/>
              </w:rPr>
              <w:t>등급</w:t>
            </w:r>
            <w:r w:rsidRPr="00633BE3">
              <w:rPr>
                <w:sz w:val="20"/>
                <w:szCs w:val="20"/>
                <w:lang w:val="en-US"/>
              </w:rPr>
              <w:t xml:space="preserve"> </w:t>
            </w:r>
            <w:r w:rsidRPr="00633BE3">
              <w:rPr>
                <w:sz w:val="20"/>
                <w:szCs w:val="20"/>
                <w:lang w:val="en-US"/>
              </w:rPr>
              <w:t>기반</w:t>
            </w:r>
            <w:r w:rsidRPr="00633BE3">
              <w:rPr>
                <w:sz w:val="20"/>
                <w:szCs w:val="20"/>
                <w:lang w:val="en-US"/>
              </w:rPr>
              <w:t xml:space="preserve"> </w:t>
            </w:r>
            <w:r w:rsidRPr="00633BE3">
              <w:rPr>
                <w:sz w:val="20"/>
                <w:szCs w:val="20"/>
                <w:lang w:val="en-US"/>
              </w:rPr>
              <w:t>라우팅</w:t>
            </w:r>
          </w:p>
        </w:tc>
      </w:tr>
    </w:tbl>
    <w:p w14:paraId="7A1B659D" w14:textId="77777777" w:rsidR="00633BE3" w:rsidRPr="00633BE3" w:rsidRDefault="00633BE3" w:rsidP="00633BE3">
      <w:pPr>
        <w:rPr>
          <w:rFonts w:hint="eastAsia"/>
          <w:lang w:val="en-US"/>
        </w:rPr>
      </w:pPr>
    </w:p>
    <w:p w14:paraId="1710A169" w14:textId="048ECFFD" w:rsidR="00633BE3" w:rsidRPr="00633BE3" w:rsidRDefault="00633BE3" w:rsidP="00633BE3">
      <w:pPr>
        <w:pStyle w:val="afffffffffffffa"/>
        <w:numPr>
          <w:ilvl w:val="0"/>
          <w:numId w:val="14"/>
        </w:numPr>
        <w:ind w:leftChars="0"/>
        <w:rPr>
          <w:rFonts w:hint="eastAsia"/>
          <w:sz w:val="18"/>
          <w:szCs w:val="18"/>
        </w:rPr>
      </w:pPr>
      <w:proofErr w:type="spellStart"/>
      <w:r w:rsidRPr="00633BE3">
        <w:rPr>
          <w:rFonts w:hint="eastAsia"/>
          <w:sz w:val="18"/>
          <w:szCs w:val="18"/>
        </w:rPr>
        <w:t>Private</w:t>
      </w:r>
      <w:proofErr w:type="spellEnd"/>
      <w:r w:rsidRPr="00633BE3">
        <w:rPr>
          <w:rFonts w:hint="eastAsia"/>
          <w:sz w:val="18"/>
          <w:szCs w:val="18"/>
        </w:rPr>
        <w:t xml:space="preserve"> </w:t>
      </w:r>
      <w:proofErr w:type="spellStart"/>
      <w:r w:rsidRPr="00633BE3">
        <w:rPr>
          <w:rFonts w:hint="eastAsia"/>
          <w:sz w:val="18"/>
          <w:szCs w:val="18"/>
        </w:rPr>
        <w:t>Cloud</w:t>
      </w:r>
      <w:r w:rsidRPr="00633BE3">
        <w:rPr>
          <w:rFonts w:hint="eastAsia"/>
          <w:sz w:val="18"/>
          <w:szCs w:val="18"/>
        </w:rPr>
        <w:t>를</w:t>
      </w:r>
      <w:proofErr w:type="spellEnd"/>
      <w:r w:rsidRPr="00633BE3">
        <w:rPr>
          <w:rFonts w:hint="eastAsia"/>
          <w:sz w:val="18"/>
          <w:szCs w:val="18"/>
        </w:rPr>
        <w:t xml:space="preserve"> </w:t>
      </w:r>
      <w:r w:rsidRPr="00633BE3">
        <w:rPr>
          <w:rFonts w:hint="eastAsia"/>
          <w:sz w:val="18"/>
          <w:szCs w:val="18"/>
        </w:rPr>
        <w:t>별도</w:t>
      </w:r>
      <w:r w:rsidRPr="00633BE3">
        <w:rPr>
          <w:rFonts w:hint="eastAsia"/>
          <w:sz w:val="18"/>
          <w:szCs w:val="18"/>
        </w:rPr>
        <w:t xml:space="preserve"> </w:t>
      </w:r>
      <w:r w:rsidRPr="00633BE3">
        <w:rPr>
          <w:rFonts w:hint="eastAsia"/>
          <w:sz w:val="18"/>
          <w:szCs w:val="18"/>
        </w:rPr>
        <w:t>유형으로</w:t>
      </w:r>
      <w:r w:rsidRPr="00633BE3">
        <w:rPr>
          <w:rFonts w:hint="eastAsia"/>
          <w:sz w:val="18"/>
          <w:szCs w:val="18"/>
        </w:rPr>
        <w:t xml:space="preserve"> </w:t>
      </w:r>
      <w:r w:rsidRPr="00633BE3">
        <w:rPr>
          <w:rFonts w:hint="eastAsia"/>
          <w:sz w:val="18"/>
          <w:szCs w:val="18"/>
        </w:rPr>
        <w:t>분리한</w:t>
      </w:r>
      <w:r w:rsidRPr="00633BE3">
        <w:rPr>
          <w:rFonts w:hint="eastAsia"/>
          <w:sz w:val="18"/>
          <w:szCs w:val="18"/>
        </w:rPr>
        <w:t xml:space="preserve"> </w:t>
      </w:r>
      <w:r w:rsidRPr="00633BE3">
        <w:rPr>
          <w:rFonts w:hint="eastAsia"/>
          <w:sz w:val="18"/>
          <w:szCs w:val="18"/>
        </w:rPr>
        <w:t>근거</w:t>
      </w:r>
      <w:r>
        <w:rPr>
          <w:rFonts w:hint="eastAsia"/>
          <w:sz w:val="18"/>
          <w:szCs w:val="18"/>
        </w:rPr>
        <w:t>:</w:t>
      </w:r>
      <w:r>
        <w:rPr>
          <w:sz w:val="18"/>
          <w:szCs w:val="18"/>
        </w:rPr>
        <w:t xml:space="preserve"> </w:t>
      </w:r>
      <w:r w:rsidRPr="00633BE3">
        <w:rPr>
          <w:rFonts w:hint="eastAsia"/>
          <w:sz w:val="18"/>
          <w:szCs w:val="18"/>
        </w:rPr>
        <w:t>컨테이너</w:t>
      </w:r>
      <w:r w:rsidRPr="00633BE3">
        <w:rPr>
          <w:rFonts w:hint="eastAsia"/>
          <w:sz w:val="18"/>
          <w:szCs w:val="18"/>
        </w:rPr>
        <w:t xml:space="preserve"> </w:t>
      </w:r>
      <w:r w:rsidRPr="00633BE3">
        <w:rPr>
          <w:rFonts w:hint="eastAsia"/>
          <w:sz w:val="18"/>
          <w:szCs w:val="18"/>
        </w:rPr>
        <w:t>오케스트레이션</w:t>
      </w:r>
      <w:r w:rsidRPr="00633BE3">
        <w:rPr>
          <w:rFonts w:hint="eastAsia"/>
          <w:sz w:val="18"/>
          <w:szCs w:val="18"/>
        </w:rPr>
        <w:t xml:space="preserve"> </w:t>
      </w:r>
      <w:r w:rsidRPr="00633BE3">
        <w:rPr>
          <w:rFonts w:hint="eastAsia"/>
          <w:sz w:val="18"/>
          <w:szCs w:val="18"/>
        </w:rPr>
        <w:t>플랫폼의</w:t>
      </w:r>
      <w:r w:rsidRPr="00633BE3">
        <w:rPr>
          <w:rFonts w:hint="eastAsia"/>
          <w:sz w:val="18"/>
          <w:szCs w:val="18"/>
        </w:rPr>
        <w:t xml:space="preserve"> </w:t>
      </w:r>
      <w:r w:rsidRPr="00633BE3">
        <w:rPr>
          <w:rFonts w:hint="eastAsia"/>
          <w:sz w:val="18"/>
          <w:szCs w:val="18"/>
        </w:rPr>
        <w:t>유무는</w:t>
      </w:r>
      <w:r w:rsidRPr="00633BE3">
        <w:rPr>
          <w:rFonts w:hint="eastAsia"/>
          <w:sz w:val="18"/>
          <w:szCs w:val="18"/>
        </w:rPr>
        <w:t xml:space="preserve"> GPU </w:t>
      </w:r>
      <w:r w:rsidRPr="00633BE3">
        <w:rPr>
          <w:rFonts w:hint="eastAsia"/>
          <w:sz w:val="18"/>
          <w:szCs w:val="18"/>
        </w:rPr>
        <w:t>스케줄링</w:t>
      </w:r>
      <w:r w:rsidRPr="00633BE3">
        <w:rPr>
          <w:rFonts w:hint="eastAsia"/>
          <w:sz w:val="18"/>
          <w:szCs w:val="18"/>
        </w:rPr>
        <w:t xml:space="preserve">, </w:t>
      </w:r>
      <w:r w:rsidRPr="00633BE3">
        <w:rPr>
          <w:rFonts w:hint="eastAsia"/>
          <w:sz w:val="18"/>
          <w:szCs w:val="18"/>
        </w:rPr>
        <w:t>선언적</w:t>
      </w:r>
      <w:r w:rsidRPr="00633BE3">
        <w:rPr>
          <w:rFonts w:hint="eastAsia"/>
          <w:sz w:val="18"/>
          <w:szCs w:val="18"/>
        </w:rPr>
        <w:t xml:space="preserve"> </w:t>
      </w:r>
      <w:r w:rsidRPr="00633BE3">
        <w:rPr>
          <w:rFonts w:hint="eastAsia"/>
          <w:sz w:val="18"/>
          <w:szCs w:val="18"/>
        </w:rPr>
        <w:t>배포</w:t>
      </w:r>
      <w:r w:rsidRPr="00633BE3">
        <w:rPr>
          <w:rFonts w:hint="eastAsia"/>
          <w:sz w:val="18"/>
          <w:szCs w:val="18"/>
        </w:rPr>
        <w:t xml:space="preserve">, </w:t>
      </w:r>
      <w:proofErr w:type="spellStart"/>
      <w:r w:rsidRPr="00633BE3">
        <w:rPr>
          <w:rFonts w:hint="eastAsia"/>
          <w:sz w:val="18"/>
          <w:szCs w:val="18"/>
        </w:rPr>
        <w:t>오토스케일링</w:t>
      </w:r>
      <w:proofErr w:type="spellEnd"/>
      <w:r w:rsidRPr="00633BE3">
        <w:rPr>
          <w:rFonts w:hint="eastAsia"/>
          <w:sz w:val="18"/>
          <w:szCs w:val="18"/>
        </w:rPr>
        <w:t xml:space="preserve"> </w:t>
      </w:r>
      <w:r w:rsidRPr="00633BE3">
        <w:rPr>
          <w:rFonts w:hint="eastAsia"/>
          <w:sz w:val="18"/>
          <w:szCs w:val="18"/>
        </w:rPr>
        <w:t>가능</w:t>
      </w:r>
      <w:r w:rsidRPr="00633BE3">
        <w:rPr>
          <w:rFonts w:hint="eastAsia"/>
          <w:sz w:val="18"/>
          <w:szCs w:val="18"/>
        </w:rPr>
        <w:t xml:space="preserve"> </w:t>
      </w:r>
      <w:r w:rsidRPr="00633BE3">
        <w:rPr>
          <w:rFonts w:hint="eastAsia"/>
          <w:sz w:val="18"/>
          <w:szCs w:val="18"/>
        </w:rPr>
        <w:t>여부를</w:t>
      </w:r>
      <w:r w:rsidRPr="00633BE3">
        <w:rPr>
          <w:rFonts w:hint="eastAsia"/>
          <w:sz w:val="18"/>
          <w:szCs w:val="18"/>
        </w:rPr>
        <w:t xml:space="preserve"> </w:t>
      </w:r>
      <w:r w:rsidRPr="00633BE3">
        <w:rPr>
          <w:rFonts w:hint="eastAsia"/>
          <w:sz w:val="18"/>
          <w:szCs w:val="18"/>
        </w:rPr>
        <w:t>결정하며</w:t>
      </w:r>
      <w:r w:rsidRPr="00633BE3">
        <w:rPr>
          <w:rFonts w:hint="eastAsia"/>
          <w:sz w:val="18"/>
          <w:szCs w:val="18"/>
        </w:rPr>
        <w:t xml:space="preserve">, </w:t>
      </w:r>
      <w:r w:rsidRPr="00633BE3">
        <w:rPr>
          <w:rFonts w:hint="eastAsia"/>
          <w:sz w:val="18"/>
          <w:szCs w:val="18"/>
        </w:rPr>
        <w:t>이는</w:t>
      </w:r>
      <w:r w:rsidRPr="00633BE3">
        <w:rPr>
          <w:rFonts w:hint="eastAsia"/>
          <w:sz w:val="18"/>
          <w:szCs w:val="18"/>
        </w:rPr>
        <w:t xml:space="preserve"> 3</w:t>
      </w:r>
      <w:r w:rsidRPr="00633BE3">
        <w:rPr>
          <w:rFonts w:hint="eastAsia"/>
          <w:sz w:val="18"/>
          <w:szCs w:val="18"/>
        </w:rPr>
        <w:t>장</w:t>
      </w:r>
      <w:r w:rsidRPr="00633BE3">
        <w:rPr>
          <w:rFonts w:hint="eastAsia"/>
          <w:sz w:val="18"/>
          <w:szCs w:val="18"/>
        </w:rPr>
        <w:t>~11</w:t>
      </w:r>
      <w:r w:rsidRPr="00633BE3">
        <w:rPr>
          <w:rFonts w:hint="eastAsia"/>
          <w:sz w:val="18"/>
          <w:szCs w:val="18"/>
        </w:rPr>
        <w:t>장의</w:t>
      </w:r>
      <w:r w:rsidRPr="00633BE3">
        <w:rPr>
          <w:rFonts w:hint="eastAsia"/>
          <w:sz w:val="18"/>
          <w:szCs w:val="18"/>
        </w:rPr>
        <w:t xml:space="preserve"> </w:t>
      </w:r>
      <w:r w:rsidRPr="00633BE3">
        <w:rPr>
          <w:rFonts w:hint="eastAsia"/>
          <w:sz w:val="18"/>
          <w:szCs w:val="18"/>
        </w:rPr>
        <w:t>기술</w:t>
      </w:r>
      <w:r w:rsidRPr="00633BE3">
        <w:rPr>
          <w:rFonts w:hint="eastAsia"/>
          <w:sz w:val="18"/>
          <w:szCs w:val="18"/>
        </w:rPr>
        <w:t xml:space="preserve"> </w:t>
      </w:r>
      <w:r w:rsidRPr="00633BE3">
        <w:rPr>
          <w:rFonts w:hint="eastAsia"/>
          <w:sz w:val="18"/>
          <w:szCs w:val="18"/>
        </w:rPr>
        <w:t>선택지를</w:t>
      </w:r>
      <w:r w:rsidRPr="00633BE3">
        <w:rPr>
          <w:rFonts w:hint="eastAsia"/>
          <w:sz w:val="18"/>
          <w:szCs w:val="18"/>
        </w:rPr>
        <w:t xml:space="preserve"> </w:t>
      </w:r>
      <w:r w:rsidRPr="00633BE3">
        <w:rPr>
          <w:rFonts w:hint="eastAsia"/>
          <w:sz w:val="18"/>
          <w:szCs w:val="18"/>
        </w:rPr>
        <w:t>근본적으로</w:t>
      </w:r>
      <w:r w:rsidRPr="00633BE3">
        <w:rPr>
          <w:rFonts w:hint="eastAsia"/>
          <w:sz w:val="18"/>
          <w:szCs w:val="18"/>
        </w:rPr>
        <w:t xml:space="preserve"> </w:t>
      </w:r>
      <w:proofErr w:type="spellStart"/>
      <w:r w:rsidRPr="00633BE3">
        <w:rPr>
          <w:rFonts w:hint="eastAsia"/>
          <w:sz w:val="18"/>
          <w:szCs w:val="18"/>
        </w:rPr>
        <w:t>분기시킨다</w:t>
      </w:r>
      <w:proofErr w:type="spellEnd"/>
      <w:r w:rsidRPr="00633BE3">
        <w:rPr>
          <w:rFonts w:hint="eastAsia"/>
          <w:sz w:val="18"/>
          <w:szCs w:val="18"/>
        </w:rPr>
        <w:t xml:space="preserve">. </w:t>
      </w:r>
      <w:r w:rsidRPr="00633BE3">
        <w:rPr>
          <w:rFonts w:hint="eastAsia"/>
          <w:sz w:val="18"/>
          <w:szCs w:val="18"/>
        </w:rPr>
        <w:t>동일하게</w:t>
      </w:r>
      <w:r w:rsidRPr="00633BE3">
        <w:rPr>
          <w:rFonts w:hint="eastAsia"/>
          <w:sz w:val="18"/>
          <w:szCs w:val="18"/>
        </w:rPr>
        <w:t xml:space="preserve"> "</w:t>
      </w:r>
      <w:r w:rsidRPr="00633BE3">
        <w:rPr>
          <w:rFonts w:hint="eastAsia"/>
          <w:sz w:val="18"/>
          <w:szCs w:val="18"/>
        </w:rPr>
        <w:t>데이터</w:t>
      </w:r>
      <w:r w:rsidRPr="00633BE3">
        <w:rPr>
          <w:rFonts w:hint="eastAsia"/>
          <w:sz w:val="18"/>
          <w:szCs w:val="18"/>
        </w:rPr>
        <w:t xml:space="preserve"> </w:t>
      </w:r>
      <w:r w:rsidRPr="00633BE3">
        <w:rPr>
          <w:rFonts w:hint="eastAsia"/>
          <w:sz w:val="18"/>
          <w:szCs w:val="18"/>
        </w:rPr>
        <w:t>반출</w:t>
      </w:r>
      <w:r w:rsidRPr="00633BE3">
        <w:rPr>
          <w:rFonts w:hint="eastAsia"/>
          <w:sz w:val="18"/>
          <w:szCs w:val="18"/>
        </w:rPr>
        <w:t xml:space="preserve"> </w:t>
      </w:r>
      <w:r w:rsidRPr="00633BE3">
        <w:rPr>
          <w:rFonts w:hint="eastAsia"/>
          <w:sz w:val="18"/>
          <w:szCs w:val="18"/>
        </w:rPr>
        <w:t>불가</w:t>
      </w:r>
      <w:r w:rsidRPr="00633BE3">
        <w:rPr>
          <w:rFonts w:hint="eastAsia"/>
          <w:sz w:val="18"/>
          <w:szCs w:val="18"/>
        </w:rPr>
        <w:t>"</w:t>
      </w:r>
      <w:r w:rsidRPr="00633BE3">
        <w:rPr>
          <w:rFonts w:hint="eastAsia"/>
          <w:sz w:val="18"/>
          <w:szCs w:val="18"/>
        </w:rPr>
        <w:t>인</w:t>
      </w:r>
      <w:r w:rsidRPr="00633BE3">
        <w:rPr>
          <w:rFonts w:hint="eastAsia"/>
          <w:sz w:val="18"/>
          <w:szCs w:val="18"/>
        </w:rPr>
        <w:t xml:space="preserve"> </w:t>
      </w:r>
      <w:r w:rsidRPr="00633BE3">
        <w:rPr>
          <w:rFonts w:hint="eastAsia"/>
          <w:sz w:val="18"/>
          <w:szCs w:val="18"/>
        </w:rPr>
        <w:t>환경이라도</w:t>
      </w:r>
      <w:r w:rsidRPr="00633BE3">
        <w:rPr>
          <w:rFonts w:hint="eastAsia"/>
          <w:sz w:val="18"/>
          <w:szCs w:val="18"/>
        </w:rPr>
        <w:t xml:space="preserve"> K8s </w:t>
      </w:r>
      <w:r w:rsidRPr="00633BE3">
        <w:rPr>
          <w:rFonts w:hint="eastAsia"/>
          <w:sz w:val="18"/>
          <w:szCs w:val="18"/>
        </w:rPr>
        <w:t>기반</w:t>
      </w:r>
      <w:r w:rsidRPr="00633BE3">
        <w:rPr>
          <w:rFonts w:hint="eastAsia"/>
          <w:sz w:val="18"/>
          <w:szCs w:val="18"/>
        </w:rPr>
        <w:t>(</w:t>
      </w:r>
      <w:proofErr w:type="spellStart"/>
      <w:r w:rsidRPr="00633BE3">
        <w:rPr>
          <w:rFonts w:hint="eastAsia"/>
          <w:sz w:val="18"/>
          <w:szCs w:val="18"/>
        </w:rPr>
        <w:t>Private</w:t>
      </w:r>
      <w:proofErr w:type="spellEnd"/>
      <w:r w:rsidRPr="00633BE3">
        <w:rPr>
          <w:rFonts w:hint="eastAsia"/>
          <w:sz w:val="18"/>
          <w:szCs w:val="18"/>
        </w:rPr>
        <w:t xml:space="preserve"> </w:t>
      </w:r>
      <w:proofErr w:type="spellStart"/>
      <w:r w:rsidRPr="00633BE3">
        <w:rPr>
          <w:rFonts w:hint="eastAsia"/>
          <w:sz w:val="18"/>
          <w:szCs w:val="18"/>
        </w:rPr>
        <w:t>Cloud</w:t>
      </w:r>
      <w:proofErr w:type="spellEnd"/>
      <w:r w:rsidRPr="00633BE3">
        <w:rPr>
          <w:rFonts w:hint="eastAsia"/>
          <w:sz w:val="18"/>
          <w:szCs w:val="18"/>
        </w:rPr>
        <w:t>)</w:t>
      </w:r>
      <w:r w:rsidRPr="00633BE3">
        <w:rPr>
          <w:rFonts w:hint="eastAsia"/>
          <w:sz w:val="18"/>
          <w:szCs w:val="18"/>
        </w:rPr>
        <w:t>과</w:t>
      </w:r>
      <w:r w:rsidRPr="00633BE3">
        <w:rPr>
          <w:rFonts w:hint="eastAsia"/>
          <w:sz w:val="18"/>
          <w:szCs w:val="18"/>
        </w:rPr>
        <w:t xml:space="preserve"> </w:t>
      </w:r>
      <w:proofErr w:type="spellStart"/>
      <w:r w:rsidRPr="00633BE3">
        <w:rPr>
          <w:rFonts w:hint="eastAsia"/>
          <w:sz w:val="18"/>
          <w:szCs w:val="18"/>
        </w:rPr>
        <w:t>베어메탈</w:t>
      </w:r>
      <w:proofErr w:type="spellEnd"/>
      <w:r w:rsidRPr="00633BE3">
        <w:rPr>
          <w:rFonts w:hint="eastAsia"/>
          <w:sz w:val="18"/>
          <w:szCs w:val="18"/>
        </w:rPr>
        <w:t>(</w:t>
      </w:r>
      <w:proofErr w:type="spellStart"/>
      <w:r w:rsidRPr="00633BE3">
        <w:rPr>
          <w:rFonts w:hint="eastAsia"/>
          <w:sz w:val="18"/>
          <w:szCs w:val="18"/>
        </w:rPr>
        <w:t>On-Premise</w:t>
      </w:r>
      <w:proofErr w:type="spellEnd"/>
      <w:r w:rsidRPr="00633BE3">
        <w:rPr>
          <w:rFonts w:hint="eastAsia"/>
          <w:sz w:val="18"/>
          <w:szCs w:val="18"/>
        </w:rPr>
        <w:t>)</w:t>
      </w:r>
      <w:r w:rsidRPr="00633BE3">
        <w:rPr>
          <w:rFonts w:hint="eastAsia"/>
          <w:sz w:val="18"/>
          <w:szCs w:val="18"/>
        </w:rPr>
        <w:t>은</w:t>
      </w:r>
      <w:r w:rsidRPr="00633BE3">
        <w:rPr>
          <w:rFonts w:hint="eastAsia"/>
          <w:sz w:val="18"/>
          <w:szCs w:val="18"/>
        </w:rPr>
        <w:t xml:space="preserve"> </w:t>
      </w:r>
      <w:r w:rsidRPr="00633BE3">
        <w:rPr>
          <w:rFonts w:hint="eastAsia"/>
          <w:sz w:val="18"/>
          <w:szCs w:val="18"/>
        </w:rPr>
        <w:t>운영</w:t>
      </w:r>
      <w:r w:rsidRPr="00633BE3">
        <w:rPr>
          <w:rFonts w:hint="eastAsia"/>
          <w:sz w:val="18"/>
          <w:szCs w:val="18"/>
        </w:rPr>
        <w:t xml:space="preserve"> </w:t>
      </w:r>
      <w:r w:rsidRPr="00633BE3">
        <w:rPr>
          <w:rFonts w:hint="eastAsia"/>
          <w:sz w:val="18"/>
          <w:szCs w:val="18"/>
        </w:rPr>
        <w:t>복잡도</w:t>
      </w:r>
      <w:r>
        <w:rPr>
          <w:rFonts w:hint="eastAsia"/>
          <w:sz w:val="18"/>
          <w:szCs w:val="18"/>
        </w:rPr>
        <w:t>,</w:t>
      </w:r>
      <w:r>
        <w:rPr>
          <w:sz w:val="18"/>
          <w:szCs w:val="18"/>
        </w:rPr>
        <w:t xml:space="preserve"> </w:t>
      </w:r>
      <w:r w:rsidRPr="00633BE3">
        <w:rPr>
          <w:rFonts w:hint="eastAsia"/>
          <w:sz w:val="18"/>
          <w:szCs w:val="18"/>
        </w:rPr>
        <w:t>확장성</w:t>
      </w:r>
      <w:r>
        <w:rPr>
          <w:rFonts w:hint="eastAsia"/>
          <w:sz w:val="18"/>
          <w:szCs w:val="18"/>
        </w:rPr>
        <w:t>,</w:t>
      </w:r>
      <w:r>
        <w:rPr>
          <w:sz w:val="18"/>
          <w:szCs w:val="18"/>
        </w:rPr>
        <w:t xml:space="preserve"> </w:t>
      </w:r>
      <w:r w:rsidRPr="00633BE3">
        <w:rPr>
          <w:rFonts w:hint="eastAsia"/>
          <w:sz w:val="18"/>
          <w:szCs w:val="18"/>
        </w:rPr>
        <w:t>기술</w:t>
      </w:r>
      <w:r w:rsidRPr="00633BE3">
        <w:rPr>
          <w:rFonts w:hint="eastAsia"/>
          <w:sz w:val="18"/>
          <w:szCs w:val="18"/>
        </w:rPr>
        <w:t xml:space="preserve"> </w:t>
      </w:r>
      <w:r w:rsidRPr="00633BE3">
        <w:rPr>
          <w:rFonts w:hint="eastAsia"/>
          <w:sz w:val="18"/>
          <w:szCs w:val="18"/>
        </w:rPr>
        <w:t>후보군에서</w:t>
      </w:r>
      <w:r w:rsidRPr="00633BE3">
        <w:rPr>
          <w:rFonts w:hint="eastAsia"/>
          <w:sz w:val="18"/>
          <w:szCs w:val="18"/>
        </w:rPr>
        <w:t xml:space="preserve"> </w:t>
      </w:r>
      <w:r w:rsidRPr="00633BE3">
        <w:rPr>
          <w:rFonts w:hint="eastAsia"/>
          <w:sz w:val="18"/>
          <w:szCs w:val="18"/>
        </w:rPr>
        <w:t>큰</w:t>
      </w:r>
      <w:r w:rsidRPr="00633BE3">
        <w:rPr>
          <w:rFonts w:hint="eastAsia"/>
          <w:sz w:val="18"/>
          <w:szCs w:val="18"/>
        </w:rPr>
        <w:t xml:space="preserve"> </w:t>
      </w:r>
      <w:r w:rsidRPr="00633BE3">
        <w:rPr>
          <w:rFonts w:hint="eastAsia"/>
          <w:sz w:val="18"/>
          <w:szCs w:val="18"/>
        </w:rPr>
        <w:t>차이를</w:t>
      </w:r>
      <w:r w:rsidRPr="00633BE3">
        <w:rPr>
          <w:rFonts w:hint="eastAsia"/>
          <w:sz w:val="18"/>
          <w:szCs w:val="18"/>
        </w:rPr>
        <w:t xml:space="preserve"> </w:t>
      </w:r>
      <w:r w:rsidRPr="00633BE3">
        <w:rPr>
          <w:rFonts w:hint="eastAsia"/>
          <w:sz w:val="18"/>
          <w:szCs w:val="18"/>
        </w:rPr>
        <w:t>보이므로</w:t>
      </w:r>
      <w:r w:rsidRPr="00633BE3">
        <w:rPr>
          <w:rFonts w:hint="eastAsia"/>
          <w:sz w:val="18"/>
          <w:szCs w:val="18"/>
        </w:rPr>
        <w:t xml:space="preserve">, </w:t>
      </w:r>
      <w:r w:rsidRPr="00633BE3">
        <w:rPr>
          <w:rFonts w:hint="eastAsia"/>
          <w:sz w:val="18"/>
          <w:szCs w:val="18"/>
        </w:rPr>
        <w:t>의사결정</w:t>
      </w:r>
      <w:r w:rsidRPr="00633BE3">
        <w:rPr>
          <w:rFonts w:hint="eastAsia"/>
          <w:sz w:val="18"/>
          <w:szCs w:val="18"/>
        </w:rPr>
        <w:t xml:space="preserve"> </w:t>
      </w:r>
      <w:r w:rsidRPr="00633BE3">
        <w:rPr>
          <w:rFonts w:hint="eastAsia"/>
          <w:sz w:val="18"/>
          <w:szCs w:val="18"/>
        </w:rPr>
        <w:t>정밀도를</w:t>
      </w:r>
      <w:r w:rsidRPr="00633BE3">
        <w:rPr>
          <w:rFonts w:hint="eastAsia"/>
          <w:sz w:val="18"/>
          <w:szCs w:val="18"/>
        </w:rPr>
        <w:t xml:space="preserve"> </w:t>
      </w:r>
      <w:r w:rsidRPr="00633BE3">
        <w:rPr>
          <w:rFonts w:hint="eastAsia"/>
          <w:sz w:val="18"/>
          <w:szCs w:val="18"/>
        </w:rPr>
        <w:t>위해</w:t>
      </w:r>
      <w:r w:rsidRPr="00633BE3">
        <w:rPr>
          <w:rFonts w:hint="eastAsia"/>
          <w:sz w:val="18"/>
          <w:szCs w:val="18"/>
        </w:rPr>
        <w:t xml:space="preserve"> </w:t>
      </w:r>
      <w:r w:rsidRPr="00633BE3">
        <w:rPr>
          <w:rFonts w:hint="eastAsia"/>
          <w:sz w:val="18"/>
          <w:szCs w:val="18"/>
        </w:rPr>
        <w:t>분리한다</w:t>
      </w:r>
      <w:r w:rsidRPr="00633BE3">
        <w:rPr>
          <w:rFonts w:hint="eastAsia"/>
          <w:sz w:val="18"/>
          <w:szCs w:val="18"/>
        </w:rPr>
        <w:t>.</w:t>
      </w:r>
    </w:p>
    <w:p w14:paraId="2183D2ED" w14:textId="77777777" w:rsidR="00D80D8A" w:rsidRDefault="00BE6280">
      <w:pPr>
        <w:pStyle w:val="3"/>
      </w:pPr>
      <w:bookmarkStart w:id="12" w:name="_7j2nl4zafxr5" w:colFirst="0" w:colLast="0"/>
      <w:bookmarkEnd w:id="12"/>
      <w:r>
        <w:rPr>
          <w:rFonts w:ascii="Arial Unicode MS" w:eastAsia="Arial Unicode MS" w:hAnsi="Arial Unicode MS" w:cs="Arial Unicode MS"/>
        </w:rPr>
        <w:t>2</w:t>
      </w:r>
      <w:r>
        <w:rPr>
          <w:rFonts w:ascii="Arial Unicode MS" w:eastAsia="Arial Unicode MS" w:hAnsi="Arial Unicode MS" w:cs="Arial Unicode MS"/>
        </w:rPr>
        <w:t xml:space="preserve">.2.1 </w:t>
      </w:r>
      <w:r>
        <w:rPr>
          <w:rFonts w:ascii="Arial Unicode MS" w:eastAsia="Arial Unicode MS" w:hAnsi="Arial Unicode MS" w:cs="Arial Unicode MS"/>
        </w:rPr>
        <w:t>클라우드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환경</w:t>
      </w:r>
    </w:p>
    <w:p w14:paraId="593F858B" w14:textId="77777777" w:rsidR="00D80D8A" w:rsidRDefault="00BE6280">
      <w:r>
        <w:rPr>
          <w:rFonts w:ascii="Arial Unicode MS" w:eastAsia="Arial Unicode MS" w:hAnsi="Arial Unicode MS" w:cs="Arial Unicode MS"/>
        </w:rPr>
        <w:t>특성</w:t>
      </w:r>
      <w:r>
        <w:rPr>
          <w:rFonts w:ascii="Arial Unicode MS" w:eastAsia="Arial Unicode MS" w:hAnsi="Arial Unicode MS" w:cs="Arial Unicode MS"/>
        </w:rPr>
        <w:t xml:space="preserve">: </w:t>
      </w:r>
      <w:r>
        <w:rPr>
          <w:rFonts w:ascii="Arial Unicode MS" w:eastAsia="Arial Unicode MS" w:hAnsi="Arial Unicode MS" w:cs="Arial Unicode MS"/>
        </w:rPr>
        <w:t>관리형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서비스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활용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가능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자동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스케일링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인프라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운영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부담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최소화</w:t>
      </w:r>
      <w:r>
        <w:rPr>
          <w:rFonts w:ascii="Arial Unicode MS" w:eastAsia="Arial Unicode MS" w:hAnsi="Arial Unicode MS" w:cs="Arial Unicode MS"/>
        </w:rPr>
        <w:t>.</w:t>
      </w:r>
    </w:p>
    <w:p w14:paraId="74F30F38" w14:textId="77777777" w:rsidR="00D80D8A" w:rsidRDefault="00D80D8A"/>
    <w:p w14:paraId="2B9BBC80" w14:textId="77777777" w:rsidR="00D80D8A" w:rsidRDefault="00BE6280">
      <w:r>
        <w:rPr>
          <w:rFonts w:ascii="Arial Unicode MS" w:eastAsia="Arial Unicode MS" w:hAnsi="Arial Unicode MS" w:cs="Arial Unicode MS"/>
        </w:rPr>
        <w:t>기술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선정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영향</w:t>
      </w:r>
      <w:r>
        <w:rPr>
          <w:rFonts w:ascii="Arial Unicode MS" w:eastAsia="Arial Unicode MS" w:hAnsi="Arial Unicode MS" w:cs="Arial Unicode MS"/>
        </w:rPr>
        <w:t xml:space="preserve">: </w:t>
      </w:r>
      <w:r>
        <w:rPr>
          <w:rFonts w:ascii="Arial Unicode MS" w:eastAsia="Arial Unicode MS" w:hAnsi="Arial Unicode MS" w:cs="Arial Unicode MS"/>
        </w:rPr>
        <w:t>상용</w:t>
      </w:r>
      <w:r>
        <w:rPr>
          <w:rFonts w:ascii="Arial Unicode MS" w:eastAsia="Arial Unicode MS" w:hAnsi="Arial Unicode MS" w:cs="Arial Unicode MS"/>
        </w:rPr>
        <w:t xml:space="preserve"> LLM API </w:t>
      </w:r>
      <w:r>
        <w:rPr>
          <w:rFonts w:ascii="Arial Unicode MS" w:eastAsia="Arial Unicode MS" w:hAnsi="Arial Unicode MS" w:cs="Arial Unicode MS"/>
        </w:rPr>
        <w:t>즉시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사용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가능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관리형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Vector</w:t>
      </w:r>
      <w:proofErr w:type="spellEnd"/>
      <w:r>
        <w:rPr>
          <w:rFonts w:ascii="Arial Unicode MS" w:eastAsia="Arial Unicode MS" w:hAnsi="Arial Unicode MS" w:cs="Arial Unicode MS"/>
        </w:rPr>
        <w:t xml:space="preserve"> DB(</w:t>
      </w:r>
      <w:proofErr w:type="spellStart"/>
      <w:r>
        <w:rPr>
          <w:rFonts w:ascii="Arial Unicode MS" w:eastAsia="Arial Unicode MS" w:hAnsi="Arial Unicode MS" w:cs="Arial Unicode MS"/>
        </w:rPr>
        <w:t>Pinecone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등</w:t>
      </w:r>
      <w:r>
        <w:rPr>
          <w:rFonts w:ascii="Arial Unicode MS" w:eastAsia="Arial Unicode MS" w:hAnsi="Arial Unicode MS" w:cs="Arial Unicode MS"/>
        </w:rPr>
        <w:t xml:space="preserve">) </w:t>
      </w:r>
      <w:r>
        <w:rPr>
          <w:rFonts w:ascii="Arial Unicode MS" w:eastAsia="Arial Unicode MS" w:hAnsi="Arial Unicode MS" w:cs="Arial Unicode MS"/>
        </w:rPr>
        <w:t>활용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가능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관리형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Observability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도구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연동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용이</w:t>
      </w:r>
      <w:r>
        <w:rPr>
          <w:rFonts w:ascii="Arial Unicode MS" w:eastAsia="Arial Unicode MS" w:hAnsi="Arial Unicode MS" w:cs="Arial Unicode MS"/>
        </w:rPr>
        <w:t>.</w:t>
      </w:r>
    </w:p>
    <w:p w14:paraId="109B365F" w14:textId="77777777" w:rsidR="00D80D8A" w:rsidRDefault="00D80D8A"/>
    <w:p w14:paraId="2D819302" w14:textId="77777777" w:rsidR="00D80D8A" w:rsidRDefault="00BE6280">
      <w:r>
        <w:rPr>
          <w:rFonts w:ascii="Arial Unicode MS" w:eastAsia="Arial Unicode MS" w:hAnsi="Arial Unicode MS" w:cs="Arial Unicode MS"/>
        </w:rPr>
        <w:t>고려사항</w:t>
      </w:r>
      <w:r>
        <w:rPr>
          <w:rFonts w:ascii="Arial Unicode MS" w:eastAsia="Arial Unicode MS" w:hAnsi="Arial Unicode MS" w:cs="Arial Unicode MS"/>
        </w:rPr>
        <w:t xml:space="preserve">: </w:t>
      </w:r>
      <w:r>
        <w:rPr>
          <w:rFonts w:ascii="Arial Unicode MS" w:eastAsia="Arial Unicode MS" w:hAnsi="Arial Unicode MS" w:cs="Arial Unicode MS"/>
        </w:rPr>
        <w:t>데이터가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외부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클라우드로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전송되므로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데이터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주권</w:t>
      </w:r>
      <w:r>
        <w:rPr>
          <w:rFonts w:ascii="Arial Unicode MS" w:eastAsia="Arial Unicode MS" w:hAnsi="Arial Unicode MS" w:cs="Arial Unicode MS"/>
        </w:rPr>
        <w:t>·</w:t>
      </w:r>
      <w:r>
        <w:rPr>
          <w:rFonts w:ascii="Arial Unicode MS" w:eastAsia="Arial Unicode MS" w:hAnsi="Arial Unicode MS" w:cs="Arial Unicode MS"/>
        </w:rPr>
        <w:t>규제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요건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확인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필수</w:t>
      </w:r>
      <w:r>
        <w:rPr>
          <w:rFonts w:ascii="Arial Unicode MS" w:eastAsia="Arial Unicode MS" w:hAnsi="Arial Unicode MS" w:cs="Arial Unicode MS"/>
        </w:rPr>
        <w:t>.</w:t>
      </w:r>
    </w:p>
    <w:p w14:paraId="5EF18BEA" w14:textId="77777777" w:rsidR="00D80D8A" w:rsidRDefault="00BE6280">
      <w:pPr>
        <w:pStyle w:val="3"/>
      </w:pPr>
      <w:bookmarkStart w:id="13" w:name="_3qdc4alehosh" w:colFirst="0" w:colLast="0"/>
      <w:bookmarkEnd w:id="13"/>
      <w:r>
        <w:rPr>
          <w:rFonts w:ascii="Arial Unicode MS" w:eastAsia="Arial Unicode MS" w:hAnsi="Arial Unicode MS" w:cs="Arial Unicode MS"/>
        </w:rPr>
        <w:t xml:space="preserve">2.2.2 </w:t>
      </w:r>
      <w:proofErr w:type="spellStart"/>
      <w:r>
        <w:rPr>
          <w:rFonts w:ascii="Arial Unicode MS" w:eastAsia="Arial Unicode MS" w:hAnsi="Arial Unicode MS" w:cs="Arial Unicode MS"/>
        </w:rPr>
        <w:t>온프레미스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환경</w:t>
      </w:r>
    </w:p>
    <w:p w14:paraId="73918831" w14:textId="77777777" w:rsidR="00D80D8A" w:rsidRDefault="00BE6280">
      <w:r>
        <w:rPr>
          <w:rFonts w:ascii="Arial Unicode MS" w:eastAsia="Arial Unicode MS" w:hAnsi="Arial Unicode MS" w:cs="Arial Unicode MS"/>
        </w:rPr>
        <w:t>특성</w:t>
      </w:r>
      <w:r>
        <w:rPr>
          <w:rFonts w:ascii="Arial Unicode MS" w:eastAsia="Arial Unicode MS" w:hAnsi="Arial Unicode MS" w:cs="Arial Unicode MS"/>
        </w:rPr>
        <w:t xml:space="preserve">: </w:t>
      </w:r>
      <w:r>
        <w:rPr>
          <w:rFonts w:ascii="Arial Unicode MS" w:eastAsia="Arial Unicode MS" w:hAnsi="Arial Unicode MS" w:cs="Arial Unicode MS"/>
        </w:rPr>
        <w:t>데이터가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외부로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나가지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않음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인프라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직접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구축</w:t>
      </w:r>
      <w:r>
        <w:rPr>
          <w:rFonts w:ascii="Arial Unicode MS" w:eastAsia="Arial Unicode MS" w:hAnsi="Arial Unicode MS" w:cs="Arial Unicode MS"/>
        </w:rPr>
        <w:t>·</w:t>
      </w:r>
      <w:r>
        <w:rPr>
          <w:rFonts w:ascii="Arial Unicode MS" w:eastAsia="Arial Unicode MS" w:hAnsi="Arial Unicode MS" w:cs="Arial Unicode MS"/>
        </w:rPr>
        <w:t>운영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필요</w:t>
      </w:r>
      <w:r>
        <w:rPr>
          <w:rFonts w:ascii="Arial Unicode MS" w:eastAsia="Arial Unicode MS" w:hAnsi="Arial Unicode MS" w:cs="Arial Unicode MS"/>
        </w:rPr>
        <w:t>.</w:t>
      </w:r>
    </w:p>
    <w:p w14:paraId="3122A721" w14:textId="77777777" w:rsidR="00D80D8A" w:rsidRDefault="00D80D8A"/>
    <w:p w14:paraId="1972630D" w14:textId="77777777" w:rsidR="00D80D8A" w:rsidRDefault="00BE6280">
      <w:r>
        <w:rPr>
          <w:rFonts w:ascii="Arial Unicode MS" w:eastAsia="Arial Unicode MS" w:hAnsi="Arial Unicode MS" w:cs="Arial Unicode MS"/>
        </w:rPr>
        <w:t>기술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선정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영향</w:t>
      </w:r>
      <w:r>
        <w:rPr>
          <w:rFonts w:ascii="Arial Unicode MS" w:eastAsia="Arial Unicode MS" w:hAnsi="Arial Unicode MS" w:cs="Arial Unicode MS"/>
        </w:rPr>
        <w:t xml:space="preserve">: </w:t>
      </w:r>
      <w:proofErr w:type="spellStart"/>
      <w:r>
        <w:rPr>
          <w:rFonts w:ascii="Arial Unicode MS" w:eastAsia="Arial Unicode MS" w:hAnsi="Arial Unicode MS" w:cs="Arial Unicode MS"/>
        </w:rPr>
        <w:t>LLM</w:t>
      </w:r>
      <w:r>
        <w:rPr>
          <w:rFonts w:ascii="Arial Unicode MS" w:eastAsia="Arial Unicode MS" w:hAnsi="Arial Unicode MS" w:cs="Arial Unicode MS"/>
        </w:rPr>
        <w:t>은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오픈소스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셀프호스팅</w:t>
      </w:r>
      <w:proofErr w:type="spellEnd"/>
      <w:r>
        <w:rPr>
          <w:rFonts w:ascii="Arial Unicode MS" w:eastAsia="Arial Unicode MS" w:hAnsi="Arial Unicode MS" w:cs="Arial Unicode MS"/>
        </w:rPr>
        <w:t>(</w:t>
      </w:r>
      <w:proofErr w:type="spellStart"/>
      <w:r>
        <w:rPr>
          <w:rFonts w:ascii="Arial Unicode MS" w:eastAsia="Arial Unicode MS" w:hAnsi="Arial Unicode MS" w:cs="Arial Unicode MS"/>
        </w:rPr>
        <w:t>LLaMA</w:t>
      </w:r>
      <w:proofErr w:type="spellEnd"/>
      <w:r>
        <w:rPr>
          <w:rFonts w:ascii="Arial Unicode MS" w:eastAsia="Arial Unicode MS" w:hAnsi="Arial Unicode MS" w:cs="Arial Unicode MS"/>
        </w:rPr>
        <w:t xml:space="preserve">, </w:t>
      </w:r>
      <w:proofErr w:type="spellStart"/>
      <w:r>
        <w:rPr>
          <w:rFonts w:ascii="Arial Unicode MS" w:eastAsia="Arial Unicode MS" w:hAnsi="Arial Unicode MS" w:cs="Arial Unicode MS"/>
        </w:rPr>
        <w:t>Mistral</w:t>
      </w:r>
      <w:proofErr w:type="spellEnd"/>
      <w:r>
        <w:rPr>
          <w:rFonts w:ascii="Arial Unicode MS" w:eastAsia="Arial Unicode MS" w:hAnsi="Arial Unicode MS" w:cs="Arial Unicode MS"/>
        </w:rPr>
        <w:t xml:space="preserve">, EXAONE </w:t>
      </w:r>
      <w:r>
        <w:rPr>
          <w:rFonts w:ascii="Arial Unicode MS" w:eastAsia="Arial Unicode MS" w:hAnsi="Arial Unicode MS" w:cs="Arial Unicode MS"/>
        </w:rPr>
        <w:t>등</w:t>
      </w:r>
      <w:r>
        <w:rPr>
          <w:rFonts w:ascii="Arial Unicode MS" w:eastAsia="Arial Unicode MS" w:hAnsi="Arial Unicode MS" w:cs="Arial Unicode MS"/>
        </w:rPr>
        <w:t xml:space="preserve">) </w:t>
      </w:r>
      <w:r>
        <w:rPr>
          <w:rFonts w:ascii="Arial Unicode MS" w:eastAsia="Arial Unicode MS" w:hAnsi="Arial Unicode MS" w:cs="Arial Unicode MS"/>
        </w:rPr>
        <w:t>필수</w:t>
      </w:r>
      <w:r>
        <w:rPr>
          <w:rFonts w:ascii="Arial Unicode MS" w:eastAsia="Arial Unicode MS" w:hAnsi="Arial Unicode MS" w:cs="Arial Unicode MS"/>
        </w:rPr>
        <w:t xml:space="preserve">, </w:t>
      </w:r>
      <w:proofErr w:type="spellStart"/>
      <w:r>
        <w:rPr>
          <w:rFonts w:ascii="Arial Unicode MS" w:eastAsia="Arial Unicode MS" w:hAnsi="Arial Unicode MS" w:cs="Arial Unicode MS"/>
        </w:rPr>
        <w:t>Vector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DB</w:t>
      </w:r>
      <w:r>
        <w:rPr>
          <w:rFonts w:ascii="Arial Unicode MS" w:eastAsia="Arial Unicode MS" w:hAnsi="Arial Unicode MS" w:cs="Arial Unicode MS"/>
        </w:rPr>
        <w:t>는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셀프호스팅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가능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제품</w:t>
      </w:r>
      <w:r>
        <w:rPr>
          <w:rFonts w:ascii="Arial Unicode MS" w:eastAsia="Arial Unicode MS" w:hAnsi="Arial Unicode MS" w:cs="Arial Unicode MS"/>
        </w:rPr>
        <w:t>(</w:t>
      </w:r>
      <w:proofErr w:type="spellStart"/>
      <w:r>
        <w:rPr>
          <w:rFonts w:ascii="Arial Unicode MS" w:eastAsia="Arial Unicode MS" w:hAnsi="Arial Unicode MS" w:cs="Arial Unicode MS"/>
        </w:rPr>
        <w:t>Milvus</w:t>
      </w:r>
      <w:proofErr w:type="spellEnd"/>
      <w:r>
        <w:rPr>
          <w:rFonts w:ascii="Arial Unicode MS" w:eastAsia="Arial Unicode MS" w:hAnsi="Arial Unicode MS" w:cs="Arial Unicode MS"/>
        </w:rPr>
        <w:t xml:space="preserve">, </w:t>
      </w:r>
      <w:proofErr w:type="spellStart"/>
      <w:r>
        <w:rPr>
          <w:rFonts w:ascii="Arial Unicode MS" w:eastAsia="Arial Unicode MS" w:hAnsi="Arial Unicode MS" w:cs="Arial Unicode MS"/>
        </w:rPr>
        <w:t>Qdrant</w:t>
      </w:r>
      <w:proofErr w:type="spellEnd"/>
      <w:r>
        <w:rPr>
          <w:rFonts w:ascii="Arial Unicode MS" w:eastAsia="Arial Unicode MS" w:hAnsi="Arial Unicode MS" w:cs="Arial Unicode MS"/>
        </w:rPr>
        <w:t xml:space="preserve">, </w:t>
      </w:r>
      <w:proofErr w:type="spellStart"/>
      <w:r>
        <w:rPr>
          <w:rFonts w:ascii="Arial Unicode MS" w:eastAsia="Arial Unicode MS" w:hAnsi="Arial Unicode MS" w:cs="Arial Unicode MS"/>
        </w:rPr>
        <w:t>Weaviate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등</w:t>
      </w:r>
      <w:r>
        <w:rPr>
          <w:rFonts w:ascii="Arial Unicode MS" w:eastAsia="Arial Unicode MS" w:hAnsi="Arial Unicode MS" w:cs="Arial Unicode MS"/>
        </w:rPr>
        <w:t>)</w:t>
      </w:r>
      <w:proofErr w:type="spellStart"/>
      <w:r>
        <w:rPr>
          <w:rFonts w:ascii="Arial Unicode MS" w:eastAsia="Arial Unicode MS" w:hAnsi="Arial Unicode MS" w:cs="Arial Unicode MS"/>
        </w:rPr>
        <w:t>으로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제한</w:t>
      </w:r>
      <w:r>
        <w:rPr>
          <w:rFonts w:ascii="Arial Unicode MS" w:eastAsia="Arial Unicode MS" w:hAnsi="Arial Unicode MS" w:cs="Arial Unicode MS"/>
        </w:rPr>
        <w:t xml:space="preserve">, </w:t>
      </w:r>
      <w:proofErr w:type="spellStart"/>
      <w:r>
        <w:rPr>
          <w:rFonts w:ascii="Arial Unicode MS" w:eastAsia="Arial Unicode MS" w:hAnsi="Arial Unicode MS" w:cs="Arial Unicode MS"/>
        </w:rPr>
        <w:t>Observability</w:t>
      </w:r>
      <w:r>
        <w:rPr>
          <w:rFonts w:ascii="Arial Unicode MS" w:eastAsia="Arial Unicode MS" w:hAnsi="Arial Unicode MS" w:cs="Arial Unicode MS"/>
        </w:rPr>
        <w:t>도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셀프호스팅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도구</w:t>
      </w:r>
      <w:r>
        <w:rPr>
          <w:rFonts w:ascii="Arial Unicode MS" w:eastAsia="Arial Unicode MS" w:hAnsi="Arial Unicode MS" w:cs="Arial Unicode MS"/>
        </w:rPr>
        <w:t>(</w:t>
      </w:r>
      <w:proofErr w:type="spellStart"/>
      <w:r>
        <w:rPr>
          <w:rFonts w:ascii="Arial Unicode MS" w:eastAsia="Arial Unicode MS" w:hAnsi="Arial Unicode MS" w:cs="Arial Unicode MS"/>
        </w:rPr>
        <w:t>Langfuse</w:t>
      </w:r>
      <w:proofErr w:type="spellEnd"/>
      <w:r>
        <w:rPr>
          <w:rFonts w:ascii="Arial Unicode MS" w:eastAsia="Arial Unicode MS" w:hAnsi="Arial Unicode MS" w:cs="Arial Unicode MS"/>
        </w:rPr>
        <w:t xml:space="preserve">, </w:t>
      </w:r>
      <w:proofErr w:type="spellStart"/>
      <w:r>
        <w:rPr>
          <w:rFonts w:ascii="Arial Unicode MS" w:eastAsia="Arial Unicode MS" w:hAnsi="Arial Unicode MS" w:cs="Arial Unicode MS"/>
        </w:rPr>
        <w:t>Arize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Phoenix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등</w:t>
      </w:r>
      <w:r>
        <w:rPr>
          <w:rFonts w:ascii="Arial Unicode MS" w:eastAsia="Arial Unicode MS" w:hAnsi="Arial Unicode MS" w:cs="Arial Unicode MS"/>
        </w:rPr>
        <w:t xml:space="preserve">) </w:t>
      </w:r>
      <w:r>
        <w:rPr>
          <w:rFonts w:ascii="Arial Unicode MS" w:eastAsia="Arial Unicode MS" w:hAnsi="Arial Unicode MS" w:cs="Arial Unicode MS"/>
        </w:rPr>
        <w:t>선택</w:t>
      </w:r>
      <w:r>
        <w:rPr>
          <w:rFonts w:ascii="Arial Unicode MS" w:eastAsia="Arial Unicode MS" w:hAnsi="Arial Unicode MS" w:cs="Arial Unicode MS"/>
        </w:rPr>
        <w:t>.</w:t>
      </w:r>
    </w:p>
    <w:p w14:paraId="544E96D4" w14:textId="77777777" w:rsidR="00D80D8A" w:rsidRDefault="00D80D8A"/>
    <w:p w14:paraId="65FD2A31" w14:textId="77777777" w:rsidR="00D80D8A" w:rsidRDefault="00BE6280">
      <w:r>
        <w:rPr>
          <w:rFonts w:ascii="Arial Unicode MS" w:eastAsia="Arial Unicode MS" w:hAnsi="Arial Unicode MS" w:cs="Arial Unicode MS"/>
        </w:rPr>
        <w:t>고려사항</w:t>
      </w:r>
      <w:r>
        <w:rPr>
          <w:rFonts w:ascii="Arial Unicode MS" w:eastAsia="Arial Unicode MS" w:hAnsi="Arial Unicode MS" w:cs="Arial Unicode MS"/>
        </w:rPr>
        <w:t xml:space="preserve">: GPU </w:t>
      </w:r>
      <w:r>
        <w:rPr>
          <w:rFonts w:ascii="Arial Unicode MS" w:eastAsia="Arial Unicode MS" w:hAnsi="Arial Unicode MS" w:cs="Arial Unicode MS"/>
        </w:rPr>
        <w:t>서버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확보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모델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서빙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인프라</w:t>
      </w:r>
      <w:r>
        <w:rPr>
          <w:rFonts w:ascii="Arial Unicode MS" w:eastAsia="Arial Unicode MS" w:hAnsi="Arial Unicode MS" w:cs="Arial Unicode MS"/>
        </w:rPr>
        <w:t>(</w:t>
      </w:r>
      <w:proofErr w:type="spellStart"/>
      <w:r>
        <w:rPr>
          <w:rFonts w:ascii="Arial Unicode MS" w:eastAsia="Arial Unicode MS" w:hAnsi="Arial Unicode MS" w:cs="Arial Unicode MS"/>
        </w:rPr>
        <w:t>vLLM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등</w:t>
      </w:r>
      <w:r>
        <w:rPr>
          <w:rFonts w:ascii="Arial Unicode MS" w:eastAsia="Arial Unicode MS" w:hAnsi="Arial Unicode MS" w:cs="Arial Unicode MS"/>
        </w:rPr>
        <w:t xml:space="preserve">) </w:t>
      </w:r>
      <w:r>
        <w:rPr>
          <w:rFonts w:ascii="Arial Unicode MS" w:eastAsia="Arial Unicode MS" w:hAnsi="Arial Unicode MS" w:cs="Arial Unicode MS"/>
        </w:rPr>
        <w:t>구축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운영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인력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필요</w:t>
      </w:r>
      <w:r>
        <w:rPr>
          <w:rFonts w:ascii="Arial Unicode MS" w:eastAsia="Arial Unicode MS" w:hAnsi="Arial Unicode MS" w:cs="Arial Unicode MS"/>
        </w:rPr>
        <w:t>.</w:t>
      </w:r>
    </w:p>
    <w:p w14:paraId="3C487836" w14:textId="77777777" w:rsidR="00D80D8A" w:rsidRDefault="00BE6280">
      <w:pPr>
        <w:pStyle w:val="3"/>
      </w:pPr>
      <w:bookmarkStart w:id="14" w:name="_89bk7s36zdos" w:colFirst="0" w:colLast="0"/>
      <w:bookmarkEnd w:id="14"/>
      <w:r>
        <w:rPr>
          <w:rFonts w:ascii="Arial Unicode MS" w:eastAsia="Arial Unicode MS" w:hAnsi="Arial Unicode MS" w:cs="Arial Unicode MS"/>
        </w:rPr>
        <w:t xml:space="preserve">2.2.3 </w:t>
      </w:r>
      <w:r>
        <w:rPr>
          <w:rFonts w:ascii="Arial Unicode MS" w:eastAsia="Arial Unicode MS" w:hAnsi="Arial Unicode MS" w:cs="Arial Unicode MS"/>
        </w:rPr>
        <w:t>하이브리드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환경</w:t>
      </w:r>
    </w:p>
    <w:p w14:paraId="4338845C" w14:textId="77777777" w:rsidR="00D80D8A" w:rsidRDefault="00BE6280">
      <w:r>
        <w:rPr>
          <w:rFonts w:ascii="Arial Unicode MS" w:eastAsia="Arial Unicode MS" w:hAnsi="Arial Unicode MS" w:cs="Arial Unicode MS"/>
        </w:rPr>
        <w:t>특성</w:t>
      </w:r>
      <w:r>
        <w:rPr>
          <w:rFonts w:ascii="Arial Unicode MS" w:eastAsia="Arial Unicode MS" w:hAnsi="Arial Unicode MS" w:cs="Arial Unicode MS"/>
        </w:rPr>
        <w:t xml:space="preserve">: </w:t>
      </w:r>
      <w:r>
        <w:rPr>
          <w:rFonts w:ascii="Arial Unicode MS" w:eastAsia="Arial Unicode MS" w:hAnsi="Arial Unicode MS" w:cs="Arial Unicode MS"/>
        </w:rPr>
        <w:t>민감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데이터는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온프레미스</w:t>
      </w:r>
      <w:proofErr w:type="spellEnd"/>
      <w:r>
        <w:rPr>
          <w:rFonts w:ascii="Arial Unicode MS" w:eastAsia="Arial Unicode MS" w:hAnsi="Arial Unicode MS" w:cs="Arial Unicode MS"/>
        </w:rPr>
        <w:t xml:space="preserve">, </w:t>
      </w:r>
      <w:proofErr w:type="spellStart"/>
      <w:r>
        <w:rPr>
          <w:rFonts w:ascii="Arial Unicode MS" w:eastAsia="Arial Unicode MS" w:hAnsi="Arial Unicode MS" w:cs="Arial Unicode MS"/>
        </w:rPr>
        <w:t>비민감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처리는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클라우드에서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수행</w:t>
      </w:r>
      <w:r>
        <w:rPr>
          <w:rFonts w:ascii="Arial Unicode MS" w:eastAsia="Arial Unicode MS" w:hAnsi="Arial Unicode MS" w:cs="Arial Unicode MS"/>
        </w:rPr>
        <w:t>.</w:t>
      </w:r>
    </w:p>
    <w:p w14:paraId="6A3AA7F8" w14:textId="77777777" w:rsidR="00D80D8A" w:rsidRDefault="00D80D8A"/>
    <w:p w14:paraId="674ABA2C" w14:textId="77777777" w:rsidR="00D80D8A" w:rsidRDefault="00BE6280">
      <w:r>
        <w:rPr>
          <w:rFonts w:ascii="Arial Unicode MS" w:eastAsia="Arial Unicode MS" w:hAnsi="Arial Unicode MS" w:cs="Arial Unicode MS"/>
        </w:rPr>
        <w:t>기술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선정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영향</w:t>
      </w:r>
      <w:r>
        <w:rPr>
          <w:rFonts w:ascii="Arial Unicode MS" w:eastAsia="Arial Unicode MS" w:hAnsi="Arial Unicode MS" w:cs="Arial Unicode MS"/>
        </w:rPr>
        <w:t xml:space="preserve">: </w:t>
      </w:r>
      <w:r>
        <w:rPr>
          <w:rFonts w:ascii="Arial Unicode MS" w:eastAsia="Arial Unicode MS" w:hAnsi="Arial Unicode MS" w:cs="Arial Unicode MS"/>
        </w:rPr>
        <w:t>데이터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분류에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따라</w:t>
      </w:r>
      <w:r>
        <w:rPr>
          <w:rFonts w:ascii="Arial Unicode MS" w:eastAsia="Arial Unicode MS" w:hAnsi="Arial Unicode MS" w:cs="Arial Unicode MS"/>
        </w:rPr>
        <w:t xml:space="preserve"> LLM </w:t>
      </w:r>
      <w:r>
        <w:rPr>
          <w:rFonts w:ascii="Arial Unicode MS" w:eastAsia="Arial Unicode MS" w:hAnsi="Arial Unicode MS" w:cs="Arial Unicode MS"/>
        </w:rPr>
        <w:t>호출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경로가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분기</w:t>
      </w:r>
      <w:r>
        <w:rPr>
          <w:rFonts w:ascii="Arial Unicode MS" w:eastAsia="Arial Unicode MS" w:hAnsi="Arial Unicode MS" w:cs="Arial Unicode MS"/>
        </w:rPr>
        <w:t>(</w:t>
      </w:r>
      <w:r>
        <w:rPr>
          <w:rFonts w:ascii="Arial Unicode MS" w:eastAsia="Arial Unicode MS" w:hAnsi="Arial Unicode MS" w:cs="Arial Unicode MS"/>
        </w:rPr>
        <w:t>민감</w:t>
      </w:r>
      <w:r>
        <w:rPr>
          <w:rFonts w:ascii="Arial Unicode MS" w:eastAsia="Arial Unicode MS" w:hAnsi="Arial Unicode MS" w:cs="Arial Unicode MS"/>
        </w:rPr>
        <w:t xml:space="preserve"> → </w:t>
      </w:r>
      <w:proofErr w:type="spellStart"/>
      <w:r>
        <w:rPr>
          <w:rFonts w:ascii="Arial Unicode MS" w:eastAsia="Arial Unicode MS" w:hAnsi="Arial Unicode MS" w:cs="Arial Unicode MS"/>
        </w:rPr>
        <w:t>온프레미스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모</w:t>
      </w:r>
      <w:r>
        <w:rPr>
          <w:rFonts w:ascii="Arial Unicode MS" w:eastAsia="Arial Unicode MS" w:hAnsi="Arial Unicode MS" w:cs="Arial Unicode MS"/>
        </w:rPr>
        <w:t>델</w:t>
      </w:r>
      <w:r>
        <w:rPr>
          <w:rFonts w:ascii="Arial Unicode MS" w:eastAsia="Arial Unicode MS" w:hAnsi="Arial Unicode MS" w:cs="Arial Unicode MS"/>
        </w:rPr>
        <w:t xml:space="preserve">, </w:t>
      </w:r>
      <w:proofErr w:type="spellStart"/>
      <w:r>
        <w:rPr>
          <w:rFonts w:ascii="Arial Unicode MS" w:eastAsia="Arial Unicode MS" w:hAnsi="Arial Unicode MS" w:cs="Arial Unicode MS"/>
        </w:rPr>
        <w:t>비민감</w:t>
      </w:r>
      <w:proofErr w:type="spellEnd"/>
      <w:r>
        <w:rPr>
          <w:rFonts w:ascii="Arial Unicode MS" w:eastAsia="Arial Unicode MS" w:hAnsi="Arial Unicode MS" w:cs="Arial Unicode MS"/>
        </w:rPr>
        <w:t xml:space="preserve"> → </w:t>
      </w:r>
      <w:r>
        <w:rPr>
          <w:rFonts w:ascii="Arial Unicode MS" w:eastAsia="Arial Unicode MS" w:hAnsi="Arial Unicode MS" w:cs="Arial Unicode MS"/>
        </w:rPr>
        <w:t>클라우드</w:t>
      </w:r>
      <w:r>
        <w:rPr>
          <w:rFonts w:ascii="Arial Unicode MS" w:eastAsia="Arial Unicode MS" w:hAnsi="Arial Unicode MS" w:cs="Arial Unicode MS"/>
        </w:rPr>
        <w:t xml:space="preserve"> API), </w:t>
      </w:r>
      <w:r>
        <w:rPr>
          <w:rFonts w:ascii="Arial Unicode MS" w:eastAsia="Arial Unicode MS" w:hAnsi="Arial Unicode MS" w:cs="Arial Unicode MS"/>
        </w:rPr>
        <w:t>네트워크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연결과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지연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시간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설계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필요</w:t>
      </w:r>
      <w:r>
        <w:rPr>
          <w:rFonts w:ascii="Arial Unicode MS" w:eastAsia="Arial Unicode MS" w:hAnsi="Arial Unicode MS" w:cs="Arial Unicode MS"/>
        </w:rPr>
        <w:t>.</w:t>
      </w:r>
    </w:p>
    <w:p w14:paraId="38D50519" w14:textId="77777777" w:rsidR="00D80D8A" w:rsidRDefault="00D80D8A"/>
    <w:p w14:paraId="5F316520" w14:textId="77777777" w:rsidR="00D80D8A" w:rsidRDefault="00BE6280">
      <w:r>
        <w:rPr>
          <w:rFonts w:ascii="Arial Unicode MS" w:eastAsia="Arial Unicode MS" w:hAnsi="Arial Unicode MS" w:cs="Arial Unicode MS"/>
        </w:rPr>
        <w:t>고려사항</w:t>
      </w:r>
      <w:r>
        <w:rPr>
          <w:rFonts w:ascii="Arial Unicode MS" w:eastAsia="Arial Unicode MS" w:hAnsi="Arial Unicode MS" w:cs="Arial Unicode MS"/>
        </w:rPr>
        <w:t xml:space="preserve">: </w:t>
      </w:r>
      <w:r>
        <w:rPr>
          <w:rFonts w:ascii="Arial Unicode MS" w:eastAsia="Arial Unicode MS" w:hAnsi="Arial Unicode MS" w:cs="Arial Unicode MS"/>
        </w:rPr>
        <w:t>데이터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분류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기준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사전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정의</w:t>
      </w:r>
      <w:r>
        <w:rPr>
          <w:rFonts w:ascii="Arial Unicode MS" w:eastAsia="Arial Unicode MS" w:hAnsi="Arial Unicode MS" w:cs="Arial Unicode MS"/>
        </w:rPr>
        <w:t xml:space="preserve">, </w:t>
      </w:r>
      <w:proofErr w:type="spellStart"/>
      <w:r>
        <w:rPr>
          <w:rFonts w:ascii="Arial Unicode MS" w:eastAsia="Arial Unicode MS" w:hAnsi="Arial Unicode MS" w:cs="Arial Unicode MS"/>
        </w:rPr>
        <w:t>온프레미스</w:t>
      </w:r>
      <w:r>
        <w:rPr>
          <w:rFonts w:ascii="Arial Unicode MS" w:eastAsia="Arial Unicode MS" w:hAnsi="Arial Unicode MS" w:cs="Arial Unicode MS"/>
        </w:rPr>
        <w:t>↔</w:t>
      </w:r>
      <w:r>
        <w:rPr>
          <w:rFonts w:ascii="Arial Unicode MS" w:eastAsia="Arial Unicode MS" w:hAnsi="Arial Unicode MS" w:cs="Arial Unicode MS"/>
        </w:rPr>
        <w:t>클라우드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통신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보안</w:t>
      </w:r>
      <w:r>
        <w:rPr>
          <w:rFonts w:ascii="Arial Unicode MS" w:eastAsia="Arial Unicode MS" w:hAnsi="Arial Unicode MS" w:cs="Arial Unicode MS"/>
        </w:rPr>
        <w:t>.</w:t>
      </w:r>
    </w:p>
    <w:p w14:paraId="05015CB0" w14:textId="77777777" w:rsidR="00D80D8A" w:rsidRDefault="00D80D8A"/>
    <w:p w14:paraId="204D7A2C" w14:textId="77777777" w:rsidR="00D80D8A" w:rsidRDefault="00BE6280">
      <w:r>
        <w:rPr>
          <w:rFonts w:ascii="Arial Unicode MS" w:eastAsia="Arial Unicode MS" w:hAnsi="Arial Unicode MS" w:cs="Arial Unicode MS"/>
        </w:rPr>
        <w:t>참조</w:t>
      </w:r>
      <w:r>
        <w:rPr>
          <w:rFonts w:ascii="Arial Unicode MS" w:eastAsia="Arial Unicode MS" w:hAnsi="Arial Unicode MS" w:cs="Arial Unicode MS"/>
        </w:rPr>
        <w:t xml:space="preserve">: </w:t>
      </w:r>
      <w:r>
        <w:rPr>
          <w:rFonts w:ascii="Arial Unicode MS" w:eastAsia="Arial Unicode MS" w:hAnsi="Arial Unicode MS" w:cs="Arial Unicode MS"/>
        </w:rPr>
        <w:t>레퍼런스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아키텍처</w:t>
      </w:r>
      <w:r>
        <w:rPr>
          <w:rFonts w:ascii="Arial Unicode MS" w:eastAsia="Arial Unicode MS" w:hAnsi="Arial Unicode MS" w:cs="Arial Unicode MS"/>
        </w:rPr>
        <w:t xml:space="preserve"> §4.1.3 </w:t>
      </w:r>
      <w:r>
        <w:rPr>
          <w:rFonts w:ascii="Arial Unicode MS" w:eastAsia="Arial Unicode MS" w:hAnsi="Arial Unicode MS" w:cs="Arial Unicode MS"/>
        </w:rPr>
        <w:t>하이브리드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클라우드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설계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원리</w:t>
      </w:r>
    </w:p>
    <w:p w14:paraId="5754A03B" w14:textId="77777777" w:rsidR="00D80D8A" w:rsidRDefault="00BE6280">
      <w:pPr>
        <w:pStyle w:val="3"/>
      </w:pPr>
      <w:bookmarkStart w:id="15" w:name="_vkn0n5qqkgbf" w:colFirst="0" w:colLast="0"/>
      <w:bookmarkEnd w:id="15"/>
      <w:commentRangeStart w:id="16"/>
      <w:r>
        <w:rPr>
          <w:rFonts w:ascii="Arial Unicode MS" w:eastAsia="Arial Unicode MS" w:hAnsi="Arial Unicode MS" w:cs="Arial Unicode MS"/>
        </w:rPr>
        <w:lastRenderedPageBreak/>
        <w:t xml:space="preserve">2.2.4 </w:t>
      </w:r>
      <w:r>
        <w:rPr>
          <w:rFonts w:ascii="Arial Unicode MS" w:eastAsia="Arial Unicode MS" w:hAnsi="Arial Unicode MS" w:cs="Arial Unicode MS"/>
        </w:rPr>
        <w:t>배포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환경이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기술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선정에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미치는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영향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요약</w:t>
      </w:r>
      <w:commentRangeEnd w:id="16"/>
      <w:r>
        <w:commentReference w:id="16"/>
      </w:r>
    </w:p>
    <w:tbl>
      <w:tblPr>
        <w:tblStyle w:val="ab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58"/>
        <w:gridCol w:w="2257"/>
        <w:gridCol w:w="2257"/>
        <w:gridCol w:w="2257"/>
      </w:tblGrid>
      <w:tr w:rsidR="00D80D8A" w14:paraId="4D500EC9" w14:textId="77777777">
        <w:trPr>
          <w:tblHeader/>
        </w:trPr>
        <w:tc>
          <w:tcPr>
            <w:tcW w:w="2257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93E4C1" w14:textId="77777777" w:rsidR="00D80D8A" w:rsidRDefault="00BE6280">
            <w:pPr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기술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영역</w:t>
            </w:r>
          </w:p>
        </w:tc>
        <w:tc>
          <w:tcPr>
            <w:tcW w:w="2257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BB9A7B" w14:textId="77777777" w:rsidR="00D80D8A" w:rsidRDefault="00BE6280">
            <w:pPr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클라우드</w:t>
            </w:r>
          </w:p>
        </w:tc>
        <w:tc>
          <w:tcPr>
            <w:tcW w:w="2257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221668" w14:textId="77777777" w:rsidR="00D80D8A" w:rsidRDefault="00BE6280">
            <w:pPr>
              <w:rPr>
                <w:b/>
                <w:bCs/>
              </w:rPr>
            </w:pPr>
            <w:proofErr w:type="spellStart"/>
            <w:r>
              <w:rPr>
                <w:rFonts w:ascii="Arial Unicode MS" w:eastAsia="Arial Unicode MS" w:hAnsi="Arial Unicode MS" w:cs="Arial Unicode MS"/>
                <w:b/>
                <w:bCs/>
              </w:rPr>
              <w:t>온프레미스</w:t>
            </w:r>
            <w:proofErr w:type="spellEnd"/>
          </w:p>
        </w:tc>
        <w:tc>
          <w:tcPr>
            <w:tcW w:w="2257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C276AF" w14:textId="77777777" w:rsidR="00D80D8A" w:rsidRDefault="00BE6280">
            <w:pPr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하이브리드</w:t>
            </w:r>
          </w:p>
        </w:tc>
      </w:tr>
      <w:tr w:rsidR="00D80D8A" w14:paraId="024ABF77" w14:textId="77777777">
        <w:tc>
          <w:tcPr>
            <w:tcW w:w="22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540E7D" w14:textId="77777777" w:rsidR="00D80D8A" w:rsidRDefault="00BE6280">
            <w:r>
              <w:rPr>
                <w:rFonts w:ascii="Arial Unicode MS" w:eastAsia="Arial Unicode MS" w:hAnsi="Arial Unicode MS" w:cs="Arial Unicode MS"/>
              </w:rPr>
              <w:t>LLM (3</w:t>
            </w:r>
            <w:r>
              <w:rPr>
                <w:rFonts w:ascii="Arial Unicode MS" w:eastAsia="Arial Unicode MS" w:hAnsi="Arial Unicode MS" w:cs="Arial Unicode MS"/>
              </w:rPr>
              <w:t>장</w:t>
            </w:r>
            <w:r>
              <w:rPr>
                <w:rFonts w:ascii="Arial Unicode MS" w:eastAsia="Arial Unicode MS" w:hAnsi="Arial Unicode MS" w:cs="Arial Unicode MS"/>
              </w:rPr>
              <w:t>)</w:t>
            </w:r>
          </w:p>
        </w:tc>
        <w:tc>
          <w:tcPr>
            <w:tcW w:w="22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BC803E" w14:textId="77777777" w:rsidR="00D80D8A" w:rsidRDefault="00BE6280">
            <w:r>
              <w:rPr>
                <w:rFonts w:ascii="Arial Unicode MS" w:eastAsia="Arial Unicode MS" w:hAnsi="Arial Unicode MS" w:cs="Arial Unicode MS"/>
              </w:rPr>
              <w:t>상용</w:t>
            </w:r>
            <w:r>
              <w:rPr>
                <w:rFonts w:ascii="Arial Unicode MS" w:eastAsia="Arial Unicode MS" w:hAnsi="Arial Unicode MS" w:cs="Arial Unicode MS"/>
              </w:rPr>
              <w:t xml:space="preserve"> API </w:t>
            </w:r>
            <w:r>
              <w:rPr>
                <w:rFonts w:ascii="Arial Unicode MS" w:eastAsia="Arial Unicode MS" w:hAnsi="Arial Unicode MS" w:cs="Arial Unicode MS"/>
              </w:rPr>
              <w:t>전체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사용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가능</w:t>
            </w:r>
          </w:p>
        </w:tc>
        <w:tc>
          <w:tcPr>
            <w:tcW w:w="22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909228" w14:textId="77777777" w:rsidR="00D80D8A" w:rsidRDefault="00BE6280">
            <w:r>
              <w:rPr>
                <w:rFonts w:ascii="Arial Unicode MS" w:eastAsia="Arial Unicode MS" w:hAnsi="Arial Unicode MS" w:cs="Arial Unicode MS"/>
              </w:rPr>
              <w:t>오픈소스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셀프호스팅만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가능</w:t>
            </w:r>
          </w:p>
        </w:tc>
        <w:tc>
          <w:tcPr>
            <w:tcW w:w="22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43D4E2" w14:textId="77777777" w:rsidR="00D80D8A" w:rsidRDefault="00BE6280">
            <w:r>
              <w:rPr>
                <w:rFonts w:ascii="Arial Unicode MS" w:eastAsia="Arial Unicode MS" w:hAnsi="Arial Unicode MS" w:cs="Arial Unicode MS"/>
              </w:rPr>
              <w:t>데이터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등급별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경로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분기</w:t>
            </w:r>
          </w:p>
        </w:tc>
      </w:tr>
      <w:tr w:rsidR="00D80D8A" w14:paraId="48D212B5" w14:textId="77777777">
        <w:tc>
          <w:tcPr>
            <w:tcW w:w="22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9FF826" w14:textId="77777777" w:rsidR="00D80D8A" w:rsidRDefault="00BE6280">
            <w:proofErr w:type="spellStart"/>
            <w:r>
              <w:rPr>
                <w:rFonts w:ascii="Arial Unicode MS" w:eastAsia="Arial Unicode MS" w:hAnsi="Arial Unicode MS" w:cs="Arial Unicode MS"/>
              </w:rPr>
              <w:t>Framework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(4</w:t>
            </w:r>
            <w:r>
              <w:rPr>
                <w:rFonts w:ascii="Arial Unicode MS" w:eastAsia="Arial Unicode MS" w:hAnsi="Arial Unicode MS" w:cs="Arial Unicode MS"/>
              </w:rPr>
              <w:t>장</w:t>
            </w:r>
            <w:r>
              <w:rPr>
                <w:rFonts w:ascii="Arial Unicode MS" w:eastAsia="Arial Unicode MS" w:hAnsi="Arial Unicode MS" w:cs="Arial Unicode MS"/>
              </w:rPr>
              <w:t>)</w:t>
            </w:r>
          </w:p>
        </w:tc>
        <w:tc>
          <w:tcPr>
            <w:tcW w:w="22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FF7AF5" w14:textId="77777777" w:rsidR="00D80D8A" w:rsidRDefault="00BE6280">
            <w:r>
              <w:rPr>
                <w:rFonts w:ascii="Arial Unicode MS" w:eastAsia="Arial Unicode MS" w:hAnsi="Arial Unicode MS" w:cs="Arial Unicode MS"/>
              </w:rPr>
              <w:t>제약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없음</w:t>
            </w:r>
          </w:p>
        </w:tc>
        <w:tc>
          <w:tcPr>
            <w:tcW w:w="22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1CFFD5" w14:textId="77777777" w:rsidR="00D80D8A" w:rsidRDefault="00BE6280">
            <w:r>
              <w:rPr>
                <w:rFonts w:ascii="Arial Unicode MS" w:eastAsia="Arial Unicode MS" w:hAnsi="Arial Unicode MS" w:cs="Arial Unicode MS"/>
              </w:rPr>
              <w:t>제약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없음</w:t>
            </w:r>
          </w:p>
        </w:tc>
        <w:tc>
          <w:tcPr>
            <w:tcW w:w="22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8F5C3A" w14:textId="77777777" w:rsidR="00D80D8A" w:rsidRDefault="00BE6280">
            <w:r>
              <w:rPr>
                <w:rFonts w:ascii="Arial Unicode MS" w:eastAsia="Arial Unicode MS" w:hAnsi="Arial Unicode MS" w:cs="Arial Unicode MS"/>
              </w:rPr>
              <w:t>제약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없음</w:t>
            </w:r>
          </w:p>
        </w:tc>
      </w:tr>
      <w:tr w:rsidR="00D80D8A" w14:paraId="60A19D00" w14:textId="77777777">
        <w:tc>
          <w:tcPr>
            <w:tcW w:w="22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248A56" w14:textId="77777777" w:rsidR="00D80D8A" w:rsidRDefault="00BE6280">
            <w:r>
              <w:rPr>
                <w:rFonts w:ascii="Arial Unicode MS" w:eastAsia="Arial Unicode MS" w:hAnsi="Arial Unicode MS" w:cs="Arial Unicode MS"/>
              </w:rPr>
              <w:t xml:space="preserve">Tool </w:t>
            </w:r>
            <w:r>
              <w:rPr>
                <w:rFonts w:ascii="Arial Unicode MS" w:eastAsia="Arial Unicode MS" w:hAnsi="Arial Unicode MS" w:cs="Arial Unicode MS"/>
              </w:rPr>
              <w:t>연동</w:t>
            </w:r>
            <w:r>
              <w:rPr>
                <w:rFonts w:ascii="Arial Unicode MS" w:eastAsia="Arial Unicode MS" w:hAnsi="Arial Unicode MS" w:cs="Arial Unicode MS"/>
              </w:rPr>
              <w:t xml:space="preserve"> (5</w:t>
            </w:r>
            <w:r>
              <w:rPr>
                <w:rFonts w:ascii="Arial Unicode MS" w:eastAsia="Arial Unicode MS" w:hAnsi="Arial Unicode MS" w:cs="Arial Unicode MS"/>
              </w:rPr>
              <w:t>장</w:t>
            </w:r>
            <w:r>
              <w:rPr>
                <w:rFonts w:ascii="Arial Unicode MS" w:eastAsia="Arial Unicode MS" w:hAnsi="Arial Unicode MS" w:cs="Arial Unicode MS"/>
              </w:rPr>
              <w:t>)</w:t>
            </w:r>
          </w:p>
        </w:tc>
        <w:tc>
          <w:tcPr>
            <w:tcW w:w="22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DBE441" w14:textId="77777777" w:rsidR="00D80D8A" w:rsidRDefault="00BE6280">
            <w:r>
              <w:rPr>
                <w:rFonts w:ascii="Arial Unicode MS" w:eastAsia="Arial Unicode MS" w:hAnsi="Arial Unicode MS" w:cs="Arial Unicode MS"/>
              </w:rPr>
              <w:t xml:space="preserve">MCP </w:t>
            </w:r>
            <w:r>
              <w:rPr>
                <w:rFonts w:ascii="Arial Unicode MS" w:eastAsia="Arial Unicode MS" w:hAnsi="Arial Unicode MS" w:cs="Arial Unicode MS"/>
              </w:rPr>
              <w:t>관리형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서비스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활용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가능</w:t>
            </w:r>
          </w:p>
        </w:tc>
        <w:tc>
          <w:tcPr>
            <w:tcW w:w="22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D05162" w14:textId="77777777" w:rsidR="00D80D8A" w:rsidRDefault="00BE6280">
            <w:r>
              <w:rPr>
                <w:rFonts w:ascii="Arial Unicode MS" w:eastAsia="Arial Unicode MS" w:hAnsi="Arial Unicode MS" w:cs="Arial Unicode MS"/>
              </w:rPr>
              <w:t xml:space="preserve">MCP </w:t>
            </w:r>
            <w:r>
              <w:rPr>
                <w:rFonts w:ascii="Arial Unicode MS" w:eastAsia="Arial Unicode MS" w:hAnsi="Arial Unicode MS" w:cs="Arial Unicode MS"/>
              </w:rPr>
              <w:t>서버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자체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운영</w:t>
            </w:r>
          </w:p>
        </w:tc>
        <w:tc>
          <w:tcPr>
            <w:tcW w:w="22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CEBFD1" w14:textId="77777777" w:rsidR="00D80D8A" w:rsidRDefault="00BE6280">
            <w:proofErr w:type="spellStart"/>
            <w:r>
              <w:rPr>
                <w:rFonts w:ascii="Arial Unicode MS" w:eastAsia="Arial Unicode MS" w:hAnsi="Arial Unicode MS" w:cs="Arial Unicode MS"/>
              </w:rPr>
              <w:t>환경별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MCP </w:t>
            </w:r>
            <w:r>
              <w:rPr>
                <w:rFonts w:ascii="Arial Unicode MS" w:eastAsia="Arial Unicode MS" w:hAnsi="Arial Unicode MS" w:cs="Arial Unicode MS"/>
              </w:rPr>
              <w:t>서버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분리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운영</w:t>
            </w:r>
          </w:p>
        </w:tc>
      </w:tr>
      <w:tr w:rsidR="00D80D8A" w14:paraId="77037023" w14:textId="77777777">
        <w:tc>
          <w:tcPr>
            <w:tcW w:w="22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10F9C5" w14:textId="77777777" w:rsidR="00D80D8A" w:rsidRDefault="00BE6280">
            <w:proofErr w:type="spellStart"/>
            <w:r>
              <w:rPr>
                <w:rFonts w:ascii="Arial Unicode MS" w:eastAsia="Arial Unicode MS" w:hAnsi="Arial Unicode MS" w:cs="Arial Unicode MS"/>
              </w:rPr>
              <w:t>Memory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(7</w:t>
            </w:r>
            <w:r>
              <w:rPr>
                <w:rFonts w:ascii="Arial Unicode MS" w:eastAsia="Arial Unicode MS" w:hAnsi="Arial Unicode MS" w:cs="Arial Unicode MS"/>
              </w:rPr>
              <w:t>장</w:t>
            </w:r>
            <w:r>
              <w:rPr>
                <w:rFonts w:ascii="Arial Unicode MS" w:eastAsia="Arial Unicode MS" w:hAnsi="Arial Unicode MS" w:cs="Arial Unicode MS"/>
              </w:rPr>
              <w:t>)</w:t>
            </w:r>
          </w:p>
        </w:tc>
        <w:tc>
          <w:tcPr>
            <w:tcW w:w="22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4ABC34" w14:textId="77777777" w:rsidR="00D80D8A" w:rsidRDefault="00BE6280">
            <w:r>
              <w:rPr>
                <w:rFonts w:ascii="Arial Unicode MS" w:eastAsia="Arial Unicode MS" w:hAnsi="Arial Unicode MS" w:cs="Arial Unicode MS"/>
              </w:rPr>
              <w:t>관리형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Redis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/DB </w:t>
            </w:r>
            <w:r>
              <w:rPr>
                <w:rFonts w:ascii="Arial Unicode MS" w:eastAsia="Arial Unicode MS" w:hAnsi="Arial Unicode MS" w:cs="Arial Unicode MS"/>
              </w:rPr>
              <w:t>활용</w:t>
            </w:r>
          </w:p>
        </w:tc>
        <w:tc>
          <w:tcPr>
            <w:tcW w:w="22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22F53A" w14:textId="77777777" w:rsidR="00D80D8A" w:rsidRDefault="00BE6280">
            <w:r>
              <w:rPr>
                <w:rFonts w:ascii="Arial Unicode MS" w:eastAsia="Arial Unicode MS" w:hAnsi="Arial Unicode MS" w:cs="Arial Unicode MS"/>
              </w:rPr>
              <w:t>자체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운영</w:t>
            </w:r>
          </w:p>
        </w:tc>
        <w:tc>
          <w:tcPr>
            <w:tcW w:w="22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267FDA" w14:textId="77777777" w:rsidR="00D80D8A" w:rsidRDefault="00BE6280">
            <w:r>
              <w:rPr>
                <w:rFonts w:ascii="Arial Unicode MS" w:eastAsia="Arial Unicode MS" w:hAnsi="Arial Unicode MS" w:cs="Arial Unicode MS"/>
              </w:rPr>
              <w:t>민감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메모리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온프레미스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격리</w:t>
            </w:r>
          </w:p>
        </w:tc>
      </w:tr>
      <w:tr w:rsidR="00D80D8A" w14:paraId="3814A796" w14:textId="77777777">
        <w:tc>
          <w:tcPr>
            <w:tcW w:w="22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F1D36B" w14:textId="77777777" w:rsidR="00D80D8A" w:rsidRDefault="00BE6280">
            <w:r>
              <w:rPr>
                <w:rFonts w:ascii="Arial Unicode MS" w:eastAsia="Arial Unicode MS" w:hAnsi="Arial Unicode MS" w:cs="Arial Unicode MS"/>
              </w:rPr>
              <w:t xml:space="preserve">Data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Store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(8</w:t>
            </w:r>
            <w:r>
              <w:rPr>
                <w:rFonts w:ascii="Arial Unicode MS" w:eastAsia="Arial Unicode MS" w:hAnsi="Arial Unicode MS" w:cs="Arial Unicode MS"/>
              </w:rPr>
              <w:t>장</w:t>
            </w:r>
            <w:r>
              <w:rPr>
                <w:rFonts w:ascii="Arial Unicode MS" w:eastAsia="Arial Unicode MS" w:hAnsi="Arial Unicode MS" w:cs="Arial Unicode MS"/>
              </w:rPr>
              <w:t>)</w:t>
            </w:r>
          </w:p>
        </w:tc>
        <w:tc>
          <w:tcPr>
            <w:tcW w:w="22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48A596" w14:textId="77777777" w:rsidR="00D80D8A" w:rsidRDefault="00BE6280">
            <w:proofErr w:type="spellStart"/>
            <w:r>
              <w:rPr>
                <w:rFonts w:ascii="Arial Unicode MS" w:eastAsia="Arial Unicode MS" w:hAnsi="Arial Unicode MS" w:cs="Arial Unicode MS"/>
              </w:rPr>
              <w:t>Pinecone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등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관리형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Vector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DB</w:t>
            </w:r>
          </w:p>
        </w:tc>
        <w:tc>
          <w:tcPr>
            <w:tcW w:w="22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052CAE" w14:textId="77777777" w:rsidR="00D80D8A" w:rsidRDefault="00BE6280">
            <w:proofErr w:type="spellStart"/>
            <w:r>
              <w:rPr>
                <w:rFonts w:ascii="Arial Unicode MS" w:eastAsia="Arial Unicode MS" w:hAnsi="Arial Unicode MS" w:cs="Arial Unicode MS"/>
              </w:rPr>
              <w:t>Milvus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Qdrant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셀프호스팅</w:t>
            </w:r>
            <w:proofErr w:type="spellEnd"/>
          </w:p>
        </w:tc>
        <w:tc>
          <w:tcPr>
            <w:tcW w:w="22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8FEA18" w14:textId="77777777" w:rsidR="00D80D8A" w:rsidRDefault="00BE6280">
            <w:proofErr w:type="spellStart"/>
            <w:r>
              <w:rPr>
                <w:rFonts w:ascii="Arial Unicode MS" w:eastAsia="Arial Unicode MS" w:hAnsi="Arial Unicode MS" w:cs="Arial Unicode MS"/>
              </w:rPr>
              <w:t>환경별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분리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또는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온프레미스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단일화</w:t>
            </w:r>
          </w:p>
        </w:tc>
      </w:tr>
      <w:tr w:rsidR="00D80D8A" w14:paraId="6E1EDCAD" w14:textId="77777777">
        <w:tc>
          <w:tcPr>
            <w:tcW w:w="22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6DEB8E" w14:textId="77777777" w:rsidR="00D80D8A" w:rsidRDefault="00BE6280">
            <w:r>
              <w:rPr>
                <w:rFonts w:ascii="Arial Unicode MS" w:eastAsia="Arial Unicode MS" w:hAnsi="Arial Unicode MS" w:cs="Arial Unicode MS"/>
              </w:rPr>
              <w:t>RAG Pipeline (9</w:t>
            </w:r>
            <w:r>
              <w:rPr>
                <w:rFonts w:ascii="Arial Unicode MS" w:eastAsia="Arial Unicode MS" w:hAnsi="Arial Unicode MS" w:cs="Arial Unicode MS"/>
              </w:rPr>
              <w:t>장</w:t>
            </w:r>
            <w:r>
              <w:rPr>
                <w:rFonts w:ascii="Arial Unicode MS" w:eastAsia="Arial Unicode MS" w:hAnsi="Arial Unicode MS" w:cs="Arial Unicode MS"/>
              </w:rPr>
              <w:t>)</w:t>
            </w:r>
          </w:p>
        </w:tc>
        <w:tc>
          <w:tcPr>
            <w:tcW w:w="22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F253B2" w14:textId="77777777" w:rsidR="00D80D8A" w:rsidRDefault="00BE6280">
            <w:r>
              <w:rPr>
                <w:rFonts w:ascii="Arial Unicode MS" w:eastAsia="Arial Unicode MS" w:hAnsi="Arial Unicode MS" w:cs="Arial Unicode MS"/>
              </w:rPr>
              <w:t>관리형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임베딩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API </w:t>
            </w:r>
            <w:r>
              <w:rPr>
                <w:rFonts w:ascii="Arial Unicode MS" w:eastAsia="Arial Unicode MS" w:hAnsi="Arial Unicode MS" w:cs="Arial Unicode MS"/>
              </w:rPr>
              <w:t>활용</w:t>
            </w:r>
          </w:p>
        </w:tc>
        <w:tc>
          <w:tcPr>
            <w:tcW w:w="22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819479" w14:textId="77777777" w:rsidR="00D80D8A" w:rsidRDefault="00BE6280">
            <w:proofErr w:type="spellStart"/>
            <w:r>
              <w:rPr>
                <w:rFonts w:ascii="Arial Unicode MS" w:eastAsia="Arial Unicode MS" w:hAnsi="Arial Unicode MS" w:cs="Arial Unicode MS"/>
              </w:rPr>
              <w:t>임베딩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모델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셀프호스팅</w:t>
            </w:r>
            <w:proofErr w:type="spellEnd"/>
          </w:p>
        </w:tc>
        <w:tc>
          <w:tcPr>
            <w:tcW w:w="22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29EABC" w14:textId="77777777" w:rsidR="00D80D8A" w:rsidRDefault="00BE6280">
            <w:r>
              <w:rPr>
                <w:rFonts w:ascii="Arial Unicode MS" w:eastAsia="Arial Unicode MS" w:hAnsi="Arial Unicode MS" w:cs="Arial Unicode MS"/>
              </w:rPr>
              <w:t>데이터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등급별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파이프라인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분리</w:t>
            </w:r>
          </w:p>
        </w:tc>
      </w:tr>
      <w:tr w:rsidR="00D80D8A" w14:paraId="03C33C15" w14:textId="77777777">
        <w:tc>
          <w:tcPr>
            <w:tcW w:w="22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04C366" w14:textId="77777777" w:rsidR="00D80D8A" w:rsidRDefault="00BE6280">
            <w:proofErr w:type="spellStart"/>
            <w:r>
              <w:rPr>
                <w:rFonts w:ascii="Arial Unicode MS" w:eastAsia="Arial Unicode MS" w:hAnsi="Arial Unicode MS" w:cs="Arial Unicode MS"/>
              </w:rPr>
              <w:t>Guardrails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(10</w:t>
            </w:r>
            <w:r>
              <w:rPr>
                <w:rFonts w:ascii="Arial Unicode MS" w:eastAsia="Arial Unicode MS" w:hAnsi="Arial Unicode MS" w:cs="Arial Unicode MS"/>
              </w:rPr>
              <w:t>장</w:t>
            </w:r>
            <w:r>
              <w:rPr>
                <w:rFonts w:ascii="Arial Unicode MS" w:eastAsia="Arial Unicode MS" w:hAnsi="Arial Unicode MS" w:cs="Arial Unicode MS"/>
              </w:rPr>
              <w:t>)</w:t>
            </w:r>
          </w:p>
        </w:tc>
        <w:tc>
          <w:tcPr>
            <w:tcW w:w="22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C8DEEC" w14:textId="77777777" w:rsidR="00D80D8A" w:rsidRDefault="00BE6280">
            <w:proofErr w:type="spellStart"/>
            <w:r>
              <w:rPr>
                <w:rFonts w:ascii="Arial Unicode MS" w:eastAsia="Arial Unicode MS" w:hAnsi="Arial Unicode MS" w:cs="Arial Unicode MS"/>
              </w:rPr>
              <w:t>SaaS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도구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활용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가능</w:t>
            </w:r>
          </w:p>
        </w:tc>
        <w:tc>
          <w:tcPr>
            <w:tcW w:w="22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1CC66C" w14:textId="77777777" w:rsidR="00D80D8A" w:rsidRDefault="00BE6280">
            <w:proofErr w:type="spellStart"/>
            <w:r>
              <w:rPr>
                <w:rFonts w:ascii="Arial Unicode MS" w:eastAsia="Arial Unicode MS" w:hAnsi="Arial Unicode MS" w:cs="Arial Unicode MS"/>
              </w:rPr>
              <w:t>셀프호스팅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전용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도구</w:t>
            </w:r>
          </w:p>
        </w:tc>
        <w:tc>
          <w:tcPr>
            <w:tcW w:w="22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F4EA09" w14:textId="77777777" w:rsidR="00D80D8A" w:rsidRDefault="00BE6280">
            <w:proofErr w:type="spellStart"/>
            <w:r>
              <w:rPr>
                <w:rFonts w:ascii="Arial Unicode MS" w:eastAsia="Arial Unicode MS" w:hAnsi="Arial Unicode MS" w:cs="Arial Unicode MS"/>
              </w:rPr>
              <w:t>SaaS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+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셀프호스팅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조합</w:t>
            </w:r>
          </w:p>
        </w:tc>
      </w:tr>
      <w:tr w:rsidR="00D80D8A" w14:paraId="12CFD203" w14:textId="77777777">
        <w:tc>
          <w:tcPr>
            <w:tcW w:w="22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E498D0" w14:textId="77777777" w:rsidR="00D80D8A" w:rsidRDefault="00BE6280">
            <w:proofErr w:type="spellStart"/>
            <w:r>
              <w:rPr>
                <w:rFonts w:ascii="Arial Unicode MS" w:eastAsia="Arial Unicode MS" w:hAnsi="Arial Unicode MS" w:cs="Arial Unicode MS"/>
              </w:rPr>
              <w:t>Observability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(11</w:t>
            </w:r>
            <w:r>
              <w:rPr>
                <w:rFonts w:ascii="Arial Unicode MS" w:eastAsia="Arial Unicode MS" w:hAnsi="Arial Unicode MS" w:cs="Arial Unicode MS"/>
              </w:rPr>
              <w:t>장</w:t>
            </w:r>
            <w:r>
              <w:rPr>
                <w:rFonts w:ascii="Arial Unicode MS" w:eastAsia="Arial Unicode MS" w:hAnsi="Arial Unicode MS" w:cs="Arial Unicode MS"/>
              </w:rPr>
              <w:t>)</w:t>
            </w:r>
          </w:p>
        </w:tc>
        <w:tc>
          <w:tcPr>
            <w:tcW w:w="22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C763B1" w14:textId="77777777" w:rsidR="00D80D8A" w:rsidRDefault="00BE6280">
            <w:proofErr w:type="spellStart"/>
            <w:r>
              <w:rPr>
                <w:rFonts w:ascii="Arial Unicode MS" w:eastAsia="Arial Unicode MS" w:hAnsi="Arial Unicode MS" w:cs="Arial Unicode MS"/>
              </w:rPr>
              <w:t>LangSmith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등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SaaS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활용</w:t>
            </w:r>
          </w:p>
        </w:tc>
        <w:tc>
          <w:tcPr>
            <w:tcW w:w="22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484828" w14:textId="77777777" w:rsidR="00D80D8A" w:rsidRDefault="00BE6280">
            <w:proofErr w:type="spellStart"/>
            <w:r>
              <w:rPr>
                <w:rFonts w:ascii="Arial Unicode MS" w:eastAsia="Arial Unicode MS" w:hAnsi="Arial Unicode MS" w:cs="Arial Unicode MS"/>
              </w:rPr>
              <w:t>Langfuse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Phoenix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셀프호스팅</w:t>
            </w:r>
            <w:proofErr w:type="spellEnd"/>
          </w:p>
        </w:tc>
        <w:tc>
          <w:tcPr>
            <w:tcW w:w="22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04EB9D" w14:textId="77777777" w:rsidR="00D80D8A" w:rsidRDefault="00BE6280">
            <w:r>
              <w:rPr>
                <w:rFonts w:ascii="Arial Unicode MS" w:eastAsia="Arial Unicode MS" w:hAnsi="Arial Unicode MS" w:cs="Arial Unicode MS"/>
              </w:rPr>
              <w:t>민감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로그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온프레미스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비민감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SaaS</w:t>
            </w:r>
            <w:proofErr w:type="spellEnd"/>
          </w:p>
        </w:tc>
      </w:tr>
    </w:tbl>
    <w:p w14:paraId="49B866D3" w14:textId="77777777" w:rsidR="00D80D8A" w:rsidRDefault="00BE6280">
      <w:pPr>
        <w:pStyle w:val="3"/>
      </w:pPr>
      <w:bookmarkStart w:id="17" w:name="_40pjyuw0cp8s" w:colFirst="0" w:colLast="0"/>
      <w:bookmarkEnd w:id="17"/>
      <w:r>
        <w:rPr>
          <w:rFonts w:ascii="Arial Unicode MS" w:eastAsia="Arial Unicode MS" w:hAnsi="Arial Unicode MS" w:cs="Arial Unicode MS"/>
        </w:rPr>
        <w:t xml:space="preserve">2.2.5 </w:t>
      </w:r>
      <w:r>
        <w:rPr>
          <w:rFonts w:ascii="Arial Unicode MS" w:eastAsia="Arial Unicode MS" w:hAnsi="Arial Unicode MS" w:cs="Arial Unicode MS"/>
        </w:rPr>
        <w:t>최소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인프라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요구사항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기준선</w:t>
      </w:r>
    </w:p>
    <w:tbl>
      <w:tblPr>
        <w:tblStyle w:val="ac"/>
        <w:tblW w:w="9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632"/>
        <w:gridCol w:w="7368"/>
      </w:tblGrid>
      <w:tr w:rsidR="00D80D8A" w14:paraId="457AFC13" w14:textId="77777777">
        <w:trPr>
          <w:tblHeader/>
        </w:trPr>
        <w:tc>
          <w:tcPr>
            <w:tcW w:w="1632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4D8D29" w14:textId="77777777" w:rsidR="00D80D8A" w:rsidRDefault="00BE6280">
            <w:pPr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환경</w:t>
            </w:r>
          </w:p>
        </w:tc>
        <w:tc>
          <w:tcPr>
            <w:tcW w:w="7368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2D35F0" w14:textId="77777777" w:rsidR="00D80D8A" w:rsidRDefault="00BE6280">
            <w:pPr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최소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요구사항</w:t>
            </w:r>
          </w:p>
        </w:tc>
      </w:tr>
      <w:tr w:rsidR="00D80D8A" w14:paraId="41174254" w14:textId="77777777">
        <w:tc>
          <w:tcPr>
            <w:tcW w:w="163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252E1C" w14:textId="77777777" w:rsidR="00D80D8A" w:rsidRDefault="00BE6280">
            <w:r>
              <w:rPr>
                <w:rFonts w:ascii="Arial Unicode MS" w:eastAsia="Arial Unicode MS" w:hAnsi="Arial Unicode MS" w:cs="Arial Unicode MS"/>
              </w:rPr>
              <w:t>클라우드</w:t>
            </w:r>
          </w:p>
        </w:tc>
        <w:tc>
          <w:tcPr>
            <w:tcW w:w="73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66AD68" w14:textId="77777777" w:rsidR="00D80D8A" w:rsidRDefault="00BE6280">
            <w:r>
              <w:rPr>
                <w:rFonts w:ascii="Arial Unicode MS" w:eastAsia="Arial Unicode MS" w:hAnsi="Arial Unicode MS" w:cs="Arial Unicode MS"/>
              </w:rPr>
              <w:t xml:space="preserve">LLM API </w:t>
            </w:r>
            <w:r>
              <w:rPr>
                <w:rFonts w:ascii="Arial Unicode MS" w:eastAsia="Arial Unicode MS" w:hAnsi="Arial Unicode MS" w:cs="Arial Unicode MS"/>
              </w:rPr>
              <w:t>키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컨테이너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런타임</w:t>
            </w:r>
            <w:r>
              <w:rPr>
                <w:rFonts w:ascii="Arial Unicode MS" w:eastAsia="Arial Unicode MS" w:hAnsi="Arial Unicode MS" w:cs="Arial Unicode MS"/>
              </w:rPr>
              <w:t>(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Docker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/K8s), </w:t>
            </w:r>
            <w:r>
              <w:rPr>
                <w:rFonts w:ascii="Arial Unicode MS" w:eastAsia="Arial Unicode MS" w:hAnsi="Arial Unicode MS" w:cs="Arial Unicode MS"/>
              </w:rPr>
              <w:t>관리형</w:t>
            </w:r>
            <w:r>
              <w:rPr>
                <w:rFonts w:ascii="Arial Unicode MS" w:eastAsia="Arial Unicode MS" w:hAnsi="Arial Unicode MS" w:cs="Arial Unicode MS"/>
              </w:rPr>
              <w:t xml:space="preserve"> DB </w:t>
            </w:r>
            <w:r>
              <w:rPr>
                <w:rFonts w:ascii="Arial Unicode MS" w:eastAsia="Arial Unicode MS" w:hAnsi="Arial Unicode MS" w:cs="Arial Unicode MS"/>
              </w:rPr>
              <w:t>접근</w:t>
            </w:r>
          </w:p>
        </w:tc>
      </w:tr>
      <w:tr w:rsidR="00D80D8A" w14:paraId="06608DAD" w14:textId="77777777">
        <w:tc>
          <w:tcPr>
            <w:tcW w:w="163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58584C" w14:textId="77777777" w:rsidR="00D80D8A" w:rsidRDefault="00BE6280">
            <w:proofErr w:type="spellStart"/>
            <w:r>
              <w:rPr>
                <w:rFonts w:ascii="Arial Unicode MS" w:eastAsia="Arial Unicode MS" w:hAnsi="Arial Unicode MS" w:cs="Arial Unicode MS"/>
              </w:rPr>
              <w:t>온프레미스</w:t>
            </w:r>
            <w:proofErr w:type="spellEnd"/>
          </w:p>
        </w:tc>
        <w:tc>
          <w:tcPr>
            <w:tcW w:w="73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4035E6" w14:textId="77777777" w:rsidR="00D80D8A" w:rsidRDefault="00BE6280">
            <w:r>
              <w:rPr>
                <w:rFonts w:ascii="Arial Unicode MS" w:eastAsia="Arial Unicode MS" w:hAnsi="Arial Unicode MS" w:cs="Arial Unicode MS"/>
              </w:rPr>
              <w:t xml:space="preserve">GPU </w:t>
            </w:r>
            <w:r>
              <w:rPr>
                <w:rFonts w:ascii="Arial Unicode MS" w:eastAsia="Arial Unicode MS" w:hAnsi="Arial Unicode MS" w:cs="Arial Unicode MS"/>
              </w:rPr>
              <w:t>서버</w:t>
            </w:r>
            <w:r>
              <w:rPr>
                <w:rFonts w:ascii="Arial Unicode MS" w:eastAsia="Arial Unicode MS" w:hAnsi="Arial Unicode MS" w:cs="Arial Unicode MS"/>
              </w:rPr>
              <w:t xml:space="preserve">(LLM </w:t>
            </w:r>
            <w:r>
              <w:rPr>
                <w:rFonts w:ascii="Arial Unicode MS" w:eastAsia="Arial Unicode MS" w:hAnsi="Arial Unicode MS" w:cs="Arial Unicode MS"/>
              </w:rPr>
              <w:t>서빙용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최소</w:t>
            </w:r>
            <w:r>
              <w:rPr>
                <w:rFonts w:ascii="Arial Unicode MS" w:eastAsia="Arial Unicode MS" w:hAnsi="Arial Unicode MS" w:cs="Arial Unicode MS"/>
              </w:rPr>
              <w:t xml:space="preserve"> A100 40GB </w:t>
            </w:r>
            <w:r>
              <w:rPr>
                <w:rFonts w:ascii="Arial Unicode MS" w:eastAsia="Arial Unicode MS" w:hAnsi="Arial Unicode MS" w:cs="Arial Unicode MS"/>
              </w:rPr>
              <w:t>이상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권장</w:t>
            </w:r>
            <w:r>
              <w:rPr>
                <w:rFonts w:ascii="Arial Unicode MS" w:eastAsia="Arial Unicode MS" w:hAnsi="Arial Unicode MS" w:cs="Arial Unicode MS"/>
              </w:rPr>
              <w:t xml:space="preserve">), LLM </w:t>
            </w:r>
            <w:r>
              <w:rPr>
                <w:rFonts w:ascii="Arial Unicode MS" w:eastAsia="Arial Unicode MS" w:hAnsi="Arial Unicode MS" w:cs="Arial Unicode MS"/>
              </w:rPr>
              <w:t>서빙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프레임워크</w:t>
            </w:r>
            <w:r>
              <w:rPr>
                <w:rFonts w:ascii="Arial Unicode MS" w:eastAsia="Arial Unicode MS" w:hAnsi="Arial Unicode MS" w:cs="Arial Unicode MS"/>
              </w:rPr>
              <w:t>(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vLLM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등</w:t>
            </w:r>
            <w:r>
              <w:rPr>
                <w:rFonts w:ascii="Arial Unicode MS" w:eastAsia="Arial Unicode MS" w:hAnsi="Arial Unicode MS" w:cs="Arial Unicode MS"/>
              </w:rPr>
              <w:t xml:space="preserve">), CPU </w:t>
            </w:r>
            <w:r>
              <w:rPr>
                <w:rFonts w:ascii="Arial Unicode MS" w:eastAsia="Arial Unicode MS" w:hAnsi="Arial Unicode MS" w:cs="Arial Unicode MS"/>
              </w:rPr>
              <w:t>서버</w:t>
            </w:r>
            <w:r>
              <w:rPr>
                <w:rFonts w:ascii="Arial Unicode MS" w:eastAsia="Arial Unicode MS" w:hAnsi="Arial Unicode MS" w:cs="Arial Unicode MS"/>
              </w:rPr>
              <w:t>(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Agent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/MCP </w:t>
            </w:r>
            <w:r>
              <w:rPr>
                <w:rFonts w:ascii="Arial Unicode MS" w:eastAsia="Arial Unicode MS" w:hAnsi="Arial Unicode MS" w:cs="Arial Unicode MS"/>
              </w:rPr>
              <w:t>실행</w:t>
            </w:r>
            <w:r>
              <w:rPr>
                <w:rFonts w:ascii="Arial Unicode MS" w:eastAsia="Arial Unicode MS" w:hAnsi="Arial Unicode MS" w:cs="Arial Unicode MS"/>
              </w:rPr>
              <w:t xml:space="preserve">), </w:t>
            </w:r>
            <w:r>
              <w:rPr>
                <w:rFonts w:ascii="Arial Unicode MS" w:eastAsia="Arial Unicode MS" w:hAnsi="Arial Unicode MS" w:cs="Arial Unicode MS"/>
              </w:rPr>
              <w:t>스토리지</w:t>
            </w:r>
            <w:r>
              <w:rPr>
                <w:rFonts w:ascii="Arial Unicode MS" w:eastAsia="Arial Unicode MS" w:hAnsi="Arial Unicode MS" w:cs="Arial Unicode MS"/>
              </w:rPr>
              <w:t>(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Vector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DB, </w:t>
            </w:r>
            <w:r>
              <w:rPr>
                <w:rFonts w:ascii="Arial Unicode MS" w:eastAsia="Arial Unicode MS" w:hAnsi="Arial Unicode MS" w:cs="Arial Unicode MS"/>
              </w:rPr>
              <w:t>로그</w:t>
            </w:r>
            <w:r>
              <w:rPr>
                <w:rFonts w:ascii="Arial Unicode MS" w:eastAsia="Arial Unicode MS" w:hAnsi="Arial Unicode MS" w:cs="Arial Unicode MS"/>
              </w:rPr>
              <w:t xml:space="preserve">), </w:t>
            </w:r>
            <w:r>
              <w:rPr>
                <w:rFonts w:ascii="Arial Unicode MS" w:eastAsia="Arial Unicode MS" w:hAnsi="Arial Unicode MS" w:cs="Arial Unicode MS"/>
              </w:rPr>
              <w:t>네트워크</w:t>
            </w:r>
            <w:r>
              <w:rPr>
                <w:rFonts w:ascii="Arial Unicode MS" w:eastAsia="Arial Unicode MS" w:hAnsi="Arial Unicode MS" w:cs="Arial Unicode MS"/>
              </w:rPr>
              <w:t>(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GPU↔Agent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저지연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>)</w:t>
            </w:r>
          </w:p>
        </w:tc>
      </w:tr>
      <w:tr w:rsidR="00D80D8A" w14:paraId="7DE642CC" w14:textId="77777777">
        <w:tc>
          <w:tcPr>
            <w:tcW w:w="163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27E683" w14:textId="77777777" w:rsidR="00D80D8A" w:rsidRDefault="00BE6280">
            <w:r>
              <w:rPr>
                <w:rFonts w:ascii="Arial Unicode MS" w:eastAsia="Arial Unicode MS" w:hAnsi="Arial Unicode MS" w:cs="Arial Unicode MS"/>
              </w:rPr>
              <w:t>하이브리드</w:t>
            </w:r>
          </w:p>
        </w:tc>
        <w:tc>
          <w:tcPr>
            <w:tcW w:w="73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C30010" w14:textId="77777777" w:rsidR="00D80D8A" w:rsidRDefault="00BE6280">
            <w:proofErr w:type="spellStart"/>
            <w:r>
              <w:rPr>
                <w:rFonts w:ascii="Arial Unicode MS" w:eastAsia="Arial Unicode MS" w:hAnsi="Arial Unicode MS" w:cs="Arial Unicode MS"/>
              </w:rPr>
              <w:t>온프레미스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요구사항</w:t>
            </w:r>
            <w:r>
              <w:rPr>
                <w:rFonts w:ascii="Arial Unicode MS" w:eastAsia="Arial Unicode MS" w:hAnsi="Arial Unicode MS" w:cs="Arial Unicode MS"/>
              </w:rPr>
              <w:t xml:space="preserve"> + </w:t>
            </w:r>
            <w:r>
              <w:rPr>
                <w:rFonts w:ascii="Arial Unicode MS" w:eastAsia="Arial Unicode MS" w:hAnsi="Arial Unicode MS" w:cs="Arial Unicode MS"/>
              </w:rPr>
              <w:t>클라우드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접근</w:t>
            </w:r>
            <w:r>
              <w:rPr>
                <w:rFonts w:ascii="Arial Unicode MS" w:eastAsia="Arial Unicode MS" w:hAnsi="Arial Unicode MS" w:cs="Arial Unicode MS"/>
              </w:rPr>
              <w:t xml:space="preserve"> + </w:t>
            </w:r>
            <w:r>
              <w:rPr>
                <w:rFonts w:ascii="Arial Unicode MS" w:eastAsia="Arial Unicode MS" w:hAnsi="Arial Unicode MS" w:cs="Arial Unicode MS"/>
              </w:rPr>
              <w:t>환경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보안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네트워크</w:t>
            </w:r>
            <w:r>
              <w:rPr>
                <w:rFonts w:ascii="Arial Unicode MS" w:eastAsia="Arial Unicode MS" w:hAnsi="Arial Unicode MS" w:cs="Arial Unicode MS"/>
              </w:rPr>
              <w:t>(VPN/</w:t>
            </w:r>
            <w:r>
              <w:rPr>
                <w:rFonts w:ascii="Arial Unicode MS" w:eastAsia="Arial Unicode MS" w:hAnsi="Arial Unicode MS" w:cs="Arial Unicode MS"/>
              </w:rPr>
              <w:t>전용선</w:t>
            </w:r>
            <w:r>
              <w:rPr>
                <w:rFonts w:ascii="Arial Unicode MS" w:eastAsia="Arial Unicode MS" w:hAnsi="Arial Unicode MS" w:cs="Arial Unicode MS"/>
              </w:rPr>
              <w:t>)</w:t>
            </w:r>
          </w:p>
        </w:tc>
      </w:tr>
    </w:tbl>
    <w:p w14:paraId="059D75E9" w14:textId="77777777" w:rsidR="00D80D8A" w:rsidRDefault="00BE6280">
      <w:pPr>
        <w:pStyle w:val="2"/>
      </w:pPr>
      <w:bookmarkStart w:id="18" w:name="_4uneenipo0cd" w:colFirst="0" w:colLast="0"/>
      <w:bookmarkEnd w:id="18"/>
      <w:r>
        <w:rPr>
          <w:rFonts w:ascii="Arial Unicode MS" w:eastAsia="Arial Unicode MS" w:hAnsi="Arial Unicode MS" w:cs="Arial Unicode MS"/>
        </w:rPr>
        <w:t xml:space="preserve">2.3 </w:t>
      </w:r>
      <w:r>
        <w:rPr>
          <w:rFonts w:ascii="Arial Unicode MS" w:eastAsia="Arial Unicode MS" w:hAnsi="Arial Unicode MS" w:cs="Arial Unicode MS"/>
        </w:rPr>
        <w:t>기술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영역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의존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관계</w:t>
      </w:r>
    </w:p>
    <w:p w14:paraId="04C13168" w14:textId="77777777" w:rsidR="00D80D8A" w:rsidRDefault="00BE6280">
      <w:r>
        <w:rPr>
          <w:rFonts w:ascii="Arial Unicode MS" w:eastAsia="Arial Unicode MS" w:hAnsi="Arial Unicode MS" w:cs="Arial Unicode MS"/>
        </w:rPr>
        <w:t>각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기술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영역의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선택은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독립적이지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않다</w:t>
      </w:r>
      <w:r>
        <w:rPr>
          <w:rFonts w:ascii="Arial Unicode MS" w:eastAsia="Arial Unicode MS" w:hAnsi="Arial Unicode MS" w:cs="Arial Unicode MS"/>
        </w:rPr>
        <w:t xml:space="preserve">. </w:t>
      </w:r>
      <w:r>
        <w:rPr>
          <w:rFonts w:ascii="Arial Unicode MS" w:eastAsia="Arial Unicode MS" w:hAnsi="Arial Unicode MS" w:cs="Arial Unicode MS"/>
        </w:rPr>
        <w:t>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영역의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결정이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다른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영역의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선택지를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제한하거나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변경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비용을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발생시킨다</w:t>
      </w:r>
      <w:r>
        <w:rPr>
          <w:rFonts w:ascii="Arial Unicode MS" w:eastAsia="Arial Unicode MS" w:hAnsi="Arial Unicode MS" w:cs="Arial Unicode MS"/>
        </w:rPr>
        <w:t>.</w:t>
      </w:r>
    </w:p>
    <w:p w14:paraId="02911A62" w14:textId="77777777" w:rsidR="00D80D8A" w:rsidRDefault="00BE6280">
      <w:pPr>
        <w:pStyle w:val="3"/>
      </w:pPr>
      <w:bookmarkStart w:id="19" w:name="_z8ovv8wx70gk" w:colFirst="0" w:colLast="0"/>
      <w:bookmarkEnd w:id="19"/>
      <w:r>
        <w:rPr>
          <w:rFonts w:ascii="Arial Unicode MS" w:eastAsia="Arial Unicode MS" w:hAnsi="Arial Unicode MS" w:cs="Arial Unicode MS"/>
        </w:rPr>
        <w:lastRenderedPageBreak/>
        <w:t xml:space="preserve">2.3.1 </w:t>
      </w:r>
      <w:r>
        <w:rPr>
          <w:rFonts w:ascii="Arial Unicode MS" w:eastAsia="Arial Unicode MS" w:hAnsi="Arial Unicode MS" w:cs="Arial Unicode MS"/>
        </w:rPr>
        <w:t>핵심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의존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관계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맵</w:t>
      </w:r>
    </w:p>
    <w:tbl>
      <w:tblPr>
        <w:tblStyle w:val="ad"/>
        <w:tblW w:w="9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70"/>
        <w:gridCol w:w="2070"/>
        <w:gridCol w:w="4560"/>
      </w:tblGrid>
      <w:tr w:rsidR="00D80D8A" w14:paraId="21FCC62D" w14:textId="77777777">
        <w:trPr>
          <w:tblHeader/>
        </w:trPr>
        <w:tc>
          <w:tcPr>
            <w:tcW w:w="237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ADCC8A" w14:textId="77777777" w:rsidR="00D80D8A" w:rsidRDefault="00BE6280">
            <w:pPr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선행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결정</w:t>
            </w:r>
          </w:p>
        </w:tc>
        <w:tc>
          <w:tcPr>
            <w:tcW w:w="207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8C80B0" w14:textId="77777777" w:rsidR="00D80D8A" w:rsidRDefault="00BE6280">
            <w:pPr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후행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영향</w:t>
            </w:r>
          </w:p>
        </w:tc>
        <w:tc>
          <w:tcPr>
            <w:tcW w:w="456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318D0B" w14:textId="77777777" w:rsidR="00D80D8A" w:rsidRDefault="00BE6280">
            <w:pPr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영향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내용</w:t>
            </w:r>
          </w:p>
        </w:tc>
      </w:tr>
      <w:tr w:rsidR="00D80D8A" w14:paraId="3F9DEEF6" w14:textId="77777777">
        <w:tc>
          <w:tcPr>
            <w:tcW w:w="23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4B6464" w14:textId="77777777" w:rsidR="00D80D8A" w:rsidRDefault="00BE6280">
            <w:r>
              <w:t xml:space="preserve">LLM </w:t>
            </w:r>
            <w:proofErr w:type="spellStart"/>
            <w:r>
              <w:t>Provider</w:t>
            </w:r>
            <w:proofErr w:type="spellEnd"/>
          </w:p>
        </w:tc>
        <w:tc>
          <w:tcPr>
            <w:tcW w:w="20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574B6F" w14:textId="77777777" w:rsidR="00D80D8A" w:rsidRDefault="00BE6280">
            <w:proofErr w:type="spellStart"/>
            <w:r>
              <w:t>Framework</w:t>
            </w:r>
            <w:proofErr w:type="spellEnd"/>
          </w:p>
        </w:tc>
        <w:tc>
          <w:tcPr>
            <w:tcW w:w="4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F5CBF3" w14:textId="77777777" w:rsidR="00D80D8A" w:rsidRDefault="00BE6280">
            <w:r>
              <w:rPr>
                <w:rFonts w:ascii="Arial Unicode MS" w:eastAsia="Arial Unicode MS" w:hAnsi="Arial Unicode MS" w:cs="Arial Unicode MS"/>
              </w:rPr>
              <w:t xml:space="preserve">LLM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Provider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호환성이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Framework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선택지를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제한</w:t>
            </w:r>
            <w:r>
              <w:rPr>
                <w:rFonts w:ascii="Arial Unicode MS" w:eastAsia="Arial Unicode MS" w:hAnsi="Arial Unicode MS" w:cs="Arial Unicode MS"/>
              </w:rPr>
              <w:t xml:space="preserve"> (</w:t>
            </w:r>
            <w:r>
              <w:rPr>
                <w:rFonts w:ascii="Arial Unicode MS" w:eastAsia="Arial Unicode MS" w:hAnsi="Arial Unicode MS" w:cs="Arial Unicode MS"/>
              </w:rPr>
              <w:t>예</w:t>
            </w:r>
            <w:r>
              <w:rPr>
                <w:rFonts w:ascii="Arial Unicode MS" w:eastAsia="Arial Unicode MS" w:hAnsi="Arial Unicode MS" w:cs="Arial Unicode MS"/>
              </w:rPr>
              <w:t xml:space="preserve">: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OpenAI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Agents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SDK</w:t>
            </w:r>
            <w:r>
              <w:rPr>
                <w:rFonts w:ascii="Arial Unicode MS" w:eastAsia="Arial Unicode MS" w:hAnsi="Arial Unicode MS" w:cs="Arial Unicode MS"/>
              </w:rPr>
              <w:t>는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OpenAI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모델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전용</w:t>
            </w:r>
            <w:r>
              <w:rPr>
                <w:rFonts w:ascii="Arial Unicode MS" w:eastAsia="Arial Unicode MS" w:hAnsi="Arial Unicode MS" w:cs="Arial Unicode MS"/>
              </w:rPr>
              <w:t>)</w:t>
            </w:r>
          </w:p>
        </w:tc>
      </w:tr>
      <w:tr w:rsidR="00D80D8A" w14:paraId="6F539E01" w14:textId="77777777">
        <w:tc>
          <w:tcPr>
            <w:tcW w:w="23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E52A5C" w14:textId="77777777" w:rsidR="00D80D8A" w:rsidRDefault="00BE6280">
            <w:r>
              <w:rPr>
                <w:rFonts w:ascii="Arial Unicode MS" w:eastAsia="Arial Unicode MS" w:hAnsi="Arial Unicode MS" w:cs="Arial Unicode MS"/>
              </w:rPr>
              <w:t xml:space="preserve">LLM </w:t>
            </w:r>
            <w:r>
              <w:rPr>
                <w:rFonts w:ascii="Arial Unicode MS" w:eastAsia="Arial Unicode MS" w:hAnsi="Arial Unicode MS" w:cs="Arial Unicode MS"/>
              </w:rPr>
              <w:t>컨텍스트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윈도우</w:t>
            </w:r>
          </w:p>
        </w:tc>
        <w:tc>
          <w:tcPr>
            <w:tcW w:w="20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96E0D6" w14:textId="77777777" w:rsidR="00D80D8A" w:rsidRDefault="00BE6280">
            <w:proofErr w:type="spellStart"/>
            <w:r>
              <w:rPr>
                <w:rFonts w:ascii="Arial Unicode MS" w:eastAsia="Arial Unicode MS" w:hAnsi="Arial Unicode MS" w:cs="Arial Unicode MS"/>
              </w:rPr>
              <w:t>Memory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전략</w:t>
            </w:r>
          </w:p>
        </w:tc>
        <w:tc>
          <w:tcPr>
            <w:tcW w:w="4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3C74A5" w14:textId="77777777" w:rsidR="00D80D8A" w:rsidRDefault="00BE6280">
            <w:r>
              <w:rPr>
                <w:rFonts w:ascii="Arial Unicode MS" w:eastAsia="Arial Unicode MS" w:hAnsi="Arial Unicode MS" w:cs="Arial Unicode MS"/>
              </w:rPr>
              <w:t>윈도우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크기가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Sliding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Window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크기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요약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주기를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결정</w:t>
            </w:r>
          </w:p>
        </w:tc>
      </w:tr>
      <w:tr w:rsidR="00D80D8A" w14:paraId="440D1DB2" w14:textId="77777777">
        <w:tc>
          <w:tcPr>
            <w:tcW w:w="23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E171D0" w14:textId="77777777" w:rsidR="00D80D8A" w:rsidRDefault="00BE6280">
            <w:proofErr w:type="spellStart"/>
            <w:r>
              <w:t>Framework</w:t>
            </w:r>
            <w:proofErr w:type="spellEnd"/>
          </w:p>
        </w:tc>
        <w:tc>
          <w:tcPr>
            <w:tcW w:w="20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D836AA" w14:textId="77777777" w:rsidR="00D80D8A" w:rsidRDefault="00BE6280">
            <w:r>
              <w:rPr>
                <w:rFonts w:ascii="Arial Unicode MS" w:eastAsia="Arial Unicode MS" w:hAnsi="Arial Unicode MS" w:cs="Arial Unicode MS"/>
              </w:rPr>
              <w:t xml:space="preserve">Tool </w:t>
            </w:r>
            <w:r>
              <w:rPr>
                <w:rFonts w:ascii="Arial Unicode MS" w:eastAsia="Arial Unicode MS" w:hAnsi="Arial Unicode MS" w:cs="Arial Unicode MS"/>
              </w:rPr>
              <w:t>연동</w:t>
            </w:r>
          </w:p>
        </w:tc>
        <w:tc>
          <w:tcPr>
            <w:tcW w:w="4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B60C92" w14:textId="77777777" w:rsidR="00D80D8A" w:rsidRDefault="00BE6280">
            <w:proofErr w:type="spellStart"/>
            <w:r>
              <w:rPr>
                <w:rFonts w:ascii="Arial Unicode MS" w:eastAsia="Arial Unicode MS" w:hAnsi="Arial Unicode MS" w:cs="Arial Unicode MS"/>
              </w:rPr>
              <w:t>Framework</w:t>
            </w:r>
            <w:r>
              <w:rPr>
                <w:rFonts w:ascii="Arial Unicode MS" w:eastAsia="Arial Unicode MS" w:hAnsi="Arial Unicode MS" w:cs="Arial Unicode MS"/>
              </w:rPr>
              <w:t>의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MCP </w:t>
            </w:r>
            <w:r>
              <w:rPr>
                <w:rFonts w:ascii="Arial Unicode MS" w:eastAsia="Arial Unicode MS" w:hAnsi="Arial Unicode MS" w:cs="Arial Unicode MS"/>
              </w:rPr>
              <w:t>지원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수준이</w:t>
            </w:r>
            <w:r>
              <w:rPr>
                <w:rFonts w:ascii="Arial Unicode MS" w:eastAsia="Arial Unicode MS" w:hAnsi="Arial Unicode MS" w:cs="Arial Unicode MS"/>
              </w:rPr>
              <w:t xml:space="preserve"> Tool </w:t>
            </w:r>
            <w:r>
              <w:rPr>
                <w:rFonts w:ascii="Arial Unicode MS" w:eastAsia="Arial Unicode MS" w:hAnsi="Arial Unicode MS" w:cs="Arial Unicode MS"/>
              </w:rPr>
              <w:t>연동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방식을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제한</w:t>
            </w:r>
          </w:p>
        </w:tc>
      </w:tr>
      <w:tr w:rsidR="00D80D8A" w14:paraId="330511F8" w14:textId="77777777">
        <w:tc>
          <w:tcPr>
            <w:tcW w:w="23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391BA4" w14:textId="77777777" w:rsidR="00D80D8A" w:rsidRDefault="00BE6280">
            <w:proofErr w:type="spellStart"/>
            <w:r>
              <w:rPr>
                <w:rFonts w:ascii="Arial Unicode MS" w:eastAsia="Arial Unicode MS" w:hAnsi="Arial Unicode MS" w:cs="Arial Unicode MS"/>
              </w:rPr>
              <w:t>Embedding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모델</w:t>
            </w:r>
          </w:p>
        </w:tc>
        <w:tc>
          <w:tcPr>
            <w:tcW w:w="20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E64496" w14:textId="77777777" w:rsidR="00D80D8A" w:rsidRDefault="00BE6280">
            <w:proofErr w:type="spellStart"/>
            <w:r>
              <w:t>Vector</w:t>
            </w:r>
            <w:proofErr w:type="spellEnd"/>
            <w:r>
              <w:t xml:space="preserve"> DB</w:t>
            </w:r>
          </w:p>
        </w:tc>
        <w:tc>
          <w:tcPr>
            <w:tcW w:w="4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E1F871" w14:textId="77777777" w:rsidR="00D80D8A" w:rsidRDefault="00BE6280">
            <w:proofErr w:type="spellStart"/>
            <w:r>
              <w:rPr>
                <w:rFonts w:ascii="Arial Unicode MS" w:eastAsia="Arial Unicode MS" w:hAnsi="Arial Unicode MS" w:cs="Arial Unicode MS"/>
              </w:rPr>
              <w:t>Embedding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모델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변경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Vector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DB </w:t>
            </w:r>
            <w:r>
              <w:rPr>
                <w:rFonts w:ascii="Arial Unicode MS" w:eastAsia="Arial Unicode MS" w:hAnsi="Arial Unicode MS" w:cs="Arial Unicode MS"/>
              </w:rPr>
              <w:t>인덱스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전면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재구축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필요</w:t>
            </w:r>
          </w:p>
        </w:tc>
      </w:tr>
      <w:tr w:rsidR="00D80D8A" w14:paraId="286B4FF0" w14:textId="77777777">
        <w:tc>
          <w:tcPr>
            <w:tcW w:w="23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8F27F1" w14:textId="77777777" w:rsidR="00D80D8A" w:rsidRDefault="00BE6280">
            <w:proofErr w:type="spellStart"/>
            <w:r>
              <w:t>Vector</w:t>
            </w:r>
            <w:proofErr w:type="spellEnd"/>
            <w:r>
              <w:t xml:space="preserve"> DB</w:t>
            </w:r>
          </w:p>
        </w:tc>
        <w:tc>
          <w:tcPr>
            <w:tcW w:w="20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FC2203" w14:textId="77777777" w:rsidR="00D80D8A" w:rsidRDefault="00BE6280">
            <w:r>
              <w:t>RAG Pipeline</w:t>
            </w:r>
          </w:p>
        </w:tc>
        <w:tc>
          <w:tcPr>
            <w:tcW w:w="4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B1C8A5" w14:textId="77777777" w:rsidR="00D80D8A" w:rsidRDefault="00BE6280">
            <w:proofErr w:type="spellStart"/>
            <w:r>
              <w:rPr>
                <w:rFonts w:ascii="Arial Unicode MS" w:eastAsia="Arial Unicode MS" w:hAnsi="Arial Unicode MS" w:cs="Arial Unicode MS"/>
              </w:rPr>
              <w:t>Vector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DB</w:t>
            </w:r>
            <w:r>
              <w:rPr>
                <w:rFonts w:ascii="Arial Unicode MS" w:eastAsia="Arial Unicode MS" w:hAnsi="Arial Unicode MS" w:cs="Arial Unicode MS"/>
              </w:rPr>
              <w:t>의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하이브리드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검색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지원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여부가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검색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방식을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제한</w:t>
            </w:r>
          </w:p>
        </w:tc>
      </w:tr>
      <w:tr w:rsidR="00D80D8A" w14:paraId="58EFE33D" w14:textId="77777777">
        <w:tc>
          <w:tcPr>
            <w:tcW w:w="23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E6768A" w14:textId="77777777" w:rsidR="00D80D8A" w:rsidRDefault="00BE6280">
            <w:proofErr w:type="spellStart"/>
            <w:r>
              <w:t>Topology</w:t>
            </w:r>
            <w:proofErr w:type="spellEnd"/>
          </w:p>
        </w:tc>
        <w:tc>
          <w:tcPr>
            <w:tcW w:w="20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5E697F" w14:textId="77777777" w:rsidR="00D80D8A" w:rsidRDefault="00BE6280">
            <w:r>
              <w:rPr>
                <w:rFonts w:ascii="Arial Unicode MS" w:eastAsia="Arial Unicode MS" w:hAnsi="Arial Unicode MS" w:cs="Arial Unicode MS"/>
              </w:rPr>
              <w:t>전체</w:t>
            </w:r>
          </w:p>
        </w:tc>
        <w:tc>
          <w:tcPr>
            <w:tcW w:w="4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01ED0E" w14:textId="77777777" w:rsidR="00D80D8A" w:rsidRDefault="00BE6280">
            <w:proofErr w:type="spellStart"/>
            <w:r>
              <w:rPr>
                <w:rFonts w:ascii="Arial Unicode MS" w:eastAsia="Arial Unicode MS" w:hAnsi="Arial Unicode MS" w:cs="Arial Unicode MS"/>
              </w:rPr>
              <w:t>Single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Agent</w:t>
            </w:r>
            <w:r>
              <w:rPr>
                <w:rFonts w:ascii="Arial Unicode MS" w:eastAsia="Arial Unicode MS" w:hAnsi="Arial Unicode MS" w:cs="Arial Unicode MS"/>
              </w:rPr>
              <w:t>이면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A2A </w:t>
            </w:r>
            <w:r>
              <w:rPr>
                <w:rFonts w:ascii="Arial Unicode MS" w:eastAsia="Arial Unicode MS" w:hAnsi="Arial Unicode MS" w:cs="Arial Unicode MS"/>
              </w:rPr>
              <w:t>불필요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계층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구조이면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분산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트레이싱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필요</w:t>
            </w:r>
          </w:p>
        </w:tc>
      </w:tr>
      <w:tr w:rsidR="00D80D8A" w14:paraId="6E1194D2" w14:textId="77777777">
        <w:tc>
          <w:tcPr>
            <w:tcW w:w="23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ED7AFF" w14:textId="77777777" w:rsidR="00D80D8A" w:rsidRDefault="00BE6280">
            <w:r>
              <w:rPr>
                <w:rFonts w:ascii="Arial Unicode MS" w:eastAsia="Arial Unicode MS" w:hAnsi="Arial Unicode MS" w:cs="Arial Unicode MS"/>
              </w:rPr>
              <w:t>배포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환경</w:t>
            </w:r>
          </w:p>
        </w:tc>
        <w:tc>
          <w:tcPr>
            <w:tcW w:w="20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944854" w14:textId="77777777" w:rsidR="00D80D8A" w:rsidRDefault="00BE6280">
            <w:r>
              <w:rPr>
                <w:rFonts w:ascii="Arial Unicode MS" w:eastAsia="Arial Unicode MS" w:hAnsi="Arial Unicode MS" w:cs="Arial Unicode MS"/>
              </w:rPr>
              <w:t>전체</w:t>
            </w:r>
          </w:p>
        </w:tc>
        <w:tc>
          <w:tcPr>
            <w:tcW w:w="4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A78121" w14:textId="77777777" w:rsidR="00D80D8A" w:rsidRDefault="00BE6280">
            <w:proofErr w:type="spellStart"/>
            <w:r>
              <w:rPr>
                <w:rFonts w:ascii="Arial Unicode MS" w:eastAsia="Arial Unicode MS" w:hAnsi="Arial Unicode MS" w:cs="Arial Unicode MS"/>
              </w:rPr>
              <w:t>온프레미스이면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상용</w:t>
            </w:r>
            <w:r>
              <w:rPr>
                <w:rFonts w:ascii="Arial Unicode MS" w:eastAsia="Arial Unicode MS" w:hAnsi="Arial Unicode MS" w:cs="Arial Unicode MS"/>
              </w:rPr>
              <w:t xml:space="preserve"> API </w:t>
            </w:r>
            <w:r>
              <w:rPr>
                <w:rFonts w:ascii="Arial Unicode MS" w:eastAsia="Arial Unicode MS" w:hAnsi="Arial Unicode MS" w:cs="Arial Unicode MS"/>
              </w:rPr>
              <w:t>사용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불가</w:t>
            </w:r>
            <w:r>
              <w:rPr>
                <w:rFonts w:ascii="Arial Unicode MS" w:eastAsia="Arial Unicode MS" w:hAnsi="Arial Unicode MS" w:cs="Arial Unicode MS"/>
              </w:rPr>
              <w:t>, 3</w:t>
            </w:r>
            <w:r>
              <w:rPr>
                <w:rFonts w:ascii="Arial Unicode MS" w:eastAsia="Arial Unicode MS" w:hAnsi="Arial Unicode MS" w:cs="Arial Unicode MS"/>
              </w:rPr>
              <w:t>장</w:t>
            </w:r>
            <w:r>
              <w:rPr>
                <w:rFonts w:ascii="Arial Unicode MS" w:eastAsia="Arial Unicode MS" w:hAnsi="Arial Unicode MS" w:cs="Arial Unicode MS"/>
              </w:rPr>
              <w:t>~11</w:t>
            </w:r>
            <w:r>
              <w:rPr>
                <w:rFonts w:ascii="Arial Unicode MS" w:eastAsia="Arial Unicode MS" w:hAnsi="Arial Unicode MS" w:cs="Arial Unicode MS"/>
              </w:rPr>
              <w:t>장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전체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선택지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변동</w:t>
            </w:r>
          </w:p>
        </w:tc>
      </w:tr>
      <w:tr w:rsidR="00D80D8A" w14:paraId="637CD248" w14:textId="77777777">
        <w:tc>
          <w:tcPr>
            <w:tcW w:w="23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873839" w14:textId="77777777" w:rsidR="00D80D8A" w:rsidRDefault="00BE6280">
            <w:proofErr w:type="spellStart"/>
            <w:r>
              <w:rPr>
                <w:rFonts w:ascii="Arial Unicode MS" w:eastAsia="Arial Unicode MS" w:hAnsi="Arial Unicode MS" w:cs="Arial Unicode MS"/>
              </w:rPr>
              <w:t>Orchestration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복잡도</w:t>
            </w:r>
          </w:p>
        </w:tc>
        <w:tc>
          <w:tcPr>
            <w:tcW w:w="20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84A6F7" w14:textId="77777777" w:rsidR="00D80D8A" w:rsidRDefault="00BE6280">
            <w:proofErr w:type="spellStart"/>
            <w:r>
              <w:t>Guardrails·Observability</w:t>
            </w:r>
            <w:proofErr w:type="spellEnd"/>
          </w:p>
        </w:tc>
        <w:tc>
          <w:tcPr>
            <w:tcW w:w="4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063DC7" w14:textId="77777777" w:rsidR="00D80D8A" w:rsidRDefault="00BE6280">
            <w:r>
              <w:rPr>
                <w:rFonts w:ascii="Arial Unicode MS" w:eastAsia="Arial Unicode MS" w:hAnsi="Arial Unicode MS" w:cs="Arial Unicode MS"/>
              </w:rPr>
              <w:t>멀티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Agent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구조일수록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Guardrails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배치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지점과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트레이싱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깊이가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복잡해짐</w:t>
            </w:r>
          </w:p>
        </w:tc>
      </w:tr>
    </w:tbl>
    <w:p w14:paraId="469C0FF0" w14:textId="77777777" w:rsidR="00D80D8A" w:rsidRDefault="00D80D8A"/>
    <w:p w14:paraId="6C1C46B9" w14:textId="77777777" w:rsidR="00D80D8A" w:rsidRDefault="00D80D8A"/>
    <w:p w14:paraId="13D20D90" w14:textId="77777777" w:rsidR="00D80D8A" w:rsidRDefault="00BE6280">
      <w:r>
        <w:pict w14:anchorId="25CF69EE">
          <v:rect id="_x0000_i1028" style="width:0;height:1.5pt" o:hralign="center" o:hrstd="t" o:hr="t" fillcolor="#a0a0a0" stroked="f"/>
        </w:pict>
      </w:r>
    </w:p>
    <w:p w14:paraId="7C5F0595" w14:textId="77777777" w:rsidR="00D80D8A" w:rsidRDefault="00D80D8A"/>
    <w:p w14:paraId="64660EC7" w14:textId="77777777" w:rsidR="00D80D8A" w:rsidRDefault="00D80D8A"/>
    <w:p w14:paraId="3A51C6A1" w14:textId="77777777" w:rsidR="00D80D8A" w:rsidRDefault="00D80D8A"/>
    <w:p w14:paraId="6E3DDC43" w14:textId="77777777" w:rsidR="00D80D8A" w:rsidRDefault="00BE6280">
      <w:pPr>
        <w:pStyle w:val="2"/>
      </w:pPr>
      <w:bookmarkStart w:id="20" w:name="_s7rf0q65nh2i" w:colFirst="0" w:colLast="0"/>
      <w:bookmarkEnd w:id="20"/>
      <w:r>
        <w:rPr>
          <w:rFonts w:ascii="Arial Unicode MS" w:eastAsia="Arial Unicode MS" w:hAnsi="Arial Unicode MS" w:cs="Arial Unicode MS"/>
        </w:rPr>
        <w:t xml:space="preserve">3. LLM </w:t>
      </w:r>
      <w:r>
        <w:rPr>
          <w:rFonts w:ascii="Arial Unicode MS" w:eastAsia="Arial Unicode MS" w:hAnsi="Arial Unicode MS" w:cs="Arial Unicode MS"/>
        </w:rPr>
        <w:t>선정</w:t>
      </w:r>
    </w:p>
    <w:p w14:paraId="5637E502" w14:textId="77777777" w:rsidR="00D80D8A" w:rsidRDefault="00BE6280">
      <w:r>
        <w:rPr>
          <w:rFonts w:ascii="Arial Unicode MS" w:eastAsia="Arial Unicode MS" w:hAnsi="Arial Unicode MS" w:cs="Arial Unicode MS"/>
        </w:rPr>
        <w:t xml:space="preserve">AI </w:t>
      </w:r>
      <w:proofErr w:type="spellStart"/>
      <w:r>
        <w:rPr>
          <w:rFonts w:ascii="Arial Unicode MS" w:eastAsia="Arial Unicode MS" w:hAnsi="Arial Unicode MS" w:cs="Arial Unicode MS"/>
        </w:rPr>
        <w:t>Agent</w:t>
      </w:r>
      <w:r>
        <w:rPr>
          <w:rFonts w:ascii="Arial Unicode MS" w:eastAsia="Arial Unicode MS" w:hAnsi="Arial Unicode MS" w:cs="Arial Unicode MS"/>
        </w:rPr>
        <w:t>의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추론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엔진인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LLM</w:t>
      </w:r>
      <w:r>
        <w:rPr>
          <w:rFonts w:ascii="Arial Unicode MS" w:eastAsia="Arial Unicode MS" w:hAnsi="Arial Unicode MS" w:cs="Arial Unicode MS"/>
        </w:rPr>
        <w:t>은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전체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시스템의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성능</w:t>
      </w:r>
      <w:r>
        <w:rPr>
          <w:rFonts w:ascii="Arial Unicode MS" w:eastAsia="Arial Unicode MS" w:hAnsi="Arial Unicode MS" w:cs="Arial Unicode MS"/>
        </w:rPr>
        <w:t>·</w:t>
      </w:r>
      <w:r>
        <w:rPr>
          <w:rFonts w:ascii="Arial Unicode MS" w:eastAsia="Arial Unicode MS" w:hAnsi="Arial Unicode MS" w:cs="Arial Unicode MS"/>
        </w:rPr>
        <w:t>비용</w:t>
      </w:r>
      <w:r>
        <w:rPr>
          <w:rFonts w:ascii="Arial Unicode MS" w:eastAsia="Arial Unicode MS" w:hAnsi="Arial Unicode MS" w:cs="Arial Unicode MS"/>
        </w:rPr>
        <w:t>·</w:t>
      </w:r>
      <w:r>
        <w:rPr>
          <w:rFonts w:ascii="Arial Unicode MS" w:eastAsia="Arial Unicode MS" w:hAnsi="Arial Unicode MS" w:cs="Arial Unicode MS"/>
        </w:rPr>
        <w:t>아키텍처를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결정짓는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가장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영향력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있는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선택이다</w:t>
      </w:r>
      <w:r>
        <w:rPr>
          <w:rFonts w:ascii="Arial Unicode MS" w:eastAsia="Arial Unicode MS" w:hAnsi="Arial Unicode MS" w:cs="Arial Unicode MS"/>
        </w:rPr>
        <w:t xml:space="preserve">. </w:t>
      </w:r>
      <w:r>
        <w:rPr>
          <w:rFonts w:ascii="Arial Unicode MS" w:eastAsia="Arial Unicode MS" w:hAnsi="Arial Unicode MS" w:cs="Arial Unicode MS"/>
        </w:rPr>
        <w:t>어떤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모델을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선택하느냐에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따라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Agent</w:t>
      </w:r>
      <w:r>
        <w:rPr>
          <w:rFonts w:ascii="Arial Unicode MS" w:eastAsia="Arial Unicode MS" w:hAnsi="Arial Unicode MS" w:cs="Arial Unicode MS"/>
        </w:rPr>
        <w:t>의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정확도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응답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속도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운영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비용뿐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아니라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Framework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호환성</w:t>
      </w:r>
      <w:r>
        <w:rPr>
          <w:rFonts w:ascii="Arial Unicode MS" w:eastAsia="Arial Unicode MS" w:hAnsi="Arial Unicode MS" w:cs="Arial Unicode MS"/>
        </w:rPr>
        <w:t>(4</w:t>
      </w:r>
      <w:r>
        <w:rPr>
          <w:rFonts w:ascii="Arial Unicode MS" w:eastAsia="Arial Unicode MS" w:hAnsi="Arial Unicode MS" w:cs="Arial Unicode MS"/>
        </w:rPr>
        <w:t>장</w:t>
      </w:r>
      <w:r>
        <w:rPr>
          <w:rFonts w:ascii="Arial Unicode MS" w:eastAsia="Arial Unicode MS" w:hAnsi="Arial Unicode MS" w:cs="Arial Unicode MS"/>
        </w:rPr>
        <w:t xml:space="preserve">), </w:t>
      </w:r>
      <w:proofErr w:type="spellStart"/>
      <w:r>
        <w:rPr>
          <w:rFonts w:ascii="Arial Unicode MS" w:eastAsia="Arial Unicode MS" w:hAnsi="Arial Unicode MS" w:cs="Arial Unicode MS"/>
        </w:rPr>
        <w:t>Memory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전략</w:t>
      </w:r>
      <w:r>
        <w:rPr>
          <w:rFonts w:ascii="Arial Unicode MS" w:eastAsia="Arial Unicode MS" w:hAnsi="Arial Unicode MS" w:cs="Arial Unicode MS"/>
        </w:rPr>
        <w:t>(6</w:t>
      </w:r>
      <w:r>
        <w:rPr>
          <w:rFonts w:ascii="Arial Unicode MS" w:eastAsia="Arial Unicode MS" w:hAnsi="Arial Unicode MS" w:cs="Arial Unicode MS"/>
        </w:rPr>
        <w:t>장</w:t>
      </w:r>
      <w:r>
        <w:rPr>
          <w:rFonts w:ascii="Arial Unicode MS" w:eastAsia="Arial Unicode MS" w:hAnsi="Arial Unicode MS" w:cs="Arial Unicode MS"/>
        </w:rPr>
        <w:t xml:space="preserve">), </w:t>
      </w:r>
      <w:proofErr w:type="spellStart"/>
      <w:r>
        <w:rPr>
          <w:rFonts w:ascii="Arial Unicode MS" w:eastAsia="Arial Unicode MS" w:hAnsi="Arial Unicode MS" w:cs="Arial Unicode MS"/>
        </w:rPr>
        <w:t>Guardrails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설계</w:t>
      </w:r>
      <w:r>
        <w:rPr>
          <w:rFonts w:ascii="Arial Unicode MS" w:eastAsia="Arial Unicode MS" w:hAnsi="Arial Unicode MS" w:cs="Arial Unicode MS"/>
        </w:rPr>
        <w:t>(9</w:t>
      </w:r>
      <w:r>
        <w:rPr>
          <w:rFonts w:ascii="Arial Unicode MS" w:eastAsia="Arial Unicode MS" w:hAnsi="Arial Unicode MS" w:cs="Arial Unicode MS"/>
        </w:rPr>
        <w:t>장</w:t>
      </w:r>
      <w:r>
        <w:rPr>
          <w:rFonts w:ascii="Arial Unicode MS" w:eastAsia="Arial Unicode MS" w:hAnsi="Arial Unicode MS" w:cs="Arial Unicode MS"/>
        </w:rPr>
        <w:t xml:space="preserve">), </w:t>
      </w:r>
      <w:proofErr w:type="spellStart"/>
      <w:r>
        <w:rPr>
          <w:rFonts w:ascii="Arial Unicode MS" w:eastAsia="Arial Unicode MS" w:hAnsi="Arial Unicode MS" w:cs="Arial Unicode MS"/>
        </w:rPr>
        <w:t>Observability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구성</w:t>
      </w:r>
      <w:r>
        <w:rPr>
          <w:rFonts w:ascii="Arial Unicode MS" w:eastAsia="Arial Unicode MS" w:hAnsi="Arial Unicode MS" w:cs="Arial Unicode MS"/>
        </w:rPr>
        <w:t>(10</w:t>
      </w:r>
      <w:r>
        <w:rPr>
          <w:rFonts w:ascii="Arial Unicode MS" w:eastAsia="Arial Unicode MS" w:hAnsi="Arial Unicode MS" w:cs="Arial Unicode MS"/>
        </w:rPr>
        <w:t>장</w:t>
      </w:r>
      <w:r>
        <w:rPr>
          <w:rFonts w:ascii="Arial Unicode MS" w:eastAsia="Arial Unicode MS" w:hAnsi="Arial Unicode MS" w:cs="Arial Unicode MS"/>
        </w:rPr>
        <w:t>)</w:t>
      </w:r>
      <w:r>
        <w:rPr>
          <w:rFonts w:ascii="Arial Unicode MS" w:eastAsia="Arial Unicode MS" w:hAnsi="Arial Unicode MS" w:cs="Arial Unicode MS"/>
        </w:rPr>
        <w:t>까지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연쇄적으로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영향을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받는다</w:t>
      </w:r>
      <w:r>
        <w:rPr>
          <w:rFonts w:ascii="Arial Unicode MS" w:eastAsia="Arial Unicode MS" w:hAnsi="Arial Unicode MS" w:cs="Arial Unicode MS"/>
        </w:rPr>
        <w:t>.</w:t>
      </w:r>
    </w:p>
    <w:p w14:paraId="39596281" w14:textId="77777777" w:rsidR="00D80D8A" w:rsidRDefault="00BE6280">
      <w:pPr>
        <w:pStyle w:val="3"/>
      </w:pPr>
      <w:bookmarkStart w:id="21" w:name="_h7sw3q2yo2z9" w:colFirst="0" w:colLast="0"/>
      <w:bookmarkEnd w:id="21"/>
      <w:r>
        <w:rPr>
          <w:rFonts w:ascii="Arial Unicode MS" w:eastAsia="Arial Unicode MS" w:hAnsi="Arial Unicode MS" w:cs="Arial Unicode MS"/>
        </w:rPr>
        <w:lastRenderedPageBreak/>
        <w:t>모델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시장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티어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맵</w:t>
      </w:r>
      <w:r>
        <w:rPr>
          <w:rFonts w:ascii="Arial Unicode MS" w:eastAsia="Arial Unicode MS" w:hAnsi="Arial Unicode MS" w:cs="Arial Unicode MS"/>
        </w:rPr>
        <w:t xml:space="preserve"> (2026.03)</w:t>
      </w:r>
    </w:p>
    <w:p w14:paraId="3524D478" w14:textId="77777777" w:rsidR="00D80D8A" w:rsidRDefault="00BE6280">
      <w:r>
        <w:rPr>
          <w:rFonts w:ascii="Arial Unicode MS" w:eastAsia="Arial Unicode MS" w:hAnsi="Arial Unicode MS" w:cs="Arial Unicode MS"/>
        </w:rPr>
        <w:t>개별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모델을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비교하기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전에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현재</w:t>
      </w:r>
      <w:r>
        <w:rPr>
          <w:rFonts w:ascii="Arial Unicode MS" w:eastAsia="Arial Unicode MS" w:hAnsi="Arial Unicode MS" w:cs="Arial Unicode MS"/>
        </w:rPr>
        <w:t xml:space="preserve"> LLM </w:t>
      </w:r>
      <w:r>
        <w:rPr>
          <w:rFonts w:ascii="Arial Unicode MS" w:eastAsia="Arial Unicode MS" w:hAnsi="Arial Unicode MS" w:cs="Arial Unicode MS"/>
        </w:rPr>
        <w:t>시장을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아래</w:t>
      </w:r>
      <w:r>
        <w:rPr>
          <w:rFonts w:ascii="Arial Unicode MS" w:eastAsia="Arial Unicode MS" w:hAnsi="Arial Unicode MS" w:cs="Arial Unicode MS"/>
        </w:rPr>
        <w:t xml:space="preserve"> 6</w:t>
      </w:r>
      <w:r>
        <w:rPr>
          <w:rFonts w:ascii="Arial Unicode MS" w:eastAsia="Arial Unicode MS" w:hAnsi="Arial Unicode MS" w:cs="Arial Unicode MS"/>
        </w:rPr>
        <w:t>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역할군으로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먼저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파악하면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모델이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바뀌더라도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판단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프레임을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유지할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있다</w:t>
      </w:r>
      <w:r>
        <w:rPr>
          <w:rFonts w:ascii="Arial Unicode MS" w:eastAsia="Arial Unicode MS" w:hAnsi="Arial Unicode MS" w:cs="Arial Unicode MS"/>
        </w:rPr>
        <w:t xml:space="preserve">. </w:t>
      </w:r>
      <w:r>
        <w:rPr>
          <w:rFonts w:ascii="Arial Unicode MS" w:eastAsia="Arial Unicode MS" w:hAnsi="Arial Unicode MS" w:cs="Arial Unicode MS"/>
        </w:rPr>
        <w:t>각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역할군에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해당하는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구체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모델</w:t>
      </w:r>
      <w:r>
        <w:rPr>
          <w:rFonts w:ascii="Arial Unicode MS" w:eastAsia="Arial Unicode MS" w:hAnsi="Arial Unicode MS" w:cs="Arial Unicode MS"/>
        </w:rPr>
        <w:t>·</w:t>
      </w:r>
      <w:r>
        <w:rPr>
          <w:rFonts w:ascii="Arial Unicode MS" w:eastAsia="Arial Unicode MS" w:hAnsi="Arial Unicode MS" w:cs="Arial Unicode MS"/>
        </w:rPr>
        <w:t>가격</w:t>
      </w:r>
      <w:r>
        <w:rPr>
          <w:rFonts w:ascii="Arial Unicode MS" w:eastAsia="Arial Unicode MS" w:hAnsi="Arial Unicode MS" w:cs="Arial Unicode MS"/>
        </w:rPr>
        <w:t>·</w:t>
      </w:r>
      <w:r>
        <w:rPr>
          <w:rFonts w:ascii="Arial Unicode MS" w:eastAsia="Arial Unicode MS" w:hAnsi="Arial Unicode MS" w:cs="Arial Unicode MS"/>
        </w:rPr>
        <w:t>스펙은</w:t>
      </w:r>
      <w:proofErr w:type="spellEnd"/>
      <w:r>
        <w:rPr>
          <w:rFonts w:ascii="Arial Unicode MS" w:eastAsia="Arial Unicode MS" w:hAnsi="Arial Unicode MS" w:cs="Arial Unicode MS"/>
        </w:rPr>
        <w:t xml:space="preserve"> 3.3</w:t>
      </w:r>
      <w:r>
        <w:rPr>
          <w:rFonts w:ascii="Arial Unicode MS" w:eastAsia="Arial Unicode MS" w:hAnsi="Arial Unicode MS" w:cs="Arial Unicode MS"/>
        </w:rPr>
        <w:t>절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비교표에서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다룬다</w:t>
      </w:r>
      <w:r>
        <w:rPr>
          <w:rFonts w:ascii="Arial Unicode MS" w:eastAsia="Arial Unicode MS" w:hAnsi="Arial Unicode MS" w:cs="Arial Unicode MS"/>
        </w:rPr>
        <w:t>.</w:t>
      </w:r>
    </w:p>
    <w:p w14:paraId="60F7BEC2" w14:textId="77777777" w:rsidR="00D80D8A" w:rsidRDefault="00D80D8A">
      <w:pPr>
        <w:pBdr>
          <w:top w:val="nil"/>
          <w:left w:val="nil"/>
          <w:bottom w:val="nil"/>
          <w:right w:val="nil"/>
          <w:between w:val="nil"/>
        </w:pBdr>
      </w:pPr>
    </w:p>
    <w:tbl>
      <w:tblPr>
        <w:tblStyle w:val="ae"/>
        <w:tblW w:w="9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40"/>
        <w:gridCol w:w="2310"/>
        <w:gridCol w:w="2160"/>
        <w:gridCol w:w="1590"/>
        <w:gridCol w:w="1800"/>
      </w:tblGrid>
      <w:tr w:rsidR="00D80D8A" w14:paraId="46813D19" w14:textId="77777777">
        <w:trPr>
          <w:trHeight w:val="521"/>
          <w:tblHeader/>
        </w:trPr>
        <w:tc>
          <w:tcPr>
            <w:tcW w:w="114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5DF70A" w14:textId="77777777" w:rsidR="00D80D8A" w:rsidRDefault="00BE6280">
            <w:pPr>
              <w:rPr>
                <w:b/>
                <w:bCs/>
              </w:rPr>
            </w:pPr>
            <w:proofErr w:type="spellStart"/>
            <w:r>
              <w:rPr>
                <w:rFonts w:ascii="Arial Unicode MS" w:eastAsia="Arial Unicode MS" w:hAnsi="Arial Unicode MS" w:cs="Arial Unicode MS"/>
                <w:b/>
                <w:bCs/>
              </w:rPr>
              <w:t>역할군</w:t>
            </w:r>
            <w:proofErr w:type="spellEnd"/>
          </w:p>
        </w:tc>
        <w:tc>
          <w:tcPr>
            <w:tcW w:w="231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DAF6F2" w14:textId="77777777" w:rsidR="00D80D8A" w:rsidRDefault="00BE6280">
            <w:pPr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대표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예시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</w:p>
        </w:tc>
        <w:tc>
          <w:tcPr>
            <w:tcW w:w="216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40AA96" w14:textId="77777777" w:rsidR="00D80D8A" w:rsidRDefault="00BE6280">
            <w:pPr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특성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및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강점</w:t>
            </w:r>
          </w:p>
        </w:tc>
        <w:tc>
          <w:tcPr>
            <w:tcW w:w="159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DCFBF6" w14:textId="77777777" w:rsidR="00D80D8A" w:rsidRDefault="00BE6280">
            <w:pPr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주의사항</w:t>
            </w:r>
          </w:p>
        </w:tc>
        <w:tc>
          <w:tcPr>
            <w:tcW w:w="180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BABA12" w14:textId="77777777" w:rsidR="00D80D8A" w:rsidRDefault="00BE6280">
            <w:pPr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대표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b/>
                <w:bCs/>
              </w:rPr>
              <w:t>Use</w:t>
            </w:r>
            <w:proofErr w:type="spellEnd"/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b/>
                <w:bCs/>
              </w:rPr>
              <w:t>Case</w:t>
            </w:r>
            <w:proofErr w:type="spellEnd"/>
          </w:p>
        </w:tc>
      </w:tr>
      <w:tr w:rsidR="00D80D8A" w14:paraId="7324D1F3" w14:textId="77777777">
        <w:tc>
          <w:tcPr>
            <w:tcW w:w="11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11CBF6" w14:textId="77777777" w:rsidR="00D80D8A" w:rsidRDefault="00BE6280">
            <w:r>
              <w:rPr>
                <w:rFonts w:ascii="Arial Unicode MS" w:eastAsia="Arial Unicode MS" w:hAnsi="Arial Unicode MS" w:cs="Arial Unicode MS"/>
                <w:b/>
                <w:bCs/>
              </w:rPr>
              <w:t>상용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플래그십</w:t>
            </w:r>
          </w:p>
        </w:tc>
        <w:tc>
          <w:tcPr>
            <w:tcW w:w="23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CA7B14" w14:textId="77777777" w:rsidR="00D80D8A" w:rsidRPr="00633BE3" w:rsidRDefault="00BE6280">
            <w:pPr>
              <w:rPr>
                <w:lang w:val="en-US"/>
              </w:rPr>
            </w:pPr>
            <w:r w:rsidRPr="00633BE3">
              <w:rPr>
                <w:lang w:val="en-US"/>
              </w:rPr>
              <w:t xml:space="preserve">GPT-5.4, </w:t>
            </w:r>
            <w:proofErr w:type="spellStart"/>
            <w:r w:rsidRPr="00633BE3">
              <w:rPr>
                <w:lang w:val="en-US"/>
              </w:rPr>
              <w:t>Claude</w:t>
            </w:r>
            <w:proofErr w:type="spellEnd"/>
            <w:r w:rsidRPr="00633BE3">
              <w:rPr>
                <w:lang w:val="en-US"/>
              </w:rPr>
              <w:t xml:space="preserve"> </w:t>
            </w:r>
            <w:proofErr w:type="spellStart"/>
            <w:r w:rsidRPr="00633BE3">
              <w:rPr>
                <w:lang w:val="en-US"/>
              </w:rPr>
              <w:t>Opus</w:t>
            </w:r>
            <w:proofErr w:type="spellEnd"/>
            <w:r w:rsidRPr="00633BE3">
              <w:rPr>
                <w:lang w:val="en-US"/>
              </w:rPr>
              <w:t xml:space="preserve"> 4.6, </w:t>
            </w:r>
            <w:proofErr w:type="spellStart"/>
            <w:r w:rsidRPr="00633BE3">
              <w:rPr>
                <w:lang w:val="en-US"/>
              </w:rPr>
              <w:t>Gemini</w:t>
            </w:r>
            <w:proofErr w:type="spellEnd"/>
            <w:r w:rsidRPr="00633BE3">
              <w:rPr>
                <w:lang w:val="en-US"/>
              </w:rPr>
              <w:t xml:space="preserve"> 3.1 </w:t>
            </w:r>
            <w:proofErr w:type="spellStart"/>
            <w:r w:rsidRPr="00633BE3">
              <w:rPr>
                <w:lang w:val="en-US"/>
              </w:rPr>
              <w:t>Pro</w:t>
            </w:r>
            <w:proofErr w:type="spellEnd"/>
          </w:p>
        </w:tc>
        <w:tc>
          <w:tcPr>
            <w:tcW w:w="21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E07885" w14:textId="77777777" w:rsidR="00D80D8A" w:rsidRDefault="00BE6280">
            <w:r>
              <w:rPr>
                <w:rFonts w:ascii="Arial Unicode MS" w:eastAsia="Arial Unicode MS" w:hAnsi="Arial Unicode MS" w:cs="Arial Unicode MS"/>
              </w:rPr>
              <w:t>최고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수준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범용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성능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멀티모달</w:t>
            </w:r>
            <w:r>
              <w:rPr>
                <w:rFonts w:ascii="Arial Unicode MS" w:eastAsia="Arial Unicode MS" w:hAnsi="Arial Unicode MS" w:cs="Arial Unicode MS"/>
              </w:rPr>
              <w:t>·</w:t>
            </w:r>
            <w:r>
              <w:rPr>
                <w:rFonts w:ascii="Arial Unicode MS" w:eastAsia="Arial Unicode MS" w:hAnsi="Arial Unicode MS" w:cs="Arial Unicode MS"/>
              </w:rPr>
              <w:t>도구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연동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강점</w:t>
            </w:r>
            <w:r>
              <w:rPr>
                <w:rFonts w:ascii="Arial Unicode MS" w:eastAsia="Arial Unicode MS" w:hAnsi="Arial Unicode MS" w:cs="Arial Unicode MS"/>
              </w:rPr>
              <w:t xml:space="preserve">. </w:t>
            </w:r>
            <w:r>
              <w:rPr>
                <w:rFonts w:ascii="Arial Unicode MS" w:eastAsia="Arial Unicode MS" w:hAnsi="Arial Unicode MS" w:cs="Arial Unicode MS"/>
              </w:rPr>
              <w:t>품질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상한이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높고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최신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기능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반영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빠름</w:t>
            </w:r>
          </w:p>
        </w:tc>
        <w:tc>
          <w:tcPr>
            <w:tcW w:w="15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7C6061" w14:textId="77777777" w:rsidR="00D80D8A" w:rsidRDefault="00BE6280">
            <w:r>
              <w:rPr>
                <w:rFonts w:ascii="Arial Unicode MS" w:eastAsia="Arial Unicode MS" w:hAnsi="Arial Unicode MS" w:cs="Arial Unicode MS"/>
              </w:rPr>
              <w:t>비용이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높고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Provider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의존성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증가</w:t>
            </w:r>
          </w:p>
        </w:tc>
        <w:tc>
          <w:tcPr>
            <w:tcW w:w="18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8A4FD1" w14:textId="77777777" w:rsidR="00D80D8A" w:rsidRDefault="00BE6280">
            <w:r>
              <w:rPr>
                <w:rFonts w:ascii="Arial Unicode MS" w:eastAsia="Arial Unicode MS" w:hAnsi="Arial Unicode MS" w:cs="Arial Unicode MS"/>
              </w:rPr>
              <w:t>복잡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Agent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오케스트레이션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정밀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코딩</w:t>
            </w:r>
            <w:r>
              <w:rPr>
                <w:rFonts w:ascii="Arial Unicode MS" w:eastAsia="Arial Unicode MS" w:hAnsi="Arial Unicode MS" w:cs="Arial Unicode MS"/>
              </w:rPr>
              <w:t>·</w:t>
            </w:r>
            <w:r>
              <w:rPr>
                <w:rFonts w:ascii="Arial Unicode MS" w:eastAsia="Arial Unicode MS" w:hAnsi="Arial Unicode MS" w:cs="Arial Unicode MS"/>
              </w:rPr>
              <w:t>분석</w:t>
            </w:r>
            <w:proofErr w:type="spellEnd"/>
          </w:p>
        </w:tc>
      </w:tr>
      <w:tr w:rsidR="00D80D8A" w14:paraId="1B076637" w14:textId="77777777">
        <w:tc>
          <w:tcPr>
            <w:tcW w:w="11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974CFD" w14:textId="77777777" w:rsidR="00D80D8A" w:rsidRDefault="00BE6280">
            <w:r>
              <w:rPr>
                <w:rFonts w:ascii="Arial Unicode MS" w:eastAsia="Arial Unicode MS" w:hAnsi="Arial Unicode MS" w:cs="Arial Unicode MS"/>
                <w:b/>
                <w:bCs/>
              </w:rPr>
              <w:t>상용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범용</w:t>
            </w:r>
          </w:p>
        </w:tc>
        <w:tc>
          <w:tcPr>
            <w:tcW w:w="23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716D89" w14:textId="77777777" w:rsidR="00D80D8A" w:rsidRPr="00633BE3" w:rsidRDefault="00BE6280">
            <w:pPr>
              <w:rPr>
                <w:lang w:val="en-US"/>
              </w:rPr>
            </w:pPr>
            <w:r w:rsidRPr="00633BE3">
              <w:rPr>
                <w:lang w:val="en-US"/>
              </w:rPr>
              <w:t xml:space="preserve">GPT-5, </w:t>
            </w:r>
            <w:proofErr w:type="spellStart"/>
            <w:r w:rsidRPr="00633BE3">
              <w:rPr>
                <w:lang w:val="en-US"/>
              </w:rPr>
              <w:t>Claude</w:t>
            </w:r>
            <w:proofErr w:type="spellEnd"/>
            <w:r w:rsidRPr="00633BE3">
              <w:rPr>
                <w:lang w:val="en-US"/>
              </w:rPr>
              <w:t xml:space="preserve"> </w:t>
            </w:r>
            <w:proofErr w:type="spellStart"/>
            <w:r w:rsidRPr="00633BE3">
              <w:rPr>
                <w:lang w:val="en-US"/>
              </w:rPr>
              <w:t>Sonnet</w:t>
            </w:r>
            <w:proofErr w:type="spellEnd"/>
            <w:r w:rsidRPr="00633BE3">
              <w:rPr>
                <w:lang w:val="en-US"/>
              </w:rPr>
              <w:t xml:space="preserve"> 4.6, </w:t>
            </w:r>
            <w:proofErr w:type="spellStart"/>
            <w:r w:rsidRPr="00633BE3">
              <w:rPr>
                <w:lang w:val="en-US"/>
              </w:rPr>
              <w:t>Gemini</w:t>
            </w:r>
            <w:proofErr w:type="spellEnd"/>
            <w:r w:rsidRPr="00633BE3">
              <w:rPr>
                <w:lang w:val="en-US"/>
              </w:rPr>
              <w:t xml:space="preserve"> 2.5 </w:t>
            </w:r>
            <w:proofErr w:type="spellStart"/>
            <w:r w:rsidRPr="00633BE3">
              <w:rPr>
                <w:lang w:val="en-US"/>
              </w:rPr>
              <w:t>Pro</w:t>
            </w:r>
            <w:proofErr w:type="spellEnd"/>
          </w:p>
        </w:tc>
        <w:tc>
          <w:tcPr>
            <w:tcW w:w="21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84029F" w14:textId="77777777" w:rsidR="00D80D8A" w:rsidRDefault="00BE6280">
            <w:r>
              <w:rPr>
                <w:rFonts w:ascii="Arial Unicode MS" w:eastAsia="Arial Unicode MS" w:hAnsi="Arial Unicode MS" w:cs="Arial Unicode MS"/>
              </w:rPr>
              <w:t>비용과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품질의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균형</w:t>
            </w:r>
            <w:r>
              <w:rPr>
                <w:rFonts w:ascii="Arial Unicode MS" w:eastAsia="Arial Unicode MS" w:hAnsi="Arial Unicode MS" w:cs="Arial Unicode MS"/>
              </w:rPr>
              <w:t xml:space="preserve">. </w:t>
            </w:r>
            <w:r>
              <w:rPr>
                <w:rFonts w:ascii="Arial Unicode MS" w:eastAsia="Arial Unicode MS" w:hAnsi="Arial Unicode MS" w:cs="Arial Unicode MS"/>
              </w:rPr>
              <w:t>프로덕션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서비스의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기본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선택지</w:t>
            </w:r>
          </w:p>
        </w:tc>
        <w:tc>
          <w:tcPr>
            <w:tcW w:w="15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659682" w14:textId="77777777" w:rsidR="00D80D8A" w:rsidRDefault="00BE6280">
            <w:r>
              <w:rPr>
                <w:rFonts w:ascii="Arial Unicode MS" w:eastAsia="Arial Unicode MS" w:hAnsi="Arial Unicode MS" w:cs="Arial Unicode MS"/>
              </w:rPr>
              <w:t>극한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추론이나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초장문에서는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한계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가능</w:t>
            </w:r>
          </w:p>
        </w:tc>
        <w:tc>
          <w:tcPr>
            <w:tcW w:w="18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4BBFBC" w14:textId="77777777" w:rsidR="00D80D8A" w:rsidRDefault="00BE6280">
            <w:r>
              <w:rPr>
                <w:rFonts w:ascii="Arial Unicode MS" w:eastAsia="Arial Unicode MS" w:hAnsi="Arial Unicode MS" w:cs="Arial Unicode MS"/>
              </w:rPr>
              <w:t>주력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서비스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챗봇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문서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요약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코드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생성</w:t>
            </w:r>
          </w:p>
        </w:tc>
      </w:tr>
      <w:tr w:rsidR="00D80D8A" w14:paraId="17FE76A4" w14:textId="77777777">
        <w:tc>
          <w:tcPr>
            <w:tcW w:w="11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E91A6F" w14:textId="77777777" w:rsidR="00D80D8A" w:rsidRDefault="00BE6280">
            <w:r>
              <w:rPr>
                <w:rFonts w:ascii="Arial Unicode MS" w:eastAsia="Arial Unicode MS" w:hAnsi="Arial Unicode MS" w:cs="Arial Unicode MS"/>
                <w:b/>
                <w:bCs/>
              </w:rPr>
              <w:t>상용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경량</w:t>
            </w:r>
          </w:p>
        </w:tc>
        <w:tc>
          <w:tcPr>
            <w:tcW w:w="23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A7CE9E" w14:textId="77777777" w:rsidR="00D80D8A" w:rsidRPr="00633BE3" w:rsidRDefault="00BE6280">
            <w:pPr>
              <w:rPr>
                <w:lang w:val="en-US"/>
              </w:rPr>
            </w:pPr>
            <w:r w:rsidRPr="00633BE3">
              <w:rPr>
                <w:lang w:val="en-US"/>
              </w:rPr>
              <w:t xml:space="preserve">GPT-4.1 </w:t>
            </w:r>
            <w:proofErr w:type="spellStart"/>
            <w:r w:rsidRPr="00633BE3">
              <w:rPr>
                <w:lang w:val="en-US"/>
              </w:rPr>
              <w:t>mini</w:t>
            </w:r>
            <w:proofErr w:type="spellEnd"/>
            <w:r w:rsidRPr="00633BE3">
              <w:rPr>
                <w:lang w:val="en-US"/>
              </w:rPr>
              <w:t>/</w:t>
            </w:r>
            <w:proofErr w:type="spellStart"/>
            <w:r w:rsidRPr="00633BE3">
              <w:rPr>
                <w:lang w:val="en-US"/>
              </w:rPr>
              <w:t>Nano</w:t>
            </w:r>
            <w:proofErr w:type="spellEnd"/>
            <w:r w:rsidRPr="00633BE3">
              <w:rPr>
                <w:lang w:val="en-US"/>
              </w:rPr>
              <w:t xml:space="preserve">, </w:t>
            </w:r>
            <w:proofErr w:type="spellStart"/>
            <w:r w:rsidRPr="00633BE3">
              <w:rPr>
                <w:lang w:val="en-US"/>
              </w:rPr>
              <w:t>Haiku</w:t>
            </w:r>
            <w:proofErr w:type="spellEnd"/>
            <w:r w:rsidRPr="00633BE3">
              <w:rPr>
                <w:lang w:val="en-US"/>
              </w:rPr>
              <w:t xml:space="preserve"> 4.</w:t>
            </w:r>
            <w:r w:rsidRPr="00633BE3">
              <w:rPr>
                <w:lang w:val="en-US"/>
              </w:rPr>
              <w:t xml:space="preserve">5, </w:t>
            </w:r>
            <w:proofErr w:type="spellStart"/>
            <w:r w:rsidRPr="00633BE3">
              <w:rPr>
                <w:lang w:val="en-US"/>
              </w:rPr>
              <w:t>Gemini</w:t>
            </w:r>
            <w:proofErr w:type="spellEnd"/>
            <w:r w:rsidRPr="00633BE3">
              <w:rPr>
                <w:lang w:val="en-US"/>
              </w:rPr>
              <w:t xml:space="preserve"> 2.5 </w:t>
            </w:r>
            <w:proofErr w:type="spellStart"/>
            <w:r w:rsidRPr="00633BE3">
              <w:rPr>
                <w:lang w:val="en-US"/>
              </w:rPr>
              <w:t>Flash</w:t>
            </w:r>
            <w:proofErr w:type="spellEnd"/>
          </w:p>
        </w:tc>
        <w:tc>
          <w:tcPr>
            <w:tcW w:w="21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AE6960" w14:textId="77777777" w:rsidR="00D80D8A" w:rsidRDefault="00BE6280">
            <w:r>
              <w:rPr>
                <w:rFonts w:ascii="Arial Unicode MS" w:eastAsia="Arial Unicode MS" w:hAnsi="Arial Unicode MS" w:cs="Arial Unicode MS"/>
              </w:rPr>
              <w:t>빠른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응답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낮은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비용</w:t>
            </w:r>
            <w:r>
              <w:rPr>
                <w:rFonts w:ascii="Arial Unicode MS" w:eastAsia="Arial Unicode MS" w:hAnsi="Arial Unicode MS" w:cs="Arial Unicode MS"/>
              </w:rPr>
              <w:t xml:space="preserve">.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라우팅</w:t>
            </w:r>
            <w:r>
              <w:rPr>
                <w:rFonts w:ascii="Arial Unicode MS" w:eastAsia="Arial Unicode MS" w:hAnsi="Arial Unicode MS" w:cs="Arial Unicode MS"/>
              </w:rPr>
              <w:t>·</w:t>
            </w:r>
            <w:r>
              <w:rPr>
                <w:rFonts w:ascii="Arial Unicode MS" w:eastAsia="Arial Unicode MS" w:hAnsi="Arial Unicode MS" w:cs="Arial Unicode MS"/>
              </w:rPr>
              <w:t>분류</w:t>
            </w:r>
            <w:r>
              <w:rPr>
                <w:rFonts w:ascii="Arial Unicode MS" w:eastAsia="Arial Unicode MS" w:hAnsi="Arial Unicode MS" w:cs="Arial Unicode MS"/>
              </w:rPr>
              <w:t>·</w:t>
            </w:r>
            <w:r>
              <w:rPr>
                <w:rFonts w:ascii="Arial Unicode MS" w:eastAsia="Arial Unicode MS" w:hAnsi="Arial Unicode MS" w:cs="Arial Unicode MS"/>
              </w:rPr>
              <w:t>대량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처리에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유리</w:t>
            </w:r>
          </w:p>
        </w:tc>
        <w:tc>
          <w:tcPr>
            <w:tcW w:w="15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0D69E2" w14:textId="77777777" w:rsidR="00D80D8A" w:rsidRDefault="00BE6280">
            <w:r>
              <w:rPr>
                <w:rFonts w:ascii="Arial Unicode MS" w:eastAsia="Arial Unicode MS" w:hAnsi="Arial Unicode MS" w:cs="Arial Unicode MS"/>
              </w:rPr>
              <w:t>복잡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추론</w:t>
            </w:r>
            <w:r>
              <w:rPr>
                <w:rFonts w:ascii="Arial Unicode MS" w:eastAsia="Arial Unicode MS" w:hAnsi="Arial Unicode MS" w:cs="Arial Unicode MS"/>
              </w:rPr>
              <w:t>·</w:t>
            </w:r>
            <w:r>
              <w:rPr>
                <w:rFonts w:ascii="Arial Unicode MS" w:eastAsia="Arial Unicode MS" w:hAnsi="Arial Unicode MS" w:cs="Arial Unicode MS"/>
              </w:rPr>
              <w:t>형식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안정성이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상대적으로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약함</w:t>
            </w:r>
          </w:p>
        </w:tc>
        <w:tc>
          <w:tcPr>
            <w:tcW w:w="18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A3CD0F" w14:textId="77777777" w:rsidR="00D80D8A" w:rsidRDefault="00BE6280">
            <w:r>
              <w:rPr>
                <w:rFonts w:ascii="Arial Unicode MS" w:eastAsia="Arial Unicode MS" w:hAnsi="Arial Unicode MS" w:cs="Arial Unicode MS"/>
              </w:rPr>
              <w:t>의도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분류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라우팅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대량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단순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처리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PoC</w:t>
            </w:r>
            <w:proofErr w:type="spellEnd"/>
          </w:p>
        </w:tc>
      </w:tr>
      <w:tr w:rsidR="00D80D8A" w14:paraId="6A1A384B" w14:textId="77777777">
        <w:tc>
          <w:tcPr>
            <w:tcW w:w="11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1A4247" w14:textId="77777777" w:rsidR="00D80D8A" w:rsidRDefault="00BE6280">
            <w:proofErr w:type="spellStart"/>
            <w:r>
              <w:rPr>
                <w:rFonts w:ascii="Arial Unicode MS" w:eastAsia="Arial Unicode MS" w:hAnsi="Arial Unicode MS" w:cs="Arial Unicode MS"/>
                <w:b/>
                <w:bCs/>
              </w:rPr>
              <w:t>Reasoning</w:t>
            </w:r>
            <w:proofErr w:type="spellEnd"/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특화</w:t>
            </w:r>
          </w:p>
        </w:tc>
        <w:tc>
          <w:tcPr>
            <w:tcW w:w="23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6D6952" w14:textId="77777777" w:rsidR="00D80D8A" w:rsidRPr="00633BE3" w:rsidRDefault="00BE6280">
            <w:pPr>
              <w:rPr>
                <w:lang w:val="en-US"/>
              </w:rPr>
            </w:pPr>
            <w:r w:rsidRPr="00633BE3">
              <w:rPr>
                <w:lang w:val="en-US"/>
              </w:rPr>
              <w:t xml:space="preserve">GPT o3, o4-mini, </w:t>
            </w:r>
            <w:proofErr w:type="spellStart"/>
            <w:r w:rsidRPr="00633BE3">
              <w:rPr>
                <w:lang w:val="en-US"/>
              </w:rPr>
              <w:t>Extended</w:t>
            </w:r>
            <w:proofErr w:type="spellEnd"/>
            <w:r w:rsidRPr="00633BE3">
              <w:rPr>
                <w:lang w:val="en-US"/>
              </w:rPr>
              <w:t xml:space="preserve"> </w:t>
            </w:r>
            <w:proofErr w:type="spellStart"/>
            <w:r w:rsidRPr="00633BE3">
              <w:rPr>
                <w:lang w:val="en-US"/>
              </w:rPr>
              <w:t>Thinking</w:t>
            </w:r>
            <w:proofErr w:type="spellEnd"/>
          </w:p>
        </w:tc>
        <w:tc>
          <w:tcPr>
            <w:tcW w:w="21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6E4C39" w14:textId="77777777" w:rsidR="00D80D8A" w:rsidRDefault="00BE6280">
            <w:r>
              <w:rPr>
                <w:rFonts w:ascii="Arial Unicode MS" w:eastAsia="Arial Unicode MS" w:hAnsi="Arial Unicode MS" w:cs="Arial Unicode MS"/>
              </w:rPr>
              <w:t>다단계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추론</w:t>
            </w:r>
            <w:r>
              <w:rPr>
                <w:rFonts w:ascii="Arial Unicode MS" w:eastAsia="Arial Unicode MS" w:hAnsi="Arial Unicode MS" w:cs="Arial Unicode MS"/>
              </w:rPr>
              <w:t>·</w:t>
            </w:r>
            <w:r>
              <w:rPr>
                <w:rFonts w:ascii="Arial Unicode MS" w:eastAsia="Arial Unicode MS" w:hAnsi="Arial Unicode MS" w:cs="Arial Unicode MS"/>
              </w:rPr>
              <w:t>수학</w:t>
            </w:r>
            <w:r>
              <w:rPr>
                <w:rFonts w:ascii="Arial Unicode MS" w:eastAsia="Arial Unicode MS" w:hAnsi="Arial Unicode MS" w:cs="Arial Unicode MS"/>
              </w:rPr>
              <w:t>·</w:t>
            </w:r>
            <w:r>
              <w:rPr>
                <w:rFonts w:ascii="Arial Unicode MS" w:eastAsia="Arial Unicode MS" w:hAnsi="Arial Unicode MS" w:cs="Arial Unicode MS"/>
              </w:rPr>
              <w:t>정밀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코딩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강점</w:t>
            </w:r>
            <w:r>
              <w:rPr>
                <w:rFonts w:ascii="Arial Unicode MS" w:eastAsia="Arial Unicode MS" w:hAnsi="Arial Unicode MS" w:cs="Arial Unicode MS"/>
              </w:rPr>
              <w:t xml:space="preserve">. </w:t>
            </w:r>
            <w:r>
              <w:rPr>
                <w:rFonts w:ascii="Arial Unicode MS" w:eastAsia="Arial Unicode MS" w:hAnsi="Arial Unicode MS" w:cs="Arial Unicode MS"/>
              </w:rPr>
              <w:t>어려운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문제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해결에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유리</w:t>
            </w:r>
          </w:p>
        </w:tc>
        <w:tc>
          <w:tcPr>
            <w:tcW w:w="15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6F13F3" w14:textId="77777777" w:rsidR="00D80D8A" w:rsidRDefault="00BE6280">
            <w:proofErr w:type="spellStart"/>
            <w:r>
              <w:rPr>
                <w:rFonts w:ascii="Arial Unicode MS" w:eastAsia="Arial Unicode MS" w:hAnsi="Arial Unicode MS" w:cs="Arial Unicode MS"/>
              </w:rPr>
              <w:t>비용</w:t>
            </w:r>
            <w:r>
              <w:rPr>
                <w:rFonts w:ascii="Arial Unicode MS" w:eastAsia="Arial Unicode MS" w:hAnsi="Arial Unicode MS" w:cs="Arial Unicode MS"/>
              </w:rPr>
              <w:t>·</w:t>
            </w:r>
            <w:r>
              <w:rPr>
                <w:rFonts w:ascii="Arial Unicode MS" w:eastAsia="Arial Unicode MS" w:hAnsi="Arial Unicode MS" w:cs="Arial Unicode MS"/>
              </w:rPr>
              <w:t>지연이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높아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전체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트래픽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기본값으로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부적합</w:t>
            </w:r>
          </w:p>
        </w:tc>
        <w:tc>
          <w:tcPr>
            <w:tcW w:w="18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5D4B2F" w14:textId="77777777" w:rsidR="00D80D8A" w:rsidRDefault="00BE6280">
            <w:r>
              <w:rPr>
                <w:rFonts w:ascii="Arial Unicode MS" w:eastAsia="Arial Unicode MS" w:hAnsi="Arial Unicode MS" w:cs="Arial Unicode MS"/>
              </w:rPr>
              <w:t>고난도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수학</w:t>
            </w:r>
            <w:r>
              <w:rPr>
                <w:rFonts w:ascii="Arial Unicode MS" w:eastAsia="Arial Unicode MS" w:hAnsi="Arial Unicode MS" w:cs="Arial Unicode MS"/>
              </w:rPr>
              <w:t>·</w:t>
            </w:r>
            <w:r>
              <w:rPr>
                <w:rFonts w:ascii="Arial Unicode MS" w:eastAsia="Arial Unicode MS" w:hAnsi="Arial Unicode MS" w:cs="Arial Unicode MS"/>
              </w:rPr>
              <w:t>논리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정밀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디버깅</w:t>
            </w:r>
            <w:r>
              <w:rPr>
                <w:rFonts w:ascii="Arial Unicode MS" w:eastAsia="Arial Unicode MS" w:hAnsi="Arial Unicode MS" w:cs="Arial Unicode MS"/>
              </w:rPr>
              <w:t xml:space="preserve"> (</w:t>
            </w:r>
            <w:r>
              <w:rPr>
                <w:rFonts w:ascii="Arial Unicode MS" w:eastAsia="Arial Unicode MS" w:hAnsi="Arial Unicode MS" w:cs="Arial Unicode MS"/>
              </w:rPr>
              <w:t>선별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적용</w:t>
            </w:r>
            <w:r>
              <w:rPr>
                <w:rFonts w:ascii="Arial Unicode MS" w:eastAsia="Arial Unicode MS" w:hAnsi="Arial Unicode MS" w:cs="Arial Unicode MS"/>
              </w:rPr>
              <w:t>)</w:t>
            </w:r>
          </w:p>
        </w:tc>
      </w:tr>
      <w:tr w:rsidR="00D80D8A" w14:paraId="2C2CD41C" w14:textId="77777777">
        <w:tc>
          <w:tcPr>
            <w:tcW w:w="11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EE7682" w14:textId="77777777" w:rsidR="00D80D8A" w:rsidRDefault="00BE6280">
            <w:r>
              <w:rPr>
                <w:rFonts w:ascii="Arial Unicode MS" w:eastAsia="Arial Unicode MS" w:hAnsi="Arial Unicode MS" w:cs="Arial Unicode MS"/>
                <w:b/>
                <w:bCs/>
              </w:rPr>
              <w:t>대형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오픈소스</w:t>
            </w:r>
          </w:p>
        </w:tc>
        <w:tc>
          <w:tcPr>
            <w:tcW w:w="23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4503DC" w14:textId="77777777" w:rsidR="00D80D8A" w:rsidRPr="00633BE3" w:rsidRDefault="00BE6280">
            <w:pPr>
              <w:rPr>
                <w:lang w:val="en-US"/>
              </w:rPr>
            </w:pPr>
            <w:proofErr w:type="spellStart"/>
            <w:r w:rsidRPr="00633BE3">
              <w:rPr>
                <w:lang w:val="en-US"/>
              </w:rPr>
              <w:t>DeepSeek</w:t>
            </w:r>
            <w:proofErr w:type="spellEnd"/>
            <w:r w:rsidRPr="00633BE3">
              <w:rPr>
                <w:lang w:val="en-US"/>
              </w:rPr>
              <w:t xml:space="preserve"> V3.2/R1, </w:t>
            </w:r>
            <w:proofErr w:type="spellStart"/>
            <w:r w:rsidRPr="00633BE3">
              <w:rPr>
                <w:lang w:val="en-US"/>
              </w:rPr>
              <w:t>Llama</w:t>
            </w:r>
            <w:proofErr w:type="spellEnd"/>
            <w:r w:rsidRPr="00633BE3">
              <w:rPr>
                <w:lang w:val="en-US"/>
              </w:rPr>
              <w:t xml:space="preserve"> 4 </w:t>
            </w:r>
            <w:proofErr w:type="spellStart"/>
            <w:r w:rsidRPr="00633BE3">
              <w:rPr>
                <w:lang w:val="en-US"/>
              </w:rPr>
              <w:t>Maverick</w:t>
            </w:r>
            <w:proofErr w:type="spellEnd"/>
          </w:p>
        </w:tc>
        <w:tc>
          <w:tcPr>
            <w:tcW w:w="21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B1F652" w14:textId="77777777" w:rsidR="00D80D8A" w:rsidRDefault="00BE6280">
            <w:proofErr w:type="spellStart"/>
            <w:r>
              <w:rPr>
                <w:rFonts w:ascii="Arial Unicode MS" w:eastAsia="Arial Unicode MS" w:hAnsi="Arial Unicode MS" w:cs="Arial Unicode MS"/>
              </w:rPr>
              <w:t>셀프호스팅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고성능</w:t>
            </w:r>
            <w:r>
              <w:rPr>
                <w:rFonts w:ascii="Arial Unicode MS" w:eastAsia="Arial Unicode MS" w:hAnsi="Arial Unicode MS" w:cs="Arial Unicode MS"/>
              </w:rPr>
              <w:t xml:space="preserve">. </w:t>
            </w:r>
            <w:r>
              <w:rPr>
                <w:rFonts w:ascii="Arial Unicode MS" w:eastAsia="Arial Unicode MS" w:hAnsi="Arial Unicode MS" w:cs="Arial Unicode MS"/>
              </w:rPr>
              <w:t>데이터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주권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커스터마이징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장기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비용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최적화</w:t>
            </w:r>
          </w:p>
        </w:tc>
        <w:tc>
          <w:tcPr>
            <w:tcW w:w="15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439B1B" w14:textId="77777777" w:rsidR="00D80D8A" w:rsidRDefault="00BE6280">
            <w:r>
              <w:rPr>
                <w:rFonts w:ascii="Arial Unicode MS" w:eastAsia="Arial Unicode MS" w:hAnsi="Arial Unicode MS" w:cs="Arial Unicode MS"/>
              </w:rPr>
              <w:t xml:space="preserve">GPU </w:t>
            </w:r>
            <w:r>
              <w:rPr>
                <w:rFonts w:ascii="Arial Unicode MS" w:eastAsia="Arial Unicode MS" w:hAnsi="Arial Unicode MS" w:cs="Arial Unicode MS"/>
              </w:rPr>
              <w:t>인프라와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운영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역량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필수</w:t>
            </w:r>
          </w:p>
        </w:tc>
        <w:tc>
          <w:tcPr>
            <w:tcW w:w="18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A22331" w14:textId="77777777" w:rsidR="00D80D8A" w:rsidRDefault="00BE6280">
            <w:proofErr w:type="spellStart"/>
            <w:r>
              <w:rPr>
                <w:rFonts w:ascii="Arial Unicode MS" w:eastAsia="Arial Unicode MS" w:hAnsi="Arial Unicode MS" w:cs="Arial Unicode MS"/>
              </w:rPr>
              <w:t>온프레미스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주력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규제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산업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대규모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트래픽</w:t>
            </w:r>
          </w:p>
        </w:tc>
      </w:tr>
      <w:tr w:rsidR="00D80D8A" w14:paraId="26C629DF" w14:textId="77777777">
        <w:tc>
          <w:tcPr>
            <w:tcW w:w="11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D210AF" w14:textId="77777777" w:rsidR="00D80D8A" w:rsidRDefault="00BE6280">
            <w:r>
              <w:rPr>
                <w:rFonts w:ascii="Arial Unicode MS" w:eastAsia="Arial Unicode MS" w:hAnsi="Arial Unicode MS" w:cs="Arial Unicode MS"/>
                <w:b/>
                <w:bCs/>
              </w:rPr>
              <w:t>중형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/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경량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오픈소스</w:t>
            </w:r>
          </w:p>
        </w:tc>
        <w:tc>
          <w:tcPr>
            <w:tcW w:w="23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D6F398" w14:textId="77777777" w:rsidR="00D80D8A" w:rsidRPr="00633BE3" w:rsidRDefault="00BE6280">
            <w:pPr>
              <w:rPr>
                <w:lang w:val="en-US"/>
              </w:rPr>
            </w:pPr>
            <w:proofErr w:type="spellStart"/>
            <w:r w:rsidRPr="00633BE3">
              <w:rPr>
                <w:lang w:val="en-US"/>
              </w:rPr>
              <w:t>Qwen</w:t>
            </w:r>
            <w:proofErr w:type="spellEnd"/>
            <w:r w:rsidRPr="00633BE3">
              <w:rPr>
                <w:lang w:val="en-US"/>
              </w:rPr>
              <w:t xml:space="preserve"> 3, </w:t>
            </w:r>
            <w:proofErr w:type="spellStart"/>
            <w:r w:rsidRPr="00633BE3">
              <w:rPr>
                <w:lang w:val="en-US"/>
              </w:rPr>
              <w:t>Llama</w:t>
            </w:r>
            <w:proofErr w:type="spellEnd"/>
            <w:r w:rsidRPr="00633BE3">
              <w:rPr>
                <w:lang w:val="en-US"/>
              </w:rPr>
              <w:t xml:space="preserve"> 4 </w:t>
            </w:r>
            <w:proofErr w:type="spellStart"/>
            <w:r w:rsidRPr="00633BE3">
              <w:rPr>
                <w:lang w:val="en-US"/>
              </w:rPr>
              <w:t>Scout</w:t>
            </w:r>
            <w:proofErr w:type="spellEnd"/>
            <w:r w:rsidRPr="00633BE3">
              <w:rPr>
                <w:lang w:val="en-US"/>
              </w:rPr>
              <w:t>/</w:t>
            </w:r>
            <w:proofErr w:type="spellStart"/>
            <w:r w:rsidRPr="00633BE3">
              <w:rPr>
                <w:lang w:val="en-US"/>
              </w:rPr>
              <w:t>Lite</w:t>
            </w:r>
            <w:proofErr w:type="spellEnd"/>
            <w:r w:rsidRPr="00633BE3">
              <w:rPr>
                <w:lang w:val="en-US"/>
              </w:rPr>
              <w:t xml:space="preserve">, </w:t>
            </w:r>
            <w:proofErr w:type="spellStart"/>
            <w:r w:rsidRPr="00633BE3">
              <w:rPr>
                <w:lang w:val="en-US"/>
              </w:rPr>
              <w:t>Gemma</w:t>
            </w:r>
            <w:proofErr w:type="spellEnd"/>
            <w:r w:rsidRPr="00633BE3">
              <w:rPr>
                <w:lang w:val="en-US"/>
              </w:rPr>
              <w:t xml:space="preserve"> 3</w:t>
            </w:r>
          </w:p>
        </w:tc>
        <w:tc>
          <w:tcPr>
            <w:tcW w:w="21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4C0F3F" w14:textId="77777777" w:rsidR="00D80D8A" w:rsidRDefault="00BE6280">
            <w:r>
              <w:rPr>
                <w:rFonts w:ascii="Arial Unicode MS" w:eastAsia="Arial Unicode MS" w:hAnsi="Arial Unicode MS" w:cs="Arial Unicode MS"/>
              </w:rPr>
              <w:t>인프라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부담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낮고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조합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유연</w:t>
            </w:r>
            <w:r>
              <w:rPr>
                <w:rFonts w:ascii="Arial Unicode MS" w:eastAsia="Arial Unicode MS" w:hAnsi="Arial Unicode MS" w:cs="Arial Unicode MS"/>
              </w:rPr>
              <w:t xml:space="preserve">. </w:t>
            </w:r>
            <w:r>
              <w:rPr>
                <w:rFonts w:ascii="Arial Unicode MS" w:eastAsia="Arial Unicode MS" w:hAnsi="Arial Unicode MS" w:cs="Arial Unicode MS"/>
              </w:rPr>
              <w:t>비용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효율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내부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배포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용이</w:t>
            </w:r>
          </w:p>
        </w:tc>
        <w:tc>
          <w:tcPr>
            <w:tcW w:w="15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F1B5A1" w14:textId="77777777" w:rsidR="00D80D8A" w:rsidRDefault="00BE6280">
            <w:r>
              <w:rPr>
                <w:rFonts w:ascii="Arial Unicode MS" w:eastAsia="Arial Unicode MS" w:hAnsi="Arial Unicode MS" w:cs="Arial Unicode MS"/>
              </w:rPr>
              <w:t>상용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플래그십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대비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성능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격차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가능</w:t>
            </w:r>
          </w:p>
        </w:tc>
        <w:tc>
          <w:tcPr>
            <w:tcW w:w="18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D1E837" w14:textId="77777777" w:rsidR="00D80D8A" w:rsidRDefault="00BE6280">
            <w:r>
              <w:rPr>
                <w:rFonts w:ascii="Arial Unicode MS" w:eastAsia="Arial Unicode MS" w:hAnsi="Arial Unicode MS" w:cs="Arial Unicode MS"/>
              </w:rPr>
              <w:t>사내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보조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도구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경량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라우팅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엣지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배포</w:t>
            </w:r>
          </w:p>
        </w:tc>
      </w:tr>
    </w:tbl>
    <w:p w14:paraId="1B412A14" w14:textId="77777777" w:rsidR="00D80D8A" w:rsidRDefault="00BE6280">
      <w:r>
        <w:rPr>
          <w:rFonts w:ascii="Arial Unicode MS" w:eastAsia="Arial Unicode MS" w:hAnsi="Arial Unicode MS" w:cs="Arial Unicode MS"/>
        </w:rPr>
        <w:t xml:space="preserve">(2026.03 </w:t>
      </w:r>
      <w:r>
        <w:rPr>
          <w:rFonts w:ascii="Arial Unicode MS" w:eastAsia="Arial Unicode MS" w:hAnsi="Arial Unicode MS" w:cs="Arial Unicode MS"/>
        </w:rPr>
        <w:t>기준</w:t>
      </w:r>
      <w:r>
        <w:rPr>
          <w:rFonts w:ascii="Arial Unicode MS" w:eastAsia="Arial Unicode MS" w:hAnsi="Arial Unicode MS" w:cs="Arial Unicode MS"/>
        </w:rPr>
        <w:t xml:space="preserve">. </w:t>
      </w:r>
      <w:r>
        <w:rPr>
          <w:rFonts w:ascii="Arial Unicode MS" w:eastAsia="Arial Unicode MS" w:hAnsi="Arial Unicode MS" w:cs="Arial Unicode MS"/>
        </w:rPr>
        <w:t>모델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출시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주기가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수개월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단위이므로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도입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시점에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최신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모델을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재확인한다</w:t>
      </w:r>
      <w:r>
        <w:rPr>
          <w:rFonts w:ascii="Arial Unicode MS" w:eastAsia="Arial Unicode MS" w:hAnsi="Arial Unicode MS" w:cs="Arial Unicode MS"/>
        </w:rPr>
        <w:t>.)</w:t>
      </w:r>
    </w:p>
    <w:p w14:paraId="2DF8017B" w14:textId="77777777" w:rsidR="00D80D8A" w:rsidRDefault="00D80D8A"/>
    <w:p w14:paraId="1E5D98B6" w14:textId="77777777" w:rsidR="00D80D8A" w:rsidRDefault="00BE6280">
      <w:pPr>
        <w:pStyle w:val="3"/>
      </w:pPr>
      <w:bookmarkStart w:id="22" w:name="_y434afub4sys" w:colFirst="0" w:colLast="0"/>
      <w:bookmarkEnd w:id="22"/>
      <w:r>
        <w:rPr>
          <w:rFonts w:ascii="Arial Unicode MS" w:eastAsia="Arial Unicode MS" w:hAnsi="Arial Unicode MS" w:cs="Arial Unicode MS"/>
        </w:rPr>
        <w:lastRenderedPageBreak/>
        <w:t>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장의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활용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흐름</w:t>
      </w:r>
    </w:p>
    <w:p w14:paraId="07B84D78" w14:textId="77777777" w:rsidR="00D80D8A" w:rsidRDefault="00BE6280">
      <w:r>
        <w:rPr>
          <w:rFonts w:ascii="Arial Unicode MS" w:eastAsia="Arial Unicode MS" w:hAnsi="Arial Unicode MS" w:cs="Arial Unicode MS"/>
          <w:b/>
          <w:bCs/>
        </w:rPr>
        <w:t>초기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선정</w:t>
      </w:r>
      <w:r>
        <w:rPr>
          <w:rFonts w:ascii="Arial Unicode MS" w:eastAsia="Arial Unicode MS" w:hAnsi="Arial Unicode MS" w:cs="Arial Unicode MS"/>
          <w:b/>
          <w:bCs/>
        </w:rPr>
        <w:t xml:space="preserve"> (1~4</w:t>
      </w:r>
      <w:r>
        <w:rPr>
          <w:rFonts w:ascii="Arial Unicode MS" w:eastAsia="Arial Unicode MS" w:hAnsi="Arial Unicode MS" w:cs="Arial Unicode MS"/>
          <w:b/>
          <w:bCs/>
        </w:rPr>
        <w:t>단계</w:t>
      </w:r>
      <w:r>
        <w:rPr>
          <w:rFonts w:ascii="Arial Unicode MS" w:eastAsia="Arial Unicode MS" w:hAnsi="Arial Unicode MS" w:cs="Arial Unicode MS"/>
          <w:b/>
          <w:bCs/>
        </w:rPr>
        <w:t>)</w:t>
      </w:r>
    </w:p>
    <w:p w14:paraId="4480B5C8" w14:textId="77777777" w:rsidR="00D80D8A" w:rsidRDefault="00D80D8A">
      <w:pPr>
        <w:pBdr>
          <w:top w:val="nil"/>
          <w:left w:val="nil"/>
          <w:bottom w:val="nil"/>
          <w:right w:val="nil"/>
          <w:between w:val="nil"/>
        </w:pBdr>
      </w:pPr>
    </w:p>
    <w:p w14:paraId="18CA948C" w14:textId="77777777" w:rsidR="00D80D8A" w:rsidRDefault="00BE6280">
      <w:pPr>
        <w:numPr>
          <w:ilvl w:val="0"/>
          <w:numId w:val="7"/>
        </w:numPr>
        <w:rPr>
          <w:color w:val="000000"/>
        </w:rPr>
      </w:pPr>
      <w:r>
        <w:rPr>
          <w:rFonts w:ascii="Arial Unicode MS" w:eastAsia="Arial Unicode MS" w:hAnsi="Arial Unicode MS" w:cs="Arial Unicode MS"/>
          <w:b/>
          <w:bCs/>
        </w:rPr>
        <w:t xml:space="preserve">3.1 </w:t>
      </w:r>
      <w:r>
        <w:rPr>
          <w:rFonts w:ascii="Arial Unicode MS" w:eastAsia="Arial Unicode MS" w:hAnsi="Arial Unicode MS" w:cs="Arial Unicode MS"/>
          <w:b/>
          <w:bCs/>
        </w:rPr>
        <w:t>선정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기준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매트릭스</w:t>
      </w:r>
      <w:r>
        <w:rPr>
          <w:rFonts w:ascii="Arial Unicode MS" w:eastAsia="Arial Unicode MS" w:hAnsi="Arial Unicode MS" w:cs="Arial Unicode MS"/>
        </w:rPr>
        <w:t xml:space="preserve"> — 9</w:t>
      </w:r>
      <w:r>
        <w:rPr>
          <w:rFonts w:ascii="Arial Unicode MS" w:eastAsia="Arial Unicode MS" w:hAnsi="Arial Unicode MS" w:cs="Arial Unicode MS"/>
        </w:rPr>
        <w:t>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평가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기준별로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자사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프로젝트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조건을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대입하여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각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기준이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후보를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제한하는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필터</w:t>
      </w:r>
      <w:r>
        <w:rPr>
          <w:rFonts w:ascii="Arial Unicode MS" w:eastAsia="Arial Unicode MS" w:hAnsi="Arial Unicode MS" w:cs="Arial Unicode MS"/>
        </w:rPr>
        <w:t>(</w:t>
      </w:r>
      <w:proofErr w:type="spellStart"/>
      <w:r>
        <w:rPr>
          <w:rFonts w:ascii="Arial Unicode MS" w:eastAsia="Arial Unicode MS" w:hAnsi="Arial Unicode MS" w:cs="Arial Unicode MS"/>
        </w:rPr>
        <w:t>미충족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후보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제외</w:t>
      </w:r>
      <w:r>
        <w:rPr>
          <w:rFonts w:ascii="Arial Unicode MS" w:eastAsia="Arial Unicode MS" w:hAnsi="Arial Unicode MS" w:cs="Arial Unicode MS"/>
        </w:rPr>
        <w:t>)</w:t>
      </w:r>
      <w:r>
        <w:rPr>
          <w:rFonts w:ascii="Arial Unicode MS" w:eastAsia="Arial Unicode MS" w:hAnsi="Arial Unicode MS" w:cs="Arial Unicode MS"/>
        </w:rPr>
        <w:t>인지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후보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우열을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비교하는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비교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조건</w:t>
      </w:r>
      <w:r>
        <w:rPr>
          <w:rFonts w:ascii="Arial Unicode MS" w:eastAsia="Arial Unicode MS" w:hAnsi="Arial Unicode MS" w:cs="Arial Unicode MS"/>
        </w:rPr>
        <w:t>인지를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구분한다</w:t>
      </w:r>
      <w:r>
        <w:rPr>
          <w:rFonts w:ascii="Arial Unicode MS" w:eastAsia="Arial Unicode MS" w:hAnsi="Arial Unicode MS" w:cs="Arial Unicode MS"/>
        </w:rPr>
        <w:t>.</w:t>
      </w:r>
    </w:p>
    <w:p w14:paraId="2EB17F00" w14:textId="77777777" w:rsidR="00D80D8A" w:rsidRDefault="00BE6280">
      <w:pPr>
        <w:numPr>
          <w:ilvl w:val="0"/>
          <w:numId w:val="7"/>
        </w:numPr>
        <w:rPr>
          <w:color w:val="000000"/>
        </w:rPr>
      </w:pPr>
      <w:r>
        <w:rPr>
          <w:rFonts w:ascii="Arial Unicode MS" w:eastAsia="Arial Unicode MS" w:hAnsi="Arial Unicode MS" w:cs="Arial Unicode MS"/>
          <w:b/>
          <w:bCs/>
        </w:rPr>
        <w:t xml:space="preserve">3.2 </w:t>
      </w:r>
      <w:r>
        <w:rPr>
          <w:rFonts w:ascii="Arial Unicode MS" w:eastAsia="Arial Unicode MS" w:hAnsi="Arial Unicode MS" w:cs="Arial Unicode MS"/>
          <w:b/>
          <w:bCs/>
        </w:rPr>
        <w:t>의사결정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트리</w:t>
      </w:r>
      <w:r>
        <w:rPr>
          <w:rFonts w:ascii="Arial Unicode MS" w:eastAsia="Arial Unicode MS" w:hAnsi="Arial Unicode MS" w:cs="Arial Unicode MS"/>
          <w:b/>
          <w:bCs/>
        </w:rPr>
        <w:t xml:space="preserve"> (3</w:t>
      </w:r>
      <w:r>
        <w:rPr>
          <w:rFonts w:ascii="Arial Unicode MS" w:eastAsia="Arial Unicode MS" w:hAnsi="Arial Unicode MS" w:cs="Arial Unicode MS"/>
          <w:b/>
          <w:bCs/>
        </w:rPr>
        <w:t>단계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필터링</w:t>
      </w:r>
      <w:r>
        <w:rPr>
          <w:rFonts w:ascii="Arial Unicode MS" w:eastAsia="Arial Unicode MS" w:hAnsi="Arial Unicode MS" w:cs="Arial Unicode MS"/>
          <w:b/>
          <w:bCs/>
        </w:rPr>
        <w:t>)</w:t>
      </w:r>
      <w:r>
        <w:rPr>
          <w:rFonts w:ascii="Arial Unicode MS" w:eastAsia="Arial Unicode MS" w:hAnsi="Arial Unicode MS" w:cs="Arial Unicode MS"/>
        </w:rPr>
        <w:t xml:space="preserve"> — </w:t>
      </w:r>
      <w:r>
        <w:rPr>
          <w:rFonts w:ascii="Arial Unicode MS" w:eastAsia="Arial Unicode MS" w:hAnsi="Arial Unicode MS" w:cs="Arial Unicode MS"/>
        </w:rPr>
        <w:t>분기</w:t>
      </w:r>
      <w:r>
        <w:rPr>
          <w:rFonts w:ascii="Arial Unicode MS" w:eastAsia="Arial Unicode MS" w:hAnsi="Arial Unicode MS" w:cs="Arial Unicode MS"/>
        </w:rPr>
        <w:t xml:space="preserve"> 1(</w:t>
      </w:r>
      <w:r>
        <w:rPr>
          <w:rFonts w:ascii="Arial Unicode MS" w:eastAsia="Arial Unicode MS" w:hAnsi="Arial Unicode MS" w:cs="Arial Unicode MS"/>
        </w:rPr>
        <w:t>배포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환경</w:t>
      </w:r>
      <w:r>
        <w:rPr>
          <w:rFonts w:ascii="Arial Unicode MS" w:eastAsia="Arial Unicode MS" w:hAnsi="Arial Unicode MS" w:cs="Arial Unicode MS"/>
        </w:rPr>
        <w:t>)</w:t>
      </w:r>
      <w:r>
        <w:rPr>
          <w:rFonts w:ascii="Arial Unicode MS" w:eastAsia="Arial Unicode MS" w:hAnsi="Arial Unicode MS" w:cs="Arial Unicode MS"/>
        </w:rPr>
        <w:t>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분기</w:t>
      </w:r>
      <w:r>
        <w:rPr>
          <w:rFonts w:ascii="Arial Unicode MS" w:eastAsia="Arial Unicode MS" w:hAnsi="Arial Unicode MS" w:cs="Arial Unicode MS"/>
        </w:rPr>
        <w:t xml:space="preserve"> 2(</w:t>
      </w:r>
      <w:r>
        <w:rPr>
          <w:rFonts w:ascii="Arial Unicode MS" w:eastAsia="Arial Unicode MS" w:hAnsi="Arial Unicode MS" w:cs="Arial Unicode MS"/>
        </w:rPr>
        <w:t>서비스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규모</w:t>
      </w:r>
      <w:r>
        <w:rPr>
          <w:rFonts w:ascii="Arial Unicode MS" w:eastAsia="Arial Unicode MS" w:hAnsi="Arial Unicode MS" w:cs="Arial Unicode MS"/>
        </w:rPr>
        <w:t>)</w:t>
      </w:r>
      <w:r>
        <w:rPr>
          <w:rFonts w:ascii="Arial Unicode MS" w:eastAsia="Arial Unicode MS" w:hAnsi="Arial Unicode MS" w:cs="Arial Unicode MS"/>
        </w:rPr>
        <w:t>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검토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대상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티어를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결정한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뒤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분기</w:t>
      </w:r>
      <w:r>
        <w:rPr>
          <w:rFonts w:ascii="Arial Unicode MS" w:eastAsia="Arial Unicode MS" w:hAnsi="Arial Unicode MS" w:cs="Arial Unicode MS"/>
        </w:rPr>
        <w:t xml:space="preserve"> 3(</w:t>
      </w:r>
      <w:r>
        <w:rPr>
          <w:rFonts w:ascii="Arial Unicode MS" w:eastAsia="Arial Unicode MS" w:hAnsi="Arial Unicode MS" w:cs="Arial Unicode MS"/>
        </w:rPr>
        <w:t>요구사항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매칭</w:t>
      </w:r>
      <w:r>
        <w:rPr>
          <w:rFonts w:ascii="Arial Unicode MS" w:eastAsia="Arial Unicode MS" w:hAnsi="Arial Unicode MS" w:cs="Arial Unicode MS"/>
        </w:rPr>
        <w:t>)</w:t>
      </w:r>
      <w:r>
        <w:rPr>
          <w:rFonts w:ascii="Arial Unicode MS" w:eastAsia="Arial Unicode MS" w:hAnsi="Arial Unicode MS" w:cs="Arial Unicode MS"/>
        </w:rPr>
        <w:t>에서</w:t>
      </w:r>
      <w:r>
        <w:rPr>
          <w:rFonts w:ascii="Arial Unicode MS" w:eastAsia="Arial Unicode MS" w:hAnsi="Arial Unicode MS" w:cs="Arial Unicode MS"/>
        </w:rPr>
        <w:t xml:space="preserve"> 1</w:t>
      </w:r>
      <w:r>
        <w:rPr>
          <w:rFonts w:ascii="Arial Unicode MS" w:eastAsia="Arial Unicode MS" w:hAnsi="Arial Unicode MS" w:cs="Arial Unicode MS"/>
        </w:rPr>
        <w:t>단계에서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구분한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필터</w:t>
      </w:r>
      <w:r>
        <w:rPr>
          <w:rFonts w:ascii="Arial Unicode MS" w:eastAsia="Arial Unicode MS" w:hAnsi="Arial Unicode MS" w:cs="Arial Unicode MS"/>
        </w:rPr>
        <w:t>·</w:t>
      </w:r>
      <w:r>
        <w:rPr>
          <w:rFonts w:ascii="Arial Unicode MS" w:eastAsia="Arial Unicode MS" w:hAnsi="Arial Unicode MS" w:cs="Arial Unicode MS"/>
        </w:rPr>
        <w:t>비교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조건을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적용하여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구체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모델을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선택한다</w:t>
      </w:r>
      <w:r>
        <w:rPr>
          <w:rFonts w:ascii="Arial Unicode MS" w:eastAsia="Arial Unicode MS" w:hAnsi="Arial Unicode MS" w:cs="Arial Unicode MS"/>
        </w:rPr>
        <w:t>.</w:t>
      </w:r>
    </w:p>
    <w:p w14:paraId="6A61E90E" w14:textId="77777777" w:rsidR="00D80D8A" w:rsidRDefault="00BE6280">
      <w:pPr>
        <w:numPr>
          <w:ilvl w:val="0"/>
          <w:numId w:val="7"/>
        </w:numPr>
        <w:rPr>
          <w:color w:val="000000"/>
        </w:rPr>
      </w:pPr>
      <w:r>
        <w:rPr>
          <w:rFonts w:ascii="Arial Unicode MS" w:eastAsia="Arial Unicode MS" w:hAnsi="Arial Unicode MS" w:cs="Arial Unicode MS"/>
          <w:b/>
          <w:bCs/>
        </w:rPr>
        <w:t xml:space="preserve">3.3 </w:t>
      </w:r>
      <w:r>
        <w:rPr>
          <w:rFonts w:ascii="Arial Unicode MS" w:eastAsia="Arial Unicode MS" w:hAnsi="Arial Unicode MS" w:cs="Arial Unicode MS"/>
          <w:b/>
          <w:bCs/>
        </w:rPr>
        <w:t>비교표</w:t>
      </w:r>
      <w:r>
        <w:rPr>
          <w:rFonts w:ascii="Arial Unicode MS" w:eastAsia="Arial Unicode MS" w:hAnsi="Arial Unicode MS" w:cs="Arial Unicode MS"/>
        </w:rPr>
        <w:t xml:space="preserve"> — </w:t>
      </w:r>
      <w:r>
        <w:rPr>
          <w:rFonts w:ascii="Arial Unicode MS" w:eastAsia="Arial Unicode MS" w:hAnsi="Arial Unicode MS" w:cs="Arial Unicode MS"/>
        </w:rPr>
        <w:t>선택한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모델의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가격</w:t>
      </w:r>
      <w:r>
        <w:rPr>
          <w:rFonts w:ascii="Arial Unicode MS" w:eastAsia="Arial Unicode MS" w:hAnsi="Arial Unicode MS" w:cs="Arial Unicode MS"/>
        </w:rPr>
        <w:t>·</w:t>
      </w:r>
      <w:r>
        <w:rPr>
          <w:rFonts w:ascii="Arial Unicode MS" w:eastAsia="Arial Unicode MS" w:hAnsi="Arial Unicode MS" w:cs="Arial Unicode MS"/>
        </w:rPr>
        <w:t>컨텍스트</w:t>
      </w:r>
      <w:r>
        <w:rPr>
          <w:rFonts w:ascii="Arial Unicode MS" w:eastAsia="Arial Unicode MS" w:hAnsi="Arial Unicode MS" w:cs="Arial Unicode MS"/>
        </w:rPr>
        <w:t>·</w:t>
      </w:r>
      <w:r>
        <w:rPr>
          <w:rFonts w:ascii="Arial Unicode MS" w:eastAsia="Arial Unicode MS" w:hAnsi="Arial Unicode MS" w:cs="Arial Unicode MS"/>
        </w:rPr>
        <w:t>멀티모달</w:t>
      </w:r>
      <w:r>
        <w:rPr>
          <w:rFonts w:ascii="Arial Unicode MS" w:eastAsia="Arial Unicode MS" w:hAnsi="Arial Unicode MS" w:cs="Arial Unicode MS"/>
        </w:rPr>
        <w:t>·Reasoning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등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상세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스펙을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확인한다</w:t>
      </w:r>
      <w:r>
        <w:rPr>
          <w:rFonts w:ascii="Arial Unicode MS" w:eastAsia="Arial Unicode MS" w:hAnsi="Arial Unicode MS" w:cs="Arial Unicode MS"/>
        </w:rPr>
        <w:t xml:space="preserve">. </w:t>
      </w:r>
      <w:r>
        <w:rPr>
          <w:rFonts w:ascii="Arial Unicode MS" w:eastAsia="Arial Unicode MS" w:hAnsi="Arial Unicode MS" w:cs="Arial Unicode MS"/>
        </w:rPr>
        <w:t>스펙이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요구사항과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맞지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않으면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분기</w:t>
      </w:r>
      <w:r>
        <w:rPr>
          <w:rFonts w:ascii="Arial Unicode MS" w:eastAsia="Arial Unicode MS" w:hAnsi="Arial Unicode MS" w:cs="Arial Unicode MS"/>
        </w:rPr>
        <w:t xml:space="preserve"> 3</w:t>
      </w:r>
      <w:r>
        <w:rPr>
          <w:rFonts w:ascii="Arial Unicode MS" w:eastAsia="Arial Unicode MS" w:hAnsi="Arial Unicode MS" w:cs="Arial Unicode MS"/>
        </w:rPr>
        <w:t>으로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돌아가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차순위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모델을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검토한다</w:t>
      </w:r>
      <w:r>
        <w:rPr>
          <w:rFonts w:ascii="Arial Unicode MS" w:eastAsia="Arial Unicode MS" w:hAnsi="Arial Unicode MS" w:cs="Arial Unicode MS"/>
        </w:rPr>
        <w:t>.</w:t>
      </w:r>
    </w:p>
    <w:p w14:paraId="4936B7EB" w14:textId="77777777" w:rsidR="00D80D8A" w:rsidRDefault="00BE6280">
      <w:pPr>
        <w:numPr>
          <w:ilvl w:val="0"/>
          <w:numId w:val="7"/>
        </w:numPr>
        <w:rPr>
          <w:color w:val="000000"/>
        </w:rPr>
      </w:pPr>
      <w:r>
        <w:rPr>
          <w:rFonts w:ascii="Arial Unicode MS" w:eastAsia="Arial Unicode MS" w:hAnsi="Arial Unicode MS" w:cs="Arial Unicode MS"/>
          <w:b/>
          <w:bCs/>
        </w:rPr>
        <w:t xml:space="preserve">3.4 </w:t>
      </w:r>
      <w:r>
        <w:rPr>
          <w:rFonts w:ascii="Arial Unicode MS" w:eastAsia="Arial Unicode MS" w:hAnsi="Arial Unicode MS" w:cs="Arial Unicode MS"/>
          <w:b/>
          <w:bCs/>
        </w:rPr>
        <w:t>모델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조합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전략</w:t>
      </w:r>
      <w:r>
        <w:rPr>
          <w:rFonts w:ascii="Arial Unicode MS" w:eastAsia="Arial Unicode MS" w:hAnsi="Arial Unicode MS" w:cs="Arial Unicode MS"/>
        </w:rPr>
        <w:t xml:space="preserve"> — </w:t>
      </w:r>
      <w:r>
        <w:rPr>
          <w:rFonts w:ascii="Arial Unicode MS" w:eastAsia="Arial Unicode MS" w:hAnsi="Arial Unicode MS" w:cs="Arial Unicode MS"/>
        </w:rPr>
        <w:t>분기</w:t>
      </w:r>
      <w:r>
        <w:rPr>
          <w:rFonts w:ascii="Arial Unicode MS" w:eastAsia="Arial Unicode MS" w:hAnsi="Arial Unicode MS" w:cs="Arial Unicode MS"/>
        </w:rPr>
        <w:t xml:space="preserve"> 2</w:t>
      </w:r>
      <w:r>
        <w:rPr>
          <w:rFonts w:ascii="Arial Unicode MS" w:eastAsia="Arial Unicode MS" w:hAnsi="Arial Unicode MS" w:cs="Arial Unicode MS"/>
        </w:rPr>
        <w:t>에서</w:t>
      </w:r>
      <w:r>
        <w:rPr>
          <w:rFonts w:ascii="Arial Unicode MS" w:eastAsia="Arial Unicode MS" w:hAnsi="Arial Unicode MS" w:cs="Arial Unicode MS"/>
        </w:rPr>
        <w:t xml:space="preserve"> "</w:t>
      </w:r>
      <w:r>
        <w:rPr>
          <w:rFonts w:ascii="Arial Unicode MS" w:eastAsia="Arial Unicode MS" w:hAnsi="Arial Unicode MS" w:cs="Arial Unicode MS"/>
        </w:rPr>
        <w:t>대규모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고도화</w:t>
      </w:r>
      <w:r>
        <w:rPr>
          <w:rFonts w:ascii="Arial Unicode MS" w:eastAsia="Arial Unicode MS" w:hAnsi="Arial Unicode MS" w:cs="Arial Unicode MS"/>
        </w:rPr>
        <w:t xml:space="preserve"> → </w:t>
      </w:r>
      <w:r>
        <w:rPr>
          <w:rFonts w:ascii="Arial Unicode MS" w:eastAsia="Arial Unicode MS" w:hAnsi="Arial Unicode MS" w:cs="Arial Unicode MS"/>
        </w:rPr>
        <w:t>라우팅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조합</w:t>
      </w:r>
      <w:r>
        <w:rPr>
          <w:rFonts w:ascii="Arial Unicode MS" w:eastAsia="Arial Unicode MS" w:hAnsi="Arial Unicode MS" w:cs="Arial Unicode MS"/>
        </w:rPr>
        <w:t>"</w:t>
      </w:r>
      <w:r>
        <w:rPr>
          <w:rFonts w:ascii="Arial Unicode MS" w:eastAsia="Arial Unicode MS" w:hAnsi="Arial Unicode MS" w:cs="Arial Unicode MS"/>
        </w:rPr>
        <w:t>으로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도달했거나</w:t>
      </w:r>
      <w:r>
        <w:rPr>
          <w:rFonts w:ascii="Arial Unicode MS" w:eastAsia="Arial Unicode MS" w:hAnsi="Arial Unicode MS" w:cs="Arial Unicode MS"/>
        </w:rPr>
        <w:t xml:space="preserve">, 3.3 </w:t>
      </w:r>
      <w:r>
        <w:rPr>
          <w:rFonts w:ascii="Arial Unicode MS" w:eastAsia="Arial Unicode MS" w:hAnsi="Arial Unicode MS" w:cs="Arial Unicode MS"/>
        </w:rPr>
        <w:t>비교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과정에서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단일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모델로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비용</w:t>
      </w:r>
      <w:r>
        <w:rPr>
          <w:rFonts w:ascii="Arial Unicode MS" w:eastAsia="Arial Unicode MS" w:hAnsi="Arial Unicode MS" w:cs="Arial Unicode MS"/>
        </w:rPr>
        <w:t>·</w:t>
      </w:r>
      <w:r>
        <w:rPr>
          <w:rFonts w:ascii="Arial Unicode MS" w:eastAsia="Arial Unicode MS" w:hAnsi="Arial Unicode MS" w:cs="Arial Unicode MS"/>
        </w:rPr>
        <w:t>품질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균형이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어렵다고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판단되면</w:t>
      </w:r>
      <w:r>
        <w:rPr>
          <w:rFonts w:ascii="Arial Unicode MS" w:eastAsia="Arial Unicode MS" w:hAnsi="Arial Unicode MS" w:cs="Arial Unicode MS"/>
        </w:rPr>
        <w:t xml:space="preserve"> 3.4</w:t>
      </w:r>
      <w:r>
        <w:rPr>
          <w:rFonts w:ascii="Arial Unicode MS" w:eastAsia="Arial Unicode MS" w:hAnsi="Arial Unicode MS" w:cs="Arial Unicode MS"/>
        </w:rPr>
        <w:t>절을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참조한다</w:t>
      </w:r>
      <w:r>
        <w:rPr>
          <w:rFonts w:ascii="Arial Unicode MS" w:eastAsia="Arial Unicode MS" w:hAnsi="Arial Unicode MS" w:cs="Arial Unicode MS"/>
        </w:rPr>
        <w:t>.</w:t>
      </w:r>
    </w:p>
    <w:p w14:paraId="533A998C" w14:textId="77777777" w:rsidR="00D80D8A" w:rsidRDefault="00D80D8A">
      <w:pPr>
        <w:pBdr>
          <w:top w:val="nil"/>
          <w:left w:val="nil"/>
          <w:bottom w:val="nil"/>
          <w:right w:val="nil"/>
          <w:between w:val="nil"/>
        </w:pBdr>
      </w:pPr>
    </w:p>
    <w:p w14:paraId="0A216E46" w14:textId="77777777" w:rsidR="00D80D8A" w:rsidRDefault="00BE6280">
      <w:r>
        <w:rPr>
          <w:rFonts w:ascii="Arial Unicode MS" w:eastAsia="Arial Unicode MS" w:hAnsi="Arial Unicode MS" w:cs="Arial Unicode MS"/>
          <w:b/>
          <w:bCs/>
        </w:rPr>
        <w:t>운영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단계</w:t>
      </w:r>
    </w:p>
    <w:p w14:paraId="3F9021D0" w14:textId="77777777" w:rsidR="00D80D8A" w:rsidRDefault="00D80D8A">
      <w:pPr>
        <w:pBdr>
          <w:top w:val="nil"/>
          <w:left w:val="nil"/>
          <w:bottom w:val="nil"/>
          <w:right w:val="nil"/>
          <w:between w:val="nil"/>
        </w:pBdr>
      </w:pPr>
    </w:p>
    <w:p w14:paraId="176DECC0" w14:textId="77777777" w:rsidR="00D80D8A" w:rsidRDefault="00BE6280">
      <w:pPr>
        <w:numPr>
          <w:ilvl w:val="0"/>
          <w:numId w:val="2"/>
        </w:numPr>
        <w:rPr>
          <w:color w:val="000000"/>
        </w:rPr>
      </w:pPr>
      <w:r>
        <w:rPr>
          <w:rFonts w:ascii="Arial Unicode MS" w:eastAsia="Arial Unicode MS" w:hAnsi="Arial Unicode MS" w:cs="Arial Unicode MS"/>
          <w:b/>
          <w:bCs/>
        </w:rPr>
        <w:t xml:space="preserve">3.5 </w:t>
      </w:r>
      <w:r>
        <w:rPr>
          <w:rFonts w:ascii="Arial Unicode MS" w:eastAsia="Arial Unicode MS" w:hAnsi="Arial Unicode MS" w:cs="Arial Unicode MS"/>
          <w:b/>
          <w:bCs/>
        </w:rPr>
        <w:t>교체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체크리스트</w:t>
      </w:r>
      <w:r>
        <w:rPr>
          <w:rFonts w:ascii="Arial Unicode MS" w:eastAsia="Arial Unicode MS" w:hAnsi="Arial Unicode MS" w:cs="Arial Unicode MS"/>
        </w:rPr>
        <w:t xml:space="preserve"> — </w:t>
      </w:r>
      <w:r>
        <w:rPr>
          <w:rFonts w:ascii="Arial Unicode MS" w:eastAsia="Arial Unicode MS" w:hAnsi="Arial Unicode MS" w:cs="Arial Unicode MS"/>
        </w:rPr>
        <w:t>서비스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운영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중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신규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모델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출시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비용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구조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변화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성능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요구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변경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등으로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모델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교체가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필요한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경우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적용한다</w:t>
      </w:r>
      <w:r>
        <w:rPr>
          <w:rFonts w:ascii="Arial Unicode MS" w:eastAsia="Arial Unicode MS" w:hAnsi="Arial Unicode MS" w:cs="Arial Unicode MS"/>
        </w:rPr>
        <w:t xml:space="preserve">. </w:t>
      </w:r>
      <w:r>
        <w:rPr>
          <w:rFonts w:ascii="Arial Unicode MS" w:eastAsia="Arial Unicode MS" w:hAnsi="Arial Unicode MS" w:cs="Arial Unicode MS"/>
        </w:rPr>
        <w:t>단일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모델에서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멀티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모델로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전환하는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경우에도</w:t>
      </w:r>
      <w:r>
        <w:rPr>
          <w:rFonts w:ascii="Arial Unicode MS" w:eastAsia="Arial Unicode MS" w:hAnsi="Arial Unicode MS" w:cs="Arial Unicode MS"/>
        </w:rPr>
        <w:t xml:space="preserve"> 3.4</w:t>
      </w:r>
      <w:r>
        <w:rPr>
          <w:rFonts w:ascii="Arial Unicode MS" w:eastAsia="Arial Unicode MS" w:hAnsi="Arial Unicode MS" w:cs="Arial Unicode MS"/>
        </w:rPr>
        <w:t>절과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함께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참조한다</w:t>
      </w:r>
      <w:r>
        <w:rPr>
          <w:rFonts w:ascii="Arial Unicode MS" w:eastAsia="Arial Unicode MS" w:hAnsi="Arial Unicode MS" w:cs="Arial Unicode MS"/>
        </w:rPr>
        <w:t>.</w:t>
      </w:r>
    </w:p>
    <w:p w14:paraId="6F204076" w14:textId="77777777" w:rsidR="00D80D8A" w:rsidRDefault="00D80D8A"/>
    <w:p w14:paraId="4355F058" w14:textId="77777777" w:rsidR="00D80D8A" w:rsidRDefault="00D80D8A"/>
    <w:p w14:paraId="52F23503" w14:textId="77777777" w:rsidR="00D80D8A" w:rsidRDefault="00D80D8A">
      <w:pPr>
        <w:pBdr>
          <w:top w:val="nil"/>
          <w:left w:val="nil"/>
          <w:bottom w:val="nil"/>
          <w:right w:val="nil"/>
          <w:between w:val="nil"/>
        </w:pBdr>
      </w:pPr>
    </w:p>
    <w:p w14:paraId="30E89426" w14:textId="77777777" w:rsidR="00D80D8A" w:rsidRDefault="00BE6280">
      <w:r>
        <w:pict w14:anchorId="211F9FB6">
          <v:rect id="_x0000_i1029" style="width:0;height:1.5pt" o:hralign="center" o:hrstd="t" o:hr="t" fillcolor="#a0a0a0" stroked="f"/>
        </w:pict>
      </w:r>
    </w:p>
    <w:p w14:paraId="65884A66" w14:textId="77777777" w:rsidR="00D80D8A" w:rsidRDefault="00BE6280">
      <w:pPr>
        <w:pStyle w:val="3"/>
      </w:pPr>
      <w:bookmarkStart w:id="23" w:name="_3gyxfg94prnw" w:colFirst="0" w:colLast="0"/>
      <w:bookmarkEnd w:id="23"/>
      <w:r>
        <w:rPr>
          <w:rFonts w:ascii="Arial Unicode MS" w:eastAsia="Arial Unicode MS" w:hAnsi="Arial Unicode MS" w:cs="Arial Unicode MS"/>
        </w:rPr>
        <w:t xml:space="preserve">3.1 LLM </w:t>
      </w:r>
      <w:r>
        <w:rPr>
          <w:rFonts w:ascii="Arial Unicode MS" w:eastAsia="Arial Unicode MS" w:hAnsi="Arial Unicode MS" w:cs="Arial Unicode MS"/>
        </w:rPr>
        <w:t>선정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기준</w:t>
      </w:r>
    </w:p>
    <w:p w14:paraId="389B07AB" w14:textId="77777777" w:rsidR="00D80D8A" w:rsidRDefault="00BE6280">
      <w:r>
        <w:rPr>
          <w:rFonts w:ascii="Arial Unicode MS" w:eastAsia="Arial Unicode MS" w:hAnsi="Arial Unicode MS" w:cs="Arial Unicode MS"/>
        </w:rPr>
        <w:t>프로젝트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착수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시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PM·</w:t>
      </w:r>
      <w:r>
        <w:rPr>
          <w:rFonts w:ascii="Arial Unicode MS" w:eastAsia="Arial Unicode MS" w:hAnsi="Arial Unicode MS" w:cs="Arial Unicode MS"/>
        </w:rPr>
        <w:t>아키텍트</w:t>
      </w:r>
      <w:r>
        <w:rPr>
          <w:rFonts w:ascii="Arial Unicode MS" w:eastAsia="Arial Unicode MS" w:hAnsi="Arial Unicode MS" w:cs="Arial Unicode MS"/>
        </w:rPr>
        <w:t>·</w:t>
      </w:r>
      <w:r>
        <w:rPr>
          <w:rFonts w:ascii="Arial Unicode MS" w:eastAsia="Arial Unicode MS" w:hAnsi="Arial Unicode MS" w:cs="Arial Unicode MS"/>
        </w:rPr>
        <w:t>개발자가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아래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표를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출발점으로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삼아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각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기준이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미충족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후보에서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제외하는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필터인지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후보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우열을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가리는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비교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조건인지를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구분하고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그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근거를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설계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문서에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기록할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것을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권장한다</w:t>
      </w:r>
      <w:r>
        <w:rPr>
          <w:rFonts w:ascii="Arial Unicode MS" w:eastAsia="Arial Unicode MS" w:hAnsi="Arial Unicode MS" w:cs="Arial Unicode MS"/>
        </w:rPr>
        <w:t>.</w:t>
      </w:r>
    </w:p>
    <w:p w14:paraId="2E81F214" w14:textId="77777777" w:rsidR="00D80D8A" w:rsidRDefault="00D80D8A">
      <w:pPr>
        <w:pBdr>
          <w:top w:val="nil"/>
          <w:left w:val="nil"/>
          <w:bottom w:val="nil"/>
          <w:right w:val="nil"/>
          <w:between w:val="nil"/>
        </w:pBdr>
      </w:pPr>
    </w:p>
    <w:tbl>
      <w:tblPr>
        <w:tblStyle w:val="af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58"/>
        <w:gridCol w:w="2257"/>
        <w:gridCol w:w="2257"/>
        <w:gridCol w:w="2257"/>
      </w:tblGrid>
      <w:tr w:rsidR="00D80D8A" w14:paraId="77E95852" w14:textId="77777777">
        <w:trPr>
          <w:tblHeader/>
        </w:trPr>
        <w:tc>
          <w:tcPr>
            <w:tcW w:w="2257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30C3A1" w14:textId="77777777" w:rsidR="00D80D8A" w:rsidRDefault="00BE6280">
            <w:pPr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기준</w:t>
            </w:r>
          </w:p>
        </w:tc>
        <w:tc>
          <w:tcPr>
            <w:tcW w:w="2257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CDD393" w14:textId="77777777" w:rsidR="00D80D8A" w:rsidRDefault="00BE6280">
            <w:pPr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설명</w:t>
            </w:r>
          </w:p>
        </w:tc>
        <w:tc>
          <w:tcPr>
            <w:tcW w:w="2257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3A914F" w14:textId="77777777" w:rsidR="00D80D8A" w:rsidRDefault="00BE6280">
            <w:pPr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측정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방식</w:t>
            </w:r>
          </w:p>
        </w:tc>
        <w:tc>
          <w:tcPr>
            <w:tcW w:w="2257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E5548D" w14:textId="77777777" w:rsidR="00D80D8A" w:rsidRDefault="00BE6280">
            <w:pPr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영향을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주는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장</w:t>
            </w:r>
          </w:p>
        </w:tc>
      </w:tr>
      <w:tr w:rsidR="00D80D8A" w14:paraId="137D8865" w14:textId="77777777">
        <w:tc>
          <w:tcPr>
            <w:tcW w:w="22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EE3D58" w14:textId="77777777" w:rsidR="00D80D8A" w:rsidRDefault="00BE6280">
            <w:r>
              <w:rPr>
                <w:rFonts w:ascii="Arial Unicode MS" w:eastAsia="Arial Unicode MS" w:hAnsi="Arial Unicode MS" w:cs="Arial Unicode MS"/>
              </w:rPr>
              <w:t xml:space="preserve">① </w:t>
            </w:r>
            <w:r>
              <w:rPr>
                <w:rFonts w:ascii="Arial Unicode MS" w:eastAsia="Arial Unicode MS" w:hAnsi="Arial Unicode MS" w:cs="Arial Unicode MS"/>
              </w:rPr>
              <w:t>비용</w:t>
            </w:r>
          </w:p>
        </w:tc>
        <w:tc>
          <w:tcPr>
            <w:tcW w:w="22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B4470A" w14:textId="77777777" w:rsidR="00D80D8A" w:rsidRDefault="00BE6280">
            <w:proofErr w:type="spellStart"/>
            <w:r>
              <w:rPr>
                <w:rFonts w:ascii="Arial Unicode MS" w:eastAsia="Arial Unicode MS" w:hAnsi="Arial Unicode MS" w:cs="Arial Unicode MS"/>
              </w:rPr>
              <w:t>Input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>/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Output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토큰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단가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월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예상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비용</w:t>
            </w:r>
            <w:r>
              <w:rPr>
                <w:rFonts w:ascii="Arial Unicode MS" w:eastAsia="Arial Unicode MS" w:hAnsi="Arial Unicode MS" w:cs="Arial Unicode MS"/>
              </w:rPr>
              <w:t xml:space="preserve">. </w:t>
            </w:r>
            <w:r>
              <w:rPr>
                <w:rFonts w:ascii="Arial Unicode MS" w:eastAsia="Arial Unicode MS" w:hAnsi="Arial Unicode MS" w:cs="Arial Unicode MS"/>
              </w:rPr>
              <w:t>예산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초과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여부가</w:t>
            </w:r>
            <w:r>
              <w:rPr>
                <w:rFonts w:ascii="Arial Unicode MS" w:eastAsia="Arial Unicode MS" w:hAnsi="Arial Unicode MS" w:cs="Arial Unicode MS"/>
              </w:rPr>
              <w:t xml:space="preserve"> 1</w:t>
            </w:r>
            <w:r>
              <w:rPr>
                <w:rFonts w:ascii="Arial Unicode MS" w:eastAsia="Arial Unicode MS" w:hAnsi="Arial Unicode MS" w:cs="Arial Unicode MS"/>
              </w:rPr>
              <w:t>차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필터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역할</w:t>
            </w:r>
          </w:p>
        </w:tc>
        <w:tc>
          <w:tcPr>
            <w:tcW w:w="22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161DF3" w14:textId="77777777" w:rsidR="00D80D8A" w:rsidRDefault="00BE6280">
            <w:proofErr w:type="spellStart"/>
            <w:r>
              <w:rPr>
                <w:rFonts w:ascii="Arial Unicode MS" w:eastAsia="Arial Unicode MS" w:hAnsi="Arial Unicode MS" w:cs="Arial Unicode MS"/>
              </w:rPr>
              <w:t>Provider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공식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가격표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기준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예상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토큰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사용량</w:t>
            </w:r>
            <w:r>
              <w:rPr>
                <w:rFonts w:ascii="Arial Unicode MS" w:eastAsia="Arial Unicode MS" w:hAnsi="Arial Unicode MS" w:cs="Arial Unicode MS"/>
              </w:rPr>
              <w:t xml:space="preserve"> × </w:t>
            </w:r>
            <w:r>
              <w:rPr>
                <w:rFonts w:ascii="Arial Unicode MS" w:eastAsia="Arial Unicode MS" w:hAnsi="Arial Unicode MS" w:cs="Arial Unicode MS"/>
              </w:rPr>
              <w:t>단가로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월비용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산출</w:t>
            </w:r>
          </w:p>
        </w:tc>
        <w:tc>
          <w:tcPr>
            <w:tcW w:w="22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87F2E1" w14:textId="77777777" w:rsidR="00D80D8A" w:rsidRDefault="00BE6280">
            <w:r>
              <w:rPr>
                <w:rFonts w:ascii="Arial Unicode MS" w:eastAsia="Arial Unicode MS" w:hAnsi="Arial Unicode MS" w:cs="Arial Unicode MS"/>
              </w:rPr>
              <w:t>부록</w:t>
            </w:r>
            <w:r>
              <w:rPr>
                <w:rFonts w:ascii="Arial Unicode MS" w:eastAsia="Arial Unicode MS" w:hAnsi="Arial Unicode MS" w:cs="Arial Unicode MS"/>
              </w:rPr>
              <w:t xml:space="preserve"> 13.2</w:t>
            </w:r>
          </w:p>
        </w:tc>
      </w:tr>
      <w:tr w:rsidR="00D80D8A" w14:paraId="0B706CC3" w14:textId="77777777">
        <w:tc>
          <w:tcPr>
            <w:tcW w:w="22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E63879" w14:textId="77777777" w:rsidR="00D80D8A" w:rsidRDefault="00BE6280">
            <w:r>
              <w:rPr>
                <w:rFonts w:ascii="Arial Unicode MS" w:eastAsia="Arial Unicode MS" w:hAnsi="Arial Unicode MS" w:cs="Arial Unicode MS"/>
              </w:rPr>
              <w:t xml:space="preserve">②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성능</w:t>
            </w:r>
            <w:r>
              <w:rPr>
                <w:rFonts w:ascii="Arial Unicode MS" w:eastAsia="Arial Unicode MS" w:hAnsi="Arial Unicode MS" w:cs="Arial Unicode MS"/>
              </w:rPr>
              <w:t>·</w:t>
            </w:r>
            <w:r>
              <w:rPr>
                <w:rFonts w:ascii="Arial Unicode MS" w:eastAsia="Arial Unicode MS" w:hAnsi="Arial Unicode MS" w:cs="Arial Unicode MS"/>
              </w:rPr>
              <w:t>정확도</w:t>
            </w:r>
            <w:proofErr w:type="spellEnd"/>
          </w:p>
        </w:tc>
        <w:tc>
          <w:tcPr>
            <w:tcW w:w="22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115320" w14:textId="77777777" w:rsidR="00D80D8A" w:rsidRDefault="00BE6280">
            <w:r>
              <w:rPr>
                <w:rFonts w:ascii="Arial Unicode MS" w:eastAsia="Arial Unicode MS" w:hAnsi="Arial Unicode MS" w:cs="Arial Unicode MS"/>
              </w:rPr>
              <w:t>태스크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정확도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논리적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추론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능력</w:t>
            </w:r>
            <w:r>
              <w:rPr>
                <w:rFonts w:ascii="Arial Unicode MS" w:eastAsia="Arial Unicode MS" w:hAnsi="Arial Unicode MS" w:cs="Arial Unicode MS"/>
              </w:rPr>
              <w:t xml:space="preserve">, Tool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Use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>(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Function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Calling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) </w:t>
            </w:r>
            <w:r>
              <w:rPr>
                <w:rFonts w:ascii="Arial Unicode MS" w:eastAsia="Arial Unicode MS" w:hAnsi="Arial Unicode MS" w:cs="Arial Unicode MS"/>
              </w:rPr>
              <w:t>정확도</w:t>
            </w:r>
          </w:p>
        </w:tc>
        <w:tc>
          <w:tcPr>
            <w:tcW w:w="22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AEABF3" w14:textId="77777777" w:rsidR="00D80D8A" w:rsidRDefault="00BE6280">
            <w:r>
              <w:rPr>
                <w:rFonts w:ascii="Arial Unicode MS" w:eastAsia="Arial Unicode MS" w:hAnsi="Arial Unicode MS" w:cs="Arial Unicode MS"/>
              </w:rPr>
              <w:t>공개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벤치마크</w:t>
            </w:r>
            <w:r>
              <w:rPr>
                <w:rFonts w:ascii="Arial Unicode MS" w:eastAsia="Arial Unicode MS" w:hAnsi="Arial Unicode MS" w:cs="Arial Unicode MS"/>
              </w:rPr>
              <w:t>(MMLU-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Pro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, BFCL </w:t>
            </w:r>
            <w:r>
              <w:rPr>
                <w:rFonts w:ascii="Arial Unicode MS" w:eastAsia="Arial Unicode MS" w:hAnsi="Arial Unicode MS" w:cs="Arial Unicode MS"/>
              </w:rPr>
              <w:t>등</w:t>
            </w:r>
            <w:r>
              <w:rPr>
                <w:rFonts w:ascii="Arial Unicode MS" w:eastAsia="Arial Unicode MS" w:hAnsi="Arial Unicode MS" w:cs="Arial Unicode MS"/>
              </w:rPr>
              <w:t xml:space="preserve">) + </w:t>
            </w:r>
            <w:r>
              <w:rPr>
                <w:rFonts w:ascii="Arial Unicode MS" w:eastAsia="Arial Unicode MS" w:hAnsi="Arial Unicode MS" w:cs="Arial Unicode MS"/>
              </w:rPr>
              <w:lastRenderedPageBreak/>
              <w:t>자사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도메인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테스트셋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평가</w:t>
            </w:r>
          </w:p>
        </w:tc>
        <w:tc>
          <w:tcPr>
            <w:tcW w:w="22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073B08" w14:textId="77777777" w:rsidR="00D80D8A" w:rsidRDefault="00BE6280">
            <w:r>
              <w:rPr>
                <w:rFonts w:ascii="Arial Unicode MS" w:eastAsia="Arial Unicode MS" w:hAnsi="Arial Unicode MS" w:cs="Arial Unicode MS"/>
              </w:rPr>
              <w:lastRenderedPageBreak/>
              <w:t>5</w:t>
            </w:r>
            <w:r>
              <w:rPr>
                <w:rFonts w:ascii="Arial Unicode MS" w:eastAsia="Arial Unicode MS" w:hAnsi="Arial Unicode MS" w:cs="Arial Unicode MS"/>
              </w:rPr>
              <w:t>장</w:t>
            </w:r>
            <w:r>
              <w:rPr>
                <w:rFonts w:ascii="Arial Unicode MS" w:eastAsia="Arial Unicode MS" w:hAnsi="Arial Unicode MS" w:cs="Arial Unicode MS"/>
              </w:rPr>
              <w:t xml:space="preserve"> (Tool </w:t>
            </w:r>
            <w:r>
              <w:rPr>
                <w:rFonts w:ascii="Arial Unicode MS" w:eastAsia="Arial Unicode MS" w:hAnsi="Arial Unicode MS" w:cs="Arial Unicode MS"/>
              </w:rPr>
              <w:t>연동</w:t>
            </w:r>
            <w:r>
              <w:rPr>
                <w:rFonts w:ascii="Arial Unicode MS" w:eastAsia="Arial Unicode MS" w:hAnsi="Arial Unicode MS" w:cs="Arial Unicode MS"/>
              </w:rPr>
              <w:t>)</w:t>
            </w:r>
          </w:p>
        </w:tc>
      </w:tr>
      <w:tr w:rsidR="00D80D8A" w14:paraId="0892ED6F" w14:textId="77777777">
        <w:tc>
          <w:tcPr>
            <w:tcW w:w="22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0939EC" w14:textId="77777777" w:rsidR="00D80D8A" w:rsidRDefault="00BE6280">
            <w:r>
              <w:rPr>
                <w:rFonts w:ascii="Arial Unicode MS" w:eastAsia="Arial Unicode MS" w:hAnsi="Arial Unicode MS" w:cs="Arial Unicode MS"/>
              </w:rPr>
              <w:t xml:space="preserve">③ </w:t>
            </w:r>
            <w:r>
              <w:rPr>
                <w:rFonts w:ascii="Arial Unicode MS" w:eastAsia="Arial Unicode MS" w:hAnsi="Arial Unicode MS" w:cs="Arial Unicode MS"/>
              </w:rPr>
              <w:t>응답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지연</w:t>
            </w:r>
          </w:p>
        </w:tc>
        <w:tc>
          <w:tcPr>
            <w:tcW w:w="22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FFFEB5" w14:textId="77777777" w:rsidR="00D80D8A" w:rsidRDefault="00BE6280">
            <w:r>
              <w:rPr>
                <w:rFonts w:ascii="Arial Unicode MS" w:eastAsia="Arial Unicode MS" w:hAnsi="Arial Unicode MS" w:cs="Arial Unicode MS"/>
              </w:rPr>
              <w:t>첫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토큰까지의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시간</w:t>
            </w:r>
            <w:r>
              <w:rPr>
                <w:rFonts w:ascii="Arial Unicode MS" w:eastAsia="Arial Unicode MS" w:hAnsi="Arial Unicode MS" w:cs="Arial Unicode MS"/>
              </w:rPr>
              <w:t xml:space="preserve">(TTFT) </w:t>
            </w:r>
            <w:r>
              <w:rPr>
                <w:rFonts w:ascii="Arial Unicode MS" w:eastAsia="Arial Unicode MS" w:hAnsi="Arial Unicode MS" w:cs="Arial Unicode MS"/>
              </w:rPr>
              <w:t>및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초당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출력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토큰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수</w:t>
            </w:r>
            <w:r>
              <w:rPr>
                <w:rFonts w:ascii="Arial Unicode MS" w:eastAsia="Arial Unicode MS" w:hAnsi="Arial Unicode MS" w:cs="Arial Unicode MS"/>
              </w:rPr>
              <w:t>(TPS)</w:t>
            </w:r>
          </w:p>
        </w:tc>
        <w:tc>
          <w:tcPr>
            <w:tcW w:w="22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DB35DA" w14:textId="77777777" w:rsidR="00D80D8A" w:rsidRDefault="00BE6280">
            <w:proofErr w:type="spellStart"/>
            <w:r>
              <w:rPr>
                <w:rFonts w:ascii="Arial Unicode MS" w:eastAsia="Arial Unicode MS" w:hAnsi="Arial Unicode MS" w:cs="Arial Unicode MS"/>
              </w:rPr>
              <w:t>Provider</w:t>
            </w:r>
            <w:r>
              <w:rPr>
                <w:rFonts w:ascii="Arial Unicode MS" w:eastAsia="Arial Unicode MS" w:hAnsi="Arial Unicode MS" w:cs="Arial Unicode MS"/>
              </w:rPr>
              <w:t>별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실측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또는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공개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벤치마크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참고</w:t>
            </w:r>
            <w:r>
              <w:rPr>
                <w:rFonts w:ascii="Arial Unicode MS" w:eastAsia="Arial Unicode MS" w:hAnsi="Arial Unicode MS" w:cs="Arial Unicode MS"/>
              </w:rPr>
              <w:t xml:space="preserve">. SLO </w:t>
            </w:r>
            <w:r>
              <w:rPr>
                <w:rFonts w:ascii="Arial Unicode MS" w:eastAsia="Arial Unicode MS" w:hAnsi="Arial Unicode MS" w:cs="Arial Unicode MS"/>
              </w:rPr>
              <w:t>사전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정의</w:t>
            </w:r>
          </w:p>
        </w:tc>
        <w:tc>
          <w:tcPr>
            <w:tcW w:w="22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ADCCB4" w14:textId="77777777" w:rsidR="00D80D8A" w:rsidRDefault="00BE6280">
            <w:r>
              <w:t>—</w:t>
            </w:r>
          </w:p>
        </w:tc>
      </w:tr>
      <w:tr w:rsidR="00D80D8A" w14:paraId="00967CF3" w14:textId="77777777">
        <w:tc>
          <w:tcPr>
            <w:tcW w:w="22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AB7F37" w14:textId="77777777" w:rsidR="00D80D8A" w:rsidRDefault="00BE6280">
            <w:r>
              <w:rPr>
                <w:rFonts w:ascii="Arial Unicode MS" w:eastAsia="Arial Unicode MS" w:hAnsi="Arial Unicode MS" w:cs="Arial Unicode MS"/>
              </w:rPr>
              <w:t xml:space="preserve">④ </w:t>
            </w:r>
            <w:r>
              <w:rPr>
                <w:rFonts w:ascii="Arial Unicode MS" w:eastAsia="Arial Unicode MS" w:hAnsi="Arial Unicode MS" w:cs="Arial Unicode MS"/>
              </w:rPr>
              <w:t>한국어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품질</w:t>
            </w:r>
          </w:p>
        </w:tc>
        <w:tc>
          <w:tcPr>
            <w:tcW w:w="22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3C03D2" w14:textId="77777777" w:rsidR="00D80D8A" w:rsidRDefault="00BE6280">
            <w:r>
              <w:rPr>
                <w:rFonts w:ascii="Arial Unicode MS" w:eastAsia="Arial Unicode MS" w:hAnsi="Arial Unicode MS" w:cs="Arial Unicode MS"/>
              </w:rPr>
              <w:t>한국어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이해</w:t>
            </w:r>
            <w:r>
              <w:rPr>
                <w:rFonts w:ascii="Arial Unicode MS" w:eastAsia="Arial Unicode MS" w:hAnsi="Arial Unicode MS" w:cs="Arial Unicode MS"/>
              </w:rPr>
              <w:t>·</w:t>
            </w:r>
            <w:r>
              <w:rPr>
                <w:rFonts w:ascii="Arial Unicode MS" w:eastAsia="Arial Unicode MS" w:hAnsi="Arial Unicode MS" w:cs="Arial Unicode MS"/>
              </w:rPr>
              <w:t>생성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품질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한국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특화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지식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한국어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환각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빈도</w:t>
            </w:r>
          </w:p>
        </w:tc>
        <w:tc>
          <w:tcPr>
            <w:tcW w:w="22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6B7AE2" w14:textId="77777777" w:rsidR="00D80D8A" w:rsidRDefault="00BE6280">
            <w:r>
              <w:rPr>
                <w:rFonts w:ascii="Arial Unicode MS" w:eastAsia="Arial Unicode MS" w:hAnsi="Arial Unicode MS" w:cs="Arial Unicode MS"/>
              </w:rPr>
              <w:t>한국어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벤치마크</w:t>
            </w:r>
            <w:r>
              <w:rPr>
                <w:rFonts w:ascii="Arial Unicode MS" w:eastAsia="Arial Unicode MS" w:hAnsi="Arial Unicode MS" w:cs="Arial Unicode MS"/>
              </w:rPr>
              <w:t xml:space="preserve">(KMMLU,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KoBEST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등</w:t>
            </w:r>
            <w:r>
              <w:rPr>
                <w:rFonts w:ascii="Arial Unicode MS" w:eastAsia="Arial Unicode MS" w:hAnsi="Arial Unicode MS" w:cs="Arial Unicode MS"/>
              </w:rPr>
              <w:t xml:space="preserve">) + </w:t>
            </w:r>
            <w:r>
              <w:rPr>
                <w:rFonts w:ascii="Arial Unicode MS" w:eastAsia="Arial Unicode MS" w:hAnsi="Arial Unicode MS" w:cs="Arial Unicode MS"/>
              </w:rPr>
              <w:t>자사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한국어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테스트셋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정성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평가</w:t>
            </w:r>
          </w:p>
        </w:tc>
        <w:tc>
          <w:tcPr>
            <w:tcW w:w="22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562A03" w14:textId="77777777" w:rsidR="00D80D8A" w:rsidRDefault="00BE6280">
            <w:r>
              <w:t>—</w:t>
            </w:r>
          </w:p>
        </w:tc>
      </w:tr>
      <w:tr w:rsidR="00D80D8A" w14:paraId="4CD16413" w14:textId="77777777">
        <w:tc>
          <w:tcPr>
            <w:tcW w:w="22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44312C" w14:textId="77777777" w:rsidR="00D80D8A" w:rsidRDefault="00BE6280">
            <w:r>
              <w:rPr>
                <w:rFonts w:ascii="Arial Unicode MS" w:eastAsia="Arial Unicode MS" w:hAnsi="Arial Unicode MS" w:cs="Arial Unicode MS"/>
              </w:rPr>
              <w:t xml:space="preserve">⑤ </w:t>
            </w:r>
            <w:r>
              <w:rPr>
                <w:rFonts w:ascii="Arial Unicode MS" w:eastAsia="Arial Unicode MS" w:hAnsi="Arial Unicode MS" w:cs="Arial Unicode MS"/>
              </w:rPr>
              <w:t>컨텍스트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윈도우</w:t>
            </w:r>
          </w:p>
        </w:tc>
        <w:tc>
          <w:tcPr>
            <w:tcW w:w="22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1F35FB" w14:textId="77777777" w:rsidR="00D80D8A" w:rsidRDefault="00BE6280">
            <w:r>
              <w:rPr>
                <w:rFonts w:ascii="Arial Unicode MS" w:eastAsia="Arial Unicode MS" w:hAnsi="Arial Unicode MS" w:cs="Arial Unicode MS"/>
              </w:rPr>
              <w:t>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번에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처리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가능한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최대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토큰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수</w:t>
            </w:r>
          </w:p>
        </w:tc>
        <w:tc>
          <w:tcPr>
            <w:tcW w:w="22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66D116" w14:textId="77777777" w:rsidR="00D80D8A" w:rsidRDefault="00BE6280">
            <w:proofErr w:type="spellStart"/>
            <w:r>
              <w:rPr>
                <w:rFonts w:ascii="Arial Unicode MS" w:eastAsia="Arial Unicode MS" w:hAnsi="Arial Unicode MS" w:cs="Arial Unicode MS"/>
              </w:rPr>
              <w:t>Provider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공식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스펙</w:t>
            </w:r>
            <w:r>
              <w:rPr>
                <w:rFonts w:ascii="Arial Unicode MS" w:eastAsia="Arial Unicode MS" w:hAnsi="Arial Unicode MS" w:cs="Arial Unicode MS"/>
              </w:rPr>
              <w:t xml:space="preserve">. </w:t>
            </w:r>
            <w:r>
              <w:rPr>
                <w:rFonts w:ascii="Arial Unicode MS" w:eastAsia="Arial Unicode MS" w:hAnsi="Arial Unicode MS" w:cs="Arial Unicode MS"/>
              </w:rPr>
              <w:t>장문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프리미엄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요금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확인</w:t>
            </w:r>
          </w:p>
        </w:tc>
        <w:tc>
          <w:tcPr>
            <w:tcW w:w="22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70148F" w14:textId="77777777" w:rsidR="00D80D8A" w:rsidRDefault="00BE6280">
            <w:r>
              <w:rPr>
                <w:rFonts w:ascii="Arial Unicode MS" w:eastAsia="Arial Unicode MS" w:hAnsi="Arial Unicode MS" w:cs="Arial Unicode MS"/>
              </w:rPr>
              <w:t>6</w:t>
            </w:r>
            <w:r>
              <w:rPr>
                <w:rFonts w:ascii="Arial Unicode MS" w:eastAsia="Arial Unicode MS" w:hAnsi="Arial Unicode MS" w:cs="Arial Unicode MS"/>
              </w:rPr>
              <w:t>장</w:t>
            </w:r>
            <w:r>
              <w:rPr>
                <w:rFonts w:ascii="Arial Unicode MS" w:eastAsia="Arial Unicode MS" w:hAnsi="Arial Unicode MS" w:cs="Arial Unicode MS"/>
              </w:rPr>
              <w:t xml:space="preserve"> (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Memory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>), 8</w:t>
            </w:r>
            <w:r>
              <w:rPr>
                <w:rFonts w:ascii="Arial Unicode MS" w:eastAsia="Arial Unicode MS" w:hAnsi="Arial Unicode MS" w:cs="Arial Unicode MS"/>
              </w:rPr>
              <w:t>장</w:t>
            </w:r>
            <w:r>
              <w:rPr>
                <w:rFonts w:ascii="Arial Unicode MS" w:eastAsia="Arial Unicode MS" w:hAnsi="Arial Unicode MS" w:cs="Arial Unicode MS"/>
              </w:rPr>
              <w:t xml:space="preserve"> (RAG)</w:t>
            </w:r>
          </w:p>
        </w:tc>
      </w:tr>
      <w:tr w:rsidR="00D80D8A" w14:paraId="47983299" w14:textId="77777777">
        <w:tc>
          <w:tcPr>
            <w:tcW w:w="22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F91A9A" w14:textId="77777777" w:rsidR="00D80D8A" w:rsidRDefault="00BE6280">
            <w:r>
              <w:rPr>
                <w:rFonts w:ascii="Arial Unicode MS" w:eastAsia="Arial Unicode MS" w:hAnsi="Arial Unicode MS" w:cs="Arial Unicode MS"/>
              </w:rPr>
              <w:t xml:space="preserve">⑥ </w:t>
            </w:r>
            <w:r>
              <w:rPr>
                <w:rFonts w:ascii="Arial Unicode MS" w:eastAsia="Arial Unicode MS" w:hAnsi="Arial Unicode MS" w:cs="Arial Unicode MS"/>
              </w:rPr>
              <w:t>보안</w:t>
            </w:r>
          </w:p>
        </w:tc>
        <w:tc>
          <w:tcPr>
            <w:tcW w:w="22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7E366C" w14:textId="77777777" w:rsidR="00D80D8A" w:rsidRDefault="00BE6280">
            <w:r>
              <w:rPr>
                <w:rFonts w:ascii="Arial Unicode MS" w:eastAsia="Arial Unicode MS" w:hAnsi="Arial Unicode MS" w:cs="Arial Unicode MS"/>
              </w:rPr>
              <w:t>배포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환경별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보안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구성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Prompt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Injection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저항성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데이터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유출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방지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감사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가능성</w:t>
            </w:r>
          </w:p>
        </w:tc>
        <w:tc>
          <w:tcPr>
            <w:tcW w:w="22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FABB14" w14:textId="77777777" w:rsidR="00D80D8A" w:rsidRDefault="00BE6280">
            <w:r>
              <w:rPr>
                <w:rFonts w:ascii="Arial Unicode MS" w:eastAsia="Arial Unicode MS" w:hAnsi="Arial Unicode MS" w:cs="Arial Unicode MS"/>
              </w:rPr>
              <w:t xml:space="preserve">ZDR·VPC </w:t>
            </w:r>
            <w:r>
              <w:rPr>
                <w:rFonts w:ascii="Arial Unicode MS" w:eastAsia="Arial Unicode MS" w:hAnsi="Arial Unicode MS" w:cs="Arial Unicode MS"/>
              </w:rPr>
              <w:t>지원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여부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공격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테스트셋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방어율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로깅</w:t>
            </w:r>
            <w:r>
              <w:rPr>
                <w:rFonts w:ascii="Arial Unicode MS" w:eastAsia="Arial Unicode MS" w:hAnsi="Arial Unicode MS" w:cs="Arial Unicode MS"/>
              </w:rPr>
              <w:t>·</w:t>
            </w:r>
            <w:r>
              <w:rPr>
                <w:rFonts w:ascii="Arial Unicode MS" w:eastAsia="Arial Unicode MS" w:hAnsi="Arial Unicode MS" w:cs="Arial Unicode MS"/>
              </w:rPr>
              <w:t>버전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고정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지원</w:t>
            </w:r>
          </w:p>
        </w:tc>
        <w:tc>
          <w:tcPr>
            <w:tcW w:w="22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E7D30B" w14:textId="77777777" w:rsidR="00D80D8A" w:rsidRDefault="00BE6280">
            <w:r>
              <w:rPr>
                <w:rFonts w:ascii="Arial Unicode MS" w:eastAsia="Arial Unicode MS" w:hAnsi="Arial Unicode MS" w:cs="Arial Unicode MS"/>
              </w:rPr>
              <w:t>2.3</w:t>
            </w:r>
            <w:r>
              <w:rPr>
                <w:rFonts w:ascii="Arial Unicode MS" w:eastAsia="Arial Unicode MS" w:hAnsi="Arial Unicode MS" w:cs="Arial Unicode MS"/>
              </w:rPr>
              <w:t>절</w:t>
            </w:r>
            <w:r>
              <w:rPr>
                <w:rFonts w:ascii="Arial Unicode MS" w:eastAsia="Arial Unicode MS" w:hAnsi="Arial Unicode MS" w:cs="Arial Unicode MS"/>
              </w:rPr>
              <w:t>, 9</w:t>
            </w:r>
            <w:r>
              <w:rPr>
                <w:rFonts w:ascii="Arial Unicode MS" w:eastAsia="Arial Unicode MS" w:hAnsi="Arial Unicode MS" w:cs="Arial Unicode MS"/>
              </w:rPr>
              <w:t>장</w:t>
            </w:r>
            <w:r>
              <w:rPr>
                <w:rFonts w:ascii="Arial Unicode MS" w:eastAsia="Arial Unicode MS" w:hAnsi="Arial Unicode MS" w:cs="Arial Unicode MS"/>
              </w:rPr>
              <w:t xml:space="preserve"> (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Guardrails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>)</w:t>
            </w:r>
          </w:p>
        </w:tc>
      </w:tr>
      <w:tr w:rsidR="00D80D8A" w14:paraId="03E81970" w14:textId="77777777">
        <w:tc>
          <w:tcPr>
            <w:tcW w:w="22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D9FD1C" w14:textId="77777777" w:rsidR="00D80D8A" w:rsidRDefault="00BE6280">
            <w:r>
              <w:rPr>
                <w:rFonts w:ascii="Arial Unicode MS" w:eastAsia="Arial Unicode MS" w:hAnsi="Arial Unicode MS" w:cs="Arial Unicode MS"/>
              </w:rPr>
              <w:t xml:space="preserve">⑦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멀티모달</w:t>
            </w:r>
            <w:proofErr w:type="spellEnd"/>
          </w:p>
        </w:tc>
        <w:tc>
          <w:tcPr>
            <w:tcW w:w="22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CFF9BC" w14:textId="77777777" w:rsidR="00D80D8A" w:rsidRDefault="00BE6280">
            <w:r>
              <w:rPr>
                <w:rFonts w:ascii="Arial Unicode MS" w:eastAsia="Arial Unicode MS" w:hAnsi="Arial Unicode MS" w:cs="Arial Unicode MS"/>
              </w:rPr>
              <w:t>이미지</w:t>
            </w:r>
            <w:r>
              <w:rPr>
                <w:rFonts w:ascii="Arial Unicode MS" w:eastAsia="Arial Unicode MS" w:hAnsi="Arial Unicode MS" w:cs="Arial Unicode MS"/>
              </w:rPr>
              <w:t xml:space="preserve">, PDF, </w:t>
            </w:r>
            <w:r>
              <w:rPr>
                <w:rFonts w:ascii="Arial Unicode MS" w:eastAsia="Arial Unicode MS" w:hAnsi="Arial Unicode MS" w:cs="Arial Unicode MS"/>
              </w:rPr>
              <w:t>오디오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비디오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등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비텍스트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입력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처리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능력</w:t>
            </w:r>
          </w:p>
        </w:tc>
        <w:tc>
          <w:tcPr>
            <w:tcW w:w="22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AC5D9E" w14:textId="77777777" w:rsidR="00D80D8A" w:rsidRDefault="00BE6280">
            <w:r>
              <w:rPr>
                <w:rFonts w:ascii="Arial Unicode MS" w:eastAsia="Arial Unicode MS" w:hAnsi="Arial Unicode MS" w:cs="Arial Unicode MS"/>
              </w:rPr>
              <w:t>지원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모달리티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확인</w:t>
            </w:r>
            <w:r>
              <w:rPr>
                <w:rFonts w:ascii="Arial Unicode MS" w:eastAsia="Arial Unicode MS" w:hAnsi="Arial Unicode MS" w:cs="Arial Unicode MS"/>
              </w:rPr>
              <w:t xml:space="preserve"> + </w:t>
            </w:r>
            <w:r>
              <w:rPr>
                <w:rFonts w:ascii="Arial Unicode MS" w:eastAsia="Arial Unicode MS" w:hAnsi="Arial Unicode MS" w:cs="Arial Unicode MS"/>
              </w:rPr>
              <w:t>자사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업무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데이터로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정성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평가</w:t>
            </w:r>
          </w:p>
        </w:tc>
        <w:tc>
          <w:tcPr>
            <w:tcW w:w="22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903258" w14:textId="77777777" w:rsidR="00D80D8A" w:rsidRDefault="00BE6280">
            <w:r>
              <w:rPr>
                <w:rFonts w:ascii="Arial Unicode MS" w:eastAsia="Arial Unicode MS" w:hAnsi="Arial Unicode MS" w:cs="Arial Unicode MS"/>
              </w:rPr>
              <w:t>8</w:t>
            </w:r>
            <w:r>
              <w:rPr>
                <w:rFonts w:ascii="Arial Unicode MS" w:eastAsia="Arial Unicode MS" w:hAnsi="Arial Unicode MS" w:cs="Arial Unicode MS"/>
              </w:rPr>
              <w:t>장</w:t>
            </w:r>
            <w:r>
              <w:rPr>
                <w:rFonts w:ascii="Arial Unicode MS" w:eastAsia="Arial Unicode MS" w:hAnsi="Arial Unicode MS" w:cs="Arial Unicode MS"/>
              </w:rPr>
              <w:t xml:space="preserve"> (RAG)</w:t>
            </w:r>
          </w:p>
        </w:tc>
      </w:tr>
      <w:tr w:rsidR="00D80D8A" w14:paraId="28BC5A77" w14:textId="77777777">
        <w:tc>
          <w:tcPr>
            <w:tcW w:w="22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248B64" w14:textId="77777777" w:rsidR="00D80D8A" w:rsidRDefault="00BE6280">
            <w:r>
              <w:rPr>
                <w:rFonts w:ascii="Arial Unicode MS" w:eastAsia="Arial Unicode MS" w:hAnsi="Arial Unicode MS" w:cs="Arial Unicode MS"/>
              </w:rPr>
              <w:t xml:space="preserve">⑧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Reasoning</w:t>
            </w:r>
            <w:proofErr w:type="spellEnd"/>
          </w:p>
        </w:tc>
        <w:tc>
          <w:tcPr>
            <w:tcW w:w="22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0473E3" w14:textId="77777777" w:rsidR="00D80D8A" w:rsidRDefault="00BE6280">
            <w:proofErr w:type="spellStart"/>
            <w:r>
              <w:rPr>
                <w:rFonts w:ascii="Arial Unicode MS" w:eastAsia="Arial Unicode MS" w:hAnsi="Arial Unicode MS" w:cs="Arial Unicode MS"/>
              </w:rPr>
              <w:t>Reasoning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>(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Thinking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) </w:t>
            </w:r>
            <w:r>
              <w:rPr>
                <w:rFonts w:ascii="Arial Unicode MS" w:eastAsia="Arial Unicode MS" w:hAnsi="Arial Unicode MS" w:cs="Arial Unicode MS"/>
              </w:rPr>
              <w:t>모델의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복잡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추론</w:t>
            </w:r>
            <w:r>
              <w:rPr>
                <w:rFonts w:ascii="Arial Unicode MS" w:eastAsia="Arial Unicode MS" w:hAnsi="Arial Unicode MS" w:cs="Arial Unicode MS"/>
              </w:rPr>
              <w:t>·</w:t>
            </w:r>
            <w:r>
              <w:rPr>
                <w:rFonts w:ascii="Arial Unicode MS" w:eastAsia="Arial Unicode MS" w:hAnsi="Arial Unicode MS" w:cs="Arial Unicode MS"/>
              </w:rPr>
              <w:t>코딩</w:t>
            </w:r>
            <w:r>
              <w:rPr>
                <w:rFonts w:ascii="Arial Unicode MS" w:eastAsia="Arial Unicode MS" w:hAnsi="Arial Unicode MS" w:cs="Arial Unicode MS"/>
              </w:rPr>
              <w:t>·</w:t>
            </w:r>
            <w:r>
              <w:rPr>
                <w:rFonts w:ascii="Arial Unicode MS" w:eastAsia="Arial Unicode MS" w:hAnsi="Arial Unicode MS" w:cs="Arial Unicode MS"/>
              </w:rPr>
              <w:t>수학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특화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능력</w:t>
            </w:r>
          </w:p>
        </w:tc>
        <w:tc>
          <w:tcPr>
            <w:tcW w:w="22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DEAF58" w14:textId="77777777" w:rsidR="00D80D8A" w:rsidRDefault="00BE6280">
            <w:r>
              <w:rPr>
                <w:rFonts w:ascii="Arial Unicode MS" w:eastAsia="Arial Unicode MS" w:hAnsi="Arial Unicode MS" w:cs="Arial Unicode MS"/>
              </w:rPr>
              <w:t>공개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벤치마크</w:t>
            </w:r>
            <w:r>
              <w:rPr>
                <w:rFonts w:ascii="Arial Unicode MS" w:eastAsia="Arial Unicode MS" w:hAnsi="Arial Unicode MS" w:cs="Arial Unicode MS"/>
              </w:rPr>
              <w:t>(GPQA, SWE-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bench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등</w:t>
            </w:r>
            <w:r>
              <w:rPr>
                <w:rFonts w:ascii="Arial Unicode MS" w:eastAsia="Arial Unicode MS" w:hAnsi="Arial Unicode MS" w:cs="Arial Unicode MS"/>
              </w:rPr>
              <w:t xml:space="preserve">) + </w:t>
            </w:r>
            <w:r>
              <w:rPr>
                <w:rFonts w:ascii="Arial Unicode MS" w:eastAsia="Arial Unicode MS" w:hAnsi="Arial Unicode MS" w:cs="Arial Unicode MS"/>
              </w:rPr>
              <w:t>자사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고복잡도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태스크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평가</w:t>
            </w:r>
          </w:p>
        </w:tc>
        <w:tc>
          <w:tcPr>
            <w:tcW w:w="22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F9A1AD" w14:textId="77777777" w:rsidR="00D80D8A" w:rsidRDefault="00BE6280">
            <w:r>
              <w:rPr>
                <w:rFonts w:ascii="Arial Unicode MS" w:eastAsia="Arial Unicode MS" w:hAnsi="Arial Unicode MS" w:cs="Arial Unicode MS"/>
              </w:rPr>
              <w:t>3.4</w:t>
            </w:r>
            <w:r>
              <w:rPr>
                <w:rFonts w:ascii="Arial Unicode MS" w:eastAsia="Arial Unicode MS" w:hAnsi="Arial Unicode MS" w:cs="Arial Unicode MS"/>
              </w:rPr>
              <w:t>절</w:t>
            </w:r>
            <w:r>
              <w:rPr>
                <w:rFonts w:ascii="Arial Unicode MS" w:eastAsia="Arial Unicode MS" w:hAnsi="Arial Unicode MS" w:cs="Arial Unicode MS"/>
              </w:rPr>
              <w:t xml:space="preserve"> (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Model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Routing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>)</w:t>
            </w:r>
          </w:p>
        </w:tc>
      </w:tr>
      <w:tr w:rsidR="00D80D8A" w14:paraId="006B5281" w14:textId="77777777">
        <w:tc>
          <w:tcPr>
            <w:tcW w:w="22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E7614B" w14:textId="77777777" w:rsidR="00D80D8A" w:rsidRDefault="00BE6280">
            <w:r>
              <w:rPr>
                <w:rFonts w:ascii="Arial Unicode MS" w:eastAsia="Arial Unicode MS" w:hAnsi="Arial Unicode MS" w:cs="Arial Unicode MS"/>
              </w:rPr>
              <w:t xml:space="preserve">⑨ API </w:t>
            </w:r>
            <w:r>
              <w:rPr>
                <w:rFonts w:ascii="Arial Unicode MS" w:eastAsia="Arial Unicode MS" w:hAnsi="Arial Unicode MS" w:cs="Arial Unicode MS"/>
              </w:rPr>
              <w:t>안정성</w:t>
            </w:r>
          </w:p>
        </w:tc>
        <w:tc>
          <w:tcPr>
            <w:tcW w:w="22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8C60D3" w14:textId="77777777" w:rsidR="00D80D8A" w:rsidRDefault="00BE6280">
            <w:r>
              <w:rPr>
                <w:rFonts w:ascii="Arial Unicode MS" w:eastAsia="Arial Unicode MS" w:hAnsi="Arial Unicode MS" w:cs="Arial Unicode MS"/>
              </w:rPr>
              <w:t>서비스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가용성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Rate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Limit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Deprecation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정책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Failover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구성</w:t>
            </w:r>
          </w:p>
        </w:tc>
        <w:tc>
          <w:tcPr>
            <w:tcW w:w="22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6B4BAE" w14:textId="77777777" w:rsidR="00D80D8A" w:rsidRDefault="00BE6280">
            <w:proofErr w:type="spellStart"/>
            <w:r>
              <w:rPr>
                <w:rFonts w:ascii="Arial Unicode MS" w:eastAsia="Arial Unicode MS" w:hAnsi="Arial Unicode MS" w:cs="Arial Unicode MS"/>
              </w:rPr>
              <w:t>Provider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SLA, </w:t>
            </w:r>
            <w:r>
              <w:rPr>
                <w:rFonts w:ascii="Arial Unicode MS" w:eastAsia="Arial Unicode MS" w:hAnsi="Arial Unicode MS" w:cs="Arial Unicode MS"/>
              </w:rPr>
              <w:t>장애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이력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Rate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Limit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실측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Failover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테스트</w:t>
            </w:r>
          </w:p>
        </w:tc>
        <w:tc>
          <w:tcPr>
            <w:tcW w:w="22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43218F" w14:textId="77777777" w:rsidR="00D80D8A" w:rsidRDefault="00BE6280">
            <w:r>
              <w:rPr>
                <w:rFonts w:ascii="Arial Unicode MS" w:eastAsia="Arial Unicode MS" w:hAnsi="Arial Unicode MS" w:cs="Arial Unicode MS"/>
              </w:rPr>
              <w:t>10</w:t>
            </w:r>
            <w:r>
              <w:rPr>
                <w:rFonts w:ascii="Arial Unicode MS" w:eastAsia="Arial Unicode MS" w:hAnsi="Arial Unicode MS" w:cs="Arial Unicode MS"/>
              </w:rPr>
              <w:t>장</w:t>
            </w:r>
            <w:r>
              <w:rPr>
                <w:rFonts w:ascii="Arial Unicode MS" w:eastAsia="Arial Unicode MS" w:hAnsi="Arial Unicode MS" w:cs="Arial Unicode MS"/>
              </w:rPr>
              <w:t xml:space="preserve"> (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Observability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>)</w:t>
            </w:r>
          </w:p>
        </w:tc>
      </w:tr>
    </w:tbl>
    <w:p w14:paraId="3048D364" w14:textId="77777777" w:rsidR="00D80D8A" w:rsidRDefault="00D80D8A">
      <w:pPr>
        <w:pBdr>
          <w:top w:val="nil"/>
          <w:left w:val="nil"/>
          <w:bottom w:val="nil"/>
          <w:right w:val="nil"/>
          <w:between w:val="nil"/>
        </w:pBdr>
      </w:pPr>
    </w:p>
    <w:p w14:paraId="74E26377" w14:textId="77777777" w:rsidR="00D80D8A" w:rsidRDefault="00BE6280">
      <w:r>
        <w:rPr>
          <w:rFonts w:ascii="Arial Unicode MS" w:eastAsia="Arial Unicode MS" w:hAnsi="Arial Unicode MS" w:cs="Arial Unicode MS"/>
          <w:b/>
          <w:bCs/>
        </w:rPr>
        <w:t>활용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흐름</w:t>
      </w:r>
      <w:r>
        <w:rPr>
          <w:rFonts w:ascii="Arial Unicode MS" w:eastAsia="Arial Unicode MS" w:hAnsi="Arial Unicode MS" w:cs="Arial Unicode MS"/>
          <w:b/>
          <w:bCs/>
        </w:rPr>
        <w:t>: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표로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전체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기준을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파악한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뒤</w:t>
      </w:r>
      <w:r>
        <w:rPr>
          <w:rFonts w:ascii="Arial Unicode MS" w:eastAsia="Arial Unicode MS" w:hAnsi="Arial Unicode MS" w:cs="Arial Unicode MS"/>
        </w:rPr>
        <w:t xml:space="preserve"> </w:t>
      </w:r>
    </w:p>
    <w:p w14:paraId="2C0EC428" w14:textId="77777777" w:rsidR="00D80D8A" w:rsidRDefault="00BE6280">
      <w:pPr>
        <w:numPr>
          <w:ilvl w:val="0"/>
          <w:numId w:val="1"/>
        </w:numPr>
      </w:pPr>
      <w:r>
        <w:rPr>
          <w:rFonts w:ascii="Arial Unicode MS" w:eastAsia="Arial Unicode MS" w:hAnsi="Arial Unicode MS" w:cs="Arial Unicode MS"/>
        </w:rPr>
        <w:t>아래</w:t>
      </w:r>
      <w:r>
        <w:rPr>
          <w:rFonts w:ascii="Arial Unicode MS" w:eastAsia="Arial Unicode MS" w:hAnsi="Arial Unicode MS" w:cs="Arial Unicode MS"/>
        </w:rPr>
        <w:t xml:space="preserve"> 3.1.1~3.1.9</w:t>
      </w:r>
      <w:r>
        <w:rPr>
          <w:rFonts w:ascii="Arial Unicode MS" w:eastAsia="Arial Unicode MS" w:hAnsi="Arial Unicode MS" w:cs="Arial Unicode MS"/>
        </w:rPr>
        <w:t>의</w:t>
      </w:r>
      <w:r>
        <w:rPr>
          <w:rFonts w:ascii="Arial Unicode MS" w:eastAsia="Arial Unicode MS" w:hAnsi="Arial Unicode MS" w:cs="Arial Unicode MS"/>
        </w:rPr>
        <w:t xml:space="preserve"> "</w:t>
      </w:r>
      <w:r>
        <w:rPr>
          <w:rFonts w:ascii="Arial Unicode MS" w:eastAsia="Arial Unicode MS" w:hAnsi="Arial Unicode MS" w:cs="Arial Unicode MS"/>
        </w:rPr>
        <w:t>프로젝트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조건별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선정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행동</w:t>
      </w:r>
      <w:r>
        <w:rPr>
          <w:rFonts w:ascii="Arial Unicode MS" w:eastAsia="Arial Unicode MS" w:hAnsi="Arial Unicode MS" w:cs="Arial Unicode MS"/>
        </w:rPr>
        <w:t xml:space="preserve">" </w:t>
      </w:r>
      <w:r>
        <w:rPr>
          <w:rFonts w:ascii="Arial Unicode MS" w:eastAsia="Arial Unicode MS" w:hAnsi="Arial Unicode MS" w:cs="Arial Unicode MS"/>
        </w:rPr>
        <w:t>표에서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자사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조건에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해당하는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행을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확인</w:t>
      </w:r>
    </w:p>
    <w:p w14:paraId="4D87EE66" w14:textId="77777777" w:rsidR="00D80D8A" w:rsidRDefault="00BE6280">
      <w:pPr>
        <w:numPr>
          <w:ilvl w:val="0"/>
          <w:numId w:val="1"/>
        </w:numPr>
      </w:pPr>
      <w:r>
        <w:rPr>
          <w:rFonts w:ascii="Arial Unicode MS" w:eastAsia="Arial Unicode MS" w:hAnsi="Arial Unicode MS" w:cs="Arial Unicode MS"/>
        </w:rPr>
        <w:lastRenderedPageBreak/>
        <w:t>각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기준에서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지시하는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행동</w:t>
      </w:r>
      <w:r>
        <w:rPr>
          <w:rFonts w:ascii="Arial Unicode MS" w:eastAsia="Arial Unicode MS" w:hAnsi="Arial Unicode MS" w:cs="Arial Unicode MS"/>
        </w:rPr>
        <w:t>(</w:t>
      </w:r>
      <w:r>
        <w:rPr>
          <w:rFonts w:ascii="Arial Unicode MS" w:eastAsia="Arial Unicode MS" w:hAnsi="Arial Unicode MS" w:cs="Arial Unicode MS"/>
        </w:rPr>
        <w:t>후보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제한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필터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적용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평가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필수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등</w:t>
      </w:r>
      <w:r>
        <w:rPr>
          <w:rFonts w:ascii="Arial Unicode MS" w:eastAsia="Arial Unicode MS" w:hAnsi="Arial Unicode MS" w:cs="Arial Unicode MS"/>
        </w:rPr>
        <w:t>)</w:t>
      </w:r>
      <w:r>
        <w:rPr>
          <w:rFonts w:ascii="Arial Unicode MS" w:eastAsia="Arial Unicode MS" w:hAnsi="Arial Unicode MS" w:cs="Arial Unicode MS"/>
        </w:rPr>
        <w:t>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종합</w:t>
      </w:r>
    </w:p>
    <w:p w14:paraId="72D19DE9" w14:textId="77777777" w:rsidR="00D80D8A" w:rsidRDefault="00BE6280">
      <w:pPr>
        <w:numPr>
          <w:ilvl w:val="0"/>
          <w:numId w:val="1"/>
        </w:numPr>
      </w:pPr>
      <w:r>
        <w:rPr>
          <w:rFonts w:ascii="Arial Unicode MS" w:eastAsia="Arial Unicode MS" w:hAnsi="Arial Unicode MS" w:cs="Arial Unicode MS"/>
        </w:rPr>
        <w:t xml:space="preserve">3.2 </w:t>
      </w:r>
      <w:r>
        <w:rPr>
          <w:rFonts w:ascii="Arial Unicode MS" w:eastAsia="Arial Unicode MS" w:hAnsi="Arial Unicode MS" w:cs="Arial Unicode MS"/>
        </w:rPr>
        <w:t>의사결정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트리에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조건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대입</w:t>
      </w:r>
    </w:p>
    <w:p w14:paraId="6EA3F232" w14:textId="77777777" w:rsidR="00D80D8A" w:rsidRDefault="00BE6280">
      <w:pPr>
        <w:pStyle w:val="4"/>
      </w:pPr>
      <w:bookmarkStart w:id="24" w:name="_dfotnoj3zlcn" w:colFirst="0" w:colLast="0"/>
      <w:bookmarkEnd w:id="24"/>
      <w:r>
        <w:rPr>
          <w:rFonts w:ascii="Arial Unicode MS" w:eastAsia="Arial Unicode MS" w:hAnsi="Arial Unicode MS" w:cs="Arial Unicode MS"/>
        </w:rPr>
        <w:t xml:space="preserve">3.1.1 </w:t>
      </w:r>
      <w:r>
        <w:rPr>
          <w:rFonts w:ascii="Arial Unicode MS" w:eastAsia="Arial Unicode MS" w:hAnsi="Arial Unicode MS" w:cs="Arial Unicode MS"/>
        </w:rPr>
        <w:t>비용</w:t>
      </w:r>
      <w:r>
        <w:rPr>
          <w:rFonts w:ascii="Arial Unicode MS" w:eastAsia="Arial Unicode MS" w:hAnsi="Arial Unicode MS" w:cs="Arial Unicode MS"/>
        </w:rPr>
        <w:t xml:space="preserve"> (</w:t>
      </w:r>
      <w:proofErr w:type="spellStart"/>
      <w:r>
        <w:rPr>
          <w:rFonts w:ascii="Arial Unicode MS" w:eastAsia="Arial Unicode MS" w:hAnsi="Arial Unicode MS" w:cs="Arial Unicode MS"/>
        </w:rPr>
        <w:t>Cost</w:t>
      </w:r>
      <w:proofErr w:type="spellEnd"/>
      <w:r>
        <w:rPr>
          <w:rFonts w:ascii="Arial Unicode MS" w:eastAsia="Arial Unicode MS" w:hAnsi="Arial Unicode MS" w:cs="Arial Unicode MS"/>
        </w:rPr>
        <w:t>)</w:t>
      </w:r>
    </w:p>
    <w:p w14:paraId="228F606D" w14:textId="77777777" w:rsidR="00D80D8A" w:rsidRDefault="00BE6280">
      <w:r>
        <w:rPr>
          <w:rFonts w:ascii="Arial Unicode MS" w:eastAsia="Arial Unicode MS" w:hAnsi="Arial Unicode MS" w:cs="Arial Unicode MS"/>
        </w:rPr>
        <w:t xml:space="preserve">LLM API </w:t>
      </w:r>
      <w:r>
        <w:rPr>
          <w:rFonts w:ascii="Arial Unicode MS" w:eastAsia="Arial Unicode MS" w:hAnsi="Arial Unicode MS" w:cs="Arial Unicode MS"/>
        </w:rPr>
        <w:t>비용은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Input</w:t>
      </w:r>
      <w:proofErr w:type="spellEnd"/>
      <w:r>
        <w:rPr>
          <w:rFonts w:ascii="Arial Unicode MS" w:eastAsia="Arial Unicode MS" w:hAnsi="Arial Unicode MS" w:cs="Arial Unicode MS"/>
        </w:rPr>
        <w:t>/</w:t>
      </w:r>
      <w:proofErr w:type="spellStart"/>
      <w:r>
        <w:rPr>
          <w:rFonts w:ascii="Arial Unicode MS" w:eastAsia="Arial Unicode MS" w:hAnsi="Arial Unicode MS" w:cs="Arial Unicode MS"/>
        </w:rPr>
        <w:t>Output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토큰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단가로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결정된다</w:t>
      </w:r>
      <w:r>
        <w:rPr>
          <w:rFonts w:ascii="Arial Unicode MS" w:eastAsia="Arial Unicode MS" w:hAnsi="Arial Unicode MS" w:cs="Arial Unicode MS"/>
        </w:rPr>
        <w:t xml:space="preserve">. </w:t>
      </w:r>
      <w:r>
        <w:rPr>
          <w:rFonts w:ascii="Arial Unicode MS" w:eastAsia="Arial Unicode MS" w:hAnsi="Arial Unicode MS" w:cs="Arial Unicode MS"/>
        </w:rPr>
        <w:t>비용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평가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시에는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단순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토큰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단가뿐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아니라</w:t>
      </w:r>
      <w:r>
        <w:rPr>
          <w:rFonts w:ascii="Arial Unicode MS" w:eastAsia="Arial Unicode MS" w:hAnsi="Arial Unicode MS" w:cs="Arial Unicode MS"/>
        </w:rPr>
        <w:t xml:space="preserve">, </w:t>
      </w:r>
      <w:proofErr w:type="spellStart"/>
      <w:r>
        <w:rPr>
          <w:rFonts w:ascii="Arial Unicode MS" w:eastAsia="Arial Unicode MS" w:hAnsi="Arial Unicode MS" w:cs="Arial Unicode MS"/>
        </w:rPr>
        <w:t>Prompt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Caching</w:t>
      </w:r>
      <w:proofErr w:type="spellEnd"/>
      <w:r>
        <w:rPr>
          <w:rFonts w:ascii="Arial Unicode MS" w:eastAsia="Arial Unicode MS" w:hAnsi="Arial Unicode MS" w:cs="Arial Unicode MS"/>
        </w:rPr>
        <w:t xml:space="preserve">, </w:t>
      </w:r>
      <w:proofErr w:type="spellStart"/>
      <w:r>
        <w:rPr>
          <w:rFonts w:ascii="Arial Unicode MS" w:eastAsia="Arial Unicode MS" w:hAnsi="Arial Unicode MS" w:cs="Arial Unicode MS"/>
        </w:rPr>
        <w:t>Batch</w:t>
      </w:r>
      <w:proofErr w:type="spellEnd"/>
      <w:r>
        <w:rPr>
          <w:rFonts w:ascii="Arial Unicode MS" w:eastAsia="Arial Unicode MS" w:hAnsi="Arial Unicode MS" w:cs="Arial Unicode MS"/>
        </w:rPr>
        <w:t xml:space="preserve"> API, </w:t>
      </w:r>
      <w:r>
        <w:rPr>
          <w:rFonts w:ascii="Arial Unicode MS" w:eastAsia="Arial Unicode MS" w:hAnsi="Arial Unicode MS" w:cs="Arial Unicode MS"/>
        </w:rPr>
        <w:t>캐시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히트율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등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최적화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요</w:t>
      </w:r>
      <w:r>
        <w:rPr>
          <w:rFonts w:ascii="Arial Unicode MS" w:eastAsia="Arial Unicode MS" w:hAnsi="Arial Unicode MS" w:cs="Arial Unicode MS"/>
        </w:rPr>
        <w:t>소를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함께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고려해야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한다</w:t>
      </w:r>
      <w:r>
        <w:rPr>
          <w:rFonts w:ascii="Arial Unicode MS" w:eastAsia="Arial Unicode MS" w:hAnsi="Arial Unicode MS" w:cs="Arial Unicode MS"/>
        </w:rPr>
        <w:t>.</w:t>
      </w:r>
    </w:p>
    <w:p w14:paraId="7172FD9A" w14:textId="77777777" w:rsidR="00D80D8A" w:rsidRDefault="00D80D8A">
      <w:pPr>
        <w:pBdr>
          <w:top w:val="nil"/>
          <w:left w:val="nil"/>
          <w:bottom w:val="nil"/>
          <w:right w:val="nil"/>
          <w:between w:val="nil"/>
        </w:pBdr>
      </w:pPr>
    </w:p>
    <w:p w14:paraId="6377EC23" w14:textId="77777777" w:rsidR="00D80D8A" w:rsidRDefault="00BE6280">
      <w:r>
        <w:rPr>
          <w:rFonts w:ascii="Arial Unicode MS" w:eastAsia="Arial Unicode MS" w:hAnsi="Arial Unicode MS" w:cs="Arial Unicode MS"/>
          <w:b/>
          <w:bCs/>
        </w:rPr>
        <w:t>기본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산정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방식</w:t>
      </w:r>
      <w:r>
        <w:rPr>
          <w:rFonts w:ascii="Arial Unicode MS" w:eastAsia="Arial Unicode MS" w:hAnsi="Arial Unicode MS" w:cs="Arial Unicode MS"/>
          <w:b/>
          <w:bCs/>
        </w:rPr>
        <w:t>: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비용</w:t>
      </w:r>
      <w:r>
        <w:rPr>
          <w:rFonts w:ascii="Arial Unicode MS" w:eastAsia="Arial Unicode MS" w:hAnsi="Arial Unicode MS" w:cs="Arial Unicode MS"/>
        </w:rPr>
        <w:t xml:space="preserve"> ≈ </w:t>
      </w:r>
      <w:r>
        <w:rPr>
          <w:rFonts w:ascii="Arial Unicode MS" w:eastAsia="Arial Unicode MS" w:hAnsi="Arial Unicode MS" w:cs="Arial Unicode MS"/>
        </w:rPr>
        <w:t>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평균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호출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수</w:t>
      </w:r>
      <w:r>
        <w:rPr>
          <w:rFonts w:ascii="Arial Unicode MS" w:eastAsia="Arial Unicode MS" w:hAnsi="Arial Unicode MS" w:cs="Arial Unicode MS"/>
        </w:rPr>
        <w:t xml:space="preserve"> × 30</w:t>
      </w:r>
      <w:r>
        <w:rPr>
          <w:rFonts w:ascii="Arial Unicode MS" w:eastAsia="Arial Unicode MS" w:hAnsi="Arial Unicode MS" w:cs="Arial Unicode MS"/>
        </w:rPr>
        <w:t>일</w:t>
      </w:r>
      <w:r>
        <w:rPr>
          <w:rFonts w:ascii="Arial Unicode MS" w:eastAsia="Arial Unicode MS" w:hAnsi="Arial Unicode MS" w:cs="Arial Unicode MS"/>
        </w:rPr>
        <w:t xml:space="preserve"> × {(</w:t>
      </w:r>
      <w:r>
        <w:rPr>
          <w:rFonts w:ascii="Arial Unicode MS" w:eastAsia="Arial Unicode MS" w:hAnsi="Arial Unicode MS" w:cs="Arial Unicode MS"/>
        </w:rPr>
        <w:t>평균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Input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토큰</w:t>
      </w:r>
      <w:r>
        <w:rPr>
          <w:rFonts w:ascii="Arial Unicode MS" w:eastAsia="Arial Unicode MS" w:hAnsi="Arial Unicode MS" w:cs="Arial Unicode MS"/>
        </w:rPr>
        <w:t xml:space="preserve"> × </w:t>
      </w:r>
      <w:proofErr w:type="spellStart"/>
      <w:r>
        <w:rPr>
          <w:rFonts w:ascii="Arial Unicode MS" w:eastAsia="Arial Unicode MS" w:hAnsi="Arial Unicode MS" w:cs="Arial Unicode MS"/>
        </w:rPr>
        <w:t>Input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단가</w:t>
      </w:r>
      <w:r>
        <w:rPr>
          <w:rFonts w:ascii="Arial Unicode MS" w:eastAsia="Arial Unicode MS" w:hAnsi="Arial Unicode MS" w:cs="Arial Unicode MS"/>
        </w:rPr>
        <w:t>) + (</w:t>
      </w:r>
      <w:r>
        <w:rPr>
          <w:rFonts w:ascii="Arial Unicode MS" w:eastAsia="Arial Unicode MS" w:hAnsi="Arial Unicode MS" w:cs="Arial Unicode MS"/>
        </w:rPr>
        <w:t>평균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Output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토큰</w:t>
      </w:r>
      <w:r>
        <w:rPr>
          <w:rFonts w:ascii="Arial Unicode MS" w:eastAsia="Arial Unicode MS" w:hAnsi="Arial Unicode MS" w:cs="Arial Unicode MS"/>
        </w:rPr>
        <w:t xml:space="preserve"> × </w:t>
      </w:r>
      <w:proofErr w:type="spellStart"/>
      <w:r>
        <w:rPr>
          <w:rFonts w:ascii="Arial Unicode MS" w:eastAsia="Arial Unicode MS" w:hAnsi="Arial Unicode MS" w:cs="Arial Unicode MS"/>
        </w:rPr>
        <w:t>Output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단가</w:t>
      </w:r>
      <w:r>
        <w:rPr>
          <w:rFonts w:ascii="Arial Unicode MS" w:eastAsia="Arial Unicode MS" w:hAnsi="Arial Unicode MS" w:cs="Arial Unicode MS"/>
        </w:rPr>
        <w:t>)}</w:t>
      </w:r>
    </w:p>
    <w:p w14:paraId="0AAAE9D6" w14:textId="77777777" w:rsidR="00D80D8A" w:rsidRDefault="00D80D8A">
      <w:pPr>
        <w:pBdr>
          <w:top w:val="nil"/>
          <w:left w:val="nil"/>
          <w:bottom w:val="nil"/>
          <w:right w:val="nil"/>
          <w:between w:val="nil"/>
        </w:pBdr>
      </w:pPr>
    </w:p>
    <w:p w14:paraId="59D97887" w14:textId="77777777" w:rsidR="00D80D8A" w:rsidRDefault="00BE6280">
      <w:r>
        <w:rPr>
          <w:rFonts w:ascii="Arial Unicode MS" w:eastAsia="Arial Unicode MS" w:hAnsi="Arial Unicode MS" w:cs="Arial Unicode MS"/>
        </w:rPr>
        <w:t>각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Provider</w:t>
      </w:r>
      <w:r>
        <w:rPr>
          <w:rFonts w:ascii="Arial Unicode MS" w:eastAsia="Arial Unicode MS" w:hAnsi="Arial Unicode MS" w:cs="Arial Unicode MS"/>
        </w:rPr>
        <w:t>의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과금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단위</w:t>
      </w:r>
      <w:r>
        <w:rPr>
          <w:rFonts w:ascii="Arial Unicode MS" w:eastAsia="Arial Unicode MS" w:hAnsi="Arial Unicode MS" w:cs="Arial Unicode MS"/>
        </w:rPr>
        <w:t xml:space="preserve">(1M </w:t>
      </w:r>
      <w:r>
        <w:rPr>
          <w:rFonts w:ascii="Arial Unicode MS" w:eastAsia="Arial Unicode MS" w:hAnsi="Arial Unicode MS" w:cs="Arial Unicode MS"/>
        </w:rPr>
        <w:t>토큰당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단가</w:t>
      </w:r>
      <w:r>
        <w:rPr>
          <w:rFonts w:ascii="Arial Unicode MS" w:eastAsia="Arial Unicode MS" w:hAnsi="Arial Unicode MS" w:cs="Arial Unicode MS"/>
        </w:rPr>
        <w:t>)</w:t>
      </w:r>
      <w:proofErr w:type="spellStart"/>
      <w:r>
        <w:rPr>
          <w:rFonts w:ascii="Arial Unicode MS" w:eastAsia="Arial Unicode MS" w:hAnsi="Arial Unicode MS" w:cs="Arial Unicode MS"/>
        </w:rPr>
        <w:t>를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기준으로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산출하며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정확한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단가는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Provider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공식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가격표를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참조한다</w:t>
      </w:r>
      <w:r>
        <w:rPr>
          <w:rFonts w:ascii="Arial Unicode MS" w:eastAsia="Arial Unicode MS" w:hAnsi="Arial Unicode MS" w:cs="Arial Unicode MS"/>
        </w:rPr>
        <w:t xml:space="preserve">. </w:t>
      </w:r>
      <w:r>
        <w:rPr>
          <w:rFonts w:ascii="Arial Unicode MS" w:eastAsia="Arial Unicode MS" w:hAnsi="Arial Unicode MS" w:cs="Arial Unicode MS"/>
        </w:rPr>
        <w:t>구체적인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모델별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가격은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부록</w:t>
      </w:r>
      <w:r>
        <w:rPr>
          <w:rFonts w:ascii="Arial Unicode MS" w:eastAsia="Arial Unicode MS" w:hAnsi="Arial Unicode MS" w:cs="Arial Unicode MS"/>
        </w:rPr>
        <w:t xml:space="preserve"> 13.2 </w:t>
      </w:r>
      <w:r>
        <w:rPr>
          <w:rFonts w:ascii="Arial Unicode MS" w:eastAsia="Arial Unicode MS" w:hAnsi="Arial Unicode MS" w:cs="Arial Unicode MS"/>
        </w:rPr>
        <w:t>가격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비교표에서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제공한다</w:t>
      </w:r>
      <w:r>
        <w:rPr>
          <w:rFonts w:ascii="Arial Unicode MS" w:eastAsia="Arial Unicode MS" w:hAnsi="Arial Unicode MS" w:cs="Arial Unicode MS"/>
        </w:rPr>
        <w:t>.</w:t>
      </w:r>
    </w:p>
    <w:tbl>
      <w:tblPr>
        <w:tblStyle w:val="af0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514"/>
        <w:gridCol w:w="4515"/>
      </w:tblGrid>
      <w:tr w:rsidR="00D80D8A" w14:paraId="147FE56D" w14:textId="77777777">
        <w:trPr>
          <w:tblHeader/>
        </w:trPr>
        <w:tc>
          <w:tcPr>
            <w:tcW w:w="4514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F1BF51" w14:textId="77777777" w:rsidR="00D80D8A" w:rsidRDefault="00BE6280">
            <w:pPr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프로젝트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조건</w:t>
            </w:r>
          </w:p>
        </w:tc>
        <w:tc>
          <w:tcPr>
            <w:tcW w:w="4514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454BF7" w14:textId="77777777" w:rsidR="00D80D8A" w:rsidRDefault="00BE6280">
            <w:pPr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모델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선정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시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행동</w:t>
            </w:r>
          </w:p>
        </w:tc>
      </w:tr>
      <w:tr w:rsidR="00D80D8A" w14:paraId="3F61BD83" w14:textId="77777777"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913DE7" w14:textId="77777777" w:rsidR="00D80D8A" w:rsidRDefault="00BE6280">
            <w:r>
              <w:rPr>
                <w:rFonts w:ascii="Arial Unicode MS" w:eastAsia="Arial Unicode MS" w:hAnsi="Arial Unicode MS" w:cs="Arial Unicode MS"/>
              </w:rPr>
              <w:t>월</w:t>
            </w:r>
            <w:r>
              <w:rPr>
                <w:rFonts w:ascii="Arial Unicode MS" w:eastAsia="Arial Unicode MS" w:hAnsi="Arial Unicode MS" w:cs="Arial Unicode MS"/>
              </w:rPr>
              <w:t xml:space="preserve"> LLM </w:t>
            </w:r>
            <w:r>
              <w:rPr>
                <w:rFonts w:ascii="Arial Unicode MS" w:eastAsia="Arial Unicode MS" w:hAnsi="Arial Unicode MS" w:cs="Arial Unicode MS"/>
              </w:rPr>
              <w:t>예산</w:t>
            </w:r>
            <w:r>
              <w:rPr>
                <w:rFonts w:ascii="Arial Unicode MS" w:eastAsia="Arial Unicode MS" w:hAnsi="Arial Unicode MS" w:cs="Arial Unicode MS"/>
              </w:rPr>
              <w:t xml:space="preserve"> $200 </w:t>
            </w:r>
            <w:r>
              <w:rPr>
                <w:rFonts w:ascii="Arial Unicode MS" w:eastAsia="Arial Unicode MS" w:hAnsi="Arial Unicode MS" w:cs="Arial Unicode MS"/>
              </w:rPr>
              <w:t>이하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PoC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>/</w:t>
            </w:r>
            <w:r>
              <w:rPr>
                <w:rFonts w:ascii="Arial Unicode MS" w:eastAsia="Arial Unicode MS" w:hAnsi="Arial Unicode MS" w:cs="Arial Unicode MS"/>
              </w:rPr>
              <w:t>내부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도구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등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비용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정당화가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어려운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프로젝트</w:t>
            </w:r>
          </w:p>
        </w:tc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006CFC" w14:textId="77777777" w:rsidR="00D80D8A" w:rsidRDefault="00BE6280">
            <w:r>
              <w:rPr>
                <w:rFonts w:ascii="Arial Unicode MS" w:eastAsia="Arial Unicode MS" w:hAnsi="Arial Unicode MS" w:cs="Arial Unicode MS"/>
              </w:rPr>
              <w:t>경량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티어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>(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Haiku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Flash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nano</w:t>
            </w:r>
            <w:r>
              <w:rPr>
                <w:rFonts w:ascii="Arial Unicode MS" w:eastAsia="Arial Unicode MS" w:hAnsi="Arial Unicode MS" w:cs="Arial Unicode MS"/>
              </w:rPr>
              <w:t>급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>)</w:t>
            </w:r>
            <w:r>
              <w:rPr>
                <w:rFonts w:ascii="Arial Unicode MS" w:eastAsia="Arial Unicode MS" w:hAnsi="Arial Unicode MS" w:cs="Arial Unicode MS"/>
              </w:rPr>
              <w:t>만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후보로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제한</w:t>
            </w:r>
            <w:r>
              <w:rPr>
                <w:rFonts w:ascii="Arial Unicode MS" w:eastAsia="Arial Unicode MS" w:hAnsi="Arial Unicode MS" w:cs="Arial Unicode MS"/>
              </w:rPr>
              <w:t xml:space="preserve">. 3.2 </w:t>
            </w:r>
            <w:r>
              <w:rPr>
                <w:rFonts w:ascii="Arial Unicode MS" w:eastAsia="Arial Unicode MS" w:hAnsi="Arial Unicode MS" w:cs="Arial Unicode MS"/>
              </w:rPr>
              <w:t>트리에서</w:t>
            </w:r>
            <w:r>
              <w:rPr>
                <w:rFonts w:ascii="Arial Unicode MS" w:eastAsia="Arial Unicode MS" w:hAnsi="Arial Unicode MS" w:cs="Arial Unicode MS"/>
              </w:rPr>
              <w:t xml:space="preserve"> "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PoC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및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소규모</w:t>
            </w:r>
            <w:r>
              <w:rPr>
                <w:rFonts w:ascii="Arial Unicode MS" w:eastAsia="Arial Unicode MS" w:hAnsi="Arial Unicode MS" w:cs="Arial Unicode MS"/>
              </w:rPr>
              <w:t xml:space="preserve">" </w:t>
            </w:r>
            <w:r>
              <w:rPr>
                <w:rFonts w:ascii="Arial Unicode MS" w:eastAsia="Arial Unicode MS" w:hAnsi="Arial Unicode MS" w:cs="Arial Unicode MS"/>
              </w:rPr>
              <w:t>경로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진입</w:t>
            </w:r>
            <w:r>
              <w:rPr>
                <w:rFonts w:ascii="Arial Unicode MS" w:eastAsia="Arial Unicode MS" w:hAnsi="Arial Unicode MS" w:cs="Arial Unicode MS"/>
              </w:rPr>
              <w:t xml:space="preserve">.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DeepSeek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등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초저가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API</w:t>
            </w:r>
            <w:r>
              <w:rPr>
                <w:rFonts w:ascii="Arial Unicode MS" w:eastAsia="Arial Unicode MS" w:hAnsi="Arial Unicode MS" w:cs="Arial Unicode MS"/>
              </w:rPr>
              <w:t>도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검토</w:t>
            </w:r>
          </w:p>
        </w:tc>
      </w:tr>
      <w:tr w:rsidR="00D80D8A" w14:paraId="0AA0471C" w14:textId="77777777"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B02CBF" w14:textId="77777777" w:rsidR="00D80D8A" w:rsidRDefault="00BE6280">
            <w:r>
              <w:rPr>
                <w:rFonts w:ascii="Arial Unicode MS" w:eastAsia="Arial Unicode MS" w:hAnsi="Arial Unicode MS" w:cs="Arial Unicode MS"/>
              </w:rPr>
              <w:t>월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예산</w:t>
            </w:r>
            <w:r>
              <w:rPr>
                <w:rFonts w:ascii="Arial Unicode MS" w:eastAsia="Arial Unicode MS" w:hAnsi="Arial Unicode MS" w:cs="Arial Unicode MS"/>
              </w:rPr>
              <w:t xml:space="preserve"> $200~$1,000, </w:t>
            </w:r>
            <w:r>
              <w:rPr>
                <w:rFonts w:ascii="Arial Unicode MS" w:eastAsia="Arial Unicode MS" w:hAnsi="Arial Unicode MS" w:cs="Arial Unicode MS"/>
              </w:rPr>
              <w:t>예산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초과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프로젝트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승인에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영향</w:t>
            </w:r>
          </w:p>
        </w:tc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B17347" w14:textId="77777777" w:rsidR="00D80D8A" w:rsidRDefault="00BE6280">
            <w:r>
              <w:rPr>
                <w:rFonts w:ascii="Arial Unicode MS" w:eastAsia="Arial Unicode MS" w:hAnsi="Arial Unicode MS" w:cs="Arial Unicode MS"/>
              </w:rPr>
              <w:t>범용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티어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>(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Sonnet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, GPT </w:t>
            </w:r>
            <w:r>
              <w:rPr>
                <w:rFonts w:ascii="Arial Unicode MS" w:eastAsia="Arial Unicode MS" w:hAnsi="Arial Unicode MS" w:cs="Arial Unicode MS"/>
              </w:rPr>
              <w:t>일반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Gemini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Pro</w:t>
            </w:r>
            <w:r>
              <w:rPr>
                <w:rFonts w:ascii="Arial Unicode MS" w:eastAsia="Arial Unicode MS" w:hAnsi="Arial Unicode MS" w:cs="Arial Unicode MS"/>
              </w:rPr>
              <w:t>급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>)</w:t>
            </w:r>
            <w:r>
              <w:rPr>
                <w:rFonts w:ascii="Arial Unicode MS" w:eastAsia="Arial Unicode MS" w:hAnsi="Arial Unicode MS" w:cs="Arial Unicode MS"/>
              </w:rPr>
              <w:t>까지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후보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포함</w:t>
            </w:r>
            <w:r>
              <w:rPr>
                <w:rFonts w:ascii="Arial Unicode MS" w:eastAsia="Arial Unicode MS" w:hAnsi="Arial Unicode MS" w:cs="Arial Unicode MS"/>
              </w:rPr>
              <w:t xml:space="preserve">. </w:t>
            </w:r>
            <w:r>
              <w:rPr>
                <w:rFonts w:ascii="Arial Unicode MS" w:eastAsia="Arial Unicode MS" w:hAnsi="Arial Unicode MS" w:cs="Arial Unicode MS"/>
              </w:rPr>
              <w:t>플래그십은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월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비용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시뮬레이션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예산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확인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시에만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후보</w:t>
            </w:r>
          </w:p>
        </w:tc>
      </w:tr>
      <w:tr w:rsidR="00D80D8A" w14:paraId="57497974" w14:textId="77777777"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D4A842" w14:textId="77777777" w:rsidR="00D80D8A" w:rsidRDefault="00BE6280">
            <w:r>
              <w:rPr>
                <w:rFonts w:ascii="Arial Unicode MS" w:eastAsia="Arial Unicode MS" w:hAnsi="Arial Unicode MS" w:cs="Arial Unicode MS"/>
              </w:rPr>
              <w:t>예산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범</w:t>
            </w:r>
            <w:r>
              <w:rPr>
                <w:rFonts w:ascii="Arial Unicode MS" w:eastAsia="Arial Unicode MS" w:hAnsi="Arial Unicode MS" w:cs="Arial Unicode MS"/>
              </w:rPr>
              <w:t>위가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있으나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성능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대비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유연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조정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가능</w:t>
            </w:r>
          </w:p>
        </w:tc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47B077" w14:textId="77777777" w:rsidR="00D80D8A" w:rsidRDefault="00BE6280">
            <w:r>
              <w:rPr>
                <w:rFonts w:ascii="Arial Unicode MS" w:eastAsia="Arial Unicode MS" w:hAnsi="Arial Unicode MS" w:cs="Arial Unicode MS"/>
              </w:rPr>
              <w:t>비용을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필터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조건이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아닌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비교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조건으로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사용</w:t>
            </w:r>
            <w:r>
              <w:rPr>
                <w:rFonts w:ascii="Arial Unicode MS" w:eastAsia="Arial Unicode MS" w:hAnsi="Arial Unicode MS" w:cs="Arial Unicode MS"/>
              </w:rPr>
              <w:t xml:space="preserve">. </w:t>
            </w:r>
            <w:r>
              <w:rPr>
                <w:rFonts w:ascii="Arial Unicode MS" w:eastAsia="Arial Unicode MS" w:hAnsi="Arial Unicode MS" w:cs="Arial Unicode MS"/>
              </w:rPr>
              <w:t>후보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제한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없이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비용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대비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성능을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비교하여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최적안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선택</w:t>
            </w:r>
          </w:p>
        </w:tc>
      </w:tr>
      <w:tr w:rsidR="00D80D8A" w14:paraId="0B14212B" w14:textId="77777777"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C54822" w14:textId="77777777" w:rsidR="00D80D8A" w:rsidRDefault="00BE6280">
            <w:r>
              <w:rPr>
                <w:rFonts w:ascii="Arial Unicode MS" w:eastAsia="Arial Unicode MS" w:hAnsi="Arial Unicode MS" w:cs="Arial Unicode MS"/>
              </w:rPr>
              <w:t>비용보다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성능</w:t>
            </w:r>
            <w:r>
              <w:rPr>
                <w:rFonts w:ascii="Arial Unicode MS" w:eastAsia="Arial Unicode MS" w:hAnsi="Arial Unicode MS" w:cs="Arial Unicode MS"/>
              </w:rPr>
              <w:t>·</w:t>
            </w:r>
            <w:r>
              <w:rPr>
                <w:rFonts w:ascii="Arial Unicode MS" w:eastAsia="Arial Unicode MS" w:hAnsi="Arial Unicode MS" w:cs="Arial Unicode MS"/>
              </w:rPr>
              <w:t>보안이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절대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우선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예산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상한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사실상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없음</w:t>
            </w:r>
          </w:p>
        </w:tc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6D16E6" w14:textId="77777777" w:rsidR="00D80D8A" w:rsidRDefault="00BE6280">
            <w:r>
              <w:rPr>
                <w:rFonts w:ascii="Arial Unicode MS" w:eastAsia="Arial Unicode MS" w:hAnsi="Arial Unicode MS" w:cs="Arial Unicode MS"/>
              </w:rPr>
              <w:t>비용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기준으로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후보를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제한하지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않음</w:t>
            </w:r>
            <w:r>
              <w:rPr>
                <w:rFonts w:ascii="Arial Unicode MS" w:eastAsia="Arial Unicode MS" w:hAnsi="Arial Unicode MS" w:cs="Arial Unicode MS"/>
              </w:rPr>
              <w:t xml:space="preserve">. </w:t>
            </w:r>
            <w:r>
              <w:rPr>
                <w:rFonts w:ascii="Arial Unicode MS" w:eastAsia="Arial Unicode MS" w:hAnsi="Arial Unicode MS" w:cs="Arial Unicode MS"/>
              </w:rPr>
              <w:t>플래그십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포함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전체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후보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검토</w:t>
            </w:r>
            <w:r>
              <w:rPr>
                <w:rFonts w:ascii="Arial Unicode MS" w:eastAsia="Arial Unicode MS" w:hAnsi="Arial Unicode MS" w:cs="Arial Unicode MS"/>
              </w:rPr>
              <w:t>. 3.4</w:t>
            </w:r>
            <w:r>
              <w:rPr>
                <w:rFonts w:ascii="Arial Unicode MS" w:eastAsia="Arial Unicode MS" w:hAnsi="Arial Unicode MS" w:cs="Arial Unicode MS"/>
              </w:rPr>
              <w:t>절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Model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Routing</w:t>
            </w:r>
            <w:r>
              <w:rPr>
                <w:rFonts w:ascii="Arial Unicode MS" w:eastAsia="Arial Unicode MS" w:hAnsi="Arial Unicode MS" w:cs="Arial Unicode MS"/>
              </w:rPr>
              <w:t>도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적극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검토</w:t>
            </w:r>
          </w:p>
        </w:tc>
      </w:tr>
    </w:tbl>
    <w:p w14:paraId="1E491729" w14:textId="77777777" w:rsidR="00D80D8A" w:rsidRDefault="00BE6280">
      <w:pPr>
        <w:pStyle w:val="4"/>
      </w:pPr>
      <w:bookmarkStart w:id="25" w:name="_z3rb3aj5q01u" w:colFirst="0" w:colLast="0"/>
      <w:bookmarkEnd w:id="25"/>
      <w:r>
        <w:rPr>
          <w:rFonts w:ascii="Arial Unicode MS" w:eastAsia="Arial Unicode MS" w:hAnsi="Arial Unicode MS" w:cs="Arial Unicode MS"/>
        </w:rPr>
        <w:t xml:space="preserve">3.1.2 </w:t>
      </w:r>
      <w:proofErr w:type="spellStart"/>
      <w:r>
        <w:rPr>
          <w:rFonts w:ascii="Arial Unicode MS" w:eastAsia="Arial Unicode MS" w:hAnsi="Arial Unicode MS" w:cs="Arial Unicode MS"/>
        </w:rPr>
        <w:t>성능</w:t>
      </w:r>
      <w:r>
        <w:rPr>
          <w:rFonts w:ascii="Arial Unicode MS" w:eastAsia="Arial Unicode MS" w:hAnsi="Arial Unicode MS" w:cs="Arial Unicode MS"/>
        </w:rPr>
        <w:t>·</w:t>
      </w:r>
      <w:r>
        <w:rPr>
          <w:rFonts w:ascii="Arial Unicode MS" w:eastAsia="Arial Unicode MS" w:hAnsi="Arial Unicode MS" w:cs="Arial Unicode MS"/>
        </w:rPr>
        <w:t>정확도</w:t>
      </w:r>
      <w:proofErr w:type="spellEnd"/>
      <w:r>
        <w:rPr>
          <w:rFonts w:ascii="Arial Unicode MS" w:eastAsia="Arial Unicode MS" w:hAnsi="Arial Unicode MS" w:cs="Arial Unicode MS"/>
        </w:rPr>
        <w:t xml:space="preserve"> (</w:t>
      </w:r>
      <w:proofErr w:type="spellStart"/>
      <w:r>
        <w:rPr>
          <w:rFonts w:ascii="Arial Unicode MS" w:eastAsia="Arial Unicode MS" w:hAnsi="Arial Unicode MS" w:cs="Arial Unicode MS"/>
        </w:rPr>
        <w:t>Performance</w:t>
      </w:r>
      <w:proofErr w:type="spellEnd"/>
      <w:r>
        <w:rPr>
          <w:rFonts w:ascii="Arial Unicode MS" w:eastAsia="Arial Unicode MS" w:hAnsi="Arial Unicode MS" w:cs="Arial Unicode MS"/>
        </w:rPr>
        <w:t>)</w:t>
      </w:r>
    </w:p>
    <w:p w14:paraId="750A3DA2" w14:textId="77777777" w:rsidR="00D80D8A" w:rsidRDefault="00BE6280">
      <w:r>
        <w:rPr>
          <w:rFonts w:ascii="Arial Unicode MS" w:eastAsia="Arial Unicode MS" w:hAnsi="Arial Unicode MS" w:cs="Arial Unicode MS"/>
        </w:rPr>
        <w:t>공인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벤치마크는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모델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대략적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수준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비교에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활용하되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최종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판단은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반드시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자사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업무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데이터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기반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평가</w:t>
      </w:r>
      <w:r>
        <w:rPr>
          <w:rFonts w:ascii="Arial Unicode MS" w:eastAsia="Arial Unicode MS" w:hAnsi="Arial Unicode MS" w:cs="Arial Unicode MS"/>
        </w:rPr>
        <w:t>(</w:t>
      </w:r>
      <w:proofErr w:type="spellStart"/>
      <w:r>
        <w:rPr>
          <w:rFonts w:ascii="Arial Unicode MS" w:eastAsia="Arial Unicode MS" w:hAnsi="Arial Unicode MS" w:cs="Arial Unicode MS"/>
        </w:rPr>
        <w:t>Task-Specific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Evaluation</w:t>
      </w:r>
      <w:proofErr w:type="spellEnd"/>
      <w:r>
        <w:rPr>
          <w:rFonts w:ascii="Arial Unicode MS" w:eastAsia="Arial Unicode MS" w:hAnsi="Arial Unicode MS" w:cs="Arial Unicode MS"/>
        </w:rPr>
        <w:t>)</w:t>
      </w:r>
      <w:r>
        <w:rPr>
          <w:rFonts w:ascii="Arial Unicode MS" w:eastAsia="Arial Unicode MS" w:hAnsi="Arial Unicode MS" w:cs="Arial Unicode MS"/>
        </w:rPr>
        <w:t>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보완해야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한다</w:t>
      </w:r>
      <w:r>
        <w:rPr>
          <w:rFonts w:ascii="Arial Unicode MS" w:eastAsia="Arial Unicode MS" w:hAnsi="Arial Unicode MS" w:cs="Arial Unicode MS"/>
        </w:rPr>
        <w:t xml:space="preserve">. </w:t>
      </w:r>
      <w:proofErr w:type="spellStart"/>
      <w:r>
        <w:rPr>
          <w:rFonts w:ascii="Arial Unicode MS" w:eastAsia="Arial Unicode MS" w:hAnsi="Arial Unicode MS" w:cs="Arial Unicode MS"/>
        </w:rPr>
        <w:t>MMLU</w:t>
      </w:r>
      <w:r>
        <w:rPr>
          <w:rFonts w:ascii="Arial Unicode MS" w:eastAsia="Arial Unicode MS" w:hAnsi="Arial Unicode MS" w:cs="Arial Unicode MS"/>
        </w:rPr>
        <w:t>를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비롯한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기존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벤치마크는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프론티어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모델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성능이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포화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상태에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도달한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만큼</w:t>
      </w:r>
      <w:r>
        <w:rPr>
          <w:rFonts w:ascii="Arial Unicode MS" w:eastAsia="Arial Unicode MS" w:hAnsi="Arial Unicode MS" w:cs="Arial Unicode MS"/>
        </w:rPr>
        <w:t>, MMLU-</w:t>
      </w:r>
      <w:proofErr w:type="spellStart"/>
      <w:r>
        <w:rPr>
          <w:rFonts w:ascii="Arial Unicode MS" w:eastAsia="Arial Unicode MS" w:hAnsi="Arial Unicode MS" w:cs="Arial Unicode MS"/>
        </w:rPr>
        <w:t>Pro</w:t>
      </w:r>
      <w:proofErr w:type="spellEnd"/>
      <w:r>
        <w:rPr>
          <w:rFonts w:ascii="Arial Unicode MS" w:eastAsia="Arial Unicode MS" w:hAnsi="Arial Unicode MS" w:cs="Arial Unicode MS"/>
        </w:rPr>
        <w:t>, GPQA-</w:t>
      </w:r>
      <w:proofErr w:type="spellStart"/>
      <w:r>
        <w:rPr>
          <w:rFonts w:ascii="Arial Unicode MS" w:eastAsia="Arial Unicode MS" w:hAnsi="Arial Unicode MS" w:cs="Arial Unicode MS"/>
        </w:rPr>
        <w:t>Diamond</w:t>
      </w:r>
      <w:proofErr w:type="spellEnd"/>
      <w:r>
        <w:rPr>
          <w:rFonts w:ascii="Arial Unicode MS" w:eastAsia="Arial Unicode MS" w:hAnsi="Arial Unicode MS" w:cs="Arial Unicode MS"/>
        </w:rPr>
        <w:t>, SWE-</w:t>
      </w:r>
      <w:proofErr w:type="spellStart"/>
      <w:r>
        <w:rPr>
          <w:rFonts w:ascii="Arial Unicode MS" w:eastAsia="Arial Unicode MS" w:hAnsi="Arial Unicode MS" w:cs="Arial Unicode MS"/>
        </w:rPr>
        <w:t>bench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Verified</w:t>
      </w:r>
      <w:proofErr w:type="spellEnd"/>
      <w:r>
        <w:rPr>
          <w:rFonts w:ascii="Arial Unicode MS" w:eastAsia="Arial Unicode MS" w:hAnsi="Arial Unicode MS" w:cs="Arial Unicode MS"/>
        </w:rPr>
        <w:t xml:space="preserve">, </w:t>
      </w:r>
      <w:proofErr w:type="spellStart"/>
      <w:r>
        <w:rPr>
          <w:rFonts w:ascii="Arial Unicode MS" w:eastAsia="Arial Unicode MS" w:hAnsi="Arial Unicode MS" w:cs="Arial Unicode MS"/>
        </w:rPr>
        <w:t>LiveCodeBench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등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난이도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높은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벤치마크를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통한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변별력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확보가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더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중요해졌다</w:t>
      </w:r>
      <w:proofErr w:type="spellEnd"/>
      <w:r>
        <w:rPr>
          <w:rFonts w:ascii="Arial Unicode MS" w:eastAsia="Arial Unicode MS" w:hAnsi="Arial Unicode MS" w:cs="Arial Unicode MS"/>
        </w:rPr>
        <w:t xml:space="preserve">. </w:t>
      </w:r>
      <w:r>
        <w:rPr>
          <w:rFonts w:ascii="Arial Unicode MS" w:eastAsia="Arial Unicode MS" w:hAnsi="Arial Unicode MS" w:cs="Arial Unicode MS"/>
        </w:rPr>
        <w:t>자사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평가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시에는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실제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업무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시나리오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20~50</w:t>
      </w:r>
      <w:r>
        <w:rPr>
          <w:rFonts w:ascii="Arial Unicode MS" w:eastAsia="Arial Unicode MS" w:hAnsi="Arial Unicode MS" w:cs="Arial Unicode MS"/>
        </w:rPr>
        <w:t>건을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기반으로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정확도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관련성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형식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준수율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등을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평가하는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것을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권장한다</w:t>
      </w:r>
      <w:r>
        <w:rPr>
          <w:rFonts w:ascii="Arial Unicode MS" w:eastAsia="Arial Unicode MS" w:hAnsi="Arial Unicode MS" w:cs="Arial Unicode MS"/>
        </w:rPr>
        <w:t>.</w:t>
      </w:r>
    </w:p>
    <w:p w14:paraId="24EB6378" w14:textId="77777777" w:rsidR="00D80D8A" w:rsidRDefault="00D80D8A">
      <w:pPr>
        <w:pBdr>
          <w:top w:val="nil"/>
          <w:left w:val="nil"/>
          <w:bottom w:val="nil"/>
          <w:right w:val="nil"/>
          <w:between w:val="nil"/>
        </w:pBdr>
      </w:pPr>
    </w:p>
    <w:p w14:paraId="7553B08E" w14:textId="77777777" w:rsidR="00D80D8A" w:rsidRDefault="00BE6280">
      <w:r>
        <w:rPr>
          <w:rFonts w:ascii="Arial Unicode MS" w:eastAsia="Arial Unicode MS" w:hAnsi="Arial Unicode MS" w:cs="Arial Unicode MS"/>
          <w:b/>
          <w:bCs/>
        </w:rPr>
        <w:t xml:space="preserve">Tool </w:t>
      </w:r>
      <w:proofErr w:type="spellStart"/>
      <w:r>
        <w:rPr>
          <w:rFonts w:ascii="Arial Unicode MS" w:eastAsia="Arial Unicode MS" w:hAnsi="Arial Unicode MS" w:cs="Arial Unicode MS"/>
          <w:b/>
          <w:bCs/>
        </w:rPr>
        <w:t>Use</w:t>
      </w:r>
      <w:proofErr w:type="spellEnd"/>
      <w:r>
        <w:rPr>
          <w:rFonts w:ascii="Arial Unicode MS" w:eastAsia="Arial Unicode MS" w:hAnsi="Arial Unicode MS" w:cs="Arial Unicode MS"/>
          <w:b/>
          <w:bCs/>
        </w:rPr>
        <w:t>(</w:t>
      </w:r>
      <w:proofErr w:type="spellStart"/>
      <w:r>
        <w:rPr>
          <w:rFonts w:ascii="Arial Unicode MS" w:eastAsia="Arial Unicode MS" w:hAnsi="Arial Unicode MS" w:cs="Arial Unicode MS"/>
          <w:b/>
          <w:bCs/>
        </w:rPr>
        <w:t>Function</w:t>
      </w:r>
      <w:proofErr w:type="spellEnd"/>
      <w:r>
        <w:rPr>
          <w:rFonts w:ascii="Arial Unicode MS" w:eastAsia="Arial Unicode MS" w:hAnsi="Arial Unicode MS" w:cs="Arial Unicode MS"/>
          <w:b/>
          <w:bCs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b/>
          <w:bCs/>
        </w:rPr>
        <w:t>Calling</w:t>
      </w:r>
      <w:proofErr w:type="spellEnd"/>
      <w:r>
        <w:rPr>
          <w:rFonts w:ascii="Arial Unicode MS" w:eastAsia="Arial Unicode MS" w:hAnsi="Arial Unicode MS" w:cs="Arial Unicode MS"/>
          <w:b/>
          <w:bCs/>
        </w:rPr>
        <w:t xml:space="preserve">) </w:t>
      </w:r>
      <w:r>
        <w:rPr>
          <w:rFonts w:ascii="Arial Unicode MS" w:eastAsia="Arial Unicode MS" w:hAnsi="Arial Unicode MS" w:cs="Arial Unicode MS"/>
          <w:b/>
          <w:bCs/>
        </w:rPr>
        <w:t>정확도</w:t>
      </w:r>
      <w:r>
        <w:rPr>
          <w:rFonts w:ascii="Arial Unicode MS" w:eastAsia="Arial Unicode MS" w:hAnsi="Arial Unicode MS" w:cs="Arial Unicode MS"/>
          <w:b/>
          <w:bCs/>
        </w:rPr>
        <w:t>:</w:t>
      </w:r>
      <w:r>
        <w:rPr>
          <w:rFonts w:ascii="Arial Unicode MS" w:eastAsia="Arial Unicode MS" w:hAnsi="Arial Unicode MS" w:cs="Arial Unicode MS"/>
        </w:rPr>
        <w:t xml:space="preserve"> AI </w:t>
      </w:r>
      <w:proofErr w:type="spellStart"/>
      <w:r>
        <w:rPr>
          <w:rFonts w:ascii="Arial Unicode MS" w:eastAsia="Arial Unicode MS" w:hAnsi="Arial Unicode MS" w:cs="Arial Unicode MS"/>
        </w:rPr>
        <w:t>Agent</w:t>
      </w:r>
      <w:r>
        <w:rPr>
          <w:rFonts w:ascii="Arial Unicode MS" w:eastAsia="Arial Unicode MS" w:hAnsi="Arial Unicode MS" w:cs="Arial Unicode MS"/>
        </w:rPr>
        <w:t>의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핵심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동작은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도구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호출이므로</w:t>
      </w:r>
      <w:r>
        <w:rPr>
          <w:rFonts w:ascii="Arial Unicode MS" w:eastAsia="Arial Unicode MS" w:hAnsi="Arial Unicode MS" w:cs="Arial Unicode MS"/>
        </w:rPr>
        <w:t xml:space="preserve">, </w:t>
      </w:r>
      <w:proofErr w:type="spellStart"/>
      <w:r>
        <w:rPr>
          <w:rFonts w:ascii="Arial Unicode MS" w:eastAsia="Arial Unicode MS" w:hAnsi="Arial Unicode MS" w:cs="Arial Unicode MS"/>
        </w:rPr>
        <w:t>모델별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Function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Calling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성능을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반드시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별도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평가해야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한다</w:t>
      </w:r>
      <w:r>
        <w:rPr>
          <w:rFonts w:ascii="Arial Unicode MS" w:eastAsia="Arial Unicode MS" w:hAnsi="Arial Unicode MS" w:cs="Arial Unicode MS"/>
        </w:rPr>
        <w:t xml:space="preserve">. </w:t>
      </w:r>
      <w:r>
        <w:rPr>
          <w:rFonts w:ascii="Arial Unicode MS" w:eastAsia="Arial Unicode MS" w:hAnsi="Arial Unicode MS" w:cs="Arial Unicode MS"/>
        </w:rPr>
        <w:t>구체적으로는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올바른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함수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선택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정확도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파라미터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생성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정확도</w:t>
      </w:r>
      <w:r>
        <w:rPr>
          <w:rFonts w:ascii="Arial Unicode MS" w:eastAsia="Arial Unicode MS" w:hAnsi="Arial Unicode MS" w:cs="Arial Unicode MS"/>
        </w:rPr>
        <w:t>(</w:t>
      </w:r>
      <w:proofErr w:type="spellStart"/>
      <w:r>
        <w:rPr>
          <w:rFonts w:ascii="Arial Unicode MS" w:eastAsia="Arial Unicode MS" w:hAnsi="Arial Unicode MS" w:cs="Arial Unicode MS"/>
        </w:rPr>
        <w:t>타입</w:t>
      </w:r>
      <w:r>
        <w:rPr>
          <w:rFonts w:ascii="Arial Unicode MS" w:eastAsia="Arial Unicode MS" w:hAnsi="Arial Unicode MS" w:cs="Arial Unicode MS"/>
        </w:rPr>
        <w:t>·</w:t>
      </w:r>
      <w:r>
        <w:rPr>
          <w:rFonts w:ascii="Arial Unicode MS" w:eastAsia="Arial Unicode MS" w:hAnsi="Arial Unicode MS" w:cs="Arial Unicode MS"/>
        </w:rPr>
        <w:t>형식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준수</w:t>
      </w:r>
      <w:r>
        <w:rPr>
          <w:rFonts w:ascii="Arial Unicode MS" w:eastAsia="Arial Unicode MS" w:hAnsi="Arial Unicode MS" w:cs="Arial Unicode MS"/>
        </w:rPr>
        <w:t xml:space="preserve">), </w:t>
      </w:r>
      <w:r>
        <w:rPr>
          <w:rFonts w:ascii="Arial Unicode MS" w:eastAsia="Arial Unicode MS" w:hAnsi="Arial Unicode MS" w:cs="Arial Unicode MS"/>
        </w:rPr>
        <w:t>불필요한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호출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억제율</w:t>
      </w:r>
      <w:proofErr w:type="spellEnd"/>
      <w:r>
        <w:rPr>
          <w:rFonts w:ascii="Arial Unicode MS" w:eastAsia="Arial Unicode MS" w:hAnsi="Arial Unicode MS" w:cs="Arial Unicode MS"/>
        </w:rPr>
        <w:t>(</w:t>
      </w:r>
      <w:r>
        <w:rPr>
          <w:rFonts w:ascii="Arial Unicode MS" w:eastAsia="Arial Unicode MS" w:hAnsi="Arial Unicode MS" w:cs="Arial Unicode MS"/>
        </w:rPr>
        <w:t>환각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호출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방지</w:t>
      </w:r>
      <w:r>
        <w:rPr>
          <w:rFonts w:ascii="Arial Unicode MS" w:eastAsia="Arial Unicode MS" w:hAnsi="Arial Unicode MS" w:cs="Arial Unicode MS"/>
        </w:rPr>
        <w:t>)</w:t>
      </w:r>
      <w:r>
        <w:rPr>
          <w:rFonts w:ascii="Arial Unicode MS" w:eastAsia="Arial Unicode MS" w:hAnsi="Arial Unicode MS" w:cs="Arial Unicode MS"/>
        </w:rPr>
        <w:t>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측정한다</w:t>
      </w:r>
      <w:r>
        <w:rPr>
          <w:rFonts w:ascii="Arial Unicode MS" w:eastAsia="Arial Unicode MS" w:hAnsi="Arial Unicode MS" w:cs="Arial Unicode MS"/>
        </w:rPr>
        <w:t xml:space="preserve">. </w:t>
      </w:r>
      <w:r>
        <w:rPr>
          <w:rFonts w:ascii="Arial Unicode MS" w:eastAsia="Arial Unicode MS" w:hAnsi="Arial Unicode MS" w:cs="Arial Unicode MS"/>
        </w:rPr>
        <w:t>모델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간</w:t>
      </w:r>
      <w:r>
        <w:rPr>
          <w:rFonts w:ascii="Arial Unicode MS" w:eastAsia="Arial Unicode MS" w:hAnsi="Arial Unicode MS" w:cs="Arial Unicode MS"/>
        </w:rPr>
        <w:t xml:space="preserve"> Tool </w:t>
      </w:r>
      <w:proofErr w:type="spellStart"/>
      <w:r>
        <w:rPr>
          <w:rFonts w:ascii="Arial Unicode MS" w:eastAsia="Arial Unicode MS" w:hAnsi="Arial Unicode MS" w:cs="Arial Unicode MS"/>
        </w:rPr>
        <w:t>Use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성능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편차는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텍스트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생성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품질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이상으</w:t>
      </w:r>
      <w:r>
        <w:rPr>
          <w:rFonts w:ascii="Arial Unicode MS" w:eastAsia="Arial Unicode MS" w:hAnsi="Arial Unicode MS" w:cs="Arial Unicode MS"/>
        </w:rPr>
        <w:t>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크며</w:t>
      </w:r>
      <w:r>
        <w:rPr>
          <w:rFonts w:ascii="Arial Unicode MS" w:eastAsia="Arial Unicode MS" w:hAnsi="Arial Unicode MS" w:cs="Arial Unicode MS"/>
        </w:rPr>
        <w:t xml:space="preserve">, BFCL </w:t>
      </w:r>
      <w:r>
        <w:rPr>
          <w:rFonts w:ascii="Arial Unicode MS" w:eastAsia="Arial Unicode MS" w:hAnsi="Arial Unicode MS" w:cs="Arial Unicode MS"/>
        </w:rPr>
        <w:t>등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공개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벤치마크를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참고하되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자사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Agent</w:t>
      </w:r>
      <w:r>
        <w:rPr>
          <w:rFonts w:ascii="Arial Unicode MS" w:eastAsia="Arial Unicode MS" w:hAnsi="Arial Unicode MS" w:cs="Arial Unicode MS"/>
        </w:rPr>
        <w:t>가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사용하는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실제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도구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스키마로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추가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평가하는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것을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필수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권장한다</w:t>
      </w:r>
      <w:r>
        <w:rPr>
          <w:rFonts w:ascii="Arial Unicode MS" w:eastAsia="Arial Unicode MS" w:hAnsi="Arial Unicode MS" w:cs="Arial Unicode MS"/>
        </w:rPr>
        <w:t>.</w:t>
      </w:r>
    </w:p>
    <w:p w14:paraId="26A9401B" w14:textId="77777777" w:rsidR="00D80D8A" w:rsidRDefault="00D80D8A">
      <w:pPr>
        <w:pBdr>
          <w:top w:val="nil"/>
          <w:left w:val="nil"/>
          <w:bottom w:val="nil"/>
          <w:right w:val="nil"/>
          <w:between w:val="nil"/>
        </w:pBdr>
      </w:pPr>
    </w:p>
    <w:tbl>
      <w:tblPr>
        <w:tblStyle w:val="af1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514"/>
        <w:gridCol w:w="4515"/>
      </w:tblGrid>
      <w:tr w:rsidR="00D80D8A" w14:paraId="0932BCD6" w14:textId="77777777">
        <w:trPr>
          <w:tblHeader/>
        </w:trPr>
        <w:tc>
          <w:tcPr>
            <w:tcW w:w="4514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0D23D9" w14:textId="77777777" w:rsidR="00D80D8A" w:rsidRDefault="00BE6280">
            <w:pPr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프로젝트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조건</w:t>
            </w:r>
          </w:p>
        </w:tc>
        <w:tc>
          <w:tcPr>
            <w:tcW w:w="4514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252616" w14:textId="77777777" w:rsidR="00D80D8A" w:rsidRDefault="00BE6280">
            <w:pPr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모델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선정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시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행동</w:t>
            </w:r>
          </w:p>
        </w:tc>
      </w:tr>
      <w:tr w:rsidR="00D80D8A" w14:paraId="5424AE31" w14:textId="77777777"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8322F9" w14:textId="77777777" w:rsidR="00D80D8A" w:rsidRDefault="00BE6280">
            <w:proofErr w:type="spellStart"/>
            <w:r>
              <w:rPr>
                <w:rFonts w:ascii="Arial Unicode MS" w:eastAsia="Arial Unicode MS" w:hAnsi="Arial Unicode MS" w:cs="Arial Unicode MS"/>
              </w:rPr>
              <w:t>Agent</w:t>
            </w:r>
            <w:r>
              <w:rPr>
                <w:rFonts w:ascii="Arial Unicode MS" w:eastAsia="Arial Unicode MS" w:hAnsi="Arial Unicode MS" w:cs="Arial Unicode MS"/>
              </w:rPr>
              <w:t>의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판단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오류가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재무적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손실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법적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리스크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고객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이탈로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직결</w:t>
            </w:r>
            <w:r>
              <w:rPr>
                <w:rFonts w:ascii="Arial Unicode MS" w:eastAsia="Arial Unicode MS" w:hAnsi="Arial Unicode MS" w:cs="Arial Unicode MS"/>
              </w:rPr>
              <w:t xml:space="preserve"> (</w:t>
            </w:r>
            <w:r>
              <w:rPr>
                <w:rFonts w:ascii="Arial Unicode MS" w:eastAsia="Arial Unicode MS" w:hAnsi="Arial Unicode MS" w:cs="Arial Unicode MS"/>
              </w:rPr>
              <w:t>예</w:t>
            </w:r>
            <w:r>
              <w:rPr>
                <w:rFonts w:ascii="Arial Unicode MS" w:eastAsia="Arial Unicode MS" w:hAnsi="Arial Unicode MS" w:cs="Arial Unicode MS"/>
              </w:rPr>
              <w:t xml:space="preserve">: </w:t>
            </w:r>
            <w:r>
              <w:rPr>
                <w:rFonts w:ascii="Arial Unicode MS" w:eastAsia="Arial Unicode MS" w:hAnsi="Arial Unicode MS" w:cs="Arial Unicode MS"/>
              </w:rPr>
              <w:t>계약서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분석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의료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보조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코드</w:t>
            </w:r>
            <w:r>
              <w:rPr>
                <w:rFonts w:ascii="Arial Unicode MS" w:eastAsia="Arial Unicode MS" w:hAnsi="Arial Unicode MS" w:cs="Arial Unicode MS"/>
              </w:rPr>
              <w:t>→</w:t>
            </w:r>
            <w:r>
              <w:rPr>
                <w:rFonts w:ascii="Arial Unicode MS" w:eastAsia="Arial Unicode MS" w:hAnsi="Arial Unicode MS" w:cs="Arial Unicode MS"/>
              </w:rPr>
              <w:t>프로덕션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배포</w:t>
            </w:r>
            <w:r>
              <w:rPr>
                <w:rFonts w:ascii="Arial Unicode MS" w:eastAsia="Arial Unicode MS" w:hAnsi="Arial Unicode MS" w:cs="Arial Unicode MS"/>
              </w:rPr>
              <w:t>)</w:t>
            </w:r>
          </w:p>
        </w:tc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E1AFDF" w14:textId="77777777" w:rsidR="00D80D8A" w:rsidRDefault="00BE6280">
            <w:r>
              <w:rPr>
                <w:rFonts w:ascii="Arial Unicode MS" w:eastAsia="Arial Unicode MS" w:hAnsi="Arial Unicode MS" w:cs="Arial Unicode MS"/>
              </w:rPr>
              <w:t>플래그십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티어만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후보로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제한</w:t>
            </w:r>
            <w:r>
              <w:rPr>
                <w:rFonts w:ascii="Arial Unicode MS" w:eastAsia="Arial Unicode MS" w:hAnsi="Arial Unicode MS" w:cs="Arial Unicode MS"/>
              </w:rPr>
              <w:t xml:space="preserve">. </w:t>
            </w:r>
            <w:r>
              <w:rPr>
                <w:rFonts w:ascii="Arial Unicode MS" w:eastAsia="Arial Unicode MS" w:hAnsi="Arial Unicode MS" w:cs="Arial Unicode MS"/>
              </w:rPr>
              <w:t>자사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도메인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테스트셋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평가를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필수로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수행하고</w:t>
            </w:r>
            <w:r>
              <w:rPr>
                <w:rFonts w:ascii="Arial Unicode MS" w:eastAsia="Arial Unicode MS" w:hAnsi="Arial Unicode MS" w:cs="Arial Unicode MS"/>
              </w:rPr>
              <w:t xml:space="preserve">, Tool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Use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정확도를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별도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측정</w:t>
            </w:r>
            <w:r>
              <w:rPr>
                <w:rFonts w:ascii="Arial Unicode MS" w:eastAsia="Arial Unicode MS" w:hAnsi="Arial Unicode MS" w:cs="Arial Unicode MS"/>
              </w:rPr>
              <w:t xml:space="preserve">. 3.2 </w:t>
            </w:r>
            <w:r>
              <w:rPr>
                <w:rFonts w:ascii="Arial Unicode MS" w:eastAsia="Arial Unicode MS" w:hAnsi="Arial Unicode MS" w:cs="Arial Unicode MS"/>
              </w:rPr>
              <w:t>트리에서</w:t>
            </w:r>
            <w:r>
              <w:rPr>
                <w:rFonts w:ascii="Arial Unicode MS" w:eastAsia="Arial Unicode MS" w:hAnsi="Arial Unicode MS" w:cs="Arial Unicode MS"/>
              </w:rPr>
              <w:t xml:space="preserve"> "</w:t>
            </w:r>
            <w:r>
              <w:rPr>
                <w:rFonts w:ascii="Arial Unicode MS" w:eastAsia="Arial Unicode MS" w:hAnsi="Arial Unicode MS" w:cs="Arial Unicode MS"/>
              </w:rPr>
              <w:t>성능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최상위</w:t>
            </w:r>
            <w:r>
              <w:rPr>
                <w:rFonts w:ascii="Arial Unicode MS" w:eastAsia="Arial Unicode MS" w:hAnsi="Arial Unicode MS" w:cs="Arial Unicode MS"/>
              </w:rPr>
              <w:t xml:space="preserve">" </w:t>
            </w:r>
            <w:r>
              <w:rPr>
                <w:rFonts w:ascii="Arial Unicode MS" w:eastAsia="Arial Unicode MS" w:hAnsi="Arial Unicode MS" w:cs="Arial Unicode MS"/>
              </w:rPr>
              <w:t>경로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진입</w:t>
            </w:r>
          </w:p>
        </w:tc>
      </w:tr>
      <w:tr w:rsidR="00D80D8A" w14:paraId="3A77921F" w14:textId="77777777"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3B5FC6" w14:textId="77777777" w:rsidR="00D80D8A" w:rsidRDefault="00BE6280">
            <w:r>
              <w:rPr>
                <w:rFonts w:ascii="Arial Unicode MS" w:eastAsia="Arial Unicode MS" w:hAnsi="Arial Unicode MS" w:cs="Arial Unicode MS"/>
              </w:rPr>
              <w:t>응답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품질이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사용자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만족도에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직접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영향을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주지만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인간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검토</w:t>
            </w:r>
            <w:r>
              <w:rPr>
                <w:rFonts w:ascii="Arial Unicode MS" w:eastAsia="Arial Unicode MS" w:hAnsi="Arial Unicode MS" w:cs="Arial Unicode MS"/>
              </w:rPr>
              <w:t>·</w:t>
            </w:r>
            <w:r>
              <w:rPr>
                <w:rFonts w:ascii="Arial Unicode MS" w:eastAsia="Arial Unicode MS" w:hAnsi="Arial Unicode MS" w:cs="Arial Unicode MS"/>
              </w:rPr>
              <w:t>수정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구조가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있는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경우</w:t>
            </w:r>
          </w:p>
        </w:tc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D5FDD4" w14:textId="77777777" w:rsidR="00D80D8A" w:rsidRDefault="00BE6280">
            <w:r>
              <w:rPr>
                <w:rFonts w:ascii="Arial Unicode MS" w:eastAsia="Arial Unicode MS" w:hAnsi="Arial Unicode MS" w:cs="Arial Unicode MS"/>
              </w:rPr>
              <w:t>범용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이상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티어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후보</w:t>
            </w:r>
            <w:r>
              <w:rPr>
                <w:rFonts w:ascii="Arial Unicode MS" w:eastAsia="Arial Unicode MS" w:hAnsi="Arial Unicode MS" w:cs="Arial Unicode MS"/>
              </w:rPr>
              <w:t xml:space="preserve">. </w:t>
            </w:r>
            <w:r>
              <w:rPr>
                <w:rFonts w:ascii="Arial Unicode MS" w:eastAsia="Arial Unicode MS" w:hAnsi="Arial Unicode MS" w:cs="Arial Unicode MS"/>
              </w:rPr>
              <w:t>자사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도메인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테스트셋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평가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권장</w:t>
            </w:r>
            <w:r>
              <w:rPr>
                <w:rFonts w:ascii="Arial Unicode MS" w:eastAsia="Arial Unicode MS" w:hAnsi="Arial Unicode MS" w:cs="Arial Unicode MS"/>
              </w:rPr>
              <w:t>. HITL(4</w:t>
            </w:r>
            <w:r>
              <w:rPr>
                <w:rFonts w:ascii="Arial Unicode MS" w:eastAsia="Arial Unicode MS" w:hAnsi="Arial Unicode MS" w:cs="Arial Unicode MS"/>
              </w:rPr>
              <w:t>장</w:t>
            </w:r>
            <w:r>
              <w:rPr>
                <w:rFonts w:ascii="Arial Unicode MS" w:eastAsia="Arial Unicode MS" w:hAnsi="Arial Unicode MS" w:cs="Arial Unicode MS"/>
              </w:rPr>
              <w:t xml:space="preserve">) </w:t>
            </w:r>
            <w:r>
              <w:rPr>
                <w:rFonts w:ascii="Arial Unicode MS" w:eastAsia="Arial Unicode MS" w:hAnsi="Arial Unicode MS" w:cs="Arial Unicode MS"/>
              </w:rPr>
              <w:t>설계와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병행하여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오류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보완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경로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확보</w:t>
            </w:r>
          </w:p>
        </w:tc>
      </w:tr>
      <w:tr w:rsidR="00D80D8A" w14:paraId="5DFDE6A8" w14:textId="77777777"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2D7C84" w14:textId="77777777" w:rsidR="00D80D8A" w:rsidRDefault="00BE6280">
            <w:r>
              <w:rPr>
                <w:rFonts w:ascii="Arial Unicode MS" w:eastAsia="Arial Unicode MS" w:hAnsi="Arial Unicode MS" w:cs="Arial Unicode MS"/>
              </w:rPr>
              <w:t>내부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업무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보조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용도로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정확도가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다소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낮아도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생산성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향상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효과가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있는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경우</w:t>
            </w:r>
          </w:p>
        </w:tc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0E91D9" w14:textId="77777777" w:rsidR="00D80D8A" w:rsidRDefault="00BE6280">
            <w:proofErr w:type="spellStart"/>
            <w:r>
              <w:rPr>
                <w:rFonts w:ascii="Arial Unicode MS" w:eastAsia="Arial Unicode MS" w:hAnsi="Arial Unicode MS" w:cs="Arial Unicode MS"/>
              </w:rPr>
              <w:t>범용</w:t>
            </w:r>
            <w:r>
              <w:rPr>
                <w:rFonts w:ascii="Arial Unicode MS" w:eastAsia="Arial Unicode MS" w:hAnsi="Arial Unicode MS" w:cs="Arial Unicode MS"/>
              </w:rPr>
              <w:t>~</w:t>
            </w:r>
            <w:r>
              <w:rPr>
                <w:rFonts w:ascii="Arial Unicode MS" w:eastAsia="Arial Unicode MS" w:hAnsi="Arial Unicode MS" w:cs="Arial Unicode MS"/>
              </w:rPr>
              <w:t>경량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티어까지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넓</w:t>
            </w:r>
            <w:r>
              <w:rPr>
                <w:rFonts w:ascii="Arial Unicode MS" w:eastAsia="Arial Unicode MS" w:hAnsi="Arial Unicode MS" w:cs="Arial Unicode MS"/>
              </w:rPr>
              <w:t>게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검토</w:t>
            </w:r>
            <w:r>
              <w:rPr>
                <w:rFonts w:ascii="Arial Unicode MS" w:eastAsia="Arial Unicode MS" w:hAnsi="Arial Unicode MS" w:cs="Arial Unicode MS"/>
              </w:rPr>
              <w:t xml:space="preserve">. </w:t>
            </w:r>
            <w:r>
              <w:rPr>
                <w:rFonts w:ascii="Arial Unicode MS" w:eastAsia="Arial Unicode MS" w:hAnsi="Arial Unicode MS" w:cs="Arial Unicode MS"/>
              </w:rPr>
              <w:t>벤치마크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점수보다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비용</w:t>
            </w:r>
            <w:r>
              <w:rPr>
                <w:rFonts w:ascii="Arial Unicode MS" w:eastAsia="Arial Unicode MS" w:hAnsi="Arial Unicode MS" w:cs="Arial Unicode MS"/>
              </w:rPr>
              <w:t>·</w:t>
            </w:r>
            <w:r>
              <w:rPr>
                <w:rFonts w:ascii="Arial Unicode MS" w:eastAsia="Arial Unicode MS" w:hAnsi="Arial Unicode MS" w:cs="Arial Unicode MS"/>
              </w:rPr>
              <w:t>속도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기준으로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모델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비교</w:t>
            </w:r>
          </w:p>
        </w:tc>
      </w:tr>
      <w:tr w:rsidR="00D80D8A" w14:paraId="76C311DD" w14:textId="77777777"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86970A" w14:textId="77777777" w:rsidR="00D80D8A" w:rsidRDefault="00BE6280">
            <w:r>
              <w:rPr>
                <w:rFonts w:ascii="Arial Unicode MS" w:eastAsia="Arial Unicode MS" w:hAnsi="Arial Unicode MS" w:cs="Arial Unicode MS"/>
              </w:rPr>
              <w:t>단순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분류</w:t>
            </w:r>
            <w:r>
              <w:rPr>
                <w:rFonts w:ascii="Arial Unicode MS" w:eastAsia="Arial Unicode MS" w:hAnsi="Arial Unicode MS" w:cs="Arial Unicode MS"/>
              </w:rPr>
              <w:t>·</w:t>
            </w:r>
            <w:r>
              <w:rPr>
                <w:rFonts w:ascii="Arial Unicode MS" w:eastAsia="Arial Unicode MS" w:hAnsi="Arial Unicode MS" w:cs="Arial Unicode MS"/>
              </w:rPr>
              <w:t>라우팅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등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정확도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편차가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최종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품질에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미미한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경우</w:t>
            </w:r>
          </w:p>
        </w:tc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5D5CEE" w14:textId="77777777" w:rsidR="00D80D8A" w:rsidRDefault="00BE6280">
            <w:r>
              <w:rPr>
                <w:rFonts w:ascii="Arial Unicode MS" w:eastAsia="Arial Unicode MS" w:hAnsi="Arial Unicode MS" w:cs="Arial Unicode MS"/>
              </w:rPr>
              <w:t>경량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티어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우선</w:t>
            </w:r>
            <w:r>
              <w:rPr>
                <w:rFonts w:ascii="Arial Unicode MS" w:eastAsia="Arial Unicode MS" w:hAnsi="Arial Unicode MS" w:cs="Arial Unicode MS"/>
              </w:rPr>
              <w:t xml:space="preserve">. </w:t>
            </w:r>
            <w:r>
              <w:rPr>
                <w:rFonts w:ascii="Arial Unicode MS" w:eastAsia="Arial Unicode MS" w:hAnsi="Arial Unicode MS" w:cs="Arial Unicode MS"/>
              </w:rPr>
              <w:t>성능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기준으로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후보를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제한하지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않음</w:t>
            </w:r>
          </w:p>
        </w:tc>
      </w:tr>
    </w:tbl>
    <w:p w14:paraId="349151C8" w14:textId="77777777" w:rsidR="00D80D8A" w:rsidRDefault="00BE6280">
      <w:pPr>
        <w:pStyle w:val="4"/>
      </w:pPr>
      <w:bookmarkStart w:id="26" w:name="_9a2tctlp8gfn" w:colFirst="0" w:colLast="0"/>
      <w:bookmarkEnd w:id="26"/>
      <w:r>
        <w:rPr>
          <w:rFonts w:ascii="Arial Unicode MS" w:eastAsia="Arial Unicode MS" w:hAnsi="Arial Unicode MS" w:cs="Arial Unicode MS"/>
        </w:rPr>
        <w:t xml:space="preserve">3.1.3 </w:t>
      </w:r>
      <w:r>
        <w:rPr>
          <w:rFonts w:ascii="Arial Unicode MS" w:eastAsia="Arial Unicode MS" w:hAnsi="Arial Unicode MS" w:cs="Arial Unicode MS"/>
        </w:rPr>
        <w:t>응답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지연</w:t>
      </w:r>
      <w:r>
        <w:rPr>
          <w:rFonts w:ascii="Arial Unicode MS" w:eastAsia="Arial Unicode MS" w:hAnsi="Arial Unicode MS" w:cs="Arial Unicode MS"/>
        </w:rPr>
        <w:t xml:space="preserve"> (</w:t>
      </w:r>
      <w:proofErr w:type="spellStart"/>
      <w:r>
        <w:rPr>
          <w:rFonts w:ascii="Arial Unicode MS" w:eastAsia="Arial Unicode MS" w:hAnsi="Arial Unicode MS" w:cs="Arial Unicode MS"/>
        </w:rPr>
        <w:t>Latency</w:t>
      </w:r>
      <w:proofErr w:type="spellEnd"/>
      <w:r>
        <w:rPr>
          <w:rFonts w:ascii="Arial Unicode MS" w:eastAsia="Arial Unicode MS" w:hAnsi="Arial Unicode MS" w:cs="Arial Unicode MS"/>
        </w:rPr>
        <w:t>)</w:t>
      </w:r>
    </w:p>
    <w:p w14:paraId="45FB414B" w14:textId="77777777" w:rsidR="00D80D8A" w:rsidRDefault="00BE6280">
      <w:r>
        <w:rPr>
          <w:rFonts w:ascii="Arial Unicode MS" w:eastAsia="Arial Unicode MS" w:hAnsi="Arial Unicode MS" w:cs="Arial Unicode MS"/>
        </w:rPr>
        <w:t>실시간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대화형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Agent</w:t>
      </w:r>
      <w:r>
        <w:rPr>
          <w:rFonts w:ascii="Arial Unicode MS" w:eastAsia="Arial Unicode MS" w:hAnsi="Arial Unicode MS" w:cs="Arial Unicode MS"/>
        </w:rPr>
        <w:t>에서는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응답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지연이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사용자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경험을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좌우하는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핵심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지표이다</w:t>
      </w:r>
      <w:r>
        <w:rPr>
          <w:rFonts w:ascii="Arial Unicode MS" w:eastAsia="Arial Unicode MS" w:hAnsi="Arial Unicode MS" w:cs="Arial Unicode MS"/>
        </w:rPr>
        <w:t xml:space="preserve">. </w:t>
      </w:r>
      <w:r>
        <w:rPr>
          <w:rFonts w:ascii="Arial Unicode MS" w:eastAsia="Arial Unicode MS" w:hAnsi="Arial Unicode MS" w:cs="Arial Unicode MS"/>
        </w:rPr>
        <w:t>성능</w:t>
      </w:r>
      <w:r>
        <w:rPr>
          <w:rFonts w:ascii="Arial Unicode MS" w:eastAsia="Arial Unicode MS" w:hAnsi="Arial Unicode MS" w:cs="Arial Unicode MS"/>
        </w:rPr>
        <w:t>(</w:t>
      </w:r>
      <w:r>
        <w:rPr>
          <w:rFonts w:ascii="Arial Unicode MS" w:eastAsia="Arial Unicode MS" w:hAnsi="Arial Unicode MS" w:cs="Arial Unicode MS"/>
        </w:rPr>
        <w:t>정확도</w:t>
      </w:r>
      <w:r>
        <w:rPr>
          <w:rFonts w:ascii="Arial Unicode MS" w:eastAsia="Arial Unicode MS" w:hAnsi="Arial Unicode MS" w:cs="Arial Unicode MS"/>
        </w:rPr>
        <w:t>)</w:t>
      </w:r>
      <w:r>
        <w:rPr>
          <w:rFonts w:ascii="Arial Unicode MS" w:eastAsia="Arial Unicode MS" w:hAnsi="Arial Unicode MS" w:cs="Arial Unicode MS"/>
        </w:rPr>
        <w:t>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별도로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속도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관점의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평가를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독립적으로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수행해야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한다</w:t>
      </w:r>
      <w:r>
        <w:rPr>
          <w:rFonts w:ascii="Arial Unicode MS" w:eastAsia="Arial Unicode MS" w:hAnsi="Arial Unicode MS" w:cs="Arial Unicode MS"/>
        </w:rPr>
        <w:t>.</w:t>
      </w:r>
    </w:p>
    <w:p w14:paraId="5304B9B4" w14:textId="77777777" w:rsidR="00D80D8A" w:rsidRDefault="00D80D8A">
      <w:pPr>
        <w:pBdr>
          <w:top w:val="nil"/>
          <w:left w:val="nil"/>
          <w:bottom w:val="nil"/>
          <w:right w:val="nil"/>
          <w:between w:val="nil"/>
        </w:pBdr>
      </w:pPr>
    </w:p>
    <w:p w14:paraId="775517F6" w14:textId="77777777" w:rsidR="00D80D8A" w:rsidRDefault="00BE6280">
      <w:pPr>
        <w:numPr>
          <w:ilvl w:val="0"/>
          <w:numId w:val="6"/>
        </w:numPr>
        <w:rPr>
          <w:color w:val="000000"/>
        </w:rPr>
      </w:pPr>
      <w:r>
        <w:rPr>
          <w:b/>
          <w:bCs/>
        </w:rPr>
        <w:t xml:space="preserve">TTFT (Time </w:t>
      </w:r>
      <w:proofErr w:type="spellStart"/>
      <w:r>
        <w:rPr>
          <w:b/>
          <w:bCs/>
        </w:rPr>
        <w:t>to</w:t>
      </w:r>
      <w:proofErr w:type="spellEnd"/>
      <w:r>
        <w:rPr>
          <w:b/>
          <w:bCs/>
        </w:rPr>
        <w:t xml:space="preserve"> First </w:t>
      </w:r>
      <w:proofErr w:type="spellStart"/>
      <w:r>
        <w:rPr>
          <w:b/>
          <w:bCs/>
        </w:rPr>
        <w:t>Token</w:t>
      </w:r>
      <w:proofErr w:type="spellEnd"/>
      <w:r>
        <w:rPr>
          <w:b/>
          <w:bCs/>
        </w:rPr>
        <w:t>):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첫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번째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토큰이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반환되기까지의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시간</w:t>
      </w:r>
      <w:r>
        <w:rPr>
          <w:rFonts w:ascii="Arial Unicode MS" w:eastAsia="Arial Unicode MS" w:hAnsi="Arial Unicode MS" w:cs="Arial Unicode MS"/>
        </w:rPr>
        <w:t xml:space="preserve">. </w:t>
      </w:r>
      <w:r>
        <w:rPr>
          <w:rFonts w:ascii="Arial Unicode MS" w:eastAsia="Arial Unicode MS" w:hAnsi="Arial Unicode MS" w:cs="Arial Unicode MS"/>
        </w:rPr>
        <w:t>실시간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채팅형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Agent</w:t>
      </w:r>
      <w:r>
        <w:rPr>
          <w:rFonts w:ascii="Arial Unicode MS" w:eastAsia="Arial Unicode MS" w:hAnsi="Arial Unicode MS" w:cs="Arial Unicode MS"/>
        </w:rPr>
        <w:t>에서는</w:t>
      </w:r>
      <w:proofErr w:type="spellEnd"/>
      <w:r>
        <w:rPr>
          <w:rFonts w:ascii="Arial Unicode MS" w:eastAsia="Arial Unicode MS" w:hAnsi="Arial Unicode MS" w:cs="Arial Unicode MS"/>
        </w:rPr>
        <w:t xml:space="preserve"> 2</w:t>
      </w:r>
      <w:r>
        <w:rPr>
          <w:rFonts w:ascii="Arial Unicode MS" w:eastAsia="Arial Unicode MS" w:hAnsi="Arial Unicode MS" w:cs="Arial Unicode MS"/>
        </w:rPr>
        <w:t>초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이내를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권장한다</w:t>
      </w:r>
      <w:r>
        <w:rPr>
          <w:rFonts w:ascii="Arial Unicode MS" w:eastAsia="Arial Unicode MS" w:hAnsi="Arial Unicode MS" w:cs="Arial Unicode MS"/>
        </w:rPr>
        <w:t>.</w:t>
      </w:r>
    </w:p>
    <w:p w14:paraId="168535F3" w14:textId="77777777" w:rsidR="00D80D8A" w:rsidRDefault="00BE6280">
      <w:pPr>
        <w:numPr>
          <w:ilvl w:val="0"/>
          <w:numId w:val="6"/>
        </w:numPr>
        <w:rPr>
          <w:color w:val="000000"/>
        </w:rPr>
      </w:pPr>
      <w:r>
        <w:rPr>
          <w:b/>
          <w:bCs/>
        </w:rPr>
        <w:t>TPS (</w:t>
      </w:r>
      <w:proofErr w:type="spellStart"/>
      <w:r>
        <w:rPr>
          <w:b/>
          <w:bCs/>
        </w:rPr>
        <w:t>Tokens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Per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Second</w:t>
      </w:r>
      <w:proofErr w:type="spellEnd"/>
      <w:r>
        <w:rPr>
          <w:b/>
          <w:bCs/>
        </w:rPr>
        <w:t>):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초당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출력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토큰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수</w:t>
      </w:r>
      <w:r>
        <w:rPr>
          <w:rFonts w:ascii="Arial Unicode MS" w:eastAsia="Arial Unicode MS" w:hAnsi="Arial Unicode MS" w:cs="Arial Unicode MS"/>
        </w:rPr>
        <w:t xml:space="preserve">. </w:t>
      </w:r>
      <w:r>
        <w:rPr>
          <w:rFonts w:ascii="Arial Unicode MS" w:eastAsia="Arial Unicode MS" w:hAnsi="Arial Unicode MS" w:cs="Arial Unicode MS"/>
        </w:rPr>
        <w:t>장문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응답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생성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전체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대기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시간에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영향</w:t>
      </w:r>
      <w:r>
        <w:rPr>
          <w:rFonts w:ascii="Arial Unicode MS" w:eastAsia="Arial Unicode MS" w:hAnsi="Arial Unicode MS" w:cs="Arial Unicode MS"/>
        </w:rPr>
        <w:t xml:space="preserve">. </w:t>
      </w:r>
      <w:r>
        <w:rPr>
          <w:rFonts w:ascii="Arial Unicode MS" w:eastAsia="Arial Unicode MS" w:hAnsi="Arial Unicode MS" w:cs="Arial Unicode MS"/>
        </w:rPr>
        <w:t>스트리밍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출력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지원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여부도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함께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확인한다</w:t>
      </w:r>
      <w:r>
        <w:rPr>
          <w:rFonts w:ascii="Arial Unicode MS" w:eastAsia="Arial Unicode MS" w:hAnsi="Arial Unicode MS" w:cs="Arial Unicode MS"/>
        </w:rPr>
        <w:t>.</w:t>
      </w:r>
    </w:p>
    <w:p w14:paraId="0F736F3E" w14:textId="77777777" w:rsidR="00D80D8A" w:rsidRDefault="00BE6280">
      <w:pPr>
        <w:numPr>
          <w:ilvl w:val="0"/>
          <w:numId w:val="6"/>
        </w:numPr>
        <w:rPr>
          <w:color w:val="000000"/>
        </w:rPr>
      </w:pPr>
      <w:r>
        <w:rPr>
          <w:rFonts w:ascii="Arial Unicode MS" w:eastAsia="Arial Unicode MS" w:hAnsi="Arial Unicode MS" w:cs="Arial Unicode MS"/>
          <w:b/>
          <w:bCs/>
        </w:rPr>
        <w:t>모델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b/>
          <w:bCs/>
        </w:rPr>
        <w:t>티</w:t>
      </w:r>
      <w:r>
        <w:rPr>
          <w:rFonts w:ascii="Arial Unicode MS" w:eastAsia="Arial Unicode MS" w:hAnsi="Arial Unicode MS" w:cs="Arial Unicode MS"/>
          <w:b/>
          <w:bCs/>
        </w:rPr>
        <w:t>어별</w:t>
      </w:r>
      <w:proofErr w:type="spellEnd"/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특성</w:t>
      </w:r>
      <w:r>
        <w:rPr>
          <w:rFonts w:ascii="Arial Unicode MS" w:eastAsia="Arial Unicode MS" w:hAnsi="Arial Unicode MS" w:cs="Arial Unicode MS"/>
          <w:b/>
          <w:bCs/>
        </w:rPr>
        <w:t>: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경량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모델</w:t>
      </w:r>
      <w:r>
        <w:rPr>
          <w:rFonts w:ascii="Arial Unicode MS" w:eastAsia="Arial Unicode MS" w:hAnsi="Arial Unicode MS" w:cs="Arial Unicode MS"/>
        </w:rPr>
        <w:t>(</w:t>
      </w:r>
      <w:proofErr w:type="spellStart"/>
      <w:r>
        <w:rPr>
          <w:rFonts w:ascii="Arial Unicode MS" w:eastAsia="Arial Unicode MS" w:hAnsi="Arial Unicode MS" w:cs="Arial Unicode MS"/>
        </w:rPr>
        <w:t>Haiku</w:t>
      </w:r>
      <w:proofErr w:type="spellEnd"/>
      <w:r>
        <w:rPr>
          <w:rFonts w:ascii="Arial Unicode MS" w:eastAsia="Arial Unicode MS" w:hAnsi="Arial Unicode MS" w:cs="Arial Unicode MS"/>
        </w:rPr>
        <w:t xml:space="preserve">, </w:t>
      </w:r>
      <w:proofErr w:type="spellStart"/>
      <w:r>
        <w:rPr>
          <w:rFonts w:ascii="Arial Unicode MS" w:eastAsia="Arial Unicode MS" w:hAnsi="Arial Unicode MS" w:cs="Arial Unicode MS"/>
        </w:rPr>
        <w:t>Flash</w:t>
      </w:r>
      <w:proofErr w:type="spellEnd"/>
      <w:r>
        <w:rPr>
          <w:rFonts w:ascii="Arial Unicode MS" w:eastAsia="Arial Unicode MS" w:hAnsi="Arial Unicode MS" w:cs="Arial Unicode MS"/>
        </w:rPr>
        <w:t xml:space="preserve">, </w:t>
      </w:r>
      <w:proofErr w:type="spellStart"/>
      <w:r>
        <w:rPr>
          <w:rFonts w:ascii="Arial Unicode MS" w:eastAsia="Arial Unicode MS" w:hAnsi="Arial Unicode MS" w:cs="Arial Unicode MS"/>
        </w:rPr>
        <w:t>mini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계열</w:t>
      </w:r>
      <w:r>
        <w:rPr>
          <w:rFonts w:ascii="Arial Unicode MS" w:eastAsia="Arial Unicode MS" w:hAnsi="Arial Unicode MS" w:cs="Arial Unicode MS"/>
        </w:rPr>
        <w:t>)</w:t>
      </w:r>
      <w:r>
        <w:rPr>
          <w:rFonts w:ascii="Arial Unicode MS" w:eastAsia="Arial Unicode MS" w:hAnsi="Arial Unicode MS" w:cs="Arial Unicode MS"/>
        </w:rPr>
        <w:t>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가장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빠르고</w:t>
      </w:r>
      <w:r>
        <w:rPr>
          <w:rFonts w:ascii="Arial Unicode MS" w:eastAsia="Arial Unicode MS" w:hAnsi="Arial Unicode MS" w:cs="Arial Unicode MS"/>
        </w:rPr>
        <w:t xml:space="preserve">, </w:t>
      </w:r>
      <w:proofErr w:type="spellStart"/>
      <w:r>
        <w:rPr>
          <w:rFonts w:ascii="Arial Unicode MS" w:eastAsia="Arial Unicode MS" w:hAnsi="Arial Unicode MS" w:cs="Arial Unicode MS"/>
        </w:rPr>
        <w:t>Reasoning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모델</w:t>
      </w:r>
      <w:r>
        <w:rPr>
          <w:rFonts w:ascii="Arial Unicode MS" w:eastAsia="Arial Unicode MS" w:hAnsi="Arial Unicode MS" w:cs="Arial Unicode MS"/>
        </w:rPr>
        <w:t>(</w:t>
      </w:r>
      <w:proofErr w:type="spellStart"/>
      <w:r>
        <w:rPr>
          <w:rFonts w:ascii="Arial Unicode MS" w:eastAsia="Arial Unicode MS" w:hAnsi="Arial Unicode MS" w:cs="Arial Unicode MS"/>
        </w:rPr>
        <w:t>o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시리즈</w:t>
      </w:r>
      <w:r>
        <w:rPr>
          <w:rFonts w:ascii="Arial Unicode MS" w:eastAsia="Arial Unicode MS" w:hAnsi="Arial Unicode MS" w:cs="Arial Unicode MS"/>
        </w:rPr>
        <w:t xml:space="preserve">, </w:t>
      </w:r>
      <w:proofErr w:type="spellStart"/>
      <w:r>
        <w:rPr>
          <w:rFonts w:ascii="Arial Unicode MS" w:eastAsia="Arial Unicode MS" w:hAnsi="Arial Unicode MS" w:cs="Arial Unicode MS"/>
        </w:rPr>
        <w:t>Extended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Thinking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등</w:t>
      </w:r>
      <w:r>
        <w:rPr>
          <w:rFonts w:ascii="Arial Unicode MS" w:eastAsia="Arial Unicode MS" w:hAnsi="Arial Unicode MS" w:cs="Arial Unicode MS"/>
        </w:rPr>
        <w:t>)</w:t>
      </w:r>
      <w:r>
        <w:rPr>
          <w:rFonts w:ascii="Arial Unicode MS" w:eastAsia="Arial Unicode MS" w:hAnsi="Arial Unicode MS" w:cs="Arial Unicode MS"/>
        </w:rPr>
        <w:t>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가장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느리다</w:t>
      </w:r>
      <w:r>
        <w:rPr>
          <w:rFonts w:ascii="Arial Unicode MS" w:eastAsia="Arial Unicode MS" w:hAnsi="Arial Unicode MS" w:cs="Arial Unicode MS"/>
        </w:rPr>
        <w:t xml:space="preserve">. </w:t>
      </w:r>
      <w:r>
        <w:rPr>
          <w:rFonts w:ascii="Arial Unicode MS" w:eastAsia="Arial Unicode MS" w:hAnsi="Arial Unicode MS" w:cs="Arial Unicode MS"/>
        </w:rPr>
        <w:t>플래그십은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중간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수준이나</w:t>
      </w:r>
      <w:r>
        <w:rPr>
          <w:rFonts w:ascii="Arial Unicode MS" w:eastAsia="Arial Unicode MS" w:hAnsi="Arial Unicode MS" w:cs="Arial Unicode MS"/>
        </w:rPr>
        <w:t xml:space="preserve">, </w:t>
      </w:r>
      <w:proofErr w:type="spellStart"/>
      <w:r>
        <w:rPr>
          <w:rFonts w:ascii="Arial Unicode MS" w:eastAsia="Arial Unicode MS" w:hAnsi="Arial Unicode MS" w:cs="Arial Unicode MS"/>
        </w:rPr>
        <w:t>Provider</w:t>
      </w:r>
      <w:r>
        <w:rPr>
          <w:rFonts w:ascii="Arial Unicode MS" w:eastAsia="Arial Unicode MS" w:hAnsi="Arial Unicode MS" w:cs="Arial Unicode MS"/>
        </w:rPr>
        <w:t>별</w:t>
      </w:r>
      <w:r>
        <w:rPr>
          <w:rFonts w:ascii="Arial Unicode MS" w:eastAsia="Arial Unicode MS" w:hAnsi="Arial Unicode MS" w:cs="Arial Unicode MS"/>
        </w:rPr>
        <w:t>·</w:t>
      </w:r>
      <w:r>
        <w:rPr>
          <w:rFonts w:ascii="Arial Unicode MS" w:eastAsia="Arial Unicode MS" w:hAnsi="Arial Unicode MS" w:cs="Arial Unicode MS"/>
        </w:rPr>
        <w:t>시간대별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편차가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크므로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실측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필수</w:t>
      </w:r>
      <w:r>
        <w:rPr>
          <w:rFonts w:ascii="Arial Unicode MS" w:eastAsia="Arial Unicode MS" w:hAnsi="Arial Unicode MS" w:cs="Arial Unicode MS"/>
        </w:rPr>
        <w:t>.</w:t>
      </w:r>
    </w:p>
    <w:p w14:paraId="5A7F4755" w14:textId="77777777" w:rsidR="00D80D8A" w:rsidRDefault="00D80D8A">
      <w:pPr>
        <w:pBdr>
          <w:top w:val="nil"/>
          <w:left w:val="nil"/>
          <w:bottom w:val="nil"/>
          <w:right w:val="nil"/>
          <w:between w:val="nil"/>
        </w:pBdr>
      </w:pPr>
    </w:p>
    <w:tbl>
      <w:tblPr>
        <w:tblStyle w:val="af2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514"/>
        <w:gridCol w:w="4515"/>
      </w:tblGrid>
      <w:tr w:rsidR="00D80D8A" w14:paraId="2B7D6672" w14:textId="77777777">
        <w:trPr>
          <w:tblHeader/>
        </w:trPr>
        <w:tc>
          <w:tcPr>
            <w:tcW w:w="4514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E06F5A" w14:textId="77777777" w:rsidR="00D80D8A" w:rsidRDefault="00BE6280">
            <w:pPr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프로젝트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조건</w:t>
            </w:r>
          </w:p>
        </w:tc>
        <w:tc>
          <w:tcPr>
            <w:tcW w:w="4514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1CC9FB" w14:textId="77777777" w:rsidR="00D80D8A" w:rsidRDefault="00BE6280">
            <w:pPr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모델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선정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시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행동</w:t>
            </w:r>
          </w:p>
        </w:tc>
      </w:tr>
      <w:tr w:rsidR="00D80D8A" w14:paraId="039D1D53" w14:textId="77777777"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CFE91A" w14:textId="77777777" w:rsidR="00D80D8A" w:rsidRDefault="00BE6280">
            <w:r>
              <w:rPr>
                <w:rFonts w:ascii="Arial Unicode MS" w:eastAsia="Arial Unicode MS" w:hAnsi="Arial Unicode MS" w:cs="Arial Unicode MS"/>
              </w:rPr>
              <w:t>사용자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대면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실시간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채팅이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핵심</w:t>
            </w:r>
            <w:r>
              <w:rPr>
                <w:rFonts w:ascii="Arial Unicode MS" w:eastAsia="Arial Unicode MS" w:hAnsi="Arial Unicode MS" w:cs="Arial Unicode MS"/>
              </w:rPr>
              <w:t>, TTFT 2</w:t>
            </w:r>
            <w:r>
              <w:rPr>
                <w:rFonts w:ascii="Arial Unicode MS" w:eastAsia="Arial Unicode MS" w:hAnsi="Arial Unicode MS" w:cs="Arial Unicode MS"/>
              </w:rPr>
              <w:t>초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초과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시</w:t>
            </w:r>
            <w:r>
              <w:rPr>
                <w:rFonts w:ascii="Arial Unicode MS" w:eastAsia="Arial Unicode MS" w:hAnsi="Arial Unicode MS" w:cs="Arial Unicode MS"/>
              </w:rPr>
              <w:t xml:space="preserve"> UX </w:t>
            </w:r>
            <w:r>
              <w:rPr>
                <w:rFonts w:ascii="Arial Unicode MS" w:eastAsia="Arial Unicode MS" w:hAnsi="Arial Unicode MS" w:cs="Arial Unicode MS"/>
              </w:rPr>
              <w:t>심각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저하</w:t>
            </w:r>
          </w:p>
        </w:tc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2E3B13" w14:textId="77777777" w:rsidR="00D80D8A" w:rsidRDefault="00BE6280">
            <w:r>
              <w:rPr>
                <w:rFonts w:ascii="Arial Unicode MS" w:eastAsia="Arial Unicode MS" w:hAnsi="Arial Unicode MS" w:cs="Arial Unicode MS"/>
              </w:rPr>
              <w:t>경량</w:t>
            </w:r>
            <w:r>
              <w:rPr>
                <w:rFonts w:ascii="Arial Unicode MS" w:eastAsia="Arial Unicode MS" w:hAnsi="Arial Unicode MS" w:cs="Arial Unicode MS"/>
              </w:rPr>
              <w:t>/</w:t>
            </w:r>
            <w:r>
              <w:rPr>
                <w:rFonts w:ascii="Arial Unicode MS" w:eastAsia="Arial Unicode MS" w:hAnsi="Arial Unicode MS" w:cs="Arial Unicode MS"/>
              </w:rPr>
              <w:t>고속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티어를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Primary</w:t>
            </w:r>
            <w:r>
              <w:rPr>
                <w:rFonts w:ascii="Arial Unicode MS" w:eastAsia="Arial Unicode MS" w:hAnsi="Arial Unicode MS" w:cs="Arial Unicode MS"/>
              </w:rPr>
              <w:t>로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배치</w:t>
            </w:r>
            <w:r>
              <w:rPr>
                <w:rFonts w:ascii="Arial Unicode MS" w:eastAsia="Arial Unicode MS" w:hAnsi="Arial Unicode MS" w:cs="Arial Unicode MS"/>
              </w:rPr>
              <w:t xml:space="preserve">.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Reasoning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모델은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비동기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경로로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분리</w:t>
            </w:r>
            <w:r>
              <w:rPr>
                <w:rFonts w:ascii="Arial Unicode MS" w:eastAsia="Arial Unicode MS" w:hAnsi="Arial Unicode MS" w:cs="Arial Unicode MS"/>
              </w:rPr>
              <w:t xml:space="preserve">.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TTFT</w:t>
            </w:r>
            <w:r>
              <w:rPr>
                <w:rFonts w:ascii="Arial Unicode MS" w:eastAsia="Arial Unicode MS" w:hAnsi="Arial Unicode MS" w:cs="Arial Unicode MS"/>
              </w:rPr>
              <w:t>를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반드시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실측하여</w:t>
            </w:r>
            <w:r>
              <w:rPr>
                <w:rFonts w:ascii="Arial Unicode MS" w:eastAsia="Arial Unicode MS" w:hAnsi="Arial Unicode MS" w:cs="Arial Unicode MS"/>
              </w:rPr>
              <w:t xml:space="preserve"> SLO </w:t>
            </w:r>
            <w:r>
              <w:rPr>
                <w:rFonts w:ascii="Arial Unicode MS" w:eastAsia="Arial Unicode MS" w:hAnsi="Arial Unicode MS" w:cs="Arial Unicode MS"/>
              </w:rPr>
              <w:t>충족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확인</w:t>
            </w:r>
          </w:p>
        </w:tc>
      </w:tr>
      <w:tr w:rsidR="00D80D8A" w14:paraId="1F9ED85A" w14:textId="77777777"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7AAF53" w14:textId="77777777" w:rsidR="00D80D8A" w:rsidRDefault="00BE6280">
            <w:r>
              <w:rPr>
                <w:rFonts w:ascii="Arial Unicode MS" w:eastAsia="Arial Unicode MS" w:hAnsi="Arial Unicode MS" w:cs="Arial Unicode MS"/>
              </w:rPr>
              <w:t>동기식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인터페이스이지만</w:t>
            </w:r>
            <w:r>
              <w:rPr>
                <w:rFonts w:ascii="Arial Unicode MS" w:eastAsia="Arial Unicode MS" w:hAnsi="Arial Unicode MS" w:cs="Arial Unicode MS"/>
              </w:rPr>
              <w:t>, 5</w:t>
            </w:r>
            <w:r>
              <w:rPr>
                <w:rFonts w:ascii="Arial Unicode MS" w:eastAsia="Arial Unicode MS" w:hAnsi="Arial Unicode MS" w:cs="Arial Unicode MS"/>
              </w:rPr>
              <w:t>초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이내면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허용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가능</w:t>
            </w:r>
          </w:p>
        </w:tc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A4E982" w14:textId="77777777" w:rsidR="00D80D8A" w:rsidRDefault="00BE6280">
            <w:r>
              <w:rPr>
                <w:rFonts w:ascii="Arial Unicode MS" w:eastAsia="Arial Unicode MS" w:hAnsi="Arial Unicode MS" w:cs="Arial Unicode MS"/>
              </w:rPr>
              <w:t>범용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티어까지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후보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포함</w:t>
            </w:r>
            <w:r>
              <w:rPr>
                <w:rFonts w:ascii="Arial Unicode MS" w:eastAsia="Arial Unicode MS" w:hAnsi="Arial Unicode MS" w:cs="Arial Unicode MS"/>
              </w:rPr>
              <w:t xml:space="preserve">.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Streaming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지원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여부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확인</w:t>
            </w:r>
            <w:r>
              <w:rPr>
                <w:rFonts w:ascii="Arial Unicode MS" w:eastAsia="Arial Unicode MS" w:hAnsi="Arial Unicode MS" w:cs="Arial Unicode MS"/>
              </w:rPr>
              <w:t xml:space="preserve">. </w:t>
            </w:r>
            <w:r>
              <w:rPr>
                <w:rFonts w:ascii="Arial Unicode MS" w:eastAsia="Arial Unicode MS" w:hAnsi="Arial Unicode MS" w:cs="Arial Unicode MS"/>
              </w:rPr>
              <w:t>플래그십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모델은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실측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판단</w:t>
            </w:r>
          </w:p>
        </w:tc>
      </w:tr>
      <w:tr w:rsidR="00D80D8A" w14:paraId="43836AB0" w14:textId="77777777"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DEAA0C" w14:textId="77777777" w:rsidR="00D80D8A" w:rsidRDefault="00BE6280">
            <w:r>
              <w:rPr>
                <w:rFonts w:ascii="Arial Unicode MS" w:eastAsia="Arial Unicode MS" w:hAnsi="Arial Unicode MS" w:cs="Arial Unicode MS"/>
              </w:rPr>
              <w:t>비동기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전달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또는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사용자가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다른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작업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병행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가능</w:t>
            </w:r>
            <w:r>
              <w:rPr>
                <w:rFonts w:ascii="Arial Unicode MS" w:eastAsia="Arial Unicode MS" w:hAnsi="Arial Unicode MS" w:cs="Arial Unicode MS"/>
              </w:rPr>
              <w:t xml:space="preserve"> (</w:t>
            </w:r>
            <w:r>
              <w:rPr>
                <w:rFonts w:ascii="Arial Unicode MS" w:eastAsia="Arial Unicode MS" w:hAnsi="Arial Unicode MS" w:cs="Arial Unicode MS"/>
              </w:rPr>
              <w:t>예</w:t>
            </w:r>
            <w:r>
              <w:rPr>
                <w:rFonts w:ascii="Arial Unicode MS" w:eastAsia="Arial Unicode MS" w:hAnsi="Arial Unicode MS" w:cs="Arial Unicode MS"/>
              </w:rPr>
              <w:t xml:space="preserve">: </w:t>
            </w:r>
            <w:r>
              <w:rPr>
                <w:rFonts w:ascii="Arial Unicode MS" w:eastAsia="Arial Unicode MS" w:hAnsi="Arial Unicode MS" w:cs="Arial Unicode MS"/>
              </w:rPr>
              <w:t>이메일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요약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보고서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생성</w:t>
            </w:r>
            <w:r>
              <w:rPr>
                <w:rFonts w:ascii="Arial Unicode MS" w:eastAsia="Arial Unicode MS" w:hAnsi="Arial Unicode MS" w:cs="Arial Unicode MS"/>
              </w:rPr>
              <w:t>)</w:t>
            </w:r>
          </w:p>
        </w:tc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2E4E6D" w14:textId="77777777" w:rsidR="00D80D8A" w:rsidRDefault="00BE6280">
            <w:proofErr w:type="spellStart"/>
            <w:r>
              <w:rPr>
                <w:rFonts w:ascii="Arial Unicode MS" w:eastAsia="Arial Unicode MS" w:hAnsi="Arial Unicode MS" w:cs="Arial Unicode MS"/>
              </w:rPr>
              <w:t>Latency</w:t>
            </w:r>
            <w:r>
              <w:rPr>
                <w:rFonts w:ascii="Arial Unicode MS" w:eastAsia="Arial Unicode MS" w:hAnsi="Arial Unicode MS" w:cs="Arial Unicode MS"/>
              </w:rPr>
              <w:t>를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필터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조건으로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사용하지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않음</w:t>
            </w:r>
            <w:r>
              <w:rPr>
                <w:rFonts w:ascii="Arial Unicode MS" w:eastAsia="Arial Unicode MS" w:hAnsi="Arial Unicode MS" w:cs="Arial Unicode MS"/>
              </w:rPr>
              <w:t xml:space="preserve">.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성능</w:t>
            </w:r>
            <w:r>
              <w:rPr>
                <w:rFonts w:ascii="Arial Unicode MS" w:eastAsia="Arial Unicode MS" w:hAnsi="Arial Unicode MS" w:cs="Arial Unicode MS"/>
              </w:rPr>
              <w:t>·</w:t>
            </w:r>
            <w:r>
              <w:rPr>
                <w:rFonts w:ascii="Arial Unicode MS" w:eastAsia="Arial Unicode MS" w:hAnsi="Arial Unicode MS" w:cs="Arial Unicode MS"/>
              </w:rPr>
              <w:t>비용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기준으로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모델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선택</w:t>
            </w:r>
          </w:p>
        </w:tc>
      </w:tr>
      <w:tr w:rsidR="00D80D8A" w14:paraId="09E27E67" w14:textId="77777777"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A0B988" w14:textId="77777777" w:rsidR="00D80D8A" w:rsidRDefault="00BE6280">
            <w:r>
              <w:rPr>
                <w:rFonts w:ascii="Arial Unicode MS" w:eastAsia="Arial Unicode MS" w:hAnsi="Arial Unicode MS" w:cs="Arial Unicode MS"/>
              </w:rPr>
              <w:lastRenderedPageBreak/>
              <w:t>배치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처리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백그라</w:t>
            </w:r>
            <w:r>
              <w:rPr>
                <w:rFonts w:ascii="Arial Unicode MS" w:eastAsia="Arial Unicode MS" w:hAnsi="Arial Unicode MS" w:cs="Arial Unicode MS"/>
              </w:rPr>
              <w:t>운드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분석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등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응답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시간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기대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없음</w:t>
            </w:r>
          </w:p>
        </w:tc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FA56D8" w14:textId="77777777" w:rsidR="00D80D8A" w:rsidRDefault="00BE6280">
            <w:proofErr w:type="spellStart"/>
            <w:r>
              <w:rPr>
                <w:rFonts w:ascii="Arial Unicode MS" w:eastAsia="Arial Unicode MS" w:hAnsi="Arial Unicode MS" w:cs="Arial Unicode MS"/>
              </w:rPr>
              <w:t>Latency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무관</w:t>
            </w:r>
            <w:r>
              <w:rPr>
                <w:rFonts w:ascii="Arial Unicode MS" w:eastAsia="Arial Unicode MS" w:hAnsi="Arial Unicode MS" w:cs="Arial Unicode MS"/>
              </w:rPr>
              <w:t xml:space="preserve">.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Reasoning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모델을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포함한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전체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후보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검토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가능</w:t>
            </w:r>
          </w:p>
        </w:tc>
      </w:tr>
    </w:tbl>
    <w:p w14:paraId="5117F867" w14:textId="77777777" w:rsidR="00D80D8A" w:rsidRDefault="00BE6280">
      <w:pPr>
        <w:pStyle w:val="4"/>
      </w:pPr>
      <w:bookmarkStart w:id="27" w:name="_yiuix72b7l0v" w:colFirst="0" w:colLast="0"/>
      <w:bookmarkEnd w:id="27"/>
      <w:r>
        <w:rPr>
          <w:rFonts w:ascii="Arial Unicode MS" w:eastAsia="Arial Unicode MS" w:hAnsi="Arial Unicode MS" w:cs="Arial Unicode MS"/>
        </w:rPr>
        <w:t xml:space="preserve">3.1.4 </w:t>
      </w:r>
      <w:r>
        <w:rPr>
          <w:rFonts w:ascii="Arial Unicode MS" w:eastAsia="Arial Unicode MS" w:hAnsi="Arial Unicode MS" w:cs="Arial Unicode MS"/>
        </w:rPr>
        <w:t>한국어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품질</w:t>
      </w:r>
      <w:r>
        <w:rPr>
          <w:rFonts w:ascii="Arial Unicode MS" w:eastAsia="Arial Unicode MS" w:hAnsi="Arial Unicode MS" w:cs="Arial Unicode MS"/>
        </w:rPr>
        <w:t xml:space="preserve"> (</w:t>
      </w:r>
      <w:proofErr w:type="spellStart"/>
      <w:r>
        <w:rPr>
          <w:rFonts w:ascii="Arial Unicode MS" w:eastAsia="Arial Unicode MS" w:hAnsi="Arial Unicode MS" w:cs="Arial Unicode MS"/>
        </w:rPr>
        <w:t>Korean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Quality</w:t>
      </w:r>
      <w:proofErr w:type="spellEnd"/>
      <w:r>
        <w:rPr>
          <w:rFonts w:ascii="Arial Unicode MS" w:eastAsia="Arial Unicode MS" w:hAnsi="Arial Unicode MS" w:cs="Arial Unicode MS"/>
        </w:rPr>
        <w:t>)</w:t>
      </w:r>
    </w:p>
    <w:p w14:paraId="1FA17018" w14:textId="77777777" w:rsidR="00D80D8A" w:rsidRDefault="00BE6280">
      <w:r>
        <w:rPr>
          <w:rFonts w:ascii="Arial Unicode MS" w:eastAsia="Arial Unicode MS" w:hAnsi="Arial Unicode MS" w:cs="Arial Unicode MS"/>
        </w:rPr>
        <w:t>글로벌</w:t>
      </w:r>
      <w:r>
        <w:rPr>
          <w:rFonts w:ascii="Arial Unicode MS" w:eastAsia="Arial Unicode MS" w:hAnsi="Arial Unicode MS" w:cs="Arial Unicode MS"/>
        </w:rPr>
        <w:t xml:space="preserve"> LLM </w:t>
      </w:r>
      <w:r>
        <w:rPr>
          <w:rFonts w:ascii="Arial Unicode MS" w:eastAsia="Arial Unicode MS" w:hAnsi="Arial Unicode MS" w:cs="Arial Unicode MS"/>
        </w:rPr>
        <w:t>대부분이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영어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데이터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중심으로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학습되어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모델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한국어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처리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품질의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편차가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크다</w:t>
      </w:r>
      <w:r>
        <w:rPr>
          <w:rFonts w:ascii="Arial Unicode MS" w:eastAsia="Arial Unicode MS" w:hAnsi="Arial Unicode MS" w:cs="Arial Unicode MS"/>
        </w:rPr>
        <w:t xml:space="preserve">. </w:t>
      </w:r>
      <w:r>
        <w:rPr>
          <w:rFonts w:ascii="Arial Unicode MS" w:eastAsia="Arial Unicode MS" w:hAnsi="Arial Unicode MS" w:cs="Arial Unicode MS"/>
        </w:rPr>
        <w:t>객관적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지표인</w:t>
      </w:r>
      <w:r>
        <w:rPr>
          <w:rFonts w:ascii="Arial Unicode MS" w:eastAsia="Arial Unicode MS" w:hAnsi="Arial Unicode MS" w:cs="Arial Unicode MS"/>
        </w:rPr>
        <w:t xml:space="preserve"> KMMLU, </w:t>
      </w:r>
      <w:proofErr w:type="spellStart"/>
      <w:r>
        <w:rPr>
          <w:rFonts w:ascii="Arial Unicode MS" w:eastAsia="Arial Unicode MS" w:hAnsi="Arial Unicode MS" w:cs="Arial Unicode MS"/>
        </w:rPr>
        <w:t>KoBEST</w:t>
      </w:r>
      <w:proofErr w:type="spellEnd"/>
      <w:r>
        <w:rPr>
          <w:rFonts w:ascii="Arial Unicode MS" w:eastAsia="Arial Unicode MS" w:hAnsi="Arial Unicode MS" w:cs="Arial Unicode MS"/>
        </w:rPr>
        <w:t xml:space="preserve">, </w:t>
      </w:r>
      <w:proofErr w:type="spellStart"/>
      <w:r>
        <w:rPr>
          <w:rFonts w:ascii="Arial Unicode MS" w:eastAsia="Arial Unicode MS" w:hAnsi="Arial Unicode MS" w:cs="Arial Unicode MS"/>
        </w:rPr>
        <w:t>Open</w:t>
      </w:r>
      <w:proofErr w:type="spellEnd"/>
      <w:r>
        <w:rPr>
          <w:rFonts w:ascii="Arial Unicode MS" w:eastAsia="Arial Unicode MS" w:hAnsi="Arial Unicode MS" w:cs="Arial Unicode MS"/>
        </w:rPr>
        <w:t>-</w:t>
      </w:r>
      <w:proofErr w:type="spellStart"/>
      <w:r>
        <w:rPr>
          <w:rFonts w:ascii="Arial Unicode MS" w:eastAsia="Arial Unicode MS" w:hAnsi="Arial Unicode MS" w:cs="Arial Unicode MS"/>
        </w:rPr>
        <w:t>Ko</w:t>
      </w:r>
      <w:proofErr w:type="spellEnd"/>
      <w:r>
        <w:rPr>
          <w:rFonts w:ascii="Arial Unicode MS" w:eastAsia="Arial Unicode MS" w:hAnsi="Arial Unicode MS" w:cs="Arial Unicode MS"/>
        </w:rPr>
        <w:t xml:space="preserve">-LLM </w:t>
      </w:r>
      <w:r>
        <w:rPr>
          <w:rFonts w:ascii="Arial Unicode MS" w:eastAsia="Arial Unicode MS" w:hAnsi="Arial Unicode MS" w:cs="Arial Unicode MS"/>
        </w:rPr>
        <w:t>등의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벤치마크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활용과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더불어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한국어의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자연스러움</w:t>
      </w:r>
      <w:r>
        <w:rPr>
          <w:rFonts w:ascii="Arial Unicode MS" w:eastAsia="Arial Unicode MS" w:hAnsi="Arial Unicode MS" w:cs="Arial Unicode MS"/>
        </w:rPr>
        <w:t>(</w:t>
      </w:r>
      <w:r>
        <w:rPr>
          <w:rFonts w:ascii="Arial Unicode MS" w:eastAsia="Arial Unicode MS" w:hAnsi="Arial Unicode MS" w:cs="Arial Unicode MS"/>
        </w:rPr>
        <w:t>문체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어조</w:t>
      </w:r>
      <w:r>
        <w:rPr>
          <w:rFonts w:ascii="Arial Unicode MS" w:eastAsia="Arial Unicode MS" w:hAnsi="Arial Unicode MS" w:cs="Arial Unicode MS"/>
        </w:rPr>
        <w:t xml:space="preserve">), </w:t>
      </w:r>
      <w:r>
        <w:rPr>
          <w:rFonts w:ascii="Arial Unicode MS" w:eastAsia="Arial Unicode MS" w:hAnsi="Arial Unicode MS" w:cs="Arial Unicode MS"/>
        </w:rPr>
        <w:t>한국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특화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지식</w:t>
      </w:r>
      <w:r>
        <w:rPr>
          <w:rFonts w:ascii="Arial Unicode MS" w:eastAsia="Arial Unicode MS" w:hAnsi="Arial Unicode MS" w:cs="Arial Unicode MS"/>
        </w:rPr>
        <w:t>(</w:t>
      </w:r>
      <w:r>
        <w:rPr>
          <w:rFonts w:ascii="Arial Unicode MS" w:eastAsia="Arial Unicode MS" w:hAnsi="Arial Unicode MS" w:cs="Arial Unicode MS"/>
        </w:rPr>
        <w:t>법률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문화</w:t>
      </w:r>
      <w:r>
        <w:rPr>
          <w:rFonts w:ascii="Arial Unicode MS" w:eastAsia="Arial Unicode MS" w:hAnsi="Arial Unicode MS" w:cs="Arial Unicode MS"/>
        </w:rPr>
        <w:t xml:space="preserve">), </w:t>
      </w:r>
      <w:r>
        <w:rPr>
          <w:rFonts w:ascii="Arial Unicode MS" w:eastAsia="Arial Unicode MS" w:hAnsi="Arial Unicode MS" w:cs="Arial Unicode MS"/>
        </w:rPr>
        <w:t>한국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관련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환각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빈도를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정성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평가하는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것이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중요하다</w:t>
      </w:r>
      <w:r>
        <w:rPr>
          <w:rFonts w:ascii="Arial Unicode MS" w:eastAsia="Arial Unicode MS" w:hAnsi="Arial Unicode MS" w:cs="Arial Unicode MS"/>
        </w:rPr>
        <w:t>.</w:t>
      </w:r>
    </w:p>
    <w:p w14:paraId="0F56190C" w14:textId="77777777" w:rsidR="00D80D8A" w:rsidRDefault="00D80D8A">
      <w:pPr>
        <w:pBdr>
          <w:top w:val="nil"/>
          <w:left w:val="nil"/>
          <w:bottom w:val="nil"/>
          <w:right w:val="nil"/>
          <w:between w:val="nil"/>
        </w:pBdr>
      </w:pPr>
    </w:p>
    <w:tbl>
      <w:tblPr>
        <w:tblStyle w:val="af3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514"/>
        <w:gridCol w:w="4515"/>
      </w:tblGrid>
      <w:tr w:rsidR="00D80D8A" w14:paraId="7ADCD6CA" w14:textId="77777777">
        <w:trPr>
          <w:tblHeader/>
        </w:trPr>
        <w:tc>
          <w:tcPr>
            <w:tcW w:w="4514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0B8A0B" w14:textId="77777777" w:rsidR="00D80D8A" w:rsidRDefault="00BE6280">
            <w:pPr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프로젝트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조건</w:t>
            </w:r>
          </w:p>
        </w:tc>
        <w:tc>
          <w:tcPr>
            <w:tcW w:w="4514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BBBA09" w14:textId="77777777" w:rsidR="00D80D8A" w:rsidRDefault="00BE6280">
            <w:pPr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모델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선정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시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행동</w:t>
            </w:r>
          </w:p>
        </w:tc>
      </w:tr>
      <w:tr w:rsidR="00D80D8A" w14:paraId="06EEA4BF" w14:textId="77777777"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28F654" w14:textId="77777777" w:rsidR="00D80D8A" w:rsidRDefault="00BE6280">
            <w:r>
              <w:rPr>
                <w:rFonts w:ascii="Arial Unicode MS" w:eastAsia="Arial Unicode MS" w:hAnsi="Arial Unicode MS" w:cs="Arial Unicode MS"/>
              </w:rPr>
              <w:t>입출력의</w:t>
            </w:r>
            <w:r>
              <w:rPr>
                <w:rFonts w:ascii="Arial Unicode MS" w:eastAsia="Arial Unicode MS" w:hAnsi="Arial Unicode MS" w:cs="Arial Unicode MS"/>
              </w:rPr>
              <w:t xml:space="preserve"> 90% </w:t>
            </w:r>
            <w:r>
              <w:rPr>
                <w:rFonts w:ascii="Arial Unicode MS" w:eastAsia="Arial Unicode MS" w:hAnsi="Arial Unicode MS" w:cs="Arial Unicode MS"/>
              </w:rPr>
              <w:t>이상이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한국어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한국어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품질이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서비스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품질을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직접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좌우</w:t>
            </w:r>
          </w:p>
        </w:tc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7E9A35" w14:textId="77777777" w:rsidR="00D80D8A" w:rsidRDefault="00BE6280">
            <w:r>
              <w:rPr>
                <w:rFonts w:ascii="Arial Unicode MS" w:eastAsia="Arial Unicode MS" w:hAnsi="Arial Unicode MS" w:cs="Arial Unicode MS"/>
              </w:rPr>
              <w:t>한국어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벤치마크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상위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모델만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후보로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제한</w:t>
            </w:r>
            <w:r>
              <w:rPr>
                <w:rFonts w:ascii="Arial Unicode MS" w:eastAsia="Arial Unicode MS" w:hAnsi="Arial Unicode MS" w:cs="Arial Unicode MS"/>
              </w:rPr>
              <w:t xml:space="preserve">. </w:t>
            </w:r>
            <w:r>
              <w:rPr>
                <w:rFonts w:ascii="Arial Unicode MS" w:eastAsia="Arial Unicode MS" w:hAnsi="Arial Unicode MS" w:cs="Arial Unicode MS"/>
              </w:rPr>
              <w:t>자사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한국어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테스트셋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정성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평가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필수</w:t>
            </w:r>
            <w:r>
              <w:rPr>
                <w:rFonts w:ascii="Arial Unicode MS" w:eastAsia="Arial Unicode MS" w:hAnsi="Arial Unicode MS" w:cs="Arial Unicode MS"/>
              </w:rPr>
              <w:t xml:space="preserve">. 3.2 </w:t>
            </w:r>
            <w:r>
              <w:rPr>
                <w:rFonts w:ascii="Arial Unicode MS" w:eastAsia="Arial Unicode MS" w:hAnsi="Arial Unicode MS" w:cs="Arial Unicode MS"/>
              </w:rPr>
              <w:t>트리에서</w:t>
            </w:r>
            <w:r>
              <w:rPr>
                <w:rFonts w:ascii="Arial Unicode MS" w:eastAsia="Arial Unicode MS" w:hAnsi="Arial Unicode MS" w:cs="Arial Unicode MS"/>
              </w:rPr>
              <w:t xml:space="preserve"> "</w:t>
            </w:r>
            <w:r>
              <w:rPr>
                <w:rFonts w:ascii="Arial Unicode MS" w:eastAsia="Arial Unicode MS" w:hAnsi="Arial Unicode MS" w:cs="Arial Unicode MS"/>
              </w:rPr>
              <w:t>한국어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비중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높음</w:t>
            </w:r>
            <w:r>
              <w:rPr>
                <w:rFonts w:ascii="Arial Unicode MS" w:eastAsia="Arial Unicode MS" w:hAnsi="Arial Unicode MS" w:cs="Arial Unicode MS"/>
              </w:rPr>
              <w:t xml:space="preserve">" </w:t>
            </w:r>
            <w:r>
              <w:rPr>
                <w:rFonts w:ascii="Arial Unicode MS" w:eastAsia="Arial Unicode MS" w:hAnsi="Arial Unicode MS" w:cs="Arial Unicode MS"/>
              </w:rPr>
              <w:t>경로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진입</w:t>
            </w:r>
            <w:r>
              <w:rPr>
                <w:rFonts w:ascii="Arial Unicode MS" w:eastAsia="Arial Unicode MS" w:hAnsi="Arial Unicode MS" w:cs="Arial Unicode MS"/>
              </w:rPr>
              <w:t xml:space="preserve">. </w:t>
            </w:r>
            <w:r>
              <w:rPr>
                <w:rFonts w:ascii="Arial Unicode MS" w:eastAsia="Arial Unicode MS" w:hAnsi="Arial Unicode MS" w:cs="Arial Unicode MS"/>
              </w:rPr>
              <w:t>오픈소스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Qwen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계열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우선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검토</w:t>
            </w:r>
          </w:p>
        </w:tc>
      </w:tr>
      <w:tr w:rsidR="00D80D8A" w14:paraId="4777DB2B" w14:textId="77777777"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32DD6D" w14:textId="77777777" w:rsidR="00D80D8A" w:rsidRDefault="00BE6280">
            <w:r>
              <w:rPr>
                <w:rFonts w:ascii="Arial Unicode MS" w:eastAsia="Arial Unicode MS" w:hAnsi="Arial Unicode MS" w:cs="Arial Unicode MS"/>
              </w:rPr>
              <w:t>한국어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입출력</w:t>
            </w:r>
            <w:r>
              <w:rPr>
                <w:rFonts w:ascii="Arial Unicode MS" w:eastAsia="Arial Unicode MS" w:hAnsi="Arial Unicode MS" w:cs="Arial Unicode MS"/>
              </w:rPr>
              <w:t xml:space="preserve"> 50% </w:t>
            </w:r>
            <w:r>
              <w:rPr>
                <w:rFonts w:ascii="Arial Unicode MS" w:eastAsia="Arial Unicode MS" w:hAnsi="Arial Unicode MS" w:cs="Arial Unicode MS"/>
              </w:rPr>
              <w:t>이상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한국어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생성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품질이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사용자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신뢰에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영향</w:t>
            </w:r>
          </w:p>
        </w:tc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654E41" w14:textId="77777777" w:rsidR="00D80D8A" w:rsidRDefault="00BE6280">
            <w:r>
              <w:rPr>
                <w:rFonts w:ascii="Arial Unicode MS" w:eastAsia="Arial Unicode MS" w:hAnsi="Arial Unicode MS" w:cs="Arial Unicode MS"/>
              </w:rPr>
              <w:t>한국어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벤치마크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중상위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이상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모델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후보</w:t>
            </w:r>
            <w:r>
              <w:rPr>
                <w:rFonts w:ascii="Arial Unicode MS" w:eastAsia="Arial Unicode MS" w:hAnsi="Arial Unicode MS" w:cs="Arial Unicode MS"/>
              </w:rPr>
              <w:t xml:space="preserve">. </w:t>
            </w:r>
            <w:r>
              <w:rPr>
                <w:rFonts w:ascii="Arial Unicode MS" w:eastAsia="Arial Unicode MS" w:hAnsi="Arial Unicode MS" w:cs="Arial Unicode MS"/>
              </w:rPr>
              <w:t>자사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한국어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테스트셋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평가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권장</w:t>
            </w:r>
          </w:p>
        </w:tc>
      </w:tr>
      <w:tr w:rsidR="00D80D8A" w14:paraId="6EE70D63" w14:textId="77777777"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1FEC5E" w14:textId="77777777" w:rsidR="00D80D8A" w:rsidRDefault="00BE6280">
            <w:r>
              <w:rPr>
                <w:rFonts w:ascii="Arial Unicode MS" w:eastAsia="Arial Unicode MS" w:hAnsi="Arial Unicode MS" w:cs="Arial Unicode MS"/>
              </w:rPr>
              <w:t>한국어</w:t>
            </w:r>
            <w:r>
              <w:rPr>
                <w:rFonts w:ascii="Arial Unicode MS" w:eastAsia="Arial Unicode MS" w:hAnsi="Arial Unicode MS" w:cs="Arial Unicode MS"/>
              </w:rPr>
              <w:t>/</w:t>
            </w:r>
            <w:r>
              <w:rPr>
                <w:rFonts w:ascii="Arial Unicode MS" w:eastAsia="Arial Unicode MS" w:hAnsi="Arial Unicode MS" w:cs="Arial Unicode MS"/>
              </w:rPr>
              <w:t>영어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혼재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영어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우선이되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한국어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최소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지원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필요</w:t>
            </w:r>
          </w:p>
        </w:tc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BBB3A1" w14:textId="77777777" w:rsidR="00D80D8A" w:rsidRDefault="00BE6280">
            <w:r>
              <w:rPr>
                <w:rFonts w:ascii="Arial Unicode MS" w:eastAsia="Arial Unicode MS" w:hAnsi="Arial Unicode MS" w:cs="Arial Unicode MS"/>
              </w:rPr>
              <w:t>한국어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품질을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필터가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아닌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비교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조건으로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사용</w:t>
            </w:r>
            <w:r>
              <w:rPr>
                <w:rFonts w:ascii="Arial Unicode MS" w:eastAsia="Arial Unicode MS" w:hAnsi="Arial Unicode MS" w:cs="Arial Unicode MS"/>
              </w:rPr>
              <w:t xml:space="preserve">. </w:t>
            </w:r>
            <w:r>
              <w:rPr>
                <w:rFonts w:ascii="Arial Unicode MS" w:eastAsia="Arial Unicode MS" w:hAnsi="Arial Unicode MS" w:cs="Arial Unicode MS"/>
              </w:rPr>
              <w:t>글로벌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벤치마크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우선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비교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한국어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품질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보조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확인</w:t>
            </w:r>
          </w:p>
        </w:tc>
      </w:tr>
      <w:tr w:rsidR="00D80D8A" w14:paraId="14F732C3" w14:textId="77777777"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F9905E" w14:textId="77777777" w:rsidR="00D80D8A" w:rsidRDefault="00BE6280">
            <w:r>
              <w:rPr>
                <w:rFonts w:ascii="Arial Unicode MS" w:eastAsia="Arial Unicode MS" w:hAnsi="Arial Unicode MS" w:cs="Arial Unicode MS"/>
              </w:rPr>
              <w:t>입출력이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대부분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영어이거나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한국어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품질이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요구사항에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미포함</w:t>
            </w:r>
          </w:p>
        </w:tc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24344C" w14:textId="77777777" w:rsidR="00D80D8A" w:rsidRDefault="00BE6280">
            <w:r>
              <w:rPr>
                <w:rFonts w:ascii="Arial Unicode MS" w:eastAsia="Arial Unicode MS" w:hAnsi="Arial Unicode MS" w:cs="Arial Unicode MS"/>
              </w:rPr>
              <w:t>한국어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기준으로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후보를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제한하지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않음</w:t>
            </w:r>
          </w:p>
        </w:tc>
      </w:tr>
    </w:tbl>
    <w:p w14:paraId="6A630CB9" w14:textId="77777777" w:rsidR="00D80D8A" w:rsidRDefault="00BE6280">
      <w:pPr>
        <w:pStyle w:val="4"/>
      </w:pPr>
      <w:bookmarkStart w:id="28" w:name="_inrzpjntehwc" w:colFirst="0" w:colLast="0"/>
      <w:bookmarkEnd w:id="28"/>
      <w:r>
        <w:rPr>
          <w:rFonts w:ascii="Arial Unicode MS" w:eastAsia="Arial Unicode MS" w:hAnsi="Arial Unicode MS" w:cs="Arial Unicode MS"/>
        </w:rPr>
        <w:t xml:space="preserve">3.1.5 </w:t>
      </w:r>
      <w:r>
        <w:rPr>
          <w:rFonts w:ascii="Arial Unicode MS" w:eastAsia="Arial Unicode MS" w:hAnsi="Arial Unicode MS" w:cs="Arial Unicode MS"/>
        </w:rPr>
        <w:t>컨텍스트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윈도우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크기</w:t>
      </w:r>
      <w:r>
        <w:rPr>
          <w:rFonts w:ascii="Arial Unicode MS" w:eastAsia="Arial Unicode MS" w:hAnsi="Arial Unicode MS" w:cs="Arial Unicode MS"/>
        </w:rPr>
        <w:t xml:space="preserve"> (</w:t>
      </w:r>
      <w:proofErr w:type="spellStart"/>
      <w:r>
        <w:rPr>
          <w:rFonts w:ascii="Arial Unicode MS" w:eastAsia="Arial Unicode MS" w:hAnsi="Arial Unicode MS" w:cs="Arial Unicode MS"/>
        </w:rPr>
        <w:t>Context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Window</w:t>
      </w:r>
      <w:proofErr w:type="spellEnd"/>
      <w:r>
        <w:rPr>
          <w:rFonts w:ascii="Arial Unicode MS" w:eastAsia="Arial Unicode MS" w:hAnsi="Arial Unicode MS" w:cs="Arial Unicode MS"/>
        </w:rPr>
        <w:t>)</w:t>
      </w:r>
    </w:p>
    <w:p w14:paraId="74EC03A6" w14:textId="77777777" w:rsidR="00D80D8A" w:rsidRDefault="00BE6280">
      <w:r>
        <w:rPr>
          <w:rFonts w:ascii="Arial Unicode MS" w:eastAsia="Arial Unicode MS" w:hAnsi="Arial Unicode MS" w:cs="Arial Unicode MS"/>
        </w:rPr>
        <w:t>컨텍스트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윈도우는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번의</w:t>
      </w:r>
      <w:r>
        <w:rPr>
          <w:rFonts w:ascii="Arial Unicode MS" w:eastAsia="Arial Unicode MS" w:hAnsi="Arial Unicode MS" w:cs="Arial Unicode MS"/>
        </w:rPr>
        <w:t xml:space="preserve"> API </w:t>
      </w:r>
      <w:r>
        <w:rPr>
          <w:rFonts w:ascii="Arial Unicode MS" w:eastAsia="Arial Unicode MS" w:hAnsi="Arial Unicode MS" w:cs="Arial Unicode MS"/>
        </w:rPr>
        <w:t>호출로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처리할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있는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최대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토큰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수를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의미하며</w:t>
      </w:r>
      <w:r>
        <w:rPr>
          <w:rFonts w:ascii="Arial Unicode MS" w:eastAsia="Arial Unicode MS" w:hAnsi="Arial Unicode MS" w:cs="Arial Unicode MS"/>
        </w:rPr>
        <w:t xml:space="preserve">, RAG </w:t>
      </w:r>
      <w:r>
        <w:rPr>
          <w:rFonts w:ascii="Arial Unicode MS" w:eastAsia="Arial Unicode MS" w:hAnsi="Arial Unicode MS" w:cs="Arial Unicode MS"/>
        </w:rPr>
        <w:t>파이프라인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설계</w:t>
      </w:r>
      <w:r>
        <w:rPr>
          <w:rFonts w:ascii="Arial Unicode MS" w:eastAsia="Arial Unicode MS" w:hAnsi="Arial Unicode MS" w:cs="Arial Unicode MS"/>
        </w:rPr>
        <w:t>(8</w:t>
      </w:r>
      <w:r>
        <w:rPr>
          <w:rFonts w:ascii="Arial Unicode MS" w:eastAsia="Arial Unicode MS" w:hAnsi="Arial Unicode MS" w:cs="Arial Unicode MS"/>
        </w:rPr>
        <w:t>장</w:t>
      </w:r>
      <w:r>
        <w:rPr>
          <w:rFonts w:ascii="Arial Unicode MS" w:eastAsia="Arial Unicode MS" w:hAnsi="Arial Unicode MS" w:cs="Arial Unicode MS"/>
        </w:rPr>
        <w:t xml:space="preserve">), </w:t>
      </w:r>
      <w:proofErr w:type="spellStart"/>
      <w:r>
        <w:rPr>
          <w:rFonts w:ascii="Arial Unicode MS" w:eastAsia="Arial Unicode MS" w:hAnsi="Arial Unicode MS" w:cs="Arial Unicode MS"/>
        </w:rPr>
        <w:t>Memory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관리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전략</w:t>
      </w:r>
      <w:r>
        <w:rPr>
          <w:rFonts w:ascii="Arial Unicode MS" w:eastAsia="Arial Unicode MS" w:hAnsi="Arial Unicode MS" w:cs="Arial Unicode MS"/>
        </w:rPr>
        <w:t>(6</w:t>
      </w:r>
      <w:r>
        <w:rPr>
          <w:rFonts w:ascii="Arial Unicode MS" w:eastAsia="Arial Unicode MS" w:hAnsi="Arial Unicode MS" w:cs="Arial Unicode MS"/>
        </w:rPr>
        <w:t>장</w:t>
      </w:r>
      <w:r>
        <w:rPr>
          <w:rFonts w:ascii="Arial Unicode MS" w:eastAsia="Arial Unicode MS" w:hAnsi="Arial Unicode MS" w:cs="Arial Unicode MS"/>
        </w:rPr>
        <w:t xml:space="preserve">), </w:t>
      </w:r>
      <w:r>
        <w:rPr>
          <w:rFonts w:ascii="Arial Unicode MS" w:eastAsia="Arial Unicode MS" w:hAnsi="Arial Unicode MS" w:cs="Arial Unicode MS"/>
        </w:rPr>
        <w:t>문서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청킹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방식에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직접적인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영향을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미친다</w:t>
      </w:r>
      <w:r>
        <w:rPr>
          <w:rFonts w:ascii="Arial Unicode MS" w:eastAsia="Arial Unicode MS" w:hAnsi="Arial Unicode MS" w:cs="Arial Unicode MS"/>
        </w:rPr>
        <w:t>. 128K</w:t>
      </w:r>
      <w:r>
        <w:rPr>
          <w:rFonts w:ascii="Arial Unicode MS" w:eastAsia="Arial Unicode MS" w:hAnsi="Arial Unicode MS" w:cs="Arial Unicode MS"/>
        </w:rPr>
        <w:t>이면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대부분의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비즈니스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시나리오를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소화할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있으나</w:t>
      </w:r>
      <w:r>
        <w:rPr>
          <w:rFonts w:ascii="Arial Unicode MS" w:eastAsia="Arial Unicode MS" w:hAnsi="Arial Unicode MS" w:cs="Arial Unicode MS"/>
        </w:rPr>
        <w:t xml:space="preserve">, </w:t>
      </w:r>
      <w:proofErr w:type="spellStart"/>
      <w:r>
        <w:rPr>
          <w:rFonts w:ascii="Arial Unicode MS" w:eastAsia="Arial Unicode MS" w:hAnsi="Arial Unicode MS" w:cs="Arial Unicode MS"/>
        </w:rPr>
        <w:t>초장문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처리가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필수적인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경우</w:t>
      </w:r>
      <w:r>
        <w:rPr>
          <w:rFonts w:ascii="Arial Unicode MS" w:eastAsia="Arial Unicode MS" w:hAnsi="Arial Unicode MS" w:cs="Arial Unicode MS"/>
        </w:rPr>
        <w:t xml:space="preserve"> 200K~1M </w:t>
      </w:r>
      <w:r>
        <w:rPr>
          <w:rFonts w:ascii="Arial Unicode MS" w:eastAsia="Arial Unicode MS" w:hAnsi="Arial Unicode MS" w:cs="Arial Unicode MS"/>
        </w:rPr>
        <w:t>모델을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검토한다</w:t>
      </w:r>
      <w:r>
        <w:rPr>
          <w:rFonts w:ascii="Arial Unicode MS" w:eastAsia="Arial Unicode MS" w:hAnsi="Arial Unicode MS" w:cs="Arial Unicode MS"/>
        </w:rPr>
        <w:t xml:space="preserve">. </w:t>
      </w:r>
      <w:r>
        <w:rPr>
          <w:rFonts w:ascii="Arial Unicode MS" w:eastAsia="Arial Unicode MS" w:hAnsi="Arial Unicode MS" w:cs="Arial Unicode MS"/>
        </w:rPr>
        <w:t>다만</w:t>
      </w:r>
      <w:r>
        <w:rPr>
          <w:rFonts w:ascii="Arial Unicode MS" w:eastAsia="Arial Unicode MS" w:hAnsi="Arial Unicode MS" w:cs="Arial Unicode MS"/>
        </w:rPr>
        <w:t xml:space="preserve"> 200K </w:t>
      </w:r>
      <w:r>
        <w:rPr>
          <w:rFonts w:ascii="Arial Unicode MS" w:eastAsia="Arial Unicode MS" w:hAnsi="Arial Unicode MS" w:cs="Arial Unicode MS"/>
        </w:rPr>
        <w:t>초과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장문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프리미엄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요금이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적용되는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Provider</w:t>
      </w:r>
      <w:r>
        <w:rPr>
          <w:rFonts w:ascii="Arial Unicode MS" w:eastAsia="Arial Unicode MS" w:hAnsi="Arial Unicode MS" w:cs="Arial Unicode MS"/>
        </w:rPr>
        <w:t>가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많으므로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롱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컨텍스트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직접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호출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비용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vs</w:t>
      </w:r>
      <w:proofErr w:type="spellEnd"/>
      <w:r>
        <w:rPr>
          <w:rFonts w:ascii="Arial Unicode MS" w:eastAsia="Arial Unicode MS" w:hAnsi="Arial Unicode MS" w:cs="Arial Unicode MS"/>
        </w:rPr>
        <w:t xml:space="preserve"> RAG </w:t>
      </w:r>
      <w:r>
        <w:rPr>
          <w:rFonts w:ascii="Arial Unicode MS" w:eastAsia="Arial Unicode MS" w:hAnsi="Arial Unicode MS" w:cs="Arial Unicode MS"/>
        </w:rPr>
        <w:t>아키텍처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구축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비용의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트레이드오프를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반드시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사전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비교해야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한다</w:t>
      </w:r>
      <w:r>
        <w:rPr>
          <w:rFonts w:ascii="Arial Unicode MS" w:eastAsia="Arial Unicode MS" w:hAnsi="Arial Unicode MS" w:cs="Arial Unicode MS"/>
        </w:rPr>
        <w:t>.</w:t>
      </w:r>
    </w:p>
    <w:p w14:paraId="1D54ED78" w14:textId="77777777" w:rsidR="00D80D8A" w:rsidRDefault="00D80D8A">
      <w:pPr>
        <w:pBdr>
          <w:top w:val="nil"/>
          <w:left w:val="nil"/>
          <w:bottom w:val="nil"/>
          <w:right w:val="nil"/>
          <w:between w:val="nil"/>
        </w:pBdr>
      </w:pPr>
    </w:p>
    <w:tbl>
      <w:tblPr>
        <w:tblStyle w:val="af4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514"/>
        <w:gridCol w:w="4515"/>
      </w:tblGrid>
      <w:tr w:rsidR="00D80D8A" w14:paraId="16AE0FDD" w14:textId="77777777">
        <w:trPr>
          <w:tblHeader/>
        </w:trPr>
        <w:tc>
          <w:tcPr>
            <w:tcW w:w="4514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26D94D" w14:textId="77777777" w:rsidR="00D80D8A" w:rsidRDefault="00BE6280">
            <w:pPr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프로젝트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조건</w:t>
            </w:r>
          </w:p>
        </w:tc>
        <w:tc>
          <w:tcPr>
            <w:tcW w:w="4514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6B4E78" w14:textId="77777777" w:rsidR="00D80D8A" w:rsidRDefault="00BE6280">
            <w:pPr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모델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선정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시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행동</w:t>
            </w:r>
          </w:p>
        </w:tc>
      </w:tr>
      <w:tr w:rsidR="00D80D8A" w14:paraId="1C4C8227" w14:textId="77777777"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A34297" w14:textId="77777777" w:rsidR="00D80D8A" w:rsidRDefault="00BE6280">
            <w:r>
              <w:rPr>
                <w:rFonts w:ascii="Arial Unicode MS" w:eastAsia="Arial Unicode MS" w:hAnsi="Arial Unicode MS" w:cs="Arial Unicode MS"/>
              </w:rPr>
              <w:t>단일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호출에</w:t>
            </w:r>
            <w:r>
              <w:rPr>
                <w:rFonts w:ascii="Arial Unicode MS" w:eastAsia="Arial Unicode MS" w:hAnsi="Arial Unicode MS" w:cs="Arial Unicode MS"/>
              </w:rPr>
              <w:t xml:space="preserve"> 50</w:t>
            </w:r>
            <w:r>
              <w:rPr>
                <w:rFonts w:ascii="Arial Unicode MS" w:eastAsia="Arial Unicode MS" w:hAnsi="Arial Unicode MS" w:cs="Arial Unicode MS"/>
              </w:rPr>
              <w:t>페이지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이상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문서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전체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코드베이스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장기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대화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이력을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번에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처리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필요</w:t>
            </w:r>
          </w:p>
        </w:tc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3E6243" w14:textId="77777777" w:rsidR="00D80D8A" w:rsidRDefault="00BE6280">
            <w:r>
              <w:rPr>
                <w:rFonts w:ascii="Arial Unicode MS" w:eastAsia="Arial Unicode MS" w:hAnsi="Arial Unicode MS" w:cs="Arial Unicode MS"/>
              </w:rPr>
              <w:t xml:space="preserve">200K~1M </w:t>
            </w:r>
            <w:r>
              <w:rPr>
                <w:rFonts w:ascii="Arial Unicode MS" w:eastAsia="Arial Unicode MS" w:hAnsi="Arial Unicode MS" w:cs="Arial Unicode MS"/>
              </w:rPr>
              <w:t>컨텍스트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모델만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후보</w:t>
            </w:r>
            <w:r>
              <w:rPr>
                <w:rFonts w:ascii="Arial Unicode MS" w:eastAsia="Arial Unicode MS" w:hAnsi="Arial Unicode MS" w:cs="Arial Unicode MS"/>
              </w:rPr>
              <w:t xml:space="preserve">. </w:t>
            </w:r>
            <w:r>
              <w:rPr>
                <w:rFonts w:ascii="Arial Unicode MS" w:eastAsia="Arial Unicode MS" w:hAnsi="Arial Unicode MS" w:cs="Arial Unicode MS"/>
              </w:rPr>
              <w:t>장문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프리미엄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요금을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월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비용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산정에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반영</w:t>
            </w:r>
            <w:r>
              <w:rPr>
                <w:rFonts w:ascii="Arial Unicode MS" w:eastAsia="Arial Unicode MS" w:hAnsi="Arial Unicode MS" w:cs="Arial Unicode MS"/>
              </w:rPr>
              <w:t xml:space="preserve">. RAG </w:t>
            </w:r>
            <w:r>
              <w:rPr>
                <w:rFonts w:ascii="Arial Unicode MS" w:eastAsia="Arial Unicode MS" w:hAnsi="Arial Unicode MS" w:cs="Arial Unicode MS"/>
              </w:rPr>
              <w:t>대비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비용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트레이드오프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사전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비교</w:t>
            </w:r>
          </w:p>
        </w:tc>
      </w:tr>
      <w:tr w:rsidR="00D80D8A" w14:paraId="7CF63D3E" w14:textId="77777777"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29D587" w14:textId="77777777" w:rsidR="00D80D8A" w:rsidRDefault="00BE6280">
            <w:proofErr w:type="spellStart"/>
            <w:r>
              <w:rPr>
                <w:rFonts w:ascii="Arial Unicode MS" w:eastAsia="Arial Unicode MS" w:hAnsi="Arial Unicode MS" w:cs="Arial Unicode MS"/>
              </w:rPr>
              <w:lastRenderedPageBreak/>
              <w:t>RAG</w:t>
            </w:r>
            <w:r>
              <w:rPr>
                <w:rFonts w:ascii="Arial Unicode MS" w:eastAsia="Arial Unicode MS" w:hAnsi="Arial Unicode MS" w:cs="Arial Unicode MS"/>
              </w:rPr>
              <w:t>로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대부분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처리하되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일부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태스크에서</w:t>
            </w:r>
            <w:r>
              <w:rPr>
                <w:rFonts w:ascii="Arial Unicode MS" w:eastAsia="Arial Unicode MS" w:hAnsi="Arial Unicode MS" w:cs="Arial Unicode MS"/>
              </w:rPr>
              <w:t xml:space="preserve"> 128K </w:t>
            </w:r>
            <w:r>
              <w:rPr>
                <w:rFonts w:ascii="Arial Unicode MS" w:eastAsia="Arial Unicode MS" w:hAnsi="Arial Unicode MS" w:cs="Arial Unicode MS"/>
              </w:rPr>
              <w:t>이상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필요</w:t>
            </w:r>
          </w:p>
        </w:tc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F18132" w14:textId="77777777" w:rsidR="00D80D8A" w:rsidRDefault="00BE6280">
            <w:r>
              <w:rPr>
                <w:rFonts w:ascii="Arial Unicode MS" w:eastAsia="Arial Unicode MS" w:hAnsi="Arial Unicode MS" w:cs="Arial Unicode MS"/>
              </w:rPr>
              <w:t xml:space="preserve">128K </w:t>
            </w:r>
            <w:r>
              <w:rPr>
                <w:rFonts w:ascii="Arial Unicode MS" w:eastAsia="Arial Unicode MS" w:hAnsi="Arial Unicode MS" w:cs="Arial Unicode MS"/>
              </w:rPr>
              <w:t>이상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지원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모델을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후보로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제한</w:t>
            </w:r>
            <w:r>
              <w:rPr>
                <w:rFonts w:ascii="Arial Unicode MS" w:eastAsia="Arial Unicode MS" w:hAnsi="Arial Unicode MS" w:cs="Arial Unicode MS"/>
              </w:rPr>
              <w:t xml:space="preserve">. </w:t>
            </w:r>
            <w:r>
              <w:rPr>
                <w:rFonts w:ascii="Arial Unicode MS" w:eastAsia="Arial Unicode MS" w:hAnsi="Arial Unicode MS" w:cs="Arial Unicode MS"/>
              </w:rPr>
              <w:t>해당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태스크만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롱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컨텍스트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모델로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라우팅하는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구조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검토</w:t>
            </w:r>
            <w:r>
              <w:rPr>
                <w:rFonts w:ascii="Arial Unicode MS" w:eastAsia="Arial Unicode MS" w:hAnsi="Arial Unicode MS" w:cs="Arial Unicode MS"/>
              </w:rPr>
              <w:t>(3.4</w:t>
            </w:r>
            <w:r>
              <w:rPr>
                <w:rFonts w:ascii="Arial Unicode MS" w:eastAsia="Arial Unicode MS" w:hAnsi="Arial Unicode MS" w:cs="Arial Unicode MS"/>
              </w:rPr>
              <w:t>절</w:t>
            </w:r>
            <w:r>
              <w:rPr>
                <w:rFonts w:ascii="Arial Unicode MS" w:eastAsia="Arial Unicode MS" w:hAnsi="Arial Unicode MS" w:cs="Arial Unicode MS"/>
              </w:rPr>
              <w:t>)</w:t>
            </w:r>
          </w:p>
        </w:tc>
      </w:tr>
      <w:tr w:rsidR="00D80D8A" w14:paraId="470282ED" w14:textId="77777777"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986AD0" w14:textId="77777777" w:rsidR="00D80D8A" w:rsidRDefault="00BE6280">
            <w:r>
              <w:rPr>
                <w:rFonts w:ascii="Arial Unicode MS" w:eastAsia="Arial Unicode MS" w:hAnsi="Arial Unicode MS" w:cs="Arial Unicode MS"/>
              </w:rPr>
              <w:t>일반적인</w:t>
            </w:r>
            <w:r>
              <w:rPr>
                <w:rFonts w:ascii="Arial Unicode MS" w:eastAsia="Arial Unicode MS" w:hAnsi="Arial Unicode MS" w:cs="Arial Unicode MS"/>
              </w:rPr>
              <w:t xml:space="preserve"> RAG + </w:t>
            </w:r>
            <w:r>
              <w:rPr>
                <w:rFonts w:ascii="Arial Unicode MS" w:eastAsia="Arial Unicode MS" w:hAnsi="Arial Unicode MS" w:cs="Arial Unicode MS"/>
              </w:rPr>
              <w:t>대화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이력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관리로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충분</w:t>
            </w:r>
            <w:r>
              <w:rPr>
                <w:rFonts w:ascii="Arial Unicode MS" w:eastAsia="Arial Unicode MS" w:hAnsi="Arial Unicode MS" w:cs="Arial Unicode MS"/>
              </w:rPr>
              <w:t xml:space="preserve">, 32K~128K </w:t>
            </w:r>
            <w:r>
              <w:rPr>
                <w:rFonts w:ascii="Arial Unicode MS" w:eastAsia="Arial Unicode MS" w:hAnsi="Arial Unicode MS" w:cs="Arial Unicode MS"/>
              </w:rPr>
              <w:t>범위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운영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가능</w:t>
            </w:r>
          </w:p>
        </w:tc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4667A2" w14:textId="77777777" w:rsidR="00D80D8A" w:rsidRDefault="00BE6280">
            <w:r>
              <w:rPr>
                <w:rFonts w:ascii="Arial Unicode MS" w:eastAsia="Arial Unicode MS" w:hAnsi="Arial Unicode MS" w:cs="Arial Unicode MS"/>
              </w:rPr>
              <w:t>컨텍스트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윈도우를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필터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조건으로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사용하지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않음</w:t>
            </w:r>
            <w:r>
              <w:rPr>
                <w:rFonts w:ascii="Arial Unicode MS" w:eastAsia="Arial Unicode MS" w:hAnsi="Arial Unicode MS" w:cs="Arial Unicode MS"/>
              </w:rPr>
              <w:t xml:space="preserve">. </w:t>
            </w:r>
            <w:r>
              <w:rPr>
                <w:rFonts w:ascii="Arial Unicode MS" w:eastAsia="Arial Unicode MS" w:hAnsi="Arial Unicode MS" w:cs="Arial Unicode MS"/>
              </w:rPr>
              <w:t>대부분의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현행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모델이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충족</w:t>
            </w:r>
          </w:p>
        </w:tc>
      </w:tr>
      <w:tr w:rsidR="00D80D8A" w14:paraId="235E9656" w14:textId="77777777"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65861B" w14:textId="77777777" w:rsidR="00D80D8A" w:rsidRDefault="00BE6280">
            <w:r>
              <w:rPr>
                <w:rFonts w:ascii="Arial Unicode MS" w:eastAsia="Arial Unicode MS" w:hAnsi="Arial Unicode MS" w:cs="Arial Unicode MS"/>
              </w:rPr>
              <w:t>단순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질의응답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분류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등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입력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길이가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짧고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고정적</w:t>
            </w:r>
          </w:p>
        </w:tc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D682A4" w14:textId="77777777" w:rsidR="00D80D8A" w:rsidRDefault="00BE6280">
            <w:r>
              <w:rPr>
                <w:rFonts w:ascii="Arial Unicode MS" w:eastAsia="Arial Unicode MS" w:hAnsi="Arial Unicode MS" w:cs="Arial Unicode MS"/>
              </w:rPr>
              <w:t>컨텍스트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윈도우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무관</w:t>
            </w:r>
            <w:r>
              <w:rPr>
                <w:rFonts w:ascii="Arial Unicode MS" w:eastAsia="Arial Unicode MS" w:hAnsi="Arial Unicode MS" w:cs="Arial Unicode MS"/>
              </w:rPr>
              <w:t xml:space="preserve">.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비용</w:t>
            </w:r>
            <w:r>
              <w:rPr>
                <w:rFonts w:ascii="Arial Unicode MS" w:eastAsia="Arial Unicode MS" w:hAnsi="Arial Unicode MS" w:cs="Arial Unicode MS"/>
              </w:rPr>
              <w:t>·</w:t>
            </w:r>
            <w:r>
              <w:rPr>
                <w:rFonts w:ascii="Arial Unicode MS" w:eastAsia="Arial Unicode MS" w:hAnsi="Arial Unicode MS" w:cs="Arial Unicode MS"/>
              </w:rPr>
              <w:t>속도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기준으로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모델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선택</w:t>
            </w:r>
          </w:p>
        </w:tc>
      </w:tr>
    </w:tbl>
    <w:p w14:paraId="7EBA2307" w14:textId="77777777" w:rsidR="00D80D8A" w:rsidRDefault="00BE6280">
      <w:pPr>
        <w:pStyle w:val="4"/>
      </w:pPr>
      <w:bookmarkStart w:id="29" w:name="_h5amnynul0gx" w:colFirst="0" w:colLast="0"/>
      <w:bookmarkEnd w:id="29"/>
      <w:r>
        <w:rPr>
          <w:rFonts w:ascii="Arial Unicode MS" w:eastAsia="Arial Unicode MS" w:hAnsi="Arial Unicode MS" w:cs="Arial Unicode MS"/>
        </w:rPr>
        <w:t xml:space="preserve">3.1.6 </w:t>
      </w:r>
      <w:r>
        <w:rPr>
          <w:rFonts w:ascii="Arial Unicode MS" w:eastAsia="Arial Unicode MS" w:hAnsi="Arial Unicode MS" w:cs="Arial Unicode MS"/>
        </w:rPr>
        <w:t>데이터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보안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및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배포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환경</w:t>
      </w:r>
      <w:r>
        <w:rPr>
          <w:rFonts w:ascii="Arial Unicode MS" w:eastAsia="Arial Unicode MS" w:hAnsi="Arial Unicode MS" w:cs="Arial Unicode MS"/>
        </w:rPr>
        <w:t xml:space="preserve"> (</w:t>
      </w:r>
      <w:proofErr w:type="spellStart"/>
      <w:r>
        <w:rPr>
          <w:rFonts w:ascii="Arial Unicode MS" w:eastAsia="Arial Unicode MS" w:hAnsi="Arial Unicode MS" w:cs="Arial Unicode MS"/>
        </w:rPr>
        <w:t>Security</w:t>
      </w:r>
      <w:proofErr w:type="spellEnd"/>
      <w:r>
        <w:rPr>
          <w:rFonts w:ascii="Arial Unicode MS" w:eastAsia="Arial Unicode MS" w:hAnsi="Arial Unicode MS" w:cs="Arial Unicode MS"/>
        </w:rPr>
        <w:t xml:space="preserve"> &amp; </w:t>
      </w:r>
      <w:proofErr w:type="spellStart"/>
      <w:r>
        <w:rPr>
          <w:rFonts w:ascii="Arial Unicode MS" w:eastAsia="Arial Unicode MS" w:hAnsi="Arial Unicode MS" w:cs="Arial Unicode MS"/>
        </w:rPr>
        <w:t>Deployment</w:t>
      </w:r>
      <w:proofErr w:type="spellEnd"/>
      <w:r>
        <w:rPr>
          <w:rFonts w:ascii="Arial Unicode MS" w:eastAsia="Arial Unicode MS" w:hAnsi="Arial Unicode MS" w:cs="Arial Unicode MS"/>
        </w:rPr>
        <w:t>)</w:t>
      </w:r>
    </w:p>
    <w:p w14:paraId="45DEAFD0" w14:textId="77777777" w:rsidR="00D80D8A" w:rsidRDefault="00BE6280">
      <w:r>
        <w:rPr>
          <w:rFonts w:ascii="Arial Unicode MS" w:eastAsia="Arial Unicode MS" w:hAnsi="Arial Unicode MS" w:cs="Arial Unicode MS"/>
        </w:rPr>
        <w:t xml:space="preserve">LLM </w:t>
      </w:r>
      <w:r>
        <w:rPr>
          <w:rFonts w:ascii="Arial Unicode MS" w:eastAsia="Arial Unicode MS" w:hAnsi="Arial Unicode MS" w:cs="Arial Unicode MS"/>
        </w:rPr>
        <w:t>보안은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배포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환경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선택뿐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아니라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모델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자체의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안전성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데이터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유출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방지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감사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가능성까지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포괄적으로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평가해야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한다</w:t>
      </w:r>
      <w:r>
        <w:rPr>
          <w:rFonts w:ascii="Arial Unicode MS" w:eastAsia="Arial Unicode MS" w:hAnsi="Arial Unicode MS" w:cs="Arial Unicode MS"/>
        </w:rPr>
        <w:t>.</w:t>
      </w:r>
    </w:p>
    <w:p w14:paraId="0B0BAA8A" w14:textId="77777777" w:rsidR="00D80D8A" w:rsidRDefault="00D80D8A">
      <w:pPr>
        <w:pBdr>
          <w:top w:val="nil"/>
          <w:left w:val="nil"/>
          <w:bottom w:val="nil"/>
          <w:right w:val="nil"/>
          <w:between w:val="nil"/>
        </w:pBdr>
      </w:pPr>
    </w:p>
    <w:p w14:paraId="599A19CB" w14:textId="77777777" w:rsidR="00D80D8A" w:rsidRDefault="00BE6280">
      <w:r>
        <w:rPr>
          <w:rFonts w:ascii="Arial Unicode MS" w:eastAsia="Arial Unicode MS" w:hAnsi="Arial Unicode MS" w:cs="Arial Unicode MS"/>
          <w:b/>
          <w:bCs/>
        </w:rPr>
        <w:t>배포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b/>
          <w:bCs/>
        </w:rPr>
        <w:t>환경별</w:t>
      </w:r>
      <w:proofErr w:type="spellEnd"/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보안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구성</w:t>
      </w:r>
      <w:r>
        <w:rPr>
          <w:rFonts w:ascii="Arial Unicode MS" w:eastAsia="Arial Unicode MS" w:hAnsi="Arial Unicode MS" w:cs="Arial Unicode MS"/>
          <w:b/>
          <w:bCs/>
        </w:rPr>
        <w:t>:</w:t>
      </w:r>
      <w:r>
        <w:rPr>
          <w:rFonts w:ascii="Arial Unicode MS" w:eastAsia="Arial Unicode MS" w:hAnsi="Arial Unicode MS" w:cs="Arial Unicode MS"/>
        </w:rPr>
        <w:t xml:space="preserve"> 2.3</w:t>
      </w:r>
      <w:r>
        <w:rPr>
          <w:rFonts w:ascii="Arial Unicode MS" w:eastAsia="Arial Unicode MS" w:hAnsi="Arial Unicode MS" w:cs="Arial Unicode MS"/>
        </w:rPr>
        <w:t>절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배포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환경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유형에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따라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선택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가능한</w:t>
      </w:r>
      <w:r>
        <w:rPr>
          <w:rFonts w:ascii="Arial Unicode MS" w:eastAsia="Arial Unicode MS" w:hAnsi="Arial Unicode MS" w:cs="Arial Unicode MS"/>
        </w:rPr>
        <w:t xml:space="preserve"> LLM </w:t>
      </w:r>
      <w:r>
        <w:rPr>
          <w:rFonts w:ascii="Arial Unicode MS" w:eastAsia="Arial Unicode MS" w:hAnsi="Arial Unicode MS" w:cs="Arial Unicode MS"/>
        </w:rPr>
        <w:t>구성이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달라진다</w:t>
      </w:r>
      <w:r>
        <w:rPr>
          <w:rFonts w:ascii="Arial Unicode MS" w:eastAsia="Arial Unicode MS" w:hAnsi="Arial Unicode MS" w:cs="Arial Unicode MS"/>
        </w:rPr>
        <w:t xml:space="preserve">. </w:t>
      </w:r>
      <w:r>
        <w:rPr>
          <w:rFonts w:ascii="Arial Unicode MS" w:eastAsia="Arial Unicode MS" w:hAnsi="Arial Unicode MS" w:cs="Arial Unicode MS"/>
        </w:rPr>
        <w:t>클라우드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환경은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상용</w:t>
      </w:r>
      <w:r>
        <w:rPr>
          <w:rFonts w:ascii="Arial Unicode MS" w:eastAsia="Arial Unicode MS" w:hAnsi="Arial Unicode MS" w:cs="Arial Unicode MS"/>
        </w:rPr>
        <w:t xml:space="preserve"> API(ZDR, SOC 2 </w:t>
      </w:r>
      <w:r>
        <w:rPr>
          <w:rFonts w:ascii="Arial Unicode MS" w:eastAsia="Arial Unicode MS" w:hAnsi="Arial Unicode MS" w:cs="Arial Unicode MS"/>
        </w:rPr>
        <w:t>인증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등</w:t>
      </w:r>
      <w:r>
        <w:rPr>
          <w:rFonts w:ascii="Arial Unicode MS" w:eastAsia="Arial Unicode MS" w:hAnsi="Arial Unicode MS" w:cs="Arial Unicode MS"/>
        </w:rPr>
        <w:t xml:space="preserve">) </w:t>
      </w:r>
      <w:r>
        <w:rPr>
          <w:rFonts w:ascii="Arial Unicode MS" w:eastAsia="Arial Unicode MS" w:hAnsi="Arial Unicode MS" w:cs="Arial Unicode MS"/>
        </w:rPr>
        <w:t>활용</w:t>
      </w:r>
      <w:r>
        <w:rPr>
          <w:rFonts w:ascii="Arial Unicode MS" w:eastAsia="Arial Unicode MS" w:hAnsi="Arial Unicode MS" w:cs="Arial Unicode MS"/>
        </w:rPr>
        <w:t xml:space="preserve">, </w:t>
      </w:r>
      <w:proofErr w:type="spellStart"/>
      <w:r>
        <w:rPr>
          <w:rFonts w:ascii="Arial Unicode MS" w:eastAsia="Arial Unicode MS" w:hAnsi="Arial Unicode MS" w:cs="Arial Unicode MS"/>
        </w:rPr>
        <w:t>온프레미스는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오픈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가중치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모델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셀프호스팅</w:t>
      </w:r>
      <w:proofErr w:type="spellEnd"/>
      <w:r>
        <w:rPr>
          <w:rFonts w:ascii="Arial Unicode MS" w:eastAsia="Arial Unicode MS" w:hAnsi="Arial Unicode MS" w:cs="Arial Unicode MS"/>
        </w:rPr>
        <w:t>(</w:t>
      </w:r>
      <w:proofErr w:type="spellStart"/>
      <w:r>
        <w:rPr>
          <w:rFonts w:ascii="Arial Unicode MS" w:eastAsia="Arial Unicode MS" w:hAnsi="Arial Unicode MS" w:cs="Arial Unicode MS"/>
        </w:rPr>
        <w:t>vLLM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등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서빙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인프라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필수</w:t>
      </w:r>
      <w:r>
        <w:rPr>
          <w:rFonts w:ascii="Arial Unicode MS" w:eastAsia="Arial Unicode MS" w:hAnsi="Arial Unicode MS" w:cs="Arial Unicode MS"/>
        </w:rPr>
        <w:t xml:space="preserve">), </w:t>
      </w:r>
      <w:r>
        <w:rPr>
          <w:rFonts w:ascii="Arial Unicode MS" w:eastAsia="Arial Unicode MS" w:hAnsi="Arial Unicode MS" w:cs="Arial Unicode MS"/>
        </w:rPr>
        <w:t>하이브리드는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민</w:t>
      </w:r>
      <w:r>
        <w:rPr>
          <w:rFonts w:ascii="Arial Unicode MS" w:eastAsia="Arial Unicode MS" w:hAnsi="Arial Unicode MS" w:cs="Arial Unicode MS"/>
        </w:rPr>
        <w:t>감</w:t>
      </w:r>
      <w:r>
        <w:rPr>
          <w:rFonts w:ascii="Arial Unicode MS" w:eastAsia="Arial Unicode MS" w:hAnsi="Arial Unicode MS" w:cs="Arial Unicode MS"/>
        </w:rPr>
        <w:t>/</w:t>
      </w:r>
      <w:proofErr w:type="spellStart"/>
      <w:r>
        <w:rPr>
          <w:rFonts w:ascii="Arial Unicode MS" w:eastAsia="Arial Unicode MS" w:hAnsi="Arial Unicode MS" w:cs="Arial Unicode MS"/>
        </w:rPr>
        <w:t>비민감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데이터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라우팅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구조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설계가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필요하다</w:t>
      </w:r>
      <w:r>
        <w:rPr>
          <w:rFonts w:ascii="Arial Unicode MS" w:eastAsia="Arial Unicode MS" w:hAnsi="Arial Unicode MS" w:cs="Arial Unicode MS"/>
        </w:rPr>
        <w:t xml:space="preserve">. </w:t>
      </w:r>
      <w:r>
        <w:rPr>
          <w:rFonts w:ascii="Arial Unicode MS" w:eastAsia="Arial Unicode MS" w:hAnsi="Arial Unicode MS" w:cs="Arial Unicode MS"/>
        </w:rPr>
        <w:t>하이브리드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라우팅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시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Fail-safe</w:t>
      </w:r>
      <w:proofErr w:type="spellEnd"/>
      <w:r>
        <w:rPr>
          <w:rFonts w:ascii="Arial Unicode MS" w:eastAsia="Arial Unicode MS" w:hAnsi="Arial Unicode MS" w:cs="Arial Unicode MS"/>
        </w:rPr>
        <w:t>(</w:t>
      </w:r>
      <w:r>
        <w:rPr>
          <w:rFonts w:ascii="Arial Unicode MS" w:eastAsia="Arial Unicode MS" w:hAnsi="Arial Unicode MS" w:cs="Arial Unicode MS"/>
        </w:rPr>
        <w:t>분류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실패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시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온프레미스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기본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라우팅</w:t>
      </w:r>
      <w:r>
        <w:rPr>
          <w:rFonts w:ascii="Arial Unicode MS" w:eastAsia="Arial Unicode MS" w:hAnsi="Arial Unicode MS" w:cs="Arial Unicode MS"/>
        </w:rPr>
        <w:t xml:space="preserve">) </w:t>
      </w:r>
      <w:r>
        <w:rPr>
          <w:rFonts w:ascii="Arial Unicode MS" w:eastAsia="Arial Unicode MS" w:hAnsi="Arial Unicode MS" w:cs="Arial Unicode MS"/>
        </w:rPr>
        <w:t>설계를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권장한다</w:t>
      </w:r>
      <w:r>
        <w:rPr>
          <w:rFonts w:ascii="Arial Unicode MS" w:eastAsia="Arial Unicode MS" w:hAnsi="Arial Unicode MS" w:cs="Arial Unicode MS"/>
        </w:rPr>
        <w:t>.</w:t>
      </w:r>
    </w:p>
    <w:p w14:paraId="07DC5A4A" w14:textId="77777777" w:rsidR="00D80D8A" w:rsidRDefault="00D80D8A">
      <w:pPr>
        <w:pBdr>
          <w:top w:val="nil"/>
          <w:left w:val="nil"/>
          <w:bottom w:val="nil"/>
          <w:right w:val="nil"/>
          <w:between w:val="nil"/>
        </w:pBdr>
      </w:pPr>
    </w:p>
    <w:p w14:paraId="2B807EAF" w14:textId="77777777" w:rsidR="00D80D8A" w:rsidRDefault="00BE6280">
      <w:r>
        <w:rPr>
          <w:rFonts w:ascii="Arial Unicode MS" w:eastAsia="Arial Unicode MS" w:hAnsi="Arial Unicode MS" w:cs="Arial Unicode MS"/>
          <w:b/>
          <w:bCs/>
        </w:rPr>
        <w:t>모델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수준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보안</w:t>
      </w:r>
      <w:r>
        <w:rPr>
          <w:rFonts w:ascii="Arial Unicode MS" w:eastAsia="Arial Unicode MS" w:hAnsi="Arial Unicode MS" w:cs="Arial Unicode MS"/>
          <w:b/>
          <w:bCs/>
        </w:rPr>
        <w:t>: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Agent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시스템에서는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LLM</w:t>
      </w:r>
      <w:r>
        <w:rPr>
          <w:rFonts w:ascii="Arial Unicode MS" w:eastAsia="Arial Unicode MS" w:hAnsi="Arial Unicode MS" w:cs="Arial Unicode MS"/>
        </w:rPr>
        <w:t>이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외부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도구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실행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결과</w:t>
      </w:r>
      <w:r>
        <w:rPr>
          <w:rFonts w:ascii="Arial Unicode MS" w:eastAsia="Arial Unicode MS" w:hAnsi="Arial Unicode MS" w:cs="Arial Unicode MS"/>
        </w:rPr>
        <w:t xml:space="preserve">, RAG </w:t>
      </w:r>
      <w:r>
        <w:rPr>
          <w:rFonts w:ascii="Arial Unicode MS" w:eastAsia="Arial Unicode MS" w:hAnsi="Arial Unicode MS" w:cs="Arial Unicode MS"/>
        </w:rPr>
        <w:t>검색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결과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등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신뢰할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없는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데이터를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처리하므로</w:t>
      </w:r>
      <w:r>
        <w:rPr>
          <w:rFonts w:ascii="Arial Unicode MS" w:eastAsia="Arial Unicode MS" w:hAnsi="Arial Unicode MS" w:cs="Arial Unicode MS"/>
        </w:rPr>
        <w:t xml:space="preserve">, </w:t>
      </w:r>
      <w:proofErr w:type="spellStart"/>
      <w:r>
        <w:rPr>
          <w:rFonts w:ascii="Arial Unicode MS" w:eastAsia="Arial Unicode MS" w:hAnsi="Arial Unicode MS" w:cs="Arial Unicode MS"/>
        </w:rPr>
        <w:t>Prompt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Injection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및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Jailbreak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저항성이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선정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기준에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포함되어야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한다</w:t>
      </w:r>
      <w:r>
        <w:rPr>
          <w:rFonts w:ascii="Arial Unicode MS" w:eastAsia="Arial Unicode MS" w:hAnsi="Arial Unicode MS" w:cs="Arial Unicode MS"/>
        </w:rPr>
        <w:t xml:space="preserve">. </w:t>
      </w:r>
      <w:r>
        <w:rPr>
          <w:rFonts w:ascii="Arial Unicode MS" w:eastAsia="Arial Unicode MS" w:hAnsi="Arial Unicode MS" w:cs="Arial Unicode MS"/>
        </w:rPr>
        <w:t>자사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공격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패턴</w:t>
      </w:r>
      <w:r>
        <w:rPr>
          <w:rFonts w:ascii="Arial Unicode MS" w:eastAsia="Arial Unicode MS" w:hAnsi="Arial Unicode MS" w:cs="Arial Unicode MS"/>
        </w:rPr>
        <w:t xml:space="preserve"> 10~20</w:t>
      </w:r>
      <w:r>
        <w:rPr>
          <w:rFonts w:ascii="Arial Unicode MS" w:eastAsia="Arial Unicode MS" w:hAnsi="Arial Unicode MS" w:cs="Arial Unicode MS"/>
        </w:rPr>
        <w:t>건으로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후보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모델의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방어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성능을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비교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평가하고</w:t>
      </w:r>
      <w:r>
        <w:rPr>
          <w:rFonts w:ascii="Arial Unicode MS" w:eastAsia="Arial Unicode MS" w:hAnsi="Arial Unicode MS" w:cs="Arial Unicode MS"/>
        </w:rPr>
        <w:t>, 9</w:t>
      </w:r>
      <w:r>
        <w:rPr>
          <w:rFonts w:ascii="Arial Unicode MS" w:eastAsia="Arial Unicode MS" w:hAnsi="Arial Unicode MS" w:cs="Arial Unicode MS"/>
        </w:rPr>
        <w:t>장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Guard</w:t>
      </w:r>
      <w:r>
        <w:rPr>
          <w:rFonts w:ascii="Arial Unicode MS" w:eastAsia="Arial Unicode MS" w:hAnsi="Arial Unicode MS" w:cs="Arial Unicode MS"/>
        </w:rPr>
        <w:t>rails</w:t>
      </w:r>
      <w:r>
        <w:rPr>
          <w:rFonts w:ascii="Arial Unicode MS" w:eastAsia="Arial Unicode MS" w:hAnsi="Arial Unicode MS" w:cs="Arial Unicode MS"/>
        </w:rPr>
        <w:t>와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조합한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다층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방어를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설계한다</w:t>
      </w:r>
      <w:r>
        <w:rPr>
          <w:rFonts w:ascii="Arial Unicode MS" w:eastAsia="Arial Unicode MS" w:hAnsi="Arial Unicode MS" w:cs="Arial Unicode MS"/>
        </w:rPr>
        <w:t>.</w:t>
      </w:r>
    </w:p>
    <w:p w14:paraId="7B88C315" w14:textId="77777777" w:rsidR="00D80D8A" w:rsidRDefault="00D80D8A">
      <w:pPr>
        <w:pBdr>
          <w:top w:val="nil"/>
          <w:left w:val="nil"/>
          <w:bottom w:val="nil"/>
          <w:right w:val="nil"/>
          <w:between w:val="nil"/>
        </w:pBdr>
      </w:pPr>
    </w:p>
    <w:p w14:paraId="48B0EFB8" w14:textId="77777777" w:rsidR="00D80D8A" w:rsidRDefault="00BE6280">
      <w:r>
        <w:rPr>
          <w:rFonts w:ascii="Arial Unicode MS" w:eastAsia="Arial Unicode MS" w:hAnsi="Arial Unicode MS" w:cs="Arial Unicode MS"/>
          <w:b/>
          <w:bCs/>
        </w:rPr>
        <w:t>데이터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유출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방지</w:t>
      </w:r>
      <w:r>
        <w:rPr>
          <w:rFonts w:ascii="Arial Unicode MS" w:eastAsia="Arial Unicode MS" w:hAnsi="Arial Unicode MS" w:cs="Arial Unicode MS"/>
          <w:b/>
          <w:bCs/>
        </w:rPr>
        <w:t>: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상용</w:t>
      </w:r>
      <w:r>
        <w:rPr>
          <w:rFonts w:ascii="Arial Unicode MS" w:eastAsia="Arial Unicode MS" w:hAnsi="Arial Unicode MS" w:cs="Arial Unicode MS"/>
        </w:rPr>
        <w:t xml:space="preserve"> API </w:t>
      </w:r>
      <w:r>
        <w:rPr>
          <w:rFonts w:ascii="Arial Unicode MS" w:eastAsia="Arial Unicode MS" w:hAnsi="Arial Unicode MS" w:cs="Arial Unicode MS"/>
        </w:rPr>
        <w:t>사용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시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전송된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데이터가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모델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학습에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활용되는지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반드시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확인한다</w:t>
      </w:r>
      <w:r>
        <w:rPr>
          <w:rFonts w:ascii="Arial Unicode MS" w:eastAsia="Arial Unicode MS" w:hAnsi="Arial Unicode MS" w:cs="Arial Unicode MS"/>
        </w:rPr>
        <w:t xml:space="preserve">. </w:t>
      </w:r>
      <w:proofErr w:type="spellStart"/>
      <w:r>
        <w:rPr>
          <w:rFonts w:ascii="Arial Unicode MS" w:eastAsia="Arial Unicode MS" w:hAnsi="Arial Unicode MS" w:cs="Arial Unicode MS"/>
        </w:rPr>
        <w:t>OpenAI·Anthropic</w:t>
      </w:r>
      <w:r>
        <w:rPr>
          <w:rFonts w:ascii="Arial Unicode MS" w:eastAsia="Arial Unicode MS" w:hAnsi="Arial Unicode MS" w:cs="Arial Unicode MS"/>
        </w:rPr>
        <w:t>은</w:t>
      </w:r>
      <w:proofErr w:type="spellEnd"/>
      <w:r>
        <w:rPr>
          <w:rFonts w:ascii="Arial Unicode MS" w:eastAsia="Arial Unicode MS" w:hAnsi="Arial Unicode MS" w:cs="Arial Unicode MS"/>
        </w:rPr>
        <w:t xml:space="preserve"> API </w:t>
      </w:r>
      <w:r>
        <w:rPr>
          <w:rFonts w:ascii="Arial Unicode MS" w:eastAsia="Arial Unicode MS" w:hAnsi="Arial Unicode MS" w:cs="Arial Unicode MS"/>
        </w:rPr>
        <w:t>데이터를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기본적으로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학습에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사용하지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않으나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약관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개정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재확인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필요</w:t>
      </w:r>
      <w:r>
        <w:rPr>
          <w:rFonts w:ascii="Arial Unicode MS" w:eastAsia="Arial Unicode MS" w:hAnsi="Arial Unicode MS" w:cs="Arial Unicode MS"/>
        </w:rPr>
        <w:t>. Google</w:t>
      </w:r>
      <w:r>
        <w:rPr>
          <w:rFonts w:ascii="Arial Unicode MS" w:eastAsia="Arial Unicode MS" w:hAnsi="Arial Unicode MS" w:cs="Arial Unicode MS"/>
        </w:rPr>
        <w:t>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무료</w:t>
      </w:r>
      <w:r>
        <w:rPr>
          <w:rFonts w:ascii="Arial Unicode MS" w:eastAsia="Arial Unicode MS" w:hAnsi="Arial Unicode MS" w:cs="Arial Unicode MS"/>
        </w:rPr>
        <w:t>/</w:t>
      </w:r>
      <w:r>
        <w:rPr>
          <w:rFonts w:ascii="Arial Unicode MS" w:eastAsia="Arial Unicode MS" w:hAnsi="Arial Unicode MS" w:cs="Arial Unicode MS"/>
        </w:rPr>
        <w:t>유료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티어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정책이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상이하므로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프로덕션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환경에서는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유료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티어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약관을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확인한다</w:t>
      </w:r>
      <w:r>
        <w:rPr>
          <w:rFonts w:ascii="Arial Unicode MS" w:eastAsia="Arial Unicode MS" w:hAnsi="Arial Unicode MS" w:cs="Arial Unicode MS"/>
        </w:rPr>
        <w:t xml:space="preserve">. </w:t>
      </w:r>
      <w:r>
        <w:rPr>
          <w:rFonts w:ascii="Arial Unicode MS" w:eastAsia="Arial Unicode MS" w:hAnsi="Arial Unicode MS" w:cs="Arial Unicode MS"/>
          <w:i/>
          <w:iCs/>
        </w:rPr>
        <w:t xml:space="preserve">(2026.03 </w:t>
      </w:r>
      <w:r>
        <w:rPr>
          <w:rFonts w:ascii="Arial Unicode MS" w:eastAsia="Arial Unicode MS" w:hAnsi="Arial Unicode MS" w:cs="Arial Unicode MS"/>
          <w:i/>
          <w:iCs/>
        </w:rPr>
        <w:t>기준</w:t>
      </w:r>
      <w:r>
        <w:rPr>
          <w:rFonts w:ascii="Arial Unicode MS" w:eastAsia="Arial Unicode MS" w:hAnsi="Arial Unicode MS" w:cs="Arial Unicode MS"/>
          <w:i/>
          <w:iCs/>
        </w:rPr>
        <w:t xml:space="preserve">. </w:t>
      </w:r>
      <w:r>
        <w:rPr>
          <w:rFonts w:ascii="Arial Unicode MS" w:eastAsia="Arial Unicode MS" w:hAnsi="Arial Unicode MS" w:cs="Arial Unicode MS"/>
          <w:i/>
          <w:iCs/>
        </w:rPr>
        <w:t>분기별</w:t>
      </w:r>
      <w:r>
        <w:rPr>
          <w:rFonts w:ascii="Arial Unicode MS" w:eastAsia="Arial Unicode MS" w:hAnsi="Arial Unicode MS" w:cs="Arial Unicode MS"/>
          <w:i/>
          <w:iCs/>
        </w:rPr>
        <w:t xml:space="preserve"> </w:t>
      </w:r>
      <w:r>
        <w:rPr>
          <w:rFonts w:ascii="Arial Unicode MS" w:eastAsia="Arial Unicode MS" w:hAnsi="Arial Unicode MS" w:cs="Arial Unicode MS"/>
          <w:i/>
          <w:iCs/>
        </w:rPr>
        <w:t>갱신</w:t>
      </w:r>
      <w:r>
        <w:rPr>
          <w:rFonts w:ascii="Arial Unicode MS" w:eastAsia="Arial Unicode MS" w:hAnsi="Arial Unicode MS" w:cs="Arial Unicode MS"/>
          <w:i/>
          <w:iCs/>
        </w:rPr>
        <w:t xml:space="preserve"> </w:t>
      </w:r>
      <w:r>
        <w:rPr>
          <w:rFonts w:ascii="Arial Unicode MS" w:eastAsia="Arial Unicode MS" w:hAnsi="Arial Unicode MS" w:cs="Arial Unicode MS"/>
          <w:i/>
          <w:iCs/>
        </w:rPr>
        <w:t>대상</w:t>
      </w:r>
      <w:r>
        <w:rPr>
          <w:rFonts w:ascii="Arial Unicode MS" w:eastAsia="Arial Unicode MS" w:hAnsi="Arial Unicode MS" w:cs="Arial Unicode MS"/>
          <w:i/>
          <w:iCs/>
        </w:rPr>
        <w:t>.)</w:t>
      </w:r>
    </w:p>
    <w:p w14:paraId="46E93FAF" w14:textId="77777777" w:rsidR="00D80D8A" w:rsidRDefault="00D80D8A">
      <w:pPr>
        <w:pBdr>
          <w:top w:val="nil"/>
          <w:left w:val="nil"/>
          <w:bottom w:val="nil"/>
          <w:right w:val="nil"/>
          <w:between w:val="nil"/>
        </w:pBdr>
      </w:pPr>
    </w:p>
    <w:p w14:paraId="7D3CEE3E" w14:textId="77777777" w:rsidR="00D80D8A" w:rsidRDefault="00BE6280">
      <w:r>
        <w:rPr>
          <w:rFonts w:ascii="Arial Unicode MS" w:eastAsia="Arial Unicode MS" w:hAnsi="Arial Unicode MS" w:cs="Arial Unicode MS"/>
          <w:b/>
          <w:bCs/>
        </w:rPr>
        <w:t>감사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가능성</w:t>
      </w:r>
      <w:r>
        <w:rPr>
          <w:rFonts w:ascii="Arial Unicode MS" w:eastAsia="Arial Unicode MS" w:hAnsi="Arial Unicode MS" w:cs="Arial Unicode MS"/>
          <w:b/>
          <w:bCs/>
        </w:rPr>
        <w:t>: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규제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산업에서는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응답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재현성</w:t>
      </w:r>
      <w:r>
        <w:rPr>
          <w:rFonts w:ascii="Arial Unicode MS" w:eastAsia="Arial Unicode MS" w:hAnsi="Arial Unicode MS" w:cs="Arial Unicode MS"/>
        </w:rPr>
        <w:t>(</w:t>
      </w:r>
      <w:proofErr w:type="spellStart"/>
      <w:r>
        <w:rPr>
          <w:rFonts w:ascii="Arial Unicode MS" w:eastAsia="Arial Unicode MS" w:hAnsi="Arial Unicode MS" w:cs="Arial Unicode MS"/>
        </w:rPr>
        <w:t>temperatu</w:t>
      </w:r>
      <w:r>
        <w:rPr>
          <w:rFonts w:ascii="Arial Unicode MS" w:eastAsia="Arial Unicode MS" w:hAnsi="Arial Unicode MS" w:cs="Arial Unicode MS"/>
        </w:rPr>
        <w:t>re</w:t>
      </w:r>
      <w:proofErr w:type="spellEnd"/>
      <w:r>
        <w:rPr>
          <w:rFonts w:ascii="Arial Unicode MS" w:eastAsia="Arial Unicode MS" w:hAnsi="Arial Unicode MS" w:cs="Arial Unicode MS"/>
        </w:rPr>
        <w:t xml:space="preserve">=0 + </w:t>
      </w:r>
      <w:proofErr w:type="spellStart"/>
      <w:r>
        <w:rPr>
          <w:rFonts w:ascii="Arial Unicode MS" w:eastAsia="Arial Unicode MS" w:hAnsi="Arial Unicode MS" w:cs="Arial Unicode MS"/>
        </w:rPr>
        <w:t>seed</w:t>
      </w:r>
      <w:proofErr w:type="spellEnd"/>
      <w:r>
        <w:rPr>
          <w:rFonts w:ascii="Arial Unicode MS" w:eastAsia="Arial Unicode MS" w:hAnsi="Arial Unicode MS" w:cs="Arial Unicode MS"/>
        </w:rPr>
        <w:t xml:space="preserve">), </w:t>
      </w:r>
      <w:r>
        <w:rPr>
          <w:rFonts w:ascii="Arial Unicode MS" w:eastAsia="Arial Unicode MS" w:hAnsi="Arial Unicode MS" w:cs="Arial Unicode MS"/>
        </w:rPr>
        <w:t>입출력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로깅</w:t>
      </w:r>
      <w:r>
        <w:rPr>
          <w:rFonts w:ascii="Arial Unicode MS" w:eastAsia="Arial Unicode MS" w:hAnsi="Arial Unicode MS" w:cs="Arial Unicode MS"/>
        </w:rPr>
        <w:t>(10</w:t>
      </w:r>
      <w:r>
        <w:rPr>
          <w:rFonts w:ascii="Arial Unicode MS" w:eastAsia="Arial Unicode MS" w:hAnsi="Arial Unicode MS" w:cs="Arial Unicode MS"/>
        </w:rPr>
        <w:t>장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Observability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연계</w:t>
      </w:r>
      <w:r>
        <w:rPr>
          <w:rFonts w:ascii="Arial Unicode MS" w:eastAsia="Arial Unicode MS" w:hAnsi="Arial Unicode MS" w:cs="Arial Unicode MS"/>
        </w:rPr>
        <w:t xml:space="preserve">), </w:t>
      </w:r>
      <w:r>
        <w:rPr>
          <w:rFonts w:ascii="Arial Unicode MS" w:eastAsia="Arial Unicode MS" w:hAnsi="Arial Unicode MS" w:cs="Arial Unicode MS"/>
        </w:rPr>
        <w:t>모델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버전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고정</w:t>
      </w:r>
      <w:r>
        <w:rPr>
          <w:rFonts w:ascii="Arial Unicode MS" w:eastAsia="Arial Unicode MS" w:hAnsi="Arial Unicode MS" w:cs="Arial Unicode MS"/>
        </w:rPr>
        <w:t>(</w:t>
      </w:r>
      <w:proofErr w:type="spellStart"/>
      <w:r>
        <w:rPr>
          <w:rFonts w:ascii="Arial Unicode MS" w:eastAsia="Arial Unicode MS" w:hAnsi="Arial Unicode MS" w:cs="Arial Unicode MS"/>
        </w:rPr>
        <w:t>Pinning</w:t>
      </w:r>
      <w:proofErr w:type="spellEnd"/>
      <w:r>
        <w:rPr>
          <w:rFonts w:ascii="Arial Unicode MS" w:eastAsia="Arial Unicode MS" w:hAnsi="Arial Unicode MS" w:cs="Arial Unicode MS"/>
        </w:rPr>
        <w:t xml:space="preserve">) </w:t>
      </w:r>
      <w:r>
        <w:rPr>
          <w:rFonts w:ascii="Arial Unicode MS" w:eastAsia="Arial Unicode MS" w:hAnsi="Arial Unicode MS" w:cs="Arial Unicode MS"/>
        </w:rPr>
        <w:t>지원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수준을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확인한다</w:t>
      </w:r>
      <w:r>
        <w:rPr>
          <w:rFonts w:ascii="Arial Unicode MS" w:eastAsia="Arial Unicode MS" w:hAnsi="Arial Unicode MS" w:cs="Arial Unicode MS"/>
        </w:rPr>
        <w:t>.</w:t>
      </w:r>
    </w:p>
    <w:p w14:paraId="258CC047" w14:textId="77777777" w:rsidR="00D80D8A" w:rsidRDefault="00D80D8A">
      <w:pPr>
        <w:pBdr>
          <w:top w:val="nil"/>
          <w:left w:val="nil"/>
          <w:bottom w:val="nil"/>
          <w:right w:val="nil"/>
          <w:between w:val="nil"/>
        </w:pBdr>
      </w:pPr>
    </w:p>
    <w:tbl>
      <w:tblPr>
        <w:tblStyle w:val="af5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514"/>
        <w:gridCol w:w="4515"/>
      </w:tblGrid>
      <w:tr w:rsidR="00D80D8A" w14:paraId="7448D7E7" w14:textId="77777777">
        <w:trPr>
          <w:tblHeader/>
        </w:trPr>
        <w:tc>
          <w:tcPr>
            <w:tcW w:w="4514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B93218" w14:textId="77777777" w:rsidR="00D80D8A" w:rsidRDefault="00BE6280">
            <w:pPr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프로젝트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조건</w:t>
            </w:r>
          </w:p>
        </w:tc>
        <w:tc>
          <w:tcPr>
            <w:tcW w:w="4514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C39571" w14:textId="77777777" w:rsidR="00D80D8A" w:rsidRDefault="00BE6280">
            <w:pPr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모델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선정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시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행동</w:t>
            </w:r>
          </w:p>
        </w:tc>
      </w:tr>
      <w:tr w:rsidR="00D80D8A" w14:paraId="71BA7C21" w14:textId="77777777"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8FC08A" w14:textId="77777777" w:rsidR="00D80D8A" w:rsidRDefault="00BE6280">
            <w:proofErr w:type="spellStart"/>
            <w:r>
              <w:rPr>
                <w:rFonts w:ascii="Arial Unicode MS" w:eastAsia="Arial Unicode MS" w:hAnsi="Arial Unicode MS" w:cs="Arial Unicode MS"/>
              </w:rPr>
              <w:t>금융</w:t>
            </w:r>
            <w:r>
              <w:rPr>
                <w:rFonts w:ascii="Arial Unicode MS" w:eastAsia="Arial Unicode MS" w:hAnsi="Arial Unicode MS" w:cs="Arial Unicode MS"/>
              </w:rPr>
              <w:t>·</w:t>
            </w:r>
            <w:r>
              <w:rPr>
                <w:rFonts w:ascii="Arial Unicode MS" w:eastAsia="Arial Unicode MS" w:hAnsi="Arial Unicode MS" w:cs="Arial Unicode MS"/>
              </w:rPr>
              <w:t>의료</w:t>
            </w:r>
            <w:r>
              <w:rPr>
                <w:rFonts w:ascii="Arial Unicode MS" w:eastAsia="Arial Unicode MS" w:hAnsi="Arial Unicode MS" w:cs="Arial Unicode MS"/>
              </w:rPr>
              <w:t>·</w:t>
            </w:r>
            <w:r>
              <w:rPr>
                <w:rFonts w:ascii="Arial Unicode MS" w:eastAsia="Arial Unicode MS" w:hAnsi="Arial Unicode MS" w:cs="Arial Unicode MS"/>
              </w:rPr>
              <w:t>공공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등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규제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산업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데이터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외부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전송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절대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불가</w:t>
            </w:r>
          </w:p>
        </w:tc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DA3F49" w14:textId="77777777" w:rsidR="00D80D8A" w:rsidRDefault="00BE6280">
            <w:r>
              <w:rPr>
                <w:rFonts w:ascii="Arial Unicode MS" w:eastAsia="Arial Unicode MS" w:hAnsi="Arial Unicode MS" w:cs="Arial Unicode MS"/>
              </w:rPr>
              <w:t xml:space="preserve">3.2 </w:t>
            </w:r>
            <w:r>
              <w:rPr>
                <w:rFonts w:ascii="Arial Unicode MS" w:eastAsia="Arial Unicode MS" w:hAnsi="Arial Unicode MS" w:cs="Arial Unicode MS"/>
              </w:rPr>
              <w:t>트리에서</w:t>
            </w:r>
            <w:r>
              <w:rPr>
                <w:rFonts w:ascii="Arial Unicode MS" w:eastAsia="Arial Unicode MS" w:hAnsi="Arial Unicode MS" w:cs="Arial Unicode MS"/>
              </w:rPr>
              <w:t xml:space="preserve"> "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온프레미스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" </w:t>
            </w:r>
            <w:r>
              <w:rPr>
                <w:rFonts w:ascii="Arial Unicode MS" w:eastAsia="Arial Unicode MS" w:hAnsi="Arial Unicode MS" w:cs="Arial Unicode MS"/>
              </w:rPr>
              <w:t>경로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강제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진입</w:t>
            </w:r>
            <w:r>
              <w:rPr>
                <w:rFonts w:ascii="Arial Unicode MS" w:eastAsia="Arial Unicode MS" w:hAnsi="Arial Unicode MS" w:cs="Arial Unicode MS"/>
              </w:rPr>
              <w:t xml:space="preserve">. </w:t>
            </w:r>
            <w:r>
              <w:rPr>
                <w:rFonts w:ascii="Arial Unicode MS" w:eastAsia="Arial Unicode MS" w:hAnsi="Arial Unicode MS" w:cs="Arial Unicode MS"/>
              </w:rPr>
              <w:t>오픈소스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셀프호스팅만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후보</w:t>
            </w:r>
            <w:r>
              <w:rPr>
                <w:rFonts w:ascii="Arial Unicode MS" w:eastAsia="Arial Unicode MS" w:hAnsi="Arial Unicode MS" w:cs="Arial Unicode MS"/>
              </w:rPr>
              <w:t xml:space="preserve">. </w:t>
            </w:r>
            <w:r>
              <w:rPr>
                <w:rFonts w:ascii="Arial Unicode MS" w:eastAsia="Arial Unicode MS" w:hAnsi="Arial Unicode MS" w:cs="Arial Unicode MS"/>
              </w:rPr>
              <w:t>감사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가능성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요건을</w:t>
            </w:r>
            <w:r>
              <w:rPr>
                <w:rFonts w:ascii="Arial Unicode MS" w:eastAsia="Arial Unicode MS" w:hAnsi="Arial Unicode MS" w:cs="Arial Unicode MS"/>
              </w:rPr>
              <w:t xml:space="preserve"> 3.3 </w:t>
            </w:r>
            <w:r>
              <w:rPr>
                <w:rFonts w:ascii="Arial Unicode MS" w:eastAsia="Arial Unicode MS" w:hAnsi="Arial Unicode MS" w:cs="Arial Unicode MS"/>
              </w:rPr>
              <w:t>비교표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필터에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추가</w:t>
            </w:r>
          </w:p>
        </w:tc>
      </w:tr>
      <w:tr w:rsidR="00D80D8A" w14:paraId="223F890D" w14:textId="77777777"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38E910" w14:textId="77777777" w:rsidR="00D80D8A" w:rsidRDefault="00BE6280">
            <w:r>
              <w:rPr>
                <w:rFonts w:ascii="Arial Unicode MS" w:eastAsia="Arial Unicode MS" w:hAnsi="Arial Unicode MS" w:cs="Arial Unicode MS"/>
              </w:rPr>
              <w:lastRenderedPageBreak/>
              <w:t>사내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기밀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데이터를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다루지만</w:t>
            </w:r>
            <w:r>
              <w:rPr>
                <w:rFonts w:ascii="Arial Unicode MS" w:eastAsia="Arial Unicode MS" w:hAnsi="Arial Unicode MS" w:cs="Arial Unicode MS"/>
              </w:rPr>
              <w:t xml:space="preserve">, ZDR·VPC </w:t>
            </w:r>
            <w:r>
              <w:rPr>
                <w:rFonts w:ascii="Arial Unicode MS" w:eastAsia="Arial Unicode MS" w:hAnsi="Arial Unicode MS" w:cs="Arial Unicode MS"/>
              </w:rPr>
              <w:t>등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엔터프라이즈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보안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옵션으로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충족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가능</w:t>
            </w:r>
          </w:p>
        </w:tc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51D405" w14:textId="77777777" w:rsidR="00D80D8A" w:rsidRDefault="00BE6280">
            <w:r>
              <w:rPr>
                <w:rFonts w:ascii="Arial Unicode MS" w:eastAsia="Arial Unicode MS" w:hAnsi="Arial Unicode MS" w:cs="Arial Unicode MS"/>
              </w:rPr>
              <w:t>상용</w:t>
            </w:r>
            <w:r>
              <w:rPr>
                <w:rFonts w:ascii="Arial Unicode MS" w:eastAsia="Arial Unicode MS" w:hAnsi="Arial Unicode MS" w:cs="Arial Unicode MS"/>
              </w:rPr>
              <w:t xml:space="preserve"> API </w:t>
            </w:r>
            <w:r>
              <w:rPr>
                <w:rFonts w:ascii="Arial Unicode MS" w:eastAsia="Arial Unicode MS" w:hAnsi="Arial Unicode MS" w:cs="Arial Unicode MS"/>
              </w:rPr>
              <w:t>후보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중</w:t>
            </w:r>
            <w:r>
              <w:rPr>
                <w:rFonts w:ascii="Arial Unicode MS" w:eastAsia="Arial Unicode MS" w:hAnsi="Arial Unicode MS" w:cs="Arial Unicode MS"/>
              </w:rPr>
              <w:t xml:space="preserve"> ZDR/VPC </w:t>
            </w:r>
            <w:r>
              <w:rPr>
                <w:rFonts w:ascii="Arial Unicode MS" w:eastAsia="Arial Unicode MS" w:hAnsi="Arial Unicode MS" w:cs="Arial Unicode MS"/>
              </w:rPr>
              <w:t>지원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모델로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제한</w:t>
            </w:r>
            <w:r>
              <w:rPr>
                <w:rFonts w:ascii="Arial Unicode MS" w:eastAsia="Arial Unicode MS" w:hAnsi="Arial Unicode MS" w:cs="Arial Unicode MS"/>
              </w:rPr>
              <w:t xml:space="preserve">.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Provider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약관의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데이터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활용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정책을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계약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확인</w:t>
            </w:r>
          </w:p>
        </w:tc>
      </w:tr>
      <w:tr w:rsidR="00D80D8A" w14:paraId="7B146844" w14:textId="77777777"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798B44" w14:textId="77777777" w:rsidR="00D80D8A" w:rsidRDefault="00BE6280">
            <w:r>
              <w:rPr>
                <w:rFonts w:ascii="Arial Unicode MS" w:eastAsia="Arial Unicode MS" w:hAnsi="Arial Unicode MS" w:cs="Arial Unicode MS"/>
              </w:rPr>
              <w:t>일반적인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사내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업무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데이터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상용</w:t>
            </w:r>
            <w:r>
              <w:rPr>
                <w:rFonts w:ascii="Arial Unicode MS" w:eastAsia="Arial Unicode MS" w:hAnsi="Arial Unicode MS" w:cs="Arial Unicode MS"/>
              </w:rPr>
              <w:t xml:space="preserve"> API </w:t>
            </w:r>
            <w:r>
              <w:rPr>
                <w:rFonts w:ascii="Arial Unicode MS" w:eastAsia="Arial Unicode MS" w:hAnsi="Arial Unicode MS" w:cs="Arial Unicode MS"/>
              </w:rPr>
              <w:t>표준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보안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정책으로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충분</w:t>
            </w:r>
          </w:p>
        </w:tc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E09DDA" w14:textId="77777777" w:rsidR="00D80D8A" w:rsidRDefault="00BE6280">
            <w:r>
              <w:rPr>
                <w:rFonts w:ascii="Arial Unicode MS" w:eastAsia="Arial Unicode MS" w:hAnsi="Arial Unicode MS" w:cs="Arial Unicode MS"/>
              </w:rPr>
              <w:t>보안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기준으로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후보를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제한하지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않음</w:t>
            </w:r>
            <w:r>
              <w:rPr>
                <w:rFonts w:ascii="Arial Unicode MS" w:eastAsia="Arial Unicode MS" w:hAnsi="Arial Unicode MS" w:cs="Arial Unicode MS"/>
              </w:rPr>
              <w:t xml:space="preserve">. </w:t>
            </w:r>
            <w:r>
              <w:rPr>
                <w:rFonts w:ascii="Arial Unicode MS" w:eastAsia="Arial Unicode MS" w:hAnsi="Arial Unicode MS" w:cs="Arial Unicode MS"/>
              </w:rPr>
              <w:t>상용</w:t>
            </w:r>
            <w:r>
              <w:rPr>
                <w:rFonts w:ascii="Arial Unicode MS" w:eastAsia="Arial Unicode MS" w:hAnsi="Arial Unicode MS" w:cs="Arial Unicode MS"/>
              </w:rPr>
              <w:t xml:space="preserve"> API </w:t>
            </w:r>
            <w:r>
              <w:rPr>
                <w:rFonts w:ascii="Arial Unicode MS" w:eastAsia="Arial Unicode MS" w:hAnsi="Arial Unicode MS" w:cs="Arial Unicode MS"/>
              </w:rPr>
              <w:t>전체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후보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검토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가능</w:t>
            </w:r>
          </w:p>
        </w:tc>
      </w:tr>
      <w:tr w:rsidR="00D80D8A" w14:paraId="4BBDE353" w14:textId="77777777"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F1021F" w14:textId="77777777" w:rsidR="00D80D8A" w:rsidRDefault="00BE6280">
            <w:r>
              <w:rPr>
                <w:rFonts w:ascii="Arial Unicode MS" w:eastAsia="Arial Unicode MS" w:hAnsi="Arial Unicode MS" w:cs="Arial Unicode MS"/>
              </w:rPr>
              <w:t>공개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데이터만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처리하거나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PoC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등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보안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요구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최소</w:t>
            </w:r>
          </w:p>
        </w:tc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EB3E32" w14:textId="77777777" w:rsidR="00D80D8A" w:rsidRDefault="00BE6280">
            <w:r>
              <w:rPr>
                <w:rFonts w:ascii="Arial Unicode MS" w:eastAsia="Arial Unicode MS" w:hAnsi="Arial Unicode MS" w:cs="Arial Unicode MS"/>
              </w:rPr>
              <w:t>보안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무관</w:t>
            </w:r>
            <w:r>
              <w:rPr>
                <w:rFonts w:ascii="Arial Unicode MS" w:eastAsia="Arial Unicode MS" w:hAnsi="Arial Unicode MS" w:cs="Arial Unicode MS"/>
              </w:rPr>
              <w:t xml:space="preserve">.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비용</w:t>
            </w:r>
            <w:r>
              <w:rPr>
                <w:rFonts w:ascii="Arial Unicode MS" w:eastAsia="Arial Unicode MS" w:hAnsi="Arial Unicode MS" w:cs="Arial Unicode MS"/>
              </w:rPr>
              <w:t>·</w:t>
            </w:r>
            <w:r>
              <w:rPr>
                <w:rFonts w:ascii="Arial Unicode MS" w:eastAsia="Arial Unicode MS" w:hAnsi="Arial Unicode MS" w:cs="Arial Unicode MS"/>
              </w:rPr>
              <w:t>성능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기준으로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자유롭게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선택</w:t>
            </w:r>
          </w:p>
        </w:tc>
      </w:tr>
    </w:tbl>
    <w:p w14:paraId="4EC6B4DA" w14:textId="77777777" w:rsidR="00D80D8A" w:rsidRDefault="00BE6280">
      <w:pPr>
        <w:pStyle w:val="4"/>
      </w:pPr>
      <w:bookmarkStart w:id="30" w:name="_jjngack4wcjo" w:colFirst="0" w:colLast="0"/>
      <w:bookmarkEnd w:id="30"/>
      <w:r>
        <w:rPr>
          <w:rFonts w:ascii="Arial Unicode MS" w:eastAsia="Arial Unicode MS" w:hAnsi="Arial Unicode MS" w:cs="Arial Unicode MS"/>
        </w:rPr>
        <w:t xml:space="preserve">3.1.7 </w:t>
      </w:r>
      <w:proofErr w:type="spellStart"/>
      <w:r>
        <w:rPr>
          <w:rFonts w:ascii="Arial Unicode MS" w:eastAsia="Arial Unicode MS" w:hAnsi="Arial Unicode MS" w:cs="Arial Unicode MS"/>
        </w:rPr>
        <w:t>멀티모달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지원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범위</w:t>
      </w:r>
      <w:r>
        <w:rPr>
          <w:rFonts w:ascii="Arial Unicode MS" w:eastAsia="Arial Unicode MS" w:hAnsi="Arial Unicode MS" w:cs="Arial Unicode MS"/>
        </w:rPr>
        <w:t xml:space="preserve"> (</w:t>
      </w:r>
      <w:proofErr w:type="spellStart"/>
      <w:r>
        <w:rPr>
          <w:rFonts w:ascii="Arial Unicode MS" w:eastAsia="Arial Unicode MS" w:hAnsi="Arial Unicode MS" w:cs="Arial Unicode MS"/>
        </w:rPr>
        <w:t>Multimodal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Capability</w:t>
      </w:r>
      <w:proofErr w:type="spellEnd"/>
      <w:r>
        <w:rPr>
          <w:rFonts w:ascii="Arial Unicode MS" w:eastAsia="Arial Unicode MS" w:hAnsi="Arial Unicode MS" w:cs="Arial Unicode MS"/>
        </w:rPr>
        <w:t>)</w:t>
      </w:r>
    </w:p>
    <w:p w14:paraId="3814F6E6" w14:textId="77777777" w:rsidR="00D80D8A" w:rsidRDefault="00BE6280">
      <w:proofErr w:type="spellStart"/>
      <w:r>
        <w:rPr>
          <w:rFonts w:ascii="Arial Unicode MS" w:eastAsia="Arial Unicode MS" w:hAnsi="Arial Unicode MS" w:cs="Arial Unicode MS"/>
        </w:rPr>
        <w:t>Agent</w:t>
      </w:r>
      <w:r>
        <w:rPr>
          <w:rFonts w:ascii="Arial Unicode MS" w:eastAsia="Arial Unicode MS" w:hAnsi="Arial Unicode MS" w:cs="Arial Unicode MS"/>
        </w:rPr>
        <w:t>가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처리해야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하는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입력이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텍스트에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한정되지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않는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경우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모델의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멀티모달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지원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범위가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핵심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선정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기준이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된다</w:t>
      </w:r>
      <w:r>
        <w:rPr>
          <w:rFonts w:ascii="Arial Unicode MS" w:eastAsia="Arial Unicode MS" w:hAnsi="Arial Unicode MS" w:cs="Arial Unicode MS"/>
        </w:rPr>
        <w:t xml:space="preserve">. </w:t>
      </w:r>
      <w:r>
        <w:rPr>
          <w:rFonts w:ascii="Arial Unicode MS" w:eastAsia="Arial Unicode MS" w:hAnsi="Arial Unicode MS" w:cs="Arial Unicode MS"/>
        </w:rPr>
        <w:t>프로젝트의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입출력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요구사항을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먼저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정의한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후보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모델을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필터링해야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한다</w:t>
      </w:r>
      <w:r>
        <w:rPr>
          <w:rFonts w:ascii="Arial Unicode MS" w:eastAsia="Arial Unicode MS" w:hAnsi="Arial Unicode MS" w:cs="Arial Unicode MS"/>
        </w:rPr>
        <w:t>.</w:t>
      </w:r>
    </w:p>
    <w:p w14:paraId="17509805" w14:textId="77777777" w:rsidR="00D80D8A" w:rsidRDefault="00D80D8A">
      <w:pPr>
        <w:pBdr>
          <w:top w:val="nil"/>
          <w:left w:val="nil"/>
          <w:bottom w:val="nil"/>
          <w:right w:val="nil"/>
          <w:between w:val="nil"/>
        </w:pBdr>
      </w:pPr>
    </w:p>
    <w:tbl>
      <w:tblPr>
        <w:tblStyle w:val="af6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05"/>
        <w:gridCol w:w="1806"/>
        <w:gridCol w:w="1806"/>
        <w:gridCol w:w="1806"/>
        <w:gridCol w:w="1806"/>
      </w:tblGrid>
      <w:tr w:rsidR="00D80D8A" w14:paraId="1B6508EC" w14:textId="77777777">
        <w:trPr>
          <w:tblHeader/>
        </w:trPr>
        <w:tc>
          <w:tcPr>
            <w:tcW w:w="1805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E4AFB7" w14:textId="77777777" w:rsidR="00D80D8A" w:rsidRDefault="00BE6280">
            <w:pPr>
              <w:rPr>
                <w:b/>
                <w:bCs/>
              </w:rPr>
            </w:pPr>
            <w:proofErr w:type="spellStart"/>
            <w:r>
              <w:rPr>
                <w:rFonts w:ascii="Arial Unicode MS" w:eastAsia="Arial Unicode MS" w:hAnsi="Arial Unicode MS" w:cs="Arial Unicode MS"/>
                <w:b/>
                <w:bCs/>
              </w:rPr>
              <w:t>모달리티</w:t>
            </w:r>
            <w:proofErr w:type="spellEnd"/>
          </w:p>
        </w:tc>
        <w:tc>
          <w:tcPr>
            <w:tcW w:w="1805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35C64A" w14:textId="77777777" w:rsidR="00D80D8A" w:rsidRDefault="00BE6280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OpenAI</w:t>
            </w:r>
            <w:proofErr w:type="spellEnd"/>
          </w:p>
        </w:tc>
        <w:tc>
          <w:tcPr>
            <w:tcW w:w="1805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04D150" w14:textId="77777777" w:rsidR="00D80D8A" w:rsidRDefault="00BE6280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Anthropic</w:t>
            </w:r>
            <w:proofErr w:type="spellEnd"/>
          </w:p>
        </w:tc>
        <w:tc>
          <w:tcPr>
            <w:tcW w:w="1805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DEA808" w14:textId="77777777" w:rsidR="00D80D8A" w:rsidRDefault="00BE6280">
            <w:pPr>
              <w:rPr>
                <w:b/>
                <w:bCs/>
              </w:rPr>
            </w:pPr>
            <w:r>
              <w:rPr>
                <w:b/>
                <w:bCs/>
              </w:rPr>
              <w:t>Google</w:t>
            </w:r>
          </w:p>
        </w:tc>
        <w:tc>
          <w:tcPr>
            <w:tcW w:w="1805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E0F6B3" w14:textId="77777777" w:rsidR="00D80D8A" w:rsidRDefault="00BE6280">
            <w:pPr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오픈소스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주요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모델</w:t>
            </w:r>
          </w:p>
        </w:tc>
      </w:tr>
      <w:tr w:rsidR="00D80D8A" w14:paraId="7EBFF3E8" w14:textId="77777777">
        <w:tc>
          <w:tcPr>
            <w:tcW w:w="18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13FBB0" w14:textId="77777777" w:rsidR="00D80D8A" w:rsidRDefault="00BE6280">
            <w:proofErr w:type="spellStart"/>
            <w:r>
              <w:rPr>
                <w:rFonts w:ascii="Arial Unicode MS" w:eastAsia="Arial Unicode MS" w:hAnsi="Arial Unicode MS" w:cs="Arial Unicode MS"/>
              </w:rPr>
              <w:t>Vision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(</w:t>
            </w:r>
            <w:r>
              <w:rPr>
                <w:rFonts w:ascii="Arial Unicode MS" w:eastAsia="Arial Unicode MS" w:hAnsi="Arial Unicode MS" w:cs="Arial Unicode MS"/>
              </w:rPr>
              <w:t>이미지</w:t>
            </w:r>
            <w:r>
              <w:rPr>
                <w:rFonts w:ascii="Arial Unicode MS" w:eastAsia="Arial Unicode MS" w:hAnsi="Arial Unicode MS" w:cs="Arial Unicode MS"/>
              </w:rPr>
              <w:t>)</w:t>
            </w:r>
          </w:p>
        </w:tc>
        <w:tc>
          <w:tcPr>
            <w:tcW w:w="18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AB3A06" w14:textId="77777777" w:rsidR="00D80D8A" w:rsidRDefault="00BE6280">
            <w:proofErr w:type="spellStart"/>
            <w:r>
              <w:rPr>
                <w:rFonts w:ascii="Arial Unicode MS" w:eastAsia="Arial Unicode MS" w:hAnsi="Arial Unicode MS" w:cs="Arial Unicode MS"/>
              </w:rPr>
              <w:t>플래그십</w:t>
            </w:r>
            <w:r>
              <w:rPr>
                <w:rFonts w:ascii="Arial Unicode MS" w:eastAsia="Arial Unicode MS" w:hAnsi="Arial Unicode MS" w:cs="Arial Unicode MS"/>
              </w:rPr>
              <w:t>·</w:t>
            </w:r>
            <w:r>
              <w:rPr>
                <w:rFonts w:ascii="Arial Unicode MS" w:eastAsia="Arial Unicode MS" w:hAnsi="Arial Unicode MS" w:cs="Arial Unicode MS"/>
              </w:rPr>
              <w:t>범용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지원</w:t>
            </w:r>
          </w:p>
        </w:tc>
        <w:tc>
          <w:tcPr>
            <w:tcW w:w="18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DDBCAA" w14:textId="77777777" w:rsidR="00D80D8A" w:rsidRDefault="00BE6280">
            <w:proofErr w:type="spellStart"/>
            <w:r>
              <w:rPr>
                <w:rFonts w:ascii="Arial Unicode MS" w:eastAsia="Arial Unicode MS" w:hAnsi="Arial Unicode MS" w:cs="Arial Unicode MS"/>
              </w:rPr>
              <w:t>플래그십</w:t>
            </w:r>
            <w:r>
              <w:rPr>
                <w:rFonts w:ascii="Arial Unicode MS" w:eastAsia="Arial Unicode MS" w:hAnsi="Arial Unicode MS" w:cs="Arial Unicode MS"/>
              </w:rPr>
              <w:t>·</w:t>
            </w:r>
            <w:r>
              <w:rPr>
                <w:rFonts w:ascii="Arial Unicode MS" w:eastAsia="Arial Unicode MS" w:hAnsi="Arial Unicode MS" w:cs="Arial Unicode MS"/>
              </w:rPr>
              <w:t>범용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지원</w:t>
            </w:r>
          </w:p>
        </w:tc>
        <w:tc>
          <w:tcPr>
            <w:tcW w:w="18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9BA059" w14:textId="77777777" w:rsidR="00D80D8A" w:rsidRDefault="00BE6280">
            <w:r>
              <w:rPr>
                <w:rFonts w:ascii="Arial Unicode MS" w:eastAsia="Arial Unicode MS" w:hAnsi="Arial Unicode MS" w:cs="Arial Unicode MS"/>
              </w:rPr>
              <w:t>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티어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지원</w:t>
            </w:r>
          </w:p>
        </w:tc>
        <w:tc>
          <w:tcPr>
            <w:tcW w:w="18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6340F6" w14:textId="77777777" w:rsidR="00D80D8A" w:rsidRDefault="00BE6280">
            <w:proofErr w:type="spellStart"/>
            <w:r>
              <w:rPr>
                <w:rFonts w:ascii="Arial Unicode MS" w:eastAsia="Arial Unicode MS" w:hAnsi="Arial Unicode MS" w:cs="Arial Unicode MS"/>
              </w:rPr>
              <w:t>Llama·Qwen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Vision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계열</w:t>
            </w:r>
          </w:p>
        </w:tc>
      </w:tr>
      <w:tr w:rsidR="00D80D8A" w14:paraId="15A9C43D" w14:textId="77777777">
        <w:tc>
          <w:tcPr>
            <w:tcW w:w="18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FD039E" w14:textId="77777777" w:rsidR="00D80D8A" w:rsidRDefault="00BE6280">
            <w:r>
              <w:rPr>
                <w:rFonts w:ascii="Arial Unicode MS" w:eastAsia="Arial Unicode MS" w:hAnsi="Arial Unicode MS" w:cs="Arial Unicode MS"/>
              </w:rPr>
              <w:t xml:space="preserve">PDF </w:t>
            </w:r>
            <w:r>
              <w:rPr>
                <w:rFonts w:ascii="Arial Unicode MS" w:eastAsia="Arial Unicode MS" w:hAnsi="Arial Unicode MS" w:cs="Arial Unicode MS"/>
              </w:rPr>
              <w:t>네이티브</w:t>
            </w:r>
          </w:p>
        </w:tc>
        <w:tc>
          <w:tcPr>
            <w:tcW w:w="18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809373" w14:textId="77777777" w:rsidR="00D80D8A" w:rsidRDefault="00BE6280">
            <w:r>
              <w:rPr>
                <w:rFonts w:ascii="Arial Unicode MS" w:eastAsia="Arial Unicode MS" w:hAnsi="Arial Unicode MS" w:cs="Arial Unicode MS"/>
              </w:rPr>
              <w:t>지원</w:t>
            </w:r>
          </w:p>
        </w:tc>
        <w:tc>
          <w:tcPr>
            <w:tcW w:w="18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A56E74" w14:textId="77777777" w:rsidR="00D80D8A" w:rsidRDefault="00BE6280">
            <w:r>
              <w:rPr>
                <w:rFonts w:ascii="Arial Unicode MS" w:eastAsia="Arial Unicode MS" w:hAnsi="Arial Unicode MS" w:cs="Arial Unicode MS"/>
              </w:rPr>
              <w:t>지원</w:t>
            </w:r>
          </w:p>
        </w:tc>
        <w:tc>
          <w:tcPr>
            <w:tcW w:w="18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8B4384" w14:textId="77777777" w:rsidR="00D80D8A" w:rsidRDefault="00BE6280">
            <w:r>
              <w:rPr>
                <w:rFonts w:ascii="Arial Unicode MS" w:eastAsia="Arial Unicode MS" w:hAnsi="Arial Unicode MS" w:cs="Arial Unicode MS"/>
              </w:rPr>
              <w:t>지원</w:t>
            </w:r>
          </w:p>
        </w:tc>
        <w:tc>
          <w:tcPr>
            <w:tcW w:w="18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A9DDAB" w14:textId="77777777" w:rsidR="00D80D8A" w:rsidRDefault="00BE6280">
            <w:proofErr w:type="spellStart"/>
            <w:r>
              <w:rPr>
                <w:rFonts w:ascii="Arial Unicode MS" w:eastAsia="Arial Unicode MS" w:hAnsi="Arial Unicode MS" w:cs="Arial Unicode MS"/>
              </w:rPr>
              <w:t>모델별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상이</w:t>
            </w:r>
          </w:p>
        </w:tc>
      </w:tr>
      <w:tr w:rsidR="00D80D8A" w14:paraId="35FDB4F8" w14:textId="77777777">
        <w:tc>
          <w:tcPr>
            <w:tcW w:w="18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DA06D8" w14:textId="77777777" w:rsidR="00D80D8A" w:rsidRDefault="00BE6280">
            <w:r>
              <w:rPr>
                <w:rFonts w:ascii="Arial Unicode MS" w:eastAsia="Arial Unicode MS" w:hAnsi="Arial Unicode MS" w:cs="Arial Unicode MS"/>
              </w:rPr>
              <w:t>오디오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입력</w:t>
            </w:r>
          </w:p>
        </w:tc>
        <w:tc>
          <w:tcPr>
            <w:tcW w:w="18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45462A" w14:textId="77777777" w:rsidR="00D80D8A" w:rsidRDefault="00BE6280">
            <w:r>
              <w:rPr>
                <w:rFonts w:ascii="Arial Unicode MS" w:eastAsia="Arial Unicode MS" w:hAnsi="Arial Unicode MS" w:cs="Arial Unicode MS"/>
              </w:rPr>
              <w:t>지원</w:t>
            </w:r>
            <w:r>
              <w:rPr>
                <w:rFonts w:ascii="Arial Unicode MS" w:eastAsia="Arial Unicode MS" w:hAnsi="Arial Unicode MS" w:cs="Arial Unicode MS"/>
              </w:rPr>
              <w:t xml:space="preserve"> (</w:t>
            </w:r>
            <w:r>
              <w:rPr>
                <w:rFonts w:ascii="Arial Unicode MS" w:eastAsia="Arial Unicode MS" w:hAnsi="Arial Unicode MS" w:cs="Arial Unicode MS"/>
              </w:rPr>
              <w:t>음성</w:t>
            </w:r>
            <w:r>
              <w:rPr>
                <w:rFonts w:ascii="Arial Unicode MS" w:eastAsia="Arial Unicode MS" w:hAnsi="Arial Unicode MS" w:cs="Arial Unicode MS"/>
              </w:rPr>
              <w:t xml:space="preserve"> API </w:t>
            </w:r>
            <w:r>
              <w:rPr>
                <w:rFonts w:ascii="Arial Unicode MS" w:eastAsia="Arial Unicode MS" w:hAnsi="Arial Unicode MS" w:cs="Arial Unicode MS"/>
              </w:rPr>
              <w:t>연계</w:t>
            </w:r>
            <w:r>
              <w:rPr>
                <w:rFonts w:ascii="Arial Unicode MS" w:eastAsia="Arial Unicode MS" w:hAnsi="Arial Unicode MS" w:cs="Arial Unicode MS"/>
              </w:rPr>
              <w:t>)</w:t>
            </w:r>
          </w:p>
        </w:tc>
        <w:tc>
          <w:tcPr>
            <w:tcW w:w="18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A18DDA" w14:textId="77777777" w:rsidR="00D80D8A" w:rsidRDefault="00BE6280">
            <w:r>
              <w:rPr>
                <w:rFonts w:ascii="Arial Unicode MS" w:eastAsia="Arial Unicode MS" w:hAnsi="Arial Unicode MS" w:cs="Arial Unicode MS"/>
              </w:rPr>
              <w:t>미지원</w:t>
            </w:r>
          </w:p>
        </w:tc>
        <w:tc>
          <w:tcPr>
            <w:tcW w:w="18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CBC0CE" w14:textId="77777777" w:rsidR="00D80D8A" w:rsidRDefault="00BE6280">
            <w:r>
              <w:rPr>
                <w:rFonts w:ascii="Arial Unicode MS" w:eastAsia="Arial Unicode MS" w:hAnsi="Arial Unicode MS" w:cs="Arial Unicode MS"/>
              </w:rPr>
              <w:t>네이티브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지원</w:t>
            </w:r>
          </w:p>
        </w:tc>
        <w:tc>
          <w:tcPr>
            <w:tcW w:w="18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B08C28" w14:textId="77777777" w:rsidR="00D80D8A" w:rsidRDefault="00BE6280">
            <w:proofErr w:type="spellStart"/>
            <w:r>
              <w:rPr>
                <w:rFonts w:ascii="Arial Unicode MS" w:eastAsia="Arial Unicode MS" w:hAnsi="Arial Unicode MS" w:cs="Arial Unicode MS"/>
              </w:rPr>
              <w:t>Whisper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등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별도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파이프라인</w:t>
            </w:r>
          </w:p>
        </w:tc>
      </w:tr>
      <w:tr w:rsidR="00D80D8A" w14:paraId="5627D6C2" w14:textId="77777777">
        <w:tc>
          <w:tcPr>
            <w:tcW w:w="18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147126" w14:textId="77777777" w:rsidR="00D80D8A" w:rsidRDefault="00BE6280">
            <w:r>
              <w:rPr>
                <w:rFonts w:ascii="Arial Unicode MS" w:eastAsia="Arial Unicode MS" w:hAnsi="Arial Unicode MS" w:cs="Arial Unicode MS"/>
              </w:rPr>
              <w:t>비디오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이해</w:t>
            </w:r>
          </w:p>
        </w:tc>
        <w:tc>
          <w:tcPr>
            <w:tcW w:w="18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459D96" w14:textId="77777777" w:rsidR="00D80D8A" w:rsidRDefault="00BE6280">
            <w:r>
              <w:rPr>
                <w:rFonts w:ascii="Arial Unicode MS" w:eastAsia="Arial Unicode MS" w:hAnsi="Arial Unicode MS" w:cs="Arial Unicode MS"/>
              </w:rPr>
              <w:t>제한적</w:t>
            </w:r>
          </w:p>
        </w:tc>
        <w:tc>
          <w:tcPr>
            <w:tcW w:w="18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BB7B14" w14:textId="77777777" w:rsidR="00D80D8A" w:rsidRDefault="00BE6280">
            <w:r>
              <w:rPr>
                <w:rFonts w:ascii="Arial Unicode MS" w:eastAsia="Arial Unicode MS" w:hAnsi="Arial Unicode MS" w:cs="Arial Unicode MS"/>
              </w:rPr>
              <w:t>미지원</w:t>
            </w:r>
          </w:p>
        </w:tc>
        <w:tc>
          <w:tcPr>
            <w:tcW w:w="18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6D8436" w14:textId="77777777" w:rsidR="00D80D8A" w:rsidRDefault="00BE6280">
            <w:r>
              <w:rPr>
                <w:rFonts w:ascii="Arial Unicode MS" w:eastAsia="Arial Unicode MS" w:hAnsi="Arial Unicode MS" w:cs="Arial Unicode MS"/>
              </w:rPr>
              <w:t>네이티브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지원</w:t>
            </w:r>
          </w:p>
        </w:tc>
        <w:tc>
          <w:tcPr>
            <w:tcW w:w="18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75CC35" w14:textId="77777777" w:rsidR="00D80D8A" w:rsidRDefault="00BE6280">
            <w:r>
              <w:rPr>
                <w:rFonts w:ascii="Arial Unicode MS" w:eastAsia="Arial Unicode MS" w:hAnsi="Arial Unicode MS" w:cs="Arial Unicode MS"/>
              </w:rPr>
              <w:t>대부분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미지원</w:t>
            </w:r>
          </w:p>
        </w:tc>
      </w:tr>
      <w:tr w:rsidR="00D80D8A" w14:paraId="3DD82B92" w14:textId="77777777">
        <w:tc>
          <w:tcPr>
            <w:tcW w:w="18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66B195" w14:textId="77777777" w:rsidR="00D80D8A" w:rsidRDefault="00BE6280">
            <w:r>
              <w:rPr>
                <w:rFonts w:ascii="Arial Unicode MS" w:eastAsia="Arial Unicode MS" w:hAnsi="Arial Unicode MS" w:cs="Arial Unicode MS"/>
              </w:rPr>
              <w:t>이미지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생성</w:t>
            </w:r>
          </w:p>
        </w:tc>
        <w:tc>
          <w:tcPr>
            <w:tcW w:w="18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B78A8D" w14:textId="77777777" w:rsidR="00D80D8A" w:rsidRDefault="00BE6280">
            <w:r>
              <w:rPr>
                <w:rFonts w:ascii="Arial Unicode MS" w:eastAsia="Arial Unicode MS" w:hAnsi="Arial Unicode MS" w:cs="Arial Unicode MS"/>
              </w:rPr>
              <w:t>지원</w:t>
            </w:r>
            <w:r>
              <w:rPr>
                <w:rFonts w:ascii="Arial Unicode MS" w:eastAsia="Arial Unicode MS" w:hAnsi="Arial Unicode MS" w:cs="Arial Unicode MS"/>
              </w:rPr>
              <w:t xml:space="preserve"> (GPT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Image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연계</w:t>
            </w:r>
            <w:r>
              <w:rPr>
                <w:rFonts w:ascii="Arial Unicode MS" w:eastAsia="Arial Unicode MS" w:hAnsi="Arial Unicode MS" w:cs="Arial Unicode MS"/>
              </w:rPr>
              <w:t>)</w:t>
            </w:r>
          </w:p>
        </w:tc>
        <w:tc>
          <w:tcPr>
            <w:tcW w:w="18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4B32DD" w14:textId="77777777" w:rsidR="00D80D8A" w:rsidRDefault="00BE6280">
            <w:r>
              <w:rPr>
                <w:rFonts w:ascii="Arial Unicode MS" w:eastAsia="Arial Unicode MS" w:hAnsi="Arial Unicode MS" w:cs="Arial Unicode MS"/>
              </w:rPr>
              <w:t>미지원</w:t>
            </w:r>
          </w:p>
        </w:tc>
        <w:tc>
          <w:tcPr>
            <w:tcW w:w="18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EB3B01" w14:textId="77777777" w:rsidR="00D80D8A" w:rsidRDefault="00BE6280">
            <w:r>
              <w:rPr>
                <w:rFonts w:ascii="Arial Unicode MS" w:eastAsia="Arial Unicode MS" w:hAnsi="Arial Unicode MS" w:cs="Arial Unicode MS"/>
              </w:rPr>
              <w:t>지원</w:t>
            </w:r>
            <w:r>
              <w:rPr>
                <w:rFonts w:ascii="Arial Unicode MS" w:eastAsia="Arial Unicode MS" w:hAnsi="Arial Unicode MS" w:cs="Arial Unicode MS"/>
              </w:rPr>
              <w:t xml:space="preserve"> (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Imagen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연계</w:t>
            </w:r>
            <w:r>
              <w:rPr>
                <w:rFonts w:ascii="Arial Unicode MS" w:eastAsia="Arial Unicode MS" w:hAnsi="Arial Unicode MS" w:cs="Arial Unicode MS"/>
              </w:rPr>
              <w:t>)</w:t>
            </w:r>
          </w:p>
        </w:tc>
        <w:tc>
          <w:tcPr>
            <w:tcW w:w="18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434C6F" w14:textId="77777777" w:rsidR="00D80D8A" w:rsidRDefault="00BE6280">
            <w:r>
              <w:rPr>
                <w:rFonts w:ascii="Arial Unicode MS" w:eastAsia="Arial Unicode MS" w:hAnsi="Arial Unicode MS" w:cs="Arial Unicode MS"/>
              </w:rPr>
              <w:t>별도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모델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필요</w:t>
            </w:r>
          </w:p>
        </w:tc>
      </w:tr>
    </w:tbl>
    <w:p w14:paraId="290C5396" w14:textId="77777777" w:rsidR="00D80D8A" w:rsidRDefault="00D80D8A">
      <w:pPr>
        <w:pBdr>
          <w:top w:val="nil"/>
          <w:left w:val="nil"/>
          <w:bottom w:val="nil"/>
          <w:right w:val="nil"/>
          <w:between w:val="nil"/>
        </w:pBdr>
      </w:pPr>
    </w:p>
    <w:p w14:paraId="58EF6946" w14:textId="77777777" w:rsidR="00D80D8A" w:rsidRDefault="00BE6280">
      <w:r>
        <w:rPr>
          <w:rFonts w:ascii="Arial Unicode MS" w:eastAsia="Arial Unicode MS" w:hAnsi="Arial Unicode MS" w:cs="Arial Unicode MS"/>
          <w:i/>
          <w:iCs/>
        </w:rPr>
        <w:t xml:space="preserve">(2026.03 </w:t>
      </w:r>
      <w:r>
        <w:rPr>
          <w:rFonts w:ascii="Arial Unicode MS" w:eastAsia="Arial Unicode MS" w:hAnsi="Arial Unicode MS" w:cs="Arial Unicode MS"/>
          <w:i/>
          <w:iCs/>
        </w:rPr>
        <w:t>기준</w:t>
      </w:r>
      <w:r>
        <w:rPr>
          <w:rFonts w:ascii="Arial Unicode MS" w:eastAsia="Arial Unicode MS" w:hAnsi="Arial Unicode MS" w:cs="Arial Unicode MS"/>
          <w:i/>
          <w:iCs/>
        </w:rPr>
        <w:t xml:space="preserve">. </w:t>
      </w:r>
      <w:proofErr w:type="spellStart"/>
      <w:r>
        <w:rPr>
          <w:rFonts w:ascii="Arial Unicode MS" w:eastAsia="Arial Unicode MS" w:hAnsi="Arial Unicode MS" w:cs="Arial Unicode MS"/>
          <w:i/>
          <w:iCs/>
        </w:rPr>
        <w:t>Provider</w:t>
      </w:r>
      <w:r>
        <w:rPr>
          <w:rFonts w:ascii="Arial Unicode MS" w:eastAsia="Arial Unicode MS" w:hAnsi="Arial Unicode MS" w:cs="Arial Unicode MS"/>
          <w:i/>
          <w:iCs/>
        </w:rPr>
        <w:t>별</w:t>
      </w:r>
      <w:proofErr w:type="spellEnd"/>
      <w:r>
        <w:rPr>
          <w:rFonts w:ascii="Arial Unicode MS" w:eastAsia="Arial Unicode MS" w:hAnsi="Arial Unicode MS" w:cs="Arial Unicode MS"/>
          <w:i/>
          <w:iCs/>
        </w:rPr>
        <w:t xml:space="preserve"> </w:t>
      </w:r>
      <w:r>
        <w:rPr>
          <w:rFonts w:ascii="Arial Unicode MS" w:eastAsia="Arial Unicode MS" w:hAnsi="Arial Unicode MS" w:cs="Arial Unicode MS"/>
          <w:i/>
          <w:iCs/>
        </w:rPr>
        <w:t>지원</w:t>
      </w:r>
      <w:r>
        <w:rPr>
          <w:rFonts w:ascii="Arial Unicode MS" w:eastAsia="Arial Unicode MS" w:hAnsi="Arial Unicode MS" w:cs="Arial Unicode MS"/>
          <w:i/>
          <w:iCs/>
        </w:rPr>
        <w:t xml:space="preserve"> </w:t>
      </w:r>
      <w:r>
        <w:rPr>
          <w:rFonts w:ascii="Arial Unicode MS" w:eastAsia="Arial Unicode MS" w:hAnsi="Arial Unicode MS" w:cs="Arial Unicode MS"/>
          <w:i/>
          <w:iCs/>
        </w:rPr>
        <w:t>범위는</w:t>
      </w:r>
      <w:r>
        <w:rPr>
          <w:rFonts w:ascii="Arial Unicode MS" w:eastAsia="Arial Unicode MS" w:hAnsi="Arial Unicode MS" w:cs="Arial Unicode MS"/>
          <w:i/>
          <w:iCs/>
        </w:rPr>
        <w:t xml:space="preserve"> </w:t>
      </w:r>
      <w:r>
        <w:rPr>
          <w:rFonts w:ascii="Arial Unicode MS" w:eastAsia="Arial Unicode MS" w:hAnsi="Arial Unicode MS" w:cs="Arial Unicode MS"/>
          <w:i/>
          <w:iCs/>
        </w:rPr>
        <w:t>수시</w:t>
      </w:r>
      <w:r>
        <w:rPr>
          <w:rFonts w:ascii="Arial Unicode MS" w:eastAsia="Arial Unicode MS" w:hAnsi="Arial Unicode MS" w:cs="Arial Unicode MS"/>
          <w:i/>
          <w:iCs/>
        </w:rPr>
        <w:t xml:space="preserve"> </w:t>
      </w:r>
      <w:r>
        <w:rPr>
          <w:rFonts w:ascii="Arial Unicode MS" w:eastAsia="Arial Unicode MS" w:hAnsi="Arial Unicode MS" w:cs="Arial Unicode MS"/>
          <w:i/>
          <w:iCs/>
        </w:rPr>
        <w:t>변경되므로</w:t>
      </w:r>
      <w:r>
        <w:rPr>
          <w:rFonts w:ascii="Arial Unicode MS" w:eastAsia="Arial Unicode MS" w:hAnsi="Arial Unicode MS" w:cs="Arial Unicode MS"/>
          <w:i/>
          <w:iCs/>
        </w:rPr>
        <w:t xml:space="preserve"> </w:t>
      </w:r>
      <w:r>
        <w:rPr>
          <w:rFonts w:ascii="Arial Unicode MS" w:eastAsia="Arial Unicode MS" w:hAnsi="Arial Unicode MS" w:cs="Arial Unicode MS"/>
          <w:i/>
          <w:iCs/>
        </w:rPr>
        <w:t>도입</w:t>
      </w:r>
      <w:r>
        <w:rPr>
          <w:rFonts w:ascii="Arial Unicode MS" w:eastAsia="Arial Unicode MS" w:hAnsi="Arial Unicode MS" w:cs="Arial Unicode MS"/>
          <w:i/>
          <w:iCs/>
        </w:rPr>
        <w:t xml:space="preserve"> </w:t>
      </w:r>
      <w:r>
        <w:rPr>
          <w:rFonts w:ascii="Arial Unicode MS" w:eastAsia="Arial Unicode MS" w:hAnsi="Arial Unicode MS" w:cs="Arial Unicode MS"/>
          <w:i/>
          <w:iCs/>
        </w:rPr>
        <w:t>시점에</w:t>
      </w:r>
      <w:r>
        <w:rPr>
          <w:rFonts w:ascii="Arial Unicode MS" w:eastAsia="Arial Unicode MS" w:hAnsi="Arial Unicode MS" w:cs="Arial Unicode MS"/>
          <w:i/>
          <w:iCs/>
        </w:rPr>
        <w:t xml:space="preserve"> </w:t>
      </w:r>
      <w:r>
        <w:rPr>
          <w:rFonts w:ascii="Arial Unicode MS" w:eastAsia="Arial Unicode MS" w:hAnsi="Arial Unicode MS" w:cs="Arial Unicode MS"/>
          <w:i/>
          <w:iCs/>
        </w:rPr>
        <w:t>최신</w:t>
      </w:r>
      <w:r>
        <w:rPr>
          <w:rFonts w:ascii="Arial Unicode MS" w:eastAsia="Arial Unicode MS" w:hAnsi="Arial Unicode MS" w:cs="Arial Unicode MS"/>
          <w:i/>
          <w:iCs/>
        </w:rPr>
        <w:t xml:space="preserve"> </w:t>
      </w:r>
      <w:r>
        <w:rPr>
          <w:rFonts w:ascii="Arial Unicode MS" w:eastAsia="Arial Unicode MS" w:hAnsi="Arial Unicode MS" w:cs="Arial Unicode MS"/>
          <w:i/>
          <w:iCs/>
        </w:rPr>
        <w:t>문서를</w:t>
      </w:r>
      <w:r>
        <w:rPr>
          <w:rFonts w:ascii="Arial Unicode MS" w:eastAsia="Arial Unicode MS" w:hAnsi="Arial Unicode MS" w:cs="Arial Unicode MS"/>
          <w:i/>
          <w:iCs/>
        </w:rPr>
        <w:t xml:space="preserve"> </w:t>
      </w:r>
      <w:r>
        <w:rPr>
          <w:rFonts w:ascii="Arial Unicode MS" w:eastAsia="Arial Unicode MS" w:hAnsi="Arial Unicode MS" w:cs="Arial Unicode MS"/>
          <w:i/>
          <w:iCs/>
        </w:rPr>
        <w:t>재확인한다</w:t>
      </w:r>
      <w:r>
        <w:rPr>
          <w:rFonts w:ascii="Arial Unicode MS" w:eastAsia="Arial Unicode MS" w:hAnsi="Arial Unicode MS" w:cs="Arial Unicode MS"/>
          <w:i/>
          <w:iCs/>
        </w:rPr>
        <w:t>.)</w:t>
      </w:r>
    </w:p>
    <w:p w14:paraId="73A67CB7" w14:textId="77777777" w:rsidR="00D80D8A" w:rsidRDefault="00D80D8A">
      <w:pPr>
        <w:pBdr>
          <w:top w:val="nil"/>
          <w:left w:val="nil"/>
          <w:bottom w:val="nil"/>
          <w:right w:val="nil"/>
          <w:between w:val="nil"/>
        </w:pBdr>
      </w:pPr>
    </w:p>
    <w:tbl>
      <w:tblPr>
        <w:tblStyle w:val="af7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514"/>
        <w:gridCol w:w="4515"/>
      </w:tblGrid>
      <w:tr w:rsidR="00D80D8A" w14:paraId="662C722A" w14:textId="77777777">
        <w:trPr>
          <w:tblHeader/>
        </w:trPr>
        <w:tc>
          <w:tcPr>
            <w:tcW w:w="4514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0B73F6" w14:textId="77777777" w:rsidR="00D80D8A" w:rsidRDefault="00BE6280">
            <w:pPr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프로젝트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조건</w:t>
            </w:r>
          </w:p>
        </w:tc>
        <w:tc>
          <w:tcPr>
            <w:tcW w:w="4514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6C8B65" w14:textId="77777777" w:rsidR="00D80D8A" w:rsidRDefault="00BE6280">
            <w:pPr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모델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선정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시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행동</w:t>
            </w:r>
          </w:p>
        </w:tc>
      </w:tr>
      <w:tr w:rsidR="00D80D8A" w14:paraId="2A62BBEA" w14:textId="77777777"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24923E" w14:textId="77777777" w:rsidR="00D80D8A" w:rsidRDefault="00BE6280">
            <w:proofErr w:type="spellStart"/>
            <w:r>
              <w:rPr>
                <w:rFonts w:ascii="Arial Unicode MS" w:eastAsia="Arial Unicode MS" w:hAnsi="Arial Unicode MS" w:cs="Arial Unicode MS"/>
              </w:rPr>
              <w:t>Agent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입력의</w:t>
            </w:r>
            <w:r>
              <w:rPr>
                <w:rFonts w:ascii="Arial Unicode MS" w:eastAsia="Arial Unicode MS" w:hAnsi="Arial Unicode MS" w:cs="Arial Unicode MS"/>
              </w:rPr>
              <w:t xml:space="preserve"> 30% </w:t>
            </w:r>
            <w:r>
              <w:rPr>
                <w:rFonts w:ascii="Arial Unicode MS" w:eastAsia="Arial Unicode MS" w:hAnsi="Arial Unicode MS" w:cs="Arial Unicode MS"/>
              </w:rPr>
              <w:t>이상이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이미지</w:t>
            </w:r>
            <w:r>
              <w:rPr>
                <w:rFonts w:ascii="Arial Unicode MS" w:eastAsia="Arial Unicode MS" w:hAnsi="Arial Unicode MS" w:cs="Arial Unicode MS"/>
              </w:rPr>
              <w:t>·PDF·</w:t>
            </w:r>
            <w:r>
              <w:rPr>
                <w:rFonts w:ascii="Arial Unicode MS" w:eastAsia="Arial Unicode MS" w:hAnsi="Arial Unicode MS" w:cs="Arial Unicode MS"/>
              </w:rPr>
              <w:t>오디오</w:t>
            </w:r>
            <w:r>
              <w:rPr>
                <w:rFonts w:ascii="Arial Unicode MS" w:eastAsia="Arial Unicode MS" w:hAnsi="Arial Unicode MS" w:cs="Arial Unicode MS"/>
              </w:rPr>
              <w:t>·</w:t>
            </w:r>
            <w:r>
              <w:rPr>
                <w:rFonts w:ascii="Arial Unicode MS" w:eastAsia="Arial Unicode MS" w:hAnsi="Arial Unicode MS" w:cs="Arial Unicode MS"/>
              </w:rPr>
              <w:t>비디오이며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LLM</w:t>
            </w:r>
            <w:r>
              <w:rPr>
                <w:rFonts w:ascii="Arial Unicode MS" w:eastAsia="Arial Unicode MS" w:hAnsi="Arial Unicode MS" w:cs="Arial Unicode MS"/>
              </w:rPr>
              <w:t>이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직접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이해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필요</w:t>
            </w:r>
          </w:p>
        </w:tc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0B3E52" w14:textId="77777777" w:rsidR="00D80D8A" w:rsidRDefault="00BE6280">
            <w:r>
              <w:rPr>
                <w:rFonts w:ascii="Arial Unicode MS" w:eastAsia="Arial Unicode MS" w:hAnsi="Arial Unicode MS" w:cs="Arial Unicode MS"/>
              </w:rPr>
              <w:t>필요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모달리티를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네이티브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지원하는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모델만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후보로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제한</w:t>
            </w:r>
            <w:r>
              <w:rPr>
                <w:rFonts w:ascii="Arial Unicode MS" w:eastAsia="Arial Unicode MS" w:hAnsi="Arial Unicode MS" w:cs="Arial Unicode MS"/>
              </w:rPr>
              <w:t xml:space="preserve">. </w:t>
            </w:r>
            <w:r>
              <w:rPr>
                <w:rFonts w:ascii="Arial Unicode MS" w:eastAsia="Arial Unicode MS" w:hAnsi="Arial Unicode MS" w:cs="Arial Unicode MS"/>
              </w:rPr>
              <w:t>경량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모델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중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멀티모달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미지원은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후보에서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제외</w:t>
            </w:r>
          </w:p>
        </w:tc>
      </w:tr>
      <w:tr w:rsidR="00D80D8A" w14:paraId="3F0FC538" w14:textId="77777777"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CFB79B" w14:textId="77777777" w:rsidR="00D80D8A" w:rsidRDefault="00BE6280">
            <w:r>
              <w:rPr>
                <w:rFonts w:ascii="Arial Unicode MS" w:eastAsia="Arial Unicode MS" w:hAnsi="Arial Unicode MS" w:cs="Arial Unicode MS"/>
              </w:rPr>
              <w:lastRenderedPageBreak/>
              <w:t>주로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텍스트이지만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일부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태스크에서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이미지</w:t>
            </w:r>
            <w:r>
              <w:rPr>
                <w:rFonts w:ascii="Arial Unicode MS" w:eastAsia="Arial Unicode MS" w:hAnsi="Arial Unicode MS" w:cs="Arial Unicode MS"/>
              </w:rPr>
              <w:t>·PDF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처리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필수</w:t>
            </w:r>
          </w:p>
        </w:tc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C3869B" w14:textId="77777777" w:rsidR="00D80D8A" w:rsidRDefault="00BE6280">
            <w:proofErr w:type="spellStart"/>
            <w:r>
              <w:rPr>
                <w:rFonts w:ascii="Arial Unicode MS" w:eastAsia="Arial Unicode MS" w:hAnsi="Arial Unicode MS" w:cs="Arial Unicode MS"/>
              </w:rPr>
              <w:t>Vision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/PDF </w:t>
            </w:r>
            <w:r>
              <w:rPr>
                <w:rFonts w:ascii="Arial Unicode MS" w:eastAsia="Arial Unicode MS" w:hAnsi="Arial Unicode MS" w:cs="Arial Unicode MS"/>
              </w:rPr>
              <w:t>지원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모델을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후보에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포함</w:t>
            </w:r>
            <w:r>
              <w:rPr>
                <w:rFonts w:ascii="Arial Unicode MS" w:eastAsia="Arial Unicode MS" w:hAnsi="Arial Unicode MS" w:cs="Arial Unicode MS"/>
              </w:rPr>
              <w:t xml:space="preserve">. </w:t>
            </w:r>
            <w:r>
              <w:rPr>
                <w:rFonts w:ascii="Arial Unicode MS" w:eastAsia="Arial Unicode MS" w:hAnsi="Arial Unicode MS" w:cs="Arial Unicode MS"/>
              </w:rPr>
              <w:t>해당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태스크만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멀티모달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모델로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라우팅하는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구조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검토</w:t>
            </w:r>
            <w:r>
              <w:rPr>
                <w:rFonts w:ascii="Arial Unicode MS" w:eastAsia="Arial Unicode MS" w:hAnsi="Arial Unicode MS" w:cs="Arial Unicode MS"/>
              </w:rPr>
              <w:t>(3.4</w:t>
            </w:r>
            <w:r>
              <w:rPr>
                <w:rFonts w:ascii="Arial Unicode MS" w:eastAsia="Arial Unicode MS" w:hAnsi="Arial Unicode MS" w:cs="Arial Unicode MS"/>
              </w:rPr>
              <w:t>절</w:t>
            </w:r>
            <w:r>
              <w:rPr>
                <w:rFonts w:ascii="Arial Unicode MS" w:eastAsia="Arial Unicode MS" w:hAnsi="Arial Unicode MS" w:cs="Arial Unicode MS"/>
              </w:rPr>
              <w:t>)</w:t>
            </w:r>
          </w:p>
        </w:tc>
      </w:tr>
      <w:tr w:rsidR="00D80D8A" w14:paraId="35B48EA8" w14:textId="77777777"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0DD82C" w14:textId="77777777" w:rsidR="00D80D8A" w:rsidRDefault="00BE6280">
            <w:proofErr w:type="spellStart"/>
            <w:r>
              <w:rPr>
                <w:rFonts w:ascii="Arial Unicode MS" w:eastAsia="Arial Unicode MS" w:hAnsi="Arial Unicode MS" w:cs="Arial Unicode MS"/>
              </w:rPr>
              <w:t>멀티모달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입력이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있을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있으나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별도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파이프라인</w:t>
            </w:r>
            <w:r>
              <w:rPr>
                <w:rFonts w:ascii="Arial Unicode MS" w:eastAsia="Arial Unicode MS" w:hAnsi="Arial Unicode MS" w:cs="Arial Unicode MS"/>
              </w:rPr>
              <w:t>(OCR, STT)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으로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전처리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텍스트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전</w:t>
            </w:r>
            <w:r>
              <w:rPr>
                <w:rFonts w:ascii="Arial Unicode MS" w:eastAsia="Arial Unicode MS" w:hAnsi="Arial Unicode MS" w:cs="Arial Unicode MS"/>
              </w:rPr>
              <w:t>달로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충분</w:t>
            </w:r>
          </w:p>
        </w:tc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2B003A" w14:textId="77777777" w:rsidR="00D80D8A" w:rsidRDefault="00BE6280">
            <w:proofErr w:type="spellStart"/>
            <w:r>
              <w:rPr>
                <w:rFonts w:ascii="Arial Unicode MS" w:eastAsia="Arial Unicode MS" w:hAnsi="Arial Unicode MS" w:cs="Arial Unicode MS"/>
              </w:rPr>
              <w:t>멀티모달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기준으로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후보를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제한하지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않음</w:t>
            </w:r>
            <w:r>
              <w:rPr>
                <w:rFonts w:ascii="Arial Unicode MS" w:eastAsia="Arial Unicode MS" w:hAnsi="Arial Unicode MS" w:cs="Arial Unicode MS"/>
              </w:rPr>
              <w:t xml:space="preserve">.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전처리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파이프라인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비용을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별도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산정</w:t>
            </w:r>
          </w:p>
        </w:tc>
      </w:tr>
      <w:tr w:rsidR="00D80D8A" w14:paraId="7E2CA45C" w14:textId="77777777"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D197D9" w14:textId="77777777" w:rsidR="00D80D8A" w:rsidRDefault="00BE6280">
            <w:r>
              <w:rPr>
                <w:rFonts w:ascii="Arial Unicode MS" w:eastAsia="Arial Unicode MS" w:hAnsi="Arial Unicode MS" w:cs="Arial Unicode MS"/>
              </w:rPr>
              <w:t>입출력이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텍스트에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한정</w:t>
            </w:r>
          </w:p>
        </w:tc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BB515A" w14:textId="77777777" w:rsidR="00D80D8A" w:rsidRDefault="00BE6280">
            <w:proofErr w:type="spellStart"/>
            <w:r>
              <w:rPr>
                <w:rFonts w:ascii="Arial Unicode MS" w:eastAsia="Arial Unicode MS" w:hAnsi="Arial Unicode MS" w:cs="Arial Unicode MS"/>
              </w:rPr>
              <w:t>멀티모달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무관</w:t>
            </w:r>
            <w:r>
              <w:rPr>
                <w:rFonts w:ascii="Arial Unicode MS" w:eastAsia="Arial Unicode MS" w:hAnsi="Arial Unicode MS" w:cs="Arial Unicode MS"/>
              </w:rPr>
              <w:t xml:space="preserve">. </w:t>
            </w:r>
            <w:r>
              <w:rPr>
                <w:rFonts w:ascii="Arial Unicode MS" w:eastAsia="Arial Unicode MS" w:hAnsi="Arial Unicode MS" w:cs="Arial Unicode MS"/>
              </w:rPr>
              <w:t>다른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기준으로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모델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선택</w:t>
            </w:r>
          </w:p>
        </w:tc>
      </w:tr>
    </w:tbl>
    <w:p w14:paraId="11AA663E" w14:textId="77777777" w:rsidR="00D80D8A" w:rsidRDefault="00BE6280">
      <w:pPr>
        <w:pStyle w:val="4"/>
      </w:pPr>
      <w:bookmarkStart w:id="31" w:name="_erl4spbhtlmr" w:colFirst="0" w:colLast="0"/>
      <w:bookmarkEnd w:id="31"/>
      <w:r>
        <w:rPr>
          <w:rFonts w:ascii="Arial Unicode MS" w:eastAsia="Arial Unicode MS" w:hAnsi="Arial Unicode MS" w:cs="Arial Unicode MS"/>
        </w:rPr>
        <w:t xml:space="preserve">3.1.8 </w:t>
      </w:r>
      <w:r>
        <w:rPr>
          <w:rFonts w:ascii="Arial Unicode MS" w:eastAsia="Arial Unicode MS" w:hAnsi="Arial Unicode MS" w:cs="Arial Unicode MS"/>
        </w:rPr>
        <w:t>추론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특화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모델</w:t>
      </w:r>
      <w:r>
        <w:rPr>
          <w:rFonts w:ascii="Arial Unicode MS" w:eastAsia="Arial Unicode MS" w:hAnsi="Arial Unicode MS" w:cs="Arial Unicode MS"/>
        </w:rPr>
        <w:t xml:space="preserve"> (</w:t>
      </w:r>
      <w:proofErr w:type="spellStart"/>
      <w:r>
        <w:rPr>
          <w:rFonts w:ascii="Arial Unicode MS" w:eastAsia="Arial Unicode MS" w:hAnsi="Arial Unicode MS" w:cs="Arial Unicode MS"/>
        </w:rPr>
        <w:t>Reasoning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Model</w:t>
      </w:r>
      <w:proofErr w:type="spellEnd"/>
      <w:r>
        <w:rPr>
          <w:rFonts w:ascii="Arial Unicode MS" w:eastAsia="Arial Unicode MS" w:hAnsi="Arial Unicode MS" w:cs="Arial Unicode MS"/>
        </w:rPr>
        <w:t>)</w:t>
      </w:r>
    </w:p>
    <w:p w14:paraId="51212613" w14:textId="77777777" w:rsidR="00D80D8A" w:rsidRDefault="00BE6280">
      <w:proofErr w:type="spellStart"/>
      <w:r>
        <w:rPr>
          <w:rFonts w:ascii="Arial Unicode MS" w:eastAsia="Arial Unicode MS" w:hAnsi="Arial Unicode MS" w:cs="Arial Unicode MS"/>
        </w:rPr>
        <w:t>Reasoning</w:t>
      </w:r>
      <w:proofErr w:type="spellEnd"/>
      <w:r>
        <w:rPr>
          <w:rFonts w:ascii="Arial Unicode MS" w:eastAsia="Arial Unicode MS" w:hAnsi="Arial Unicode MS" w:cs="Arial Unicode MS"/>
        </w:rPr>
        <w:t>(</w:t>
      </w:r>
      <w:proofErr w:type="spellStart"/>
      <w:r>
        <w:rPr>
          <w:rFonts w:ascii="Arial Unicode MS" w:eastAsia="Arial Unicode MS" w:hAnsi="Arial Unicode MS" w:cs="Arial Unicode MS"/>
        </w:rPr>
        <w:t>Thinking</w:t>
      </w:r>
      <w:proofErr w:type="spellEnd"/>
      <w:r>
        <w:rPr>
          <w:rFonts w:ascii="Arial Unicode MS" w:eastAsia="Arial Unicode MS" w:hAnsi="Arial Unicode MS" w:cs="Arial Unicode MS"/>
        </w:rPr>
        <w:t xml:space="preserve">) </w:t>
      </w:r>
      <w:r>
        <w:rPr>
          <w:rFonts w:ascii="Arial Unicode MS" w:eastAsia="Arial Unicode MS" w:hAnsi="Arial Unicode MS" w:cs="Arial Unicode MS"/>
        </w:rPr>
        <w:t>모델은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기존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일반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모델과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비용</w:t>
      </w:r>
      <w:r>
        <w:rPr>
          <w:rFonts w:ascii="Arial Unicode MS" w:eastAsia="Arial Unicode MS" w:hAnsi="Arial Unicode MS" w:cs="Arial Unicode MS"/>
        </w:rPr>
        <w:t>·</w:t>
      </w:r>
      <w:r>
        <w:rPr>
          <w:rFonts w:ascii="Arial Unicode MS" w:eastAsia="Arial Unicode MS" w:hAnsi="Arial Unicode MS" w:cs="Arial Unicode MS"/>
        </w:rPr>
        <w:t>성능</w:t>
      </w:r>
      <w:r>
        <w:rPr>
          <w:rFonts w:ascii="Arial Unicode MS" w:eastAsia="Arial Unicode MS" w:hAnsi="Arial Unicode MS" w:cs="Arial Unicode MS"/>
        </w:rPr>
        <w:t>·</w:t>
      </w:r>
      <w:r>
        <w:rPr>
          <w:rFonts w:ascii="Arial Unicode MS" w:eastAsia="Arial Unicode MS" w:hAnsi="Arial Unicode MS" w:cs="Arial Unicode MS"/>
        </w:rPr>
        <w:t>응답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시간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특성이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근본적으로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다르므로</w:t>
      </w:r>
      <w:r>
        <w:rPr>
          <w:rFonts w:ascii="Arial Unicode MS" w:eastAsia="Arial Unicode MS" w:hAnsi="Arial Unicode MS" w:cs="Arial Unicode MS"/>
        </w:rPr>
        <w:t xml:space="preserve">, </w:t>
      </w:r>
      <w:proofErr w:type="spellStart"/>
      <w:r>
        <w:rPr>
          <w:rFonts w:ascii="Arial Unicode MS" w:eastAsia="Arial Unicode MS" w:hAnsi="Arial Unicode MS" w:cs="Arial Unicode MS"/>
        </w:rPr>
        <w:t>Agent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아키텍처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설계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별도로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고려해야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한다</w:t>
      </w:r>
      <w:r>
        <w:rPr>
          <w:rFonts w:ascii="Arial Unicode MS" w:eastAsia="Arial Unicode MS" w:hAnsi="Arial Unicode MS" w:cs="Arial Unicode MS"/>
        </w:rPr>
        <w:t xml:space="preserve">. </w:t>
      </w:r>
      <w:r>
        <w:rPr>
          <w:rFonts w:ascii="Arial Unicode MS" w:eastAsia="Arial Unicode MS" w:hAnsi="Arial Unicode MS" w:cs="Arial Unicode MS"/>
        </w:rPr>
        <w:t>내부적으로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사고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과정</w:t>
      </w:r>
      <w:r>
        <w:rPr>
          <w:rFonts w:ascii="Arial Unicode MS" w:eastAsia="Arial Unicode MS" w:hAnsi="Arial Unicode MS" w:cs="Arial Unicode MS"/>
        </w:rPr>
        <w:t>(</w:t>
      </w:r>
      <w:proofErr w:type="spellStart"/>
      <w:r>
        <w:rPr>
          <w:rFonts w:ascii="Arial Unicode MS" w:eastAsia="Arial Unicode MS" w:hAnsi="Arial Unicode MS" w:cs="Arial Unicode MS"/>
        </w:rPr>
        <w:t>Chain</w:t>
      </w:r>
      <w:proofErr w:type="spellEnd"/>
      <w:r>
        <w:rPr>
          <w:rFonts w:ascii="Arial Unicode MS" w:eastAsia="Arial Unicode MS" w:hAnsi="Arial Unicode MS" w:cs="Arial Unicode MS"/>
        </w:rPr>
        <w:t>-of-</w:t>
      </w:r>
      <w:proofErr w:type="spellStart"/>
      <w:r>
        <w:rPr>
          <w:rFonts w:ascii="Arial Unicode MS" w:eastAsia="Arial Unicode MS" w:hAnsi="Arial Unicode MS" w:cs="Arial Unicode MS"/>
        </w:rPr>
        <w:t>Thought</w:t>
      </w:r>
      <w:proofErr w:type="spellEnd"/>
      <w:r>
        <w:rPr>
          <w:rFonts w:ascii="Arial Unicode MS" w:eastAsia="Arial Unicode MS" w:hAnsi="Arial Unicode MS" w:cs="Arial Unicode MS"/>
        </w:rPr>
        <w:t>)</w:t>
      </w:r>
      <w:r>
        <w:rPr>
          <w:rFonts w:ascii="Arial Unicode MS" w:eastAsia="Arial Unicode MS" w:hAnsi="Arial Unicode MS" w:cs="Arial Unicode MS"/>
        </w:rPr>
        <w:t>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자동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수행하여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복잡한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논리</w:t>
      </w:r>
      <w:r>
        <w:rPr>
          <w:rFonts w:ascii="Arial Unicode MS" w:eastAsia="Arial Unicode MS" w:hAnsi="Arial Unicode MS" w:cs="Arial Unicode MS"/>
        </w:rPr>
        <w:t>·</w:t>
      </w:r>
      <w:r>
        <w:rPr>
          <w:rFonts w:ascii="Arial Unicode MS" w:eastAsia="Arial Unicode MS" w:hAnsi="Arial Unicode MS" w:cs="Arial Unicode MS"/>
        </w:rPr>
        <w:t>수학</w:t>
      </w:r>
      <w:r>
        <w:rPr>
          <w:rFonts w:ascii="Arial Unicode MS" w:eastAsia="Arial Unicode MS" w:hAnsi="Arial Unicode MS" w:cs="Arial Unicode MS"/>
        </w:rPr>
        <w:t>·</w:t>
      </w:r>
      <w:r>
        <w:rPr>
          <w:rFonts w:ascii="Arial Unicode MS" w:eastAsia="Arial Unicode MS" w:hAnsi="Arial Unicode MS" w:cs="Arial Unicode MS"/>
        </w:rPr>
        <w:t>코딩에서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유의미하게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높은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정확도를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보이나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응답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지연이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길고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Thinking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토큰이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추가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과금되어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비용이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크게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증가한다</w:t>
      </w:r>
      <w:r>
        <w:rPr>
          <w:rFonts w:ascii="Arial Unicode MS" w:eastAsia="Arial Unicode MS" w:hAnsi="Arial Unicode MS" w:cs="Arial Unicode MS"/>
        </w:rPr>
        <w:t>. 3.4</w:t>
      </w:r>
      <w:r>
        <w:rPr>
          <w:rFonts w:ascii="Arial Unicode MS" w:eastAsia="Arial Unicode MS" w:hAnsi="Arial Unicode MS" w:cs="Arial Unicode MS"/>
        </w:rPr>
        <w:t>절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Model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Routing</w:t>
      </w:r>
      <w:r>
        <w:rPr>
          <w:rFonts w:ascii="Arial Unicode MS" w:eastAsia="Arial Unicode MS" w:hAnsi="Arial Unicode MS" w:cs="Arial Unicode MS"/>
        </w:rPr>
        <w:t>에서</w:t>
      </w:r>
      <w:proofErr w:type="spellEnd"/>
      <w:r>
        <w:rPr>
          <w:rFonts w:ascii="Arial Unicode MS" w:eastAsia="Arial Unicode MS" w:hAnsi="Arial Unicode MS" w:cs="Arial Unicode MS"/>
        </w:rPr>
        <w:t xml:space="preserve"> "</w:t>
      </w:r>
      <w:proofErr w:type="spellStart"/>
      <w:r>
        <w:rPr>
          <w:rFonts w:ascii="Arial Unicode MS" w:eastAsia="Arial Unicode MS" w:hAnsi="Arial Unicode MS" w:cs="Arial Unicode MS"/>
        </w:rPr>
        <w:t>고복잡도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전용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티어</w:t>
      </w:r>
      <w:r>
        <w:rPr>
          <w:rFonts w:ascii="Arial Unicode MS" w:eastAsia="Arial Unicode MS" w:hAnsi="Arial Unicode MS" w:cs="Arial Unicode MS"/>
        </w:rPr>
        <w:t>"</w:t>
      </w:r>
      <w:r>
        <w:rPr>
          <w:rFonts w:ascii="Arial Unicode MS" w:eastAsia="Arial Unicode MS" w:hAnsi="Arial Unicode MS" w:cs="Arial Unicode MS"/>
        </w:rPr>
        <w:t>로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배치하고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선별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적용하는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것이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필수이다</w:t>
      </w:r>
      <w:r>
        <w:rPr>
          <w:rFonts w:ascii="Arial Unicode MS" w:eastAsia="Arial Unicode MS" w:hAnsi="Arial Unicode MS" w:cs="Arial Unicode MS"/>
        </w:rPr>
        <w:t>.</w:t>
      </w:r>
    </w:p>
    <w:p w14:paraId="7FBE80AA" w14:textId="77777777" w:rsidR="00D80D8A" w:rsidRDefault="00D80D8A">
      <w:pPr>
        <w:pBdr>
          <w:top w:val="nil"/>
          <w:left w:val="nil"/>
          <w:bottom w:val="nil"/>
          <w:right w:val="nil"/>
          <w:between w:val="nil"/>
        </w:pBdr>
      </w:pPr>
    </w:p>
    <w:tbl>
      <w:tblPr>
        <w:tblStyle w:val="af8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514"/>
        <w:gridCol w:w="4515"/>
      </w:tblGrid>
      <w:tr w:rsidR="00D80D8A" w14:paraId="2ACABEFB" w14:textId="77777777">
        <w:trPr>
          <w:tblHeader/>
        </w:trPr>
        <w:tc>
          <w:tcPr>
            <w:tcW w:w="4514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5AEAD3" w14:textId="77777777" w:rsidR="00D80D8A" w:rsidRDefault="00BE6280">
            <w:pPr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프로젝트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조건</w:t>
            </w:r>
          </w:p>
        </w:tc>
        <w:tc>
          <w:tcPr>
            <w:tcW w:w="4514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EF7E3E" w14:textId="77777777" w:rsidR="00D80D8A" w:rsidRDefault="00BE6280">
            <w:pPr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모델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선정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시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행동</w:t>
            </w:r>
          </w:p>
        </w:tc>
      </w:tr>
      <w:tr w:rsidR="00D80D8A" w14:paraId="444A1204" w14:textId="77777777"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0D6E56" w14:textId="77777777" w:rsidR="00D80D8A" w:rsidRDefault="00BE6280">
            <w:r>
              <w:rPr>
                <w:rFonts w:ascii="Arial Unicode MS" w:eastAsia="Arial Unicode MS" w:hAnsi="Arial Unicode MS" w:cs="Arial Unicode MS"/>
              </w:rPr>
              <w:t>다단계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논리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추론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수학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정밀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코드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생성</w:t>
            </w:r>
            <w:r>
              <w:rPr>
                <w:rFonts w:ascii="Arial Unicode MS" w:eastAsia="Arial Unicode MS" w:hAnsi="Arial Unicode MS" w:cs="Arial Unicode MS"/>
              </w:rPr>
              <w:t>·</w:t>
            </w:r>
            <w:r>
              <w:rPr>
                <w:rFonts w:ascii="Arial Unicode MS" w:eastAsia="Arial Unicode MS" w:hAnsi="Arial Unicode MS" w:cs="Arial Unicode MS"/>
              </w:rPr>
              <w:t>디버깅이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핵심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태스크</w:t>
            </w:r>
          </w:p>
        </w:tc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4EBA34" w14:textId="77777777" w:rsidR="00D80D8A" w:rsidRDefault="00BE6280">
            <w:proofErr w:type="spellStart"/>
            <w:r>
              <w:rPr>
                <w:rFonts w:ascii="Arial Unicode MS" w:eastAsia="Arial Unicode MS" w:hAnsi="Arial Unicode MS" w:cs="Arial Unicode MS"/>
              </w:rPr>
              <w:t>Reasoning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모델을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후보에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반드시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포함</w:t>
            </w:r>
            <w:r>
              <w:rPr>
                <w:rFonts w:ascii="Arial Unicode MS" w:eastAsia="Arial Unicode MS" w:hAnsi="Arial Unicode MS" w:cs="Arial Unicode MS"/>
              </w:rPr>
              <w:t xml:space="preserve">.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Thinking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토큰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추가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비용을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월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비용에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산정</w:t>
            </w:r>
            <w:r>
              <w:rPr>
                <w:rFonts w:ascii="Arial Unicode MS" w:eastAsia="Arial Unicode MS" w:hAnsi="Arial Unicode MS" w:cs="Arial Unicode MS"/>
              </w:rPr>
              <w:t xml:space="preserve">. 3.2 </w:t>
            </w:r>
            <w:r>
              <w:rPr>
                <w:rFonts w:ascii="Arial Unicode MS" w:eastAsia="Arial Unicode MS" w:hAnsi="Arial Unicode MS" w:cs="Arial Unicode MS"/>
              </w:rPr>
              <w:t>트리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보조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필터</w:t>
            </w:r>
            <w:r>
              <w:rPr>
                <w:rFonts w:ascii="Arial Unicode MS" w:eastAsia="Arial Unicode MS" w:hAnsi="Arial Unicode MS" w:cs="Arial Unicode MS"/>
              </w:rPr>
              <w:t xml:space="preserve"> "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고복잡도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추론</w:t>
            </w:r>
            <w:r>
              <w:rPr>
                <w:rFonts w:ascii="Arial Unicode MS" w:eastAsia="Arial Unicode MS" w:hAnsi="Arial Unicode MS" w:cs="Arial Unicode MS"/>
              </w:rPr>
              <w:t xml:space="preserve">" </w:t>
            </w:r>
            <w:r>
              <w:rPr>
                <w:rFonts w:ascii="Arial Unicode MS" w:eastAsia="Arial Unicode MS" w:hAnsi="Arial Unicode MS" w:cs="Arial Unicode MS"/>
              </w:rPr>
              <w:t>적용</w:t>
            </w:r>
          </w:p>
        </w:tc>
      </w:tr>
      <w:tr w:rsidR="00D80D8A" w14:paraId="3829AE1C" w14:textId="77777777"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A1F4F9" w14:textId="77777777" w:rsidR="00D80D8A" w:rsidRDefault="00BE6280">
            <w:r>
              <w:rPr>
                <w:rFonts w:ascii="Arial Unicode MS" w:eastAsia="Arial Unicode MS" w:hAnsi="Arial Unicode MS" w:cs="Arial Unicode MS"/>
              </w:rPr>
              <w:t>일부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태스크에서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복잡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추론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필요하지만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전체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트래픽의</w:t>
            </w:r>
            <w:r>
              <w:rPr>
                <w:rFonts w:ascii="Arial Unicode MS" w:eastAsia="Arial Unicode MS" w:hAnsi="Arial Unicode MS" w:cs="Arial Unicode MS"/>
              </w:rPr>
              <w:t xml:space="preserve"> 20% </w:t>
            </w:r>
            <w:r>
              <w:rPr>
                <w:rFonts w:ascii="Arial Unicode MS" w:eastAsia="Arial Unicode MS" w:hAnsi="Arial Unicode MS" w:cs="Arial Unicode MS"/>
              </w:rPr>
              <w:t>미만</w:t>
            </w:r>
          </w:p>
        </w:tc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3FF1BD" w14:textId="77777777" w:rsidR="00D80D8A" w:rsidRDefault="00BE6280">
            <w:r>
              <w:rPr>
                <w:rFonts w:ascii="Arial Unicode MS" w:eastAsia="Arial Unicode MS" w:hAnsi="Arial Unicode MS" w:cs="Arial Unicode MS"/>
              </w:rPr>
              <w:t>범용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모델을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Primary</w:t>
            </w:r>
            <w:r>
              <w:rPr>
                <w:rFonts w:ascii="Arial Unicode MS" w:eastAsia="Arial Unicode MS" w:hAnsi="Arial Unicode MS" w:cs="Arial Unicode MS"/>
              </w:rPr>
              <w:t>로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Reasoning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모델은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고복잡도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전용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티어로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편성</w:t>
            </w:r>
            <w:r>
              <w:rPr>
                <w:rFonts w:ascii="Arial Unicode MS" w:eastAsia="Arial Unicode MS" w:hAnsi="Arial Unicode MS" w:cs="Arial Unicode MS"/>
              </w:rPr>
              <w:t>. 3.4</w:t>
            </w:r>
            <w:r>
              <w:rPr>
                <w:rFonts w:ascii="Arial Unicode MS" w:eastAsia="Arial Unicode MS" w:hAnsi="Arial Unicode MS" w:cs="Arial Unicode MS"/>
              </w:rPr>
              <w:t>절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Model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Routing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패턴</w:t>
            </w:r>
            <w:r>
              <w:rPr>
                <w:rFonts w:ascii="Arial Unicode MS" w:eastAsia="Arial Unicode MS" w:hAnsi="Arial Unicode MS" w:cs="Arial Unicode MS"/>
              </w:rPr>
              <w:t xml:space="preserve"> 1-A </w:t>
            </w:r>
            <w:r>
              <w:rPr>
                <w:rFonts w:ascii="Arial Unicode MS" w:eastAsia="Arial Unicode MS" w:hAnsi="Arial Unicode MS" w:cs="Arial Unicode MS"/>
              </w:rPr>
              <w:t>적용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검토</w:t>
            </w:r>
          </w:p>
        </w:tc>
      </w:tr>
      <w:tr w:rsidR="00D80D8A" w14:paraId="771A3C47" w14:textId="77777777"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0948D5" w14:textId="77777777" w:rsidR="00D80D8A" w:rsidRDefault="00BE6280">
            <w:r>
              <w:rPr>
                <w:rFonts w:ascii="Arial Unicode MS" w:eastAsia="Arial Unicode MS" w:hAnsi="Arial Unicode MS" w:cs="Arial Unicode MS"/>
              </w:rPr>
              <w:t>일반적인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요약</w:t>
            </w:r>
            <w:r>
              <w:rPr>
                <w:rFonts w:ascii="Arial Unicode MS" w:eastAsia="Arial Unicode MS" w:hAnsi="Arial Unicode MS" w:cs="Arial Unicode MS"/>
              </w:rPr>
              <w:t>·</w:t>
            </w:r>
            <w:r>
              <w:rPr>
                <w:rFonts w:ascii="Arial Unicode MS" w:eastAsia="Arial Unicode MS" w:hAnsi="Arial Unicode MS" w:cs="Arial Unicode MS"/>
              </w:rPr>
              <w:t>번역</w:t>
            </w:r>
            <w:r>
              <w:rPr>
                <w:rFonts w:ascii="Arial Unicode MS" w:eastAsia="Arial Unicode MS" w:hAnsi="Arial Unicode MS" w:cs="Arial Unicode MS"/>
              </w:rPr>
              <w:t>·Q&amp;A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수준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추론이면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충분</w:t>
            </w:r>
          </w:p>
        </w:tc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3BD2FF" w14:textId="77777777" w:rsidR="00D80D8A" w:rsidRDefault="00BE6280">
            <w:proofErr w:type="spellStart"/>
            <w:r>
              <w:rPr>
                <w:rFonts w:ascii="Arial Unicode MS" w:eastAsia="Arial Unicode MS" w:hAnsi="Arial Unicode MS" w:cs="Arial Unicode MS"/>
              </w:rPr>
              <w:t>Reasoning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모델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불필요</w:t>
            </w:r>
            <w:r>
              <w:rPr>
                <w:rFonts w:ascii="Arial Unicode MS" w:eastAsia="Arial Unicode MS" w:hAnsi="Arial Unicode MS" w:cs="Arial Unicode MS"/>
              </w:rPr>
              <w:t xml:space="preserve">. </w:t>
            </w:r>
            <w:r>
              <w:rPr>
                <w:rFonts w:ascii="Arial Unicode MS" w:eastAsia="Arial Unicode MS" w:hAnsi="Arial Unicode MS" w:cs="Arial Unicode MS"/>
              </w:rPr>
              <w:t>범용</w:t>
            </w:r>
            <w:r>
              <w:rPr>
                <w:rFonts w:ascii="Arial Unicode MS" w:eastAsia="Arial Unicode MS" w:hAnsi="Arial Unicode MS" w:cs="Arial Unicode MS"/>
              </w:rPr>
              <w:t>/</w:t>
            </w:r>
            <w:r>
              <w:rPr>
                <w:rFonts w:ascii="Arial Unicode MS" w:eastAsia="Arial Unicode MS" w:hAnsi="Arial Unicode MS" w:cs="Arial Unicode MS"/>
              </w:rPr>
              <w:t>경량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티어에서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선택</w:t>
            </w:r>
          </w:p>
        </w:tc>
      </w:tr>
      <w:tr w:rsidR="00D80D8A" w14:paraId="59CEEE23" w14:textId="77777777"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87601C" w14:textId="77777777" w:rsidR="00D80D8A" w:rsidRDefault="00BE6280">
            <w:r>
              <w:rPr>
                <w:rFonts w:ascii="Arial Unicode MS" w:eastAsia="Arial Unicode MS" w:hAnsi="Arial Unicode MS" w:cs="Arial Unicode MS"/>
              </w:rPr>
              <w:t>단순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분류</w:t>
            </w:r>
            <w:r>
              <w:rPr>
                <w:rFonts w:ascii="Arial Unicode MS" w:eastAsia="Arial Unicode MS" w:hAnsi="Arial Unicode MS" w:cs="Arial Unicode MS"/>
              </w:rPr>
              <w:t>·</w:t>
            </w:r>
            <w:r>
              <w:rPr>
                <w:rFonts w:ascii="Arial Unicode MS" w:eastAsia="Arial Unicode MS" w:hAnsi="Arial Unicode MS" w:cs="Arial Unicode MS"/>
              </w:rPr>
              <w:t>라우팅</w:t>
            </w:r>
            <w:r>
              <w:rPr>
                <w:rFonts w:ascii="Arial Unicode MS" w:eastAsia="Arial Unicode MS" w:hAnsi="Arial Unicode MS" w:cs="Arial Unicode MS"/>
              </w:rPr>
              <w:t>·</w:t>
            </w:r>
            <w:r>
              <w:rPr>
                <w:rFonts w:ascii="Arial Unicode MS" w:eastAsia="Arial Unicode MS" w:hAnsi="Arial Unicode MS" w:cs="Arial Unicode MS"/>
              </w:rPr>
              <w:t>키워드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추출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등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추론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능력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거의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불필요</w:t>
            </w:r>
          </w:p>
        </w:tc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7EF6CE" w14:textId="77777777" w:rsidR="00D80D8A" w:rsidRDefault="00BE6280">
            <w:proofErr w:type="spellStart"/>
            <w:r>
              <w:rPr>
                <w:rFonts w:ascii="Arial Unicode MS" w:eastAsia="Arial Unicode MS" w:hAnsi="Arial Unicode MS" w:cs="Arial Unicode MS"/>
              </w:rPr>
              <w:t>Reasoning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무관</w:t>
            </w:r>
            <w:r>
              <w:rPr>
                <w:rFonts w:ascii="Arial Unicode MS" w:eastAsia="Arial Unicode MS" w:hAnsi="Arial Unicode MS" w:cs="Arial Unicode MS"/>
              </w:rPr>
              <w:t xml:space="preserve">. </w:t>
            </w:r>
            <w:r>
              <w:rPr>
                <w:rFonts w:ascii="Arial Unicode MS" w:eastAsia="Arial Unicode MS" w:hAnsi="Arial Unicode MS" w:cs="Arial Unicode MS"/>
              </w:rPr>
              <w:t>경량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티어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우선</w:t>
            </w:r>
          </w:p>
        </w:tc>
      </w:tr>
    </w:tbl>
    <w:p w14:paraId="7292A27B" w14:textId="77777777" w:rsidR="00D80D8A" w:rsidRDefault="00BE6280">
      <w:pPr>
        <w:pStyle w:val="4"/>
      </w:pPr>
      <w:bookmarkStart w:id="32" w:name="_efp9j758ekb2" w:colFirst="0" w:colLast="0"/>
      <w:bookmarkEnd w:id="32"/>
      <w:r>
        <w:rPr>
          <w:rFonts w:ascii="Arial Unicode MS" w:eastAsia="Arial Unicode MS" w:hAnsi="Arial Unicode MS" w:cs="Arial Unicode MS"/>
        </w:rPr>
        <w:t xml:space="preserve">3.1.9 API </w:t>
      </w:r>
      <w:r>
        <w:rPr>
          <w:rFonts w:ascii="Arial Unicode MS" w:eastAsia="Arial Unicode MS" w:hAnsi="Arial Unicode MS" w:cs="Arial Unicode MS"/>
        </w:rPr>
        <w:t>안정성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및</w:t>
      </w:r>
      <w:r>
        <w:rPr>
          <w:rFonts w:ascii="Arial Unicode MS" w:eastAsia="Arial Unicode MS" w:hAnsi="Arial Unicode MS" w:cs="Arial Unicode MS"/>
        </w:rPr>
        <w:t xml:space="preserve"> SLA (API </w:t>
      </w:r>
      <w:proofErr w:type="spellStart"/>
      <w:r>
        <w:rPr>
          <w:rFonts w:ascii="Arial Unicode MS" w:eastAsia="Arial Unicode MS" w:hAnsi="Arial Unicode MS" w:cs="Arial Unicode MS"/>
        </w:rPr>
        <w:t>Stability</w:t>
      </w:r>
      <w:proofErr w:type="spellEnd"/>
      <w:r>
        <w:rPr>
          <w:rFonts w:ascii="Arial Unicode MS" w:eastAsia="Arial Unicode MS" w:hAnsi="Arial Unicode MS" w:cs="Arial Unicode MS"/>
        </w:rPr>
        <w:t>)</w:t>
      </w:r>
    </w:p>
    <w:p w14:paraId="7E704CDB" w14:textId="77777777" w:rsidR="00D80D8A" w:rsidRDefault="00BE6280">
      <w:r>
        <w:rPr>
          <w:rFonts w:ascii="Arial Unicode MS" w:eastAsia="Arial Unicode MS" w:hAnsi="Arial Unicode MS" w:cs="Arial Unicode MS"/>
        </w:rPr>
        <w:t>프로덕션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Agent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서비스에서는</w:t>
      </w:r>
      <w:r>
        <w:rPr>
          <w:rFonts w:ascii="Arial Unicode MS" w:eastAsia="Arial Unicode MS" w:hAnsi="Arial Unicode MS" w:cs="Arial Unicode MS"/>
        </w:rPr>
        <w:t xml:space="preserve"> API </w:t>
      </w:r>
      <w:r>
        <w:rPr>
          <w:rFonts w:ascii="Arial Unicode MS" w:eastAsia="Arial Unicode MS" w:hAnsi="Arial Unicode MS" w:cs="Arial Unicode MS"/>
        </w:rPr>
        <w:t>가용성과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운영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정책을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반드시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점검해야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한다</w:t>
      </w:r>
      <w:r>
        <w:rPr>
          <w:rFonts w:ascii="Arial Unicode MS" w:eastAsia="Arial Unicode MS" w:hAnsi="Arial Unicode MS" w:cs="Arial Unicode MS"/>
        </w:rPr>
        <w:t xml:space="preserve">. </w:t>
      </w:r>
      <w:proofErr w:type="spellStart"/>
      <w:r>
        <w:rPr>
          <w:rFonts w:ascii="Arial Unicode MS" w:eastAsia="Arial Unicode MS" w:hAnsi="Arial Unicode MS" w:cs="Arial Unicode MS"/>
        </w:rPr>
        <w:t>OpenAI</w:t>
      </w:r>
      <w:r>
        <w:rPr>
          <w:rFonts w:ascii="Arial Unicode MS" w:eastAsia="Arial Unicode MS" w:hAnsi="Arial Unicode MS" w:cs="Arial Unicode MS"/>
        </w:rPr>
        <w:t>는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Deprecation</w:t>
      </w:r>
      <w:r>
        <w:rPr>
          <w:rFonts w:ascii="Arial Unicode MS" w:eastAsia="Arial Unicode MS" w:hAnsi="Arial Unicode MS" w:cs="Arial Unicode MS"/>
        </w:rPr>
        <w:t>이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빈번하여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프롬프트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호환성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관리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필요</w:t>
      </w:r>
      <w:r>
        <w:rPr>
          <w:rFonts w:ascii="Arial Unicode MS" w:eastAsia="Arial Unicode MS" w:hAnsi="Arial Unicode MS" w:cs="Arial Unicode MS"/>
        </w:rPr>
        <w:t xml:space="preserve">, </w:t>
      </w:r>
      <w:proofErr w:type="spellStart"/>
      <w:r>
        <w:rPr>
          <w:rFonts w:ascii="Arial Unicode MS" w:eastAsia="Arial Unicode MS" w:hAnsi="Arial Unicode MS" w:cs="Arial Unicode MS"/>
        </w:rPr>
        <w:t>Anthropic</w:t>
      </w:r>
      <w:r>
        <w:rPr>
          <w:rFonts w:ascii="Arial Unicode MS" w:eastAsia="Arial Unicode MS" w:hAnsi="Arial Unicode MS" w:cs="Arial Unicode MS"/>
        </w:rPr>
        <w:t>은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Deprecation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주기가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길어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안정적이나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Rate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Limit</w:t>
      </w:r>
      <w:r>
        <w:rPr>
          <w:rFonts w:ascii="Arial Unicode MS" w:eastAsia="Arial Unicode MS" w:hAnsi="Arial Unicode MS" w:cs="Arial Unicode MS"/>
        </w:rPr>
        <w:t>이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엄격할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있으며</w:t>
      </w:r>
      <w:r>
        <w:rPr>
          <w:rFonts w:ascii="Arial Unicode MS" w:eastAsia="Arial Unicode MS" w:hAnsi="Arial Unicode MS" w:cs="Arial Unicode MS"/>
        </w:rPr>
        <w:t>, Google</w:t>
      </w:r>
      <w:r>
        <w:rPr>
          <w:rFonts w:ascii="Arial Unicode MS" w:eastAsia="Arial Unicode MS" w:hAnsi="Arial Unicode MS" w:cs="Arial Unicode MS"/>
        </w:rPr>
        <w:t>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무료</w:t>
      </w:r>
      <w:r>
        <w:rPr>
          <w:rFonts w:ascii="Arial Unicode MS" w:eastAsia="Arial Unicode MS" w:hAnsi="Arial Unicode MS" w:cs="Arial Unicode MS"/>
        </w:rPr>
        <w:t>/</w:t>
      </w:r>
      <w:r>
        <w:rPr>
          <w:rFonts w:ascii="Arial Unicode MS" w:eastAsia="Arial Unicode MS" w:hAnsi="Arial Unicode MS" w:cs="Arial Unicode MS"/>
        </w:rPr>
        <w:t>유료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티어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간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Rate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Limit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차이를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확인해야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한다</w:t>
      </w:r>
      <w:r>
        <w:rPr>
          <w:rFonts w:ascii="Arial Unicode MS" w:eastAsia="Arial Unicode MS" w:hAnsi="Arial Unicode MS" w:cs="Arial Unicode MS"/>
        </w:rPr>
        <w:t xml:space="preserve">. </w:t>
      </w:r>
      <w:r>
        <w:rPr>
          <w:rFonts w:ascii="Arial Unicode MS" w:eastAsia="Arial Unicode MS" w:hAnsi="Arial Unicode MS" w:cs="Arial Unicode MS"/>
        </w:rPr>
        <w:t>오픈소스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셀프호스팅은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외부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Deprecation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리스</w:t>
      </w:r>
      <w:r>
        <w:rPr>
          <w:rFonts w:ascii="Arial Unicode MS" w:eastAsia="Arial Unicode MS" w:hAnsi="Arial Unicode MS" w:cs="Arial Unicode MS"/>
        </w:rPr>
        <w:t>크는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없으나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자체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인프라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운영</w:t>
      </w:r>
      <w:r>
        <w:rPr>
          <w:rFonts w:ascii="Arial Unicode MS" w:eastAsia="Arial Unicode MS" w:hAnsi="Arial Unicode MS" w:cs="Arial Unicode MS"/>
        </w:rPr>
        <w:t>·</w:t>
      </w:r>
      <w:r>
        <w:rPr>
          <w:rFonts w:ascii="Arial Unicode MS" w:eastAsia="Arial Unicode MS" w:hAnsi="Arial Unicode MS" w:cs="Arial Unicode MS"/>
        </w:rPr>
        <w:t>장애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대응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역량이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필수이다</w:t>
      </w:r>
      <w:r>
        <w:rPr>
          <w:rFonts w:ascii="Arial Unicode MS" w:eastAsia="Arial Unicode MS" w:hAnsi="Arial Unicode MS" w:cs="Arial Unicode MS"/>
        </w:rPr>
        <w:t>.</w:t>
      </w:r>
    </w:p>
    <w:p w14:paraId="35415749" w14:textId="77777777" w:rsidR="00D80D8A" w:rsidRDefault="00D80D8A">
      <w:pPr>
        <w:pBdr>
          <w:top w:val="nil"/>
          <w:left w:val="nil"/>
          <w:bottom w:val="nil"/>
          <w:right w:val="nil"/>
          <w:between w:val="nil"/>
        </w:pBdr>
      </w:pPr>
    </w:p>
    <w:p w14:paraId="26BE4A63" w14:textId="77777777" w:rsidR="00D80D8A" w:rsidRDefault="00BE6280">
      <w:proofErr w:type="spellStart"/>
      <w:r>
        <w:rPr>
          <w:b/>
          <w:bCs/>
        </w:rPr>
        <w:lastRenderedPageBreak/>
        <w:t>Multi-Provider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Failover</w:t>
      </w:r>
      <w:proofErr w:type="spellEnd"/>
      <w:r>
        <w:rPr>
          <w:b/>
          <w:bCs/>
        </w:rPr>
        <w:t>: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주요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Provider</w:t>
      </w:r>
      <w:r>
        <w:rPr>
          <w:rFonts w:ascii="Arial Unicode MS" w:eastAsia="Arial Unicode MS" w:hAnsi="Arial Unicode MS" w:cs="Arial Unicode MS"/>
        </w:rPr>
        <w:t>의</w:t>
      </w:r>
      <w:proofErr w:type="spellEnd"/>
      <w:r>
        <w:rPr>
          <w:rFonts w:ascii="Arial Unicode MS" w:eastAsia="Arial Unicode MS" w:hAnsi="Arial Unicode MS" w:cs="Arial Unicode MS"/>
        </w:rPr>
        <w:t xml:space="preserve"> API </w:t>
      </w:r>
      <w:r>
        <w:rPr>
          <w:rFonts w:ascii="Arial Unicode MS" w:eastAsia="Arial Unicode MS" w:hAnsi="Arial Unicode MS" w:cs="Arial Unicode MS"/>
        </w:rPr>
        <w:t>장애는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연간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차례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발생한다</w:t>
      </w:r>
      <w:r>
        <w:rPr>
          <w:rFonts w:ascii="Arial Unicode MS" w:eastAsia="Arial Unicode MS" w:hAnsi="Arial Unicode MS" w:cs="Arial Unicode MS"/>
        </w:rPr>
        <w:t xml:space="preserve">. </w:t>
      </w:r>
      <w:proofErr w:type="spellStart"/>
      <w:r>
        <w:rPr>
          <w:rFonts w:ascii="Arial Unicode MS" w:eastAsia="Arial Unicode MS" w:hAnsi="Arial Unicode MS" w:cs="Arial Unicode MS"/>
        </w:rPr>
        <w:t>Primary-Secondary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구성을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설계하고</w:t>
      </w:r>
      <w:r>
        <w:rPr>
          <w:rFonts w:ascii="Arial Unicode MS" w:eastAsia="Arial Unicode MS" w:hAnsi="Arial Unicode MS" w:cs="Arial Unicode MS"/>
        </w:rPr>
        <w:t xml:space="preserve">, </w:t>
      </w:r>
      <w:proofErr w:type="spellStart"/>
      <w:r>
        <w:rPr>
          <w:rFonts w:ascii="Arial Unicode MS" w:eastAsia="Arial Unicode MS" w:hAnsi="Arial Unicode MS" w:cs="Arial Unicode MS"/>
        </w:rPr>
        <w:t>Provider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간</w:t>
      </w:r>
      <w:r>
        <w:rPr>
          <w:rFonts w:ascii="Arial Unicode MS" w:eastAsia="Arial Unicode MS" w:hAnsi="Arial Unicode MS" w:cs="Arial Unicode MS"/>
        </w:rPr>
        <w:t xml:space="preserve"> System </w:t>
      </w:r>
      <w:proofErr w:type="spellStart"/>
      <w:r>
        <w:rPr>
          <w:rFonts w:ascii="Arial Unicode MS" w:eastAsia="Arial Unicode MS" w:hAnsi="Arial Unicode MS" w:cs="Arial Unicode MS"/>
        </w:rPr>
        <w:t>Prompt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해석</w:t>
      </w:r>
      <w:r>
        <w:rPr>
          <w:rFonts w:ascii="Arial Unicode MS" w:eastAsia="Arial Unicode MS" w:hAnsi="Arial Unicode MS" w:cs="Arial Unicode MS"/>
        </w:rPr>
        <w:t>·Tool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Use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스키마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차이를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사전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검증하며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분기별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의도적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Failover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테스트를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수행한다</w:t>
      </w:r>
      <w:r>
        <w:rPr>
          <w:rFonts w:ascii="Arial Unicode MS" w:eastAsia="Arial Unicode MS" w:hAnsi="Arial Unicode MS" w:cs="Arial Unicode MS"/>
        </w:rPr>
        <w:t>.</w:t>
      </w:r>
    </w:p>
    <w:p w14:paraId="6D387AA6" w14:textId="77777777" w:rsidR="00D80D8A" w:rsidRDefault="00D80D8A">
      <w:pPr>
        <w:pBdr>
          <w:top w:val="nil"/>
          <w:left w:val="nil"/>
          <w:bottom w:val="nil"/>
          <w:right w:val="nil"/>
          <w:between w:val="nil"/>
        </w:pBdr>
      </w:pPr>
    </w:p>
    <w:tbl>
      <w:tblPr>
        <w:tblStyle w:val="af9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514"/>
        <w:gridCol w:w="4515"/>
      </w:tblGrid>
      <w:tr w:rsidR="00D80D8A" w14:paraId="03E115D8" w14:textId="77777777">
        <w:trPr>
          <w:tblHeader/>
        </w:trPr>
        <w:tc>
          <w:tcPr>
            <w:tcW w:w="4514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C62579" w14:textId="77777777" w:rsidR="00D80D8A" w:rsidRDefault="00BE6280">
            <w:pPr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프로젝트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조건</w:t>
            </w:r>
          </w:p>
        </w:tc>
        <w:tc>
          <w:tcPr>
            <w:tcW w:w="4514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984D7B" w14:textId="77777777" w:rsidR="00D80D8A" w:rsidRDefault="00BE6280">
            <w:pPr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모델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선정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시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행동</w:t>
            </w:r>
          </w:p>
        </w:tc>
      </w:tr>
      <w:tr w:rsidR="00D80D8A" w14:paraId="2B6B8D28" w14:textId="77777777"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0FAEBF" w14:textId="77777777" w:rsidR="00D80D8A" w:rsidRDefault="00BE6280">
            <w:r>
              <w:rPr>
                <w:rFonts w:ascii="Arial Unicode MS" w:eastAsia="Arial Unicode MS" w:hAnsi="Arial Unicode MS" w:cs="Arial Unicode MS"/>
              </w:rPr>
              <w:t>외부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고객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대면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서비스</w:t>
            </w:r>
            <w:r>
              <w:rPr>
                <w:rFonts w:ascii="Arial Unicode MS" w:eastAsia="Arial Unicode MS" w:hAnsi="Arial Unicode MS" w:cs="Arial Unicode MS"/>
              </w:rPr>
              <w:t xml:space="preserve">, SLA 99.9% </w:t>
            </w:r>
            <w:r>
              <w:rPr>
                <w:rFonts w:ascii="Arial Unicode MS" w:eastAsia="Arial Unicode MS" w:hAnsi="Arial Unicode MS" w:cs="Arial Unicode MS"/>
              </w:rPr>
              <w:t>이상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필요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장애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매출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손실</w:t>
            </w:r>
            <w:r>
              <w:rPr>
                <w:rFonts w:ascii="Arial Unicode MS" w:eastAsia="Arial Unicode MS" w:hAnsi="Arial Unicode MS" w:cs="Arial Unicode MS"/>
              </w:rPr>
              <w:t>·</w:t>
            </w:r>
            <w:r>
              <w:rPr>
                <w:rFonts w:ascii="Arial Unicode MS" w:eastAsia="Arial Unicode MS" w:hAnsi="Arial Unicode MS" w:cs="Arial Unicode MS"/>
              </w:rPr>
              <w:t>법적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책임</w:t>
            </w:r>
          </w:p>
        </w:tc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AFC6D5" w14:textId="77777777" w:rsidR="00D80D8A" w:rsidRDefault="00BE6280">
            <w:proofErr w:type="spellStart"/>
            <w:r>
              <w:rPr>
                <w:rFonts w:ascii="Arial Unicode MS" w:eastAsia="Arial Unicode MS" w:hAnsi="Arial Unicode MS" w:cs="Arial Unicode MS"/>
              </w:rPr>
              <w:t>Multi-Provider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Failover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설계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필수</w:t>
            </w:r>
            <w:r>
              <w:rPr>
                <w:rFonts w:ascii="Arial Unicode MS" w:eastAsia="Arial Unicode MS" w:hAnsi="Arial Unicode MS" w:cs="Arial Unicode MS"/>
              </w:rPr>
              <w:t xml:space="preserve">.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Failover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대상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모델의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프롬프트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호환성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사전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검증</w:t>
            </w:r>
            <w:r>
              <w:rPr>
                <w:rFonts w:ascii="Arial Unicode MS" w:eastAsia="Arial Unicode MS" w:hAnsi="Arial Unicode MS" w:cs="Arial Unicode MS"/>
              </w:rPr>
              <w:t xml:space="preserve">. </w:t>
            </w:r>
            <w:r>
              <w:rPr>
                <w:rFonts w:ascii="Arial Unicode MS" w:eastAsia="Arial Unicode MS" w:hAnsi="Arial Unicode MS" w:cs="Arial Unicode MS"/>
              </w:rPr>
              <w:t>분기별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Chaos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Engineering </w:t>
            </w:r>
            <w:r>
              <w:rPr>
                <w:rFonts w:ascii="Arial Unicode MS" w:eastAsia="Arial Unicode MS" w:hAnsi="Arial Unicode MS" w:cs="Arial Unicode MS"/>
              </w:rPr>
              <w:t>테스트</w:t>
            </w:r>
          </w:p>
        </w:tc>
      </w:tr>
      <w:tr w:rsidR="00D80D8A" w14:paraId="1F0454B1" w14:textId="77777777"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12FEB6" w14:textId="77777777" w:rsidR="00D80D8A" w:rsidRDefault="00BE6280">
            <w:r>
              <w:rPr>
                <w:rFonts w:ascii="Arial Unicode MS" w:eastAsia="Arial Unicode MS" w:hAnsi="Arial Unicode MS" w:cs="Arial Unicode MS"/>
              </w:rPr>
              <w:t>사내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서비스이지만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업무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시간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중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중단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불허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수백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명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이상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동시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사용</w:t>
            </w:r>
          </w:p>
        </w:tc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C27B62" w14:textId="77777777" w:rsidR="00D80D8A" w:rsidRDefault="00BE6280">
            <w:proofErr w:type="spellStart"/>
            <w:r>
              <w:rPr>
                <w:rFonts w:ascii="Arial Unicode MS" w:eastAsia="Arial Unicode MS" w:hAnsi="Arial Unicode MS" w:cs="Arial Unicode MS"/>
              </w:rPr>
              <w:t>Failover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구성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권장</w:t>
            </w:r>
            <w:r>
              <w:rPr>
                <w:rFonts w:ascii="Arial Unicode MS" w:eastAsia="Arial Unicode MS" w:hAnsi="Arial Unicode MS" w:cs="Arial Unicode MS"/>
              </w:rPr>
              <w:t xml:space="preserve">.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Rate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Limit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여유분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확보</w:t>
            </w:r>
            <w:r>
              <w:rPr>
                <w:rFonts w:ascii="Arial Unicode MS" w:eastAsia="Arial Unicode MS" w:hAnsi="Arial Unicode MS" w:cs="Arial Unicode MS"/>
              </w:rPr>
              <w:t>(</w:t>
            </w:r>
            <w:r>
              <w:rPr>
                <w:rFonts w:ascii="Arial Unicode MS" w:eastAsia="Arial Unicode MS" w:hAnsi="Arial Unicode MS" w:cs="Arial Unicode MS"/>
              </w:rPr>
              <w:t>피크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트래픽의</w:t>
            </w:r>
            <w:r>
              <w:rPr>
                <w:rFonts w:ascii="Arial Unicode MS" w:eastAsia="Arial Unicode MS" w:hAnsi="Arial Unicode MS" w:cs="Arial Unicode MS"/>
              </w:rPr>
              <w:t xml:space="preserve"> 1.5</w:t>
            </w:r>
            <w:r>
              <w:rPr>
                <w:rFonts w:ascii="Arial Unicode MS" w:eastAsia="Arial Unicode MS" w:hAnsi="Arial Unicode MS" w:cs="Arial Unicode MS"/>
              </w:rPr>
              <w:t>배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이상</w:t>
            </w:r>
            <w:r>
              <w:rPr>
                <w:rFonts w:ascii="Arial Unicode MS" w:eastAsia="Arial Unicode MS" w:hAnsi="Arial Unicode MS" w:cs="Arial Unicode MS"/>
              </w:rPr>
              <w:t>)</w:t>
            </w:r>
          </w:p>
        </w:tc>
      </w:tr>
      <w:tr w:rsidR="00D80D8A" w14:paraId="69DFBA3F" w14:textId="77777777"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31C7F9" w14:textId="77777777" w:rsidR="00D80D8A" w:rsidRDefault="00BE6280">
            <w:r>
              <w:rPr>
                <w:rFonts w:ascii="Arial Unicode MS" w:eastAsia="Arial Unicode MS" w:hAnsi="Arial Unicode MS" w:cs="Arial Unicode MS"/>
              </w:rPr>
              <w:t>업무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보조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도구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분</w:t>
            </w:r>
            <w:r>
              <w:rPr>
                <w:rFonts w:ascii="Arial Unicode MS" w:eastAsia="Arial Unicode MS" w:hAnsi="Arial Unicode MS" w:cs="Arial Unicode MS"/>
              </w:rPr>
              <w:t>~</w:t>
            </w:r>
            <w:r>
              <w:rPr>
                <w:rFonts w:ascii="Arial Unicode MS" w:eastAsia="Arial Unicode MS" w:hAnsi="Arial Unicode MS" w:cs="Arial Unicode MS"/>
              </w:rPr>
              <w:t>수십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분의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간헐적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장애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허용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가능</w:t>
            </w:r>
          </w:p>
        </w:tc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D13B61" w14:textId="77777777" w:rsidR="00D80D8A" w:rsidRDefault="00BE6280">
            <w:r>
              <w:rPr>
                <w:rFonts w:ascii="Arial Unicode MS" w:eastAsia="Arial Unicode MS" w:hAnsi="Arial Unicode MS" w:cs="Arial Unicode MS"/>
              </w:rPr>
              <w:t>단일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Provider</w:t>
            </w:r>
            <w:r>
              <w:rPr>
                <w:rFonts w:ascii="Arial Unicode MS" w:eastAsia="Arial Unicode MS" w:hAnsi="Arial Unicode MS" w:cs="Arial Unicode MS"/>
              </w:rPr>
              <w:t>로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충분</w:t>
            </w:r>
            <w:r>
              <w:rPr>
                <w:rFonts w:ascii="Arial Unicode MS" w:eastAsia="Arial Unicode MS" w:hAnsi="Arial Unicode MS" w:cs="Arial Unicode MS"/>
              </w:rPr>
              <w:t xml:space="preserve">.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Rate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Limit</w:t>
            </w:r>
            <w:r>
              <w:rPr>
                <w:rFonts w:ascii="Arial Unicode MS" w:eastAsia="Arial Unicode MS" w:hAnsi="Arial Unicode MS" w:cs="Arial Unicode MS"/>
              </w:rPr>
              <w:t>만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사전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확인</w:t>
            </w:r>
          </w:p>
        </w:tc>
      </w:tr>
      <w:tr w:rsidR="00D80D8A" w14:paraId="415C5583" w14:textId="77777777"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F90410" w14:textId="77777777" w:rsidR="00D80D8A" w:rsidRDefault="00BE6280">
            <w:proofErr w:type="spellStart"/>
            <w:r>
              <w:rPr>
                <w:rFonts w:ascii="Arial Unicode MS" w:eastAsia="Arial Unicode MS" w:hAnsi="Arial Unicode MS" w:cs="Arial Unicode MS"/>
              </w:rPr>
              <w:t>PoC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등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일시적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사용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장애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수동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대체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수단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존재</w:t>
            </w:r>
          </w:p>
        </w:tc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1DB958" w14:textId="77777777" w:rsidR="00D80D8A" w:rsidRDefault="00BE6280">
            <w:r>
              <w:rPr>
                <w:rFonts w:ascii="Arial Unicode MS" w:eastAsia="Arial Unicode MS" w:hAnsi="Arial Unicode MS" w:cs="Arial Unicode MS"/>
              </w:rPr>
              <w:t xml:space="preserve">API </w:t>
            </w:r>
            <w:r>
              <w:rPr>
                <w:rFonts w:ascii="Arial Unicode MS" w:eastAsia="Arial Unicode MS" w:hAnsi="Arial Unicode MS" w:cs="Arial Unicode MS"/>
              </w:rPr>
              <w:t>안정성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무관</w:t>
            </w:r>
            <w:r>
              <w:rPr>
                <w:rFonts w:ascii="Arial Unicode MS" w:eastAsia="Arial Unicode MS" w:hAnsi="Arial Unicode MS" w:cs="Arial Unicode MS"/>
              </w:rPr>
              <w:t xml:space="preserve">. </w:t>
            </w:r>
            <w:r>
              <w:rPr>
                <w:rFonts w:ascii="Arial Unicode MS" w:eastAsia="Arial Unicode MS" w:hAnsi="Arial Unicode MS" w:cs="Arial Unicode MS"/>
              </w:rPr>
              <w:t>무료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티어도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활용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가능</w:t>
            </w:r>
          </w:p>
        </w:tc>
      </w:tr>
    </w:tbl>
    <w:p w14:paraId="0E4955B0" w14:textId="77777777" w:rsidR="00D80D8A" w:rsidRDefault="00BE6280">
      <w:pPr>
        <w:pStyle w:val="4"/>
      </w:pPr>
      <w:bookmarkStart w:id="33" w:name="_47j6tnbdakjw" w:colFirst="0" w:colLast="0"/>
      <w:bookmarkEnd w:id="33"/>
      <w:r>
        <w:rPr>
          <w:rFonts w:ascii="Arial Unicode MS" w:eastAsia="Arial Unicode MS" w:hAnsi="Arial Unicode MS" w:cs="Arial Unicode MS"/>
        </w:rPr>
        <w:t>프로젝트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유형별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선정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행동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요약</w:t>
      </w:r>
      <w:r>
        <w:rPr>
          <w:rFonts w:ascii="Arial Unicode MS" w:eastAsia="Arial Unicode MS" w:hAnsi="Arial Unicode MS" w:cs="Arial Unicode MS"/>
        </w:rPr>
        <w:t xml:space="preserve"> (</w:t>
      </w:r>
      <w:r>
        <w:rPr>
          <w:rFonts w:ascii="Arial Unicode MS" w:eastAsia="Arial Unicode MS" w:hAnsi="Arial Unicode MS" w:cs="Arial Unicode MS"/>
        </w:rPr>
        <w:t>교차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검증용</w:t>
      </w:r>
      <w:r>
        <w:rPr>
          <w:rFonts w:ascii="Arial Unicode MS" w:eastAsia="Arial Unicode MS" w:hAnsi="Arial Unicode MS" w:cs="Arial Unicode MS"/>
        </w:rPr>
        <w:t>)</w:t>
      </w:r>
    </w:p>
    <w:p w14:paraId="2E690546" w14:textId="77777777" w:rsidR="00D80D8A" w:rsidRDefault="00BE6280">
      <w:r>
        <w:rPr>
          <w:rFonts w:ascii="Arial Unicode MS" w:eastAsia="Arial Unicode MS" w:hAnsi="Arial Unicode MS" w:cs="Arial Unicode MS"/>
        </w:rPr>
        <w:t>위</w:t>
      </w:r>
      <w:r>
        <w:rPr>
          <w:rFonts w:ascii="Arial Unicode MS" w:eastAsia="Arial Unicode MS" w:hAnsi="Arial Unicode MS" w:cs="Arial Unicode MS"/>
        </w:rPr>
        <w:t xml:space="preserve"> ①~⑨ </w:t>
      </w:r>
      <w:proofErr w:type="spellStart"/>
      <w:r>
        <w:rPr>
          <w:rFonts w:ascii="Arial Unicode MS" w:eastAsia="Arial Unicode MS" w:hAnsi="Arial Unicode MS" w:cs="Arial Unicode MS"/>
        </w:rPr>
        <w:t>조건별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행동을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대표적인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프로젝트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유형에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적용하면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다음과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같은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선정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방향이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도출된다</w:t>
      </w:r>
      <w:r>
        <w:rPr>
          <w:rFonts w:ascii="Arial Unicode MS" w:eastAsia="Arial Unicode MS" w:hAnsi="Arial Unicode MS" w:cs="Arial Unicode MS"/>
        </w:rPr>
        <w:t xml:space="preserve">. </w:t>
      </w:r>
      <w:r>
        <w:rPr>
          <w:rFonts w:ascii="Arial Unicode MS" w:eastAsia="Arial Unicode MS" w:hAnsi="Arial Unicode MS" w:cs="Arial Unicode MS"/>
        </w:rPr>
        <w:t>자사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프로젝트와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유사한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유형을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찾아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판단과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크게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벗어나지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않는지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교차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검증하는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용도로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활용한다</w:t>
      </w:r>
      <w:r>
        <w:rPr>
          <w:rFonts w:ascii="Arial Unicode MS" w:eastAsia="Arial Unicode MS" w:hAnsi="Arial Unicode MS" w:cs="Arial Unicode MS"/>
        </w:rPr>
        <w:t>.</w:t>
      </w:r>
    </w:p>
    <w:p w14:paraId="0DFC1B16" w14:textId="77777777" w:rsidR="00D80D8A" w:rsidRDefault="00D80D8A">
      <w:pPr>
        <w:pBdr>
          <w:top w:val="nil"/>
          <w:left w:val="nil"/>
          <w:bottom w:val="nil"/>
          <w:right w:val="nil"/>
          <w:between w:val="nil"/>
        </w:pBdr>
      </w:pPr>
    </w:p>
    <w:tbl>
      <w:tblPr>
        <w:tblStyle w:val="afa"/>
        <w:tblW w:w="894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935"/>
        <w:gridCol w:w="2235"/>
        <w:gridCol w:w="2535"/>
        <w:gridCol w:w="2235"/>
      </w:tblGrid>
      <w:tr w:rsidR="00D80D8A" w14:paraId="1AF7E95A" w14:textId="77777777">
        <w:trPr>
          <w:tblHeader/>
        </w:trPr>
        <w:tc>
          <w:tcPr>
            <w:tcW w:w="1935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A7C781" w14:textId="77777777" w:rsidR="00D80D8A" w:rsidRDefault="00BE6280">
            <w:pPr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프로젝트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유형</w:t>
            </w:r>
          </w:p>
        </w:tc>
        <w:tc>
          <w:tcPr>
            <w:tcW w:w="2235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9D4F4C" w14:textId="77777777" w:rsidR="00D80D8A" w:rsidRDefault="00BE6280">
            <w:pPr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핵심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필터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기준</w:t>
            </w:r>
          </w:p>
        </w:tc>
        <w:tc>
          <w:tcPr>
            <w:tcW w:w="2535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F7C943" w14:textId="77777777" w:rsidR="00D80D8A" w:rsidRDefault="00BE6280">
            <w:pPr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후보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제한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방향</w:t>
            </w:r>
          </w:p>
        </w:tc>
        <w:tc>
          <w:tcPr>
            <w:tcW w:w="2235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F0E117" w14:textId="77777777" w:rsidR="00D80D8A" w:rsidRDefault="00BE6280">
            <w:pPr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필수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추가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행동</w:t>
            </w:r>
          </w:p>
        </w:tc>
      </w:tr>
      <w:tr w:rsidR="00D80D8A" w14:paraId="3BF41D0F" w14:textId="77777777">
        <w:tc>
          <w:tcPr>
            <w:tcW w:w="19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BFEBCD" w14:textId="77777777" w:rsidR="00D80D8A" w:rsidRDefault="00BE6280">
            <w:r>
              <w:rPr>
                <w:rFonts w:ascii="Arial Unicode MS" w:eastAsia="Arial Unicode MS" w:hAnsi="Arial Unicode MS" w:cs="Arial Unicode MS"/>
              </w:rPr>
              <w:t>보안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최우선</w:t>
            </w:r>
            <w:r>
              <w:rPr>
                <w:rFonts w:ascii="Arial Unicode MS" w:eastAsia="Arial Unicode MS" w:hAnsi="Arial Unicode MS" w:cs="Arial Unicode MS"/>
              </w:rPr>
              <w:t xml:space="preserve"> (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금융</w:t>
            </w:r>
            <w:r>
              <w:rPr>
                <w:rFonts w:ascii="Arial Unicode MS" w:eastAsia="Arial Unicode MS" w:hAnsi="Arial Unicode MS" w:cs="Arial Unicode MS"/>
              </w:rPr>
              <w:t>·</w:t>
            </w:r>
            <w:r>
              <w:rPr>
                <w:rFonts w:ascii="Arial Unicode MS" w:eastAsia="Arial Unicode MS" w:hAnsi="Arial Unicode MS" w:cs="Arial Unicode MS"/>
              </w:rPr>
              <w:t>의료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>)</w:t>
            </w:r>
          </w:p>
        </w:tc>
        <w:tc>
          <w:tcPr>
            <w:tcW w:w="22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C5E399" w14:textId="77777777" w:rsidR="00D80D8A" w:rsidRDefault="00BE6280">
            <w:r>
              <w:rPr>
                <w:rFonts w:ascii="Arial Unicode MS" w:eastAsia="Arial Unicode MS" w:hAnsi="Arial Unicode MS" w:cs="Arial Unicode MS"/>
              </w:rPr>
              <w:t xml:space="preserve">⑥ </w:t>
            </w:r>
            <w:r>
              <w:rPr>
                <w:rFonts w:ascii="Arial Unicode MS" w:eastAsia="Arial Unicode MS" w:hAnsi="Arial Unicode MS" w:cs="Arial Unicode MS"/>
              </w:rPr>
              <w:t>보안</w:t>
            </w:r>
            <w:r>
              <w:rPr>
                <w:rFonts w:ascii="Arial Unicode MS" w:eastAsia="Arial Unicode MS" w:hAnsi="Arial Unicode MS" w:cs="Arial Unicode MS"/>
              </w:rPr>
              <w:t xml:space="preserve">, ⑨ API </w:t>
            </w:r>
            <w:r>
              <w:rPr>
                <w:rFonts w:ascii="Arial Unicode MS" w:eastAsia="Arial Unicode MS" w:hAnsi="Arial Unicode MS" w:cs="Arial Unicode MS"/>
              </w:rPr>
              <w:t>안정성</w:t>
            </w:r>
          </w:p>
        </w:tc>
        <w:tc>
          <w:tcPr>
            <w:tcW w:w="2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B95367" w14:textId="77777777" w:rsidR="00D80D8A" w:rsidRDefault="00BE6280">
            <w:proofErr w:type="spellStart"/>
            <w:r>
              <w:rPr>
                <w:rFonts w:ascii="Arial Unicode MS" w:eastAsia="Arial Unicode MS" w:hAnsi="Arial Unicode MS" w:cs="Arial Unicode MS"/>
              </w:rPr>
              <w:t>온프레미스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셀프호스팅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또는</w:t>
            </w:r>
            <w:r>
              <w:rPr>
                <w:rFonts w:ascii="Arial Unicode MS" w:eastAsia="Arial Unicode MS" w:hAnsi="Arial Unicode MS" w:cs="Arial Unicode MS"/>
              </w:rPr>
              <w:t xml:space="preserve"> ZDR/VPC </w:t>
            </w:r>
            <w:r>
              <w:rPr>
                <w:rFonts w:ascii="Arial Unicode MS" w:eastAsia="Arial Unicode MS" w:hAnsi="Arial Unicode MS" w:cs="Arial Unicode MS"/>
              </w:rPr>
              <w:t>지원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상용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모델로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제한</w:t>
            </w:r>
          </w:p>
        </w:tc>
        <w:tc>
          <w:tcPr>
            <w:tcW w:w="22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C162B2" w14:textId="77777777" w:rsidR="00D80D8A" w:rsidRDefault="00BE6280">
            <w:r>
              <w:rPr>
                <w:rFonts w:ascii="Arial Unicode MS" w:eastAsia="Arial Unicode MS" w:hAnsi="Arial Unicode MS" w:cs="Arial Unicode MS"/>
              </w:rPr>
              <w:t>감사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추적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구조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설계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Failover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구성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Prompt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Injection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테스트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필수</w:t>
            </w:r>
          </w:p>
        </w:tc>
      </w:tr>
      <w:tr w:rsidR="00D80D8A" w14:paraId="7C8AC2CE" w14:textId="77777777">
        <w:tc>
          <w:tcPr>
            <w:tcW w:w="19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0B8C7D" w14:textId="77777777" w:rsidR="00D80D8A" w:rsidRDefault="00BE6280">
            <w:r>
              <w:rPr>
                <w:rFonts w:ascii="Arial Unicode MS" w:eastAsia="Arial Unicode MS" w:hAnsi="Arial Unicode MS" w:cs="Arial Unicode MS"/>
              </w:rPr>
              <w:t>비용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최우선</w:t>
            </w:r>
            <w:r>
              <w:rPr>
                <w:rFonts w:ascii="Arial Unicode MS" w:eastAsia="Arial Unicode MS" w:hAnsi="Arial Unicode MS" w:cs="Arial Unicode MS"/>
              </w:rPr>
              <w:t xml:space="preserve"> (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PoC·</w:t>
            </w:r>
            <w:r>
              <w:rPr>
                <w:rFonts w:ascii="Arial Unicode MS" w:eastAsia="Arial Unicode MS" w:hAnsi="Arial Unicode MS" w:cs="Arial Unicode MS"/>
              </w:rPr>
              <w:t>내부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도구</w:t>
            </w:r>
            <w:r>
              <w:rPr>
                <w:rFonts w:ascii="Arial Unicode MS" w:eastAsia="Arial Unicode MS" w:hAnsi="Arial Unicode MS" w:cs="Arial Unicode MS"/>
              </w:rPr>
              <w:t>)</w:t>
            </w:r>
          </w:p>
        </w:tc>
        <w:tc>
          <w:tcPr>
            <w:tcW w:w="22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194831" w14:textId="77777777" w:rsidR="00D80D8A" w:rsidRDefault="00BE6280">
            <w:r>
              <w:rPr>
                <w:rFonts w:ascii="Arial Unicode MS" w:eastAsia="Arial Unicode MS" w:hAnsi="Arial Unicode MS" w:cs="Arial Unicode MS"/>
              </w:rPr>
              <w:t xml:space="preserve">① </w:t>
            </w:r>
            <w:r>
              <w:rPr>
                <w:rFonts w:ascii="Arial Unicode MS" w:eastAsia="Arial Unicode MS" w:hAnsi="Arial Unicode MS" w:cs="Arial Unicode MS"/>
              </w:rPr>
              <w:t>비용</w:t>
            </w:r>
          </w:p>
        </w:tc>
        <w:tc>
          <w:tcPr>
            <w:tcW w:w="2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F33CCA" w14:textId="77777777" w:rsidR="00D80D8A" w:rsidRDefault="00BE6280">
            <w:r>
              <w:rPr>
                <w:rFonts w:ascii="Arial Unicode MS" w:eastAsia="Arial Unicode MS" w:hAnsi="Arial Unicode MS" w:cs="Arial Unicode MS"/>
              </w:rPr>
              <w:t>경량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티어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+ </w:t>
            </w:r>
            <w:r>
              <w:rPr>
                <w:rFonts w:ascii="Arial Unicode MS" w:eastAsia="Arial Unicode MS" w:hAnsi="Arial Unicode MS" w:cs="Arial Unicode MS"/>
              </w:rPr>
              <w:t>초저가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API</w:t>
            </w:r>
            <w:r>
              <w:rPr>
                <w:rFonts w:ascii="Arial Unicode MS" w:eastAsia="Arial Unicode MS" w:hAnsi="Arial Unicode MS" w:cs="Arial Unicode MS"/>
              </w:rPr>
              <w:t>만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후보</w:t>
            </w:r>
          </w:p>
        </w:tc>
        <w:tc>
          <w:tcPr>
            <w:tcW w:w="22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700C0B" w14:textId="77777777" w:rsidR="00D80D8A" w:rsidRDefault="00BE6280">
            <w:r>
              <w:rPr>
                <w:rFonts w:ascii="Arial Unicode MS" w:eastAsia="Arial Unicode MS" w:hAnsi="Arial Unicode MS" w:cs="Arial Unicode MS"/>
              </w:rPr>
              <w:t>비용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시뮬레이션으로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월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예산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준수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확인</w:t>
            </w:r>
          </w:p>
        </w:tc>
      </w:tr>
      <w:tr w:rsidR="00D80D8A" w14:paraId="5DACA121" w14:textId="77777777">
        <w:tc>
          <w:tcPr>
            <w:tcW w:w="19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605D9B" w14:textId="77777777" w:rsidR="00D80D8A" w:rsidRDefault="00BE6280">
            <w:r>
              <w:rPr>
                <w:rFonts w:ascii="Arial Unicode MS" w:eastAsia="Arial Unicode MS" w:hAnsi="Arial Unicode MS" w:cs="Arial Unicode MS"/>
              </w:rPr>
              <w:t>성능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최우선</w:t>
            </w:r>
            <w:r>
              <w:rPr>
                <w:rFonts w:ascii="Arial Unicode MS" w:eastAsia="Arial Unicode MS" w:hAnsi="Arial Unicode MS" w:cs="Arial Unicode MS"/>
              </w:rPr>
              <w:t xml:space="preserve"> (</w:t>
            </w:r>
            <w:r>
              <w:rPr>
                <w:rFonts w:ascii="Arial Unicode MS" w:eastAsia="Arial Unicode MS" w:hAnsi="Arial Unicode MS" w:cs="Arial Unicode MS"/>
              </w:rPr>
              <w:t>고도화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Agent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>)</w:t>
            </w:r>
          </w:p>
        </w:tc>
        <w:tc>
          <w:tcPr>
            <w:tcW w:w="22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F3FE6A" w14:textId="77777777" w:rsidR="00D80D8A" w:rsidRDefault="00BE6280">
            <w:r>
              <w:rPr>
                <w:rFonts w:ascii="Arial Unicode MS" w:eastAsia="Arial Unicode MS" w:hAnsi="Arial Unicode MS" w:cs="Arial Unicode MS"/>
              </w:rPr>
              <w:t xml:space="preserve">② </w:t>
            </w:r>
            <w:r>
              <w:rPr>
                <w:rFonts w:ascii="Arial Unicode MS" w:eastAsia="Arial Unicode MS" w:hAnsi="Arial Unicode MS" w:cs="Arial Unicode MS"/>
              </w:rPr>
              <w:t>성능</w:t>
            </w:r>
            <w:r>
              <w:rPr>
                <w:rFonts w:ascii="Arial Unicode MS" w:eastAsia="Arial Unicode MS" w:hAnsi="Arial Unicode MS" w:cs="Arial Unicode MS"/>
              </w:rPr>
              <w:t xml:space="preserve">, ⑧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Reasoning</w:t>
            </w:r>
            <w:proofErr w:type="spellEnd"/>
          </w:p>
        </w:tc>
        <w:tc>
          <w:tcPr>
            <w:tcW w:w="2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741322" w14:textId="77777777" w:rsidR="00D80D8A" w:rsidRDefault="00BE6280">
            <w:r>
              <w:rPr>
                <w:rFonts w:ascii="Arial Unicode MS" w:eastAsia="Arial Unicode MS" w:hAnsi="Arial Unicode MS" w:cs="Arial Unicode MS"/>
              </w:rPr>
              <w:t>플래그십</w:t>
            </w:r>
            <w:r>
              <w:rPr>
                <w:rFonts w:ascii="Arial Unicode MS" w:eastAsia="Arial Unicode MS" w:hAnsi="Arial Unicode MS" w:cs="Arial Unicode MS"/>
              </w:rPr>
              <w:t xml:space="preserve"> +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Reasoning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모델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포함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전체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후보</w:t>
            </w:r>
          </w:p>
        </w:tc>
        <w:tc>
          <w:tcPr>
            <w:tcW w:w="22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0EC51B" w14:textId="77777777" w:rsidR="00D80D8A" w:rsidRDefault="00BE6280">
            <w:r>
              <w:rPr>
                <w:rFonts w:ascii="Arial Unicode MS" w:eastAsia="Arial Unicode MS" w:hAnsi="Arial Unicode MS" w:cs="Arial Unicode MS"/>
              </w:rPr>
              <w:t>자사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도메인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테스트셋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평가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필수</w:t>
            </w:r>
            <w:r>
              <w:rPr>
                <w:rFonts w:ascii="Arial Unicode MS" w:eastAsia="Arial Unicode MS" w:hAnsi="Arial Unicode MS" w:cs="Arial Unicode MS"/>
              </w:rPr>
              <w:t xml:space="preserve">, Tool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Use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정확도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별도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측정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Model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Routing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>(3.4</w:t>
            </w:r>
            <w:r>
              <w:rPr>
                <w:rFonts w:ascii="Arial Unicode MS" w:eastAsia="Arial Unicode MS" w:hAnsi="Arial Unicode MS" w:cs="Arial Unicode MS"/>
              </w:rPr>
              <w:t>절</w:t>
            </w:r>
            <w:r>
              <w:rPr>
                <w:rFonts w:ascii="Arial Unicode MS" w:eastAsia="Arial Unicode MS" w:hAnsi="Arial Unicode MS" w:cs="Arial Unicode MS"/>
              </w:rPr>
              <w:t xml:space="preserve">) </w:t>
            </w:r>
            <w:r>
              <w:rPr>
                <w:rFonts w:ascii="Arial Unicode MS" w:eastAsia="Arial Unicode MS" w:hAnsi="Arial Unicode MS" w:cs="Arial Unicode MS"/>
              </w:rPr>
              <w:t>검토</w:t>
            </w:r>
          </w:p>
        </w:tc>
      </w:tr>
      <w:tr w:rsidR="00D80D8A" w14:paraId="6FBB935F" w14:textId="77777777">
        <w:tc>
          <w:tcPr>
            <w:tcW w:w="19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AE66CC" w14:textId="77777777" w:rsidR="00D80D8A" w:rsidRDefault="00BE6280">
            <w:r>
              <w:rPr>
                <w:rFonts w:ascii="Arial Unicode MS" w:eastAsia="Arial Unicode MS" w:hAnsi="Arial Unicode MS" w:cs="Arial Unicode MS"/>
              </w:rPr>
              <w:lastRenderedPageBreak/>
              <w:t>실시간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대화</w:t>
            </w:r>
            <w:r>
              <w:rPr>
                <w:rFonts w:ascii="Arial Unicode MS" w:eastAsia="Arial Unicode MS" w:hAnsi="Arial Unicode MS" w:cs="Arial Unicode MS"/>
              </w:rPr>
              <w:t xml:space="preserve"> (</w:t>
            </w:r>
            <w:r>
              <w:rPr>
                <w:rFonts w:ascii="Arial Unicode MS" w:eastAsia="Arial Unicode MS" w:hAnsi="Arial Unicode MS" w:cs="Arial Unicode MS"/>
              </w:rPr>
              <w:t>고객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응대</w:t>
            </w:r>
            <w:r>
              <w:rPr>
                <w:rFonts w:ascii="Arial Unicode MS" w:eastAsia="Arial Unicode MS" w:hAnsi="Arial Unicode MS" w:cs="Arial Unicode MS"/>
              </w:rPr>
              <w:t>)</w:t>
            </w:r>
          </w:p>
        </w:tc>
        <w:tc>
          <w:tcPr>
            <w:tcW w:w="22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AA8AF5" w14:textId="77777777" w:rsidR="00D80D8A" w:rsidRDefault="00BE6280">
            <w:r>
              <w:rPr>
                <w:rFonts w:ascii="Arial Unicode MS" w:eastAsia="Arial Unicode MS" w:hAnsi="Arial Unicode MS" w:cs="Arial Unicode MS"/>
              </w:rPr>
              <w:t xml:space="preserve">③ </w:t>
            </w:r>
            <w:r>
              <w:rPr>
                <w:rFonts w:ascii="Arial Unicode MS" w:eastAsia="Arial Unicode MS" w:hAnsi="Arial Unicode MS" w:cs="Arial Unicode MS"/>
              </w:rPr>
              <w:t>응답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지연</w:t>
            </w:r>
            <w:r>
              <w:rPr>
                <w:rFonts w:ascii="Arial Unicode MS" w:eastAsia="Arial Unicode MS" w:hAnsi="Arial Unicode MS" w:cs="Arial Unicode MS"/>
              </w:rPr>
              <w:t xml:space="preserve">, ④ </w:t>
            </w:r>
            <w:r>
              <w:rPr>
                <w:rFonts w:ascii="Arial Unicode MS" w:eastAsia="Arial Unicode MS" w:hAnsi="Arial Unicode MS" w:cs="Arial Unicode MS"/>
              </w:rPr>
              <w:t>한국어</w:t>
            </w:r>
            <w:r>
              <w:rPr>
                <w:rFonts w:ascii="Arial Unicode MS" w:eastAsia="Arial Unicode MS" w:hAnsi="Arial Unicode MS" w:cs="Arial Unicode MS"/>
              </w:rPr>
              <w:t xml:space="preserve">, ⑨ </w:t>
            </w:r>
            <w:r>
              <w:rPr>
                <w:rFonts w:ascii="Arial Unicode MS" w:eastAsia="Arial Unicode MS" w:hAnsi="Arial Unicode MS" w:cs="Arial Unicode MS"/>
              </w:rPr>
              <w:t>안정성</w:t>
            </w:r>
          </w:p>
        </w:tc>
        <w:tc>
          <w:tcPr>
            <w:tcW w:w="2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A1B398" w14:textId="77777777" w:rsidR="00D80D8A" w:rsidRDefault="00BE6280">
            <w:r>
              <w:rPr>
                <w:rFonts w:ascii="Arial Unicode MS" w:eastAsia="Arial Unicode MS" w:hAnsi="Arial Unicode MS" w:cs="Arial Unicode MS"/>
              </w:rPr>
              <w:t>경량</w:t>
            </w:r>
            <w:r>
              <w:rPr>
                <w:rFonts w:ascii="Arial Unicode MS" w:eastAsia="Arial Unicode MS" w:hAnsi="Arial Unicode MS" w:cs="Arial Unicode MS"/>
              </w:rPr>
              <w:t>/</w:t>
            </w:r>
            <w:r>
              <w:rPr>
                <w:rFonts w:ascii="Arial Unicode MS" w:eastAsia="Arial Unicode MS" w:hAnsi="Arial Unicode MS" w:cs="Arial Unicode MS"/>
              </w:rPr>
              <w:t>고속</w:t>
            </w:r>
            <w:r>
              <w:rPr>
                <w:rFonts w:ascii="Arial Unicode MS" w:eastAsia="Arial Unicode MS" w:hAnsi="Arial Unicode MS" w:cs="Arial Unicode MS"/>
              </w:rPr>
              <w:t xml:space="preserve"> + </w:t>
            </w:r>
            <w:r>
              <w:rPr>
                <w:rFonts w:ascii="Arial Unicode MS" w:eastAsia="Arial Unicode MS" w:hAnsi="Arial Unicode MS" w:cs="Arial Unicode MS"/>
              </w:rPr>
              <w:t>한국어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상위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모델로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제한</w:t>
            </w:r>
          </w:p>
        </w:tc>
        <w:tc>
          <w:tcPr>
            <w:tcW w:w="22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7398D8" w14:textId="77777777" w:rsidR="00D80D8A" w:rsidRDefault="00BE6280">
            <w:r>
              <w:rPr>
                <w:rFonts w:ascii="Arial Unicode MS" w:eastAsia="Arial Unicode MS" w:hAnsi="Arial Unicode MS" w:cs="Arial Unicode MS"/>
              </w:rPr>
              <w:t xml:space="preserve">TTFT </w:t>
            </w:r>
            <w:r>
              <w:rPr>
                <w:rFonts w:ascii="Arial Unicode MS" w:eastAsia="Arial Unicode MS" w:hAnsi="Arial Unicode MS" w:cs="Arial Unicode MS"/>
              </w:rPr>
              <w:t>실측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필수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Failover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구성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한국어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정성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평가</w:t>
            </w:r>
          </w:p>
        </w:tc>
      </w:tr>
    </w:tbl>
    <w:p w14:paraId="0A119BDA" w14:textId="77777777" w:rsidR="00D80D8A" w:rsidRDefault="00D80D8A">
      <w:pPr>
        <w:pBdr>
          <w:top w:val="nil"/>
          <w:left w:val="nil"/>
          <w:bottom w:val="nil"/>
          <w:right w:val="nil"/>
          <w:between w:val="nil"/>
        </w:pBdr>
      </w:pPr>
    </w:p>
    <w:p w14:paraId="6094A2E1" w14:textId="77777777" w:rsidR="00D80D8A" w:rsidRDefault="00BE6280">
      <w:r>
        <w:rPr>
          <w:rFonts w:ascii="Arial Unicode MS" w:eastAsia="Arial Unicode MS" w:hAnsi="Arial Unicode MS" w:cs="Arial Unicode MS"/>
          <w:i/>
          <w:iCs/>
        </w:rPr>
        <w:t>(</w:t>
      </w:r>
      <w:r>
        <w:rPr>
          <w:rFonts w:ascii="Arial Unicode MS" w:eastAsia="Arial Unicode MS" w:hAnsi="Arial Unicode MS" w:cs="Arial Unicode MS"/>
          <w:i/>
          <w:iCs/>
        </w:rPr>
        <w:t>위</w:t>
      </w:r>
      <w:r>
        <w:rPr>
          <w:rFonts w:ascii="Arial Unicode MS" w:eastAsia="Arial Unicode MS" w:hAnsi="Arial Unicode MS" w:cs="Arial Unicode MS"/>
          <w:i/>
          <w:iCs/>
        </w:rPr>
        <w:t xml:space="preserve"> </w:t>
      </w:r>
      <w:r>
        <w:rPr>
          <w:rFonts w:ascii="Arial Unicode MS" w:eastAsia="Arial Unicode MS" w:hAnsi="Arial Unicode MS" w:cs="Arial Unicode MS"/>
          <w:i/>
          <w:iCs/>
        </w:rPr>
        <w:t>표는</w:t>
      </w:r>
      <w:r>
        <w:rPr>
          <w:rFonts w:ascii="Arial Unicode MS" w:eastAsia="Arial Unicode MS" w:hAnsi="Arial Unicode MS" w:cs="Arial Unicode MS"/>
          <w:i/>
          <w:iCs/>
        </w:rPr>
        <w:t xml:space="preserve"> </w:t>
      </w:r>
      <w:r>
        <w:rPr>
          <w:rFonts w:ascii="Arial Unicode MS" w:eastAsia="Arial Unicode MS" w:hAnsi="Arial Unicode MS" w:cs="Arial Unicode MS"/>
          <w:i/>
          <w:iCs/>
        </w:rPr>
        <w:t>판단</w:t>
      </w:r>
      <w:r>
        <w:rPr>
          <w:rFonts w:ascii="Arial Unicode MS" w:eastAsia="Arial Unicode MS" w:hAnsi="Arial Unicode MS" w:cs="Arial Unicode MS"/>
          <w:i/>
          <w:iCs/>
        </w:rPr>
        <w:t xml:space="preserve"> </w:t>
      </w:r>
      <w:r>
        <w:rPr>
          <w:rFonts w:ascii="Arial Unicode MS" w:eastAsia="Arial Unicode MS" w:hAnsi="Arial Unicode MS" w:cs="Arial Unicode MS"/>
          <w:i/>
          <w:iCs/>
        </w:rPr>
        <w:t>가이드를</w:t>
      </w:r>
      <w:r>
        <w:rPr>
          <w:rFonts w:ascii="Arial Unicode MS" w:eastAsia="Arial Unicode MS" w:hAnsi="Arial Unicode MS" w:cs="Arial Unicode MS"/>
          <w:i/>
          <w:iCs/>
        </w:rPr>
        <w:t xml:space="preserve"> </w:t>
      </w:r>
      <w:r>
        <w:rPr>
          <w:rFonts w:ascii="Arial Unicode MS" w:eastAsia="Arial Unicode MS" w:hAnsi="Arial Unicode MS" w:cs="Arial Unicode MS"/>
          <w:i/>
          <w:iCs/>
        </w:rPr>
        <w:t>대표</w:t>
      </w:r>
      <w:r>
        <w:rPr>
          <w:rFonts w:ascii="Arial Unicode MS" w:eastAsia="Arial Unicode MS" w:hAnsi="Arial Unicode MS" w:cs="Arial Unicode MS"/>
          <w:i/>
          <w:iCs/>
        </w:rPr>
        <w:t xml:space="preserve"> </w:t>
      </w:r>
      <w:r>
        <w:rPr>
          <w:rFonts w:ascii="Arial Unicode MS" w:eastAsia="Arial Unicode MS" w:hAnsi="Arial Unicode MS" w:cs="Arial Unicode MS"/>
          <w:i/>
          <w:iCs/>
        </w:rPr>
        <w:t>유형에</w:t>
      </w:r>
      <w:r>
        <w:rPr>
          <w:rFonts w:ascii="Arial Unicode MS" w:eastAsia="Arial Unicode MS" w:hAnsi="Arial Unicode MS" w:cs="Arial Unicode MS"/>
          <w:i/>
          <w:iCs/>
        </w:rPr>
        <w:t xml:space="preserve"> </w:t>
      </w:r>
      <w:r>
        <w:rPr>
          <w:rFonts w:ascii="Arial Unicode MS" w:eastAsia="Arial Unicode MS" w:hAnsi="Arial Unicode MS" w:cs="Arial Unicode MS"/>
          <w:i/>
          <w:iCs/>
        </w:rPr>
        <w:t>적용한</w:t>
      </w:r>
      <w:r>
        <w:rPr>
          <w:rFonts w:ascii="Arial Unicode MS" w:eastAsia="Arial Unicode MS" w:hAnsi="Arial Unicode MS" w:cs="Arial Unicode MS"/>
          <w:i/>
          <w:iCs/>
        </w:rPr>
        <w:t xml:space="preserve"> </w:t>
      </w:r>
      <w:r>
        <w:rPr>
          <w:rFonts w:ascii="Arial Unicode MS" w:eastAsia="Arial Unicode MS" w:hAnsi="Arial Unicode MS" w:cs="Arial Unicode MS"/>
          <w:i/>
          <w:iCs/>
        </w:rPr>
        <w:t>결과</w:t>
      </w:r>
      <w:r>
        <w:rPr>
          <w:rFonts w:ascii="Arial Unicode MS" w:eastAsia="Arial Unicode MS" w:hAnsi="Arial Unicode MS" w:cs="Arial Unicode MS"/>
          <w:i/>
          <w:iCs/>
        </w:rPr>
        <w:t xml:space="preserve"> </w:t>
      </w:r>
      <w:r>
        <w:rPr>
          <w:rFonts w:ascii="Arial Unicode MS" w:eastAsia="Arial Unicode MS" w:hAnsi="Arial Unicode MS" w:cs="Arial Unicode MS"/>
          <w:i/>
          <w:iCs/>
        </w:rPr>
        <w:t>예시이다</w:t>
      </w:r>
      <w:r>
        <w:rPr>
          <w:rFonts w:ascii="Arial Unicode MS" w:eastAsia="Arial Unicode MS" w:hAnsi="Arial Unicode MS" w:cs="Arial Unicode MS"/>
          <w:i/>
          <w:iCs/>
        </w:rPr>
        <w:t xml:space="preserve">. </w:t>
      </w:r>
      <w:r>
        <w:rPr>
          <w:rFonts w:ascii="Arial Unicode MS" w:eastAsia="Arial Unicode MS" w:hAnsi="Arial Unicode MS" w:cs="Arial Unicode MS"/>
          <w:i/>
          <w:iCs/>
        </w:rPr>
        <w:t>자사</w:t>
      </w:r>
      <w:r>
        <w:rPr>
          <w:rFonts w:ascii="Arial Unicode MS" w:eastAsia="Arial Unicode MS" w:hAnsi="Arial Unicode MS" w:cs="Arial Unicode MS"/>
          <w:i/>
          <w:iCs/>
        </w:rPr>
        <w:t xml:space="preserve"> </w:t>
      </w:r>
      <w:r>
        <w:rPr>
          <w:rFonts w:ascii="Arial Unicode MS" w:eastAsia="Arial Unicode MS" w:hAnsi="Arial Unicode MS" w:cs="Arial Unicode MS"/>
          <w:i/>
          <w:iCs/>
        </w:rPr>
        <w:t>판단</w:t>
      </w:r>
      <w:r>
        <w:rPr>
          <w:rFonts w:ascii="Arial Unicode MS" w:eastAsia="Arial Unicode MS" w:hAnsi="Arial Unicode MS" w:cs="Arial Unicode MS"/>
          <w:i/>
          <w:iCs/>
        </w:rPr>
        <w:t xml:space="preserve"> </w:t>
      </w:r>
      <w:r>
        <w:rPr>
          <w:rFonts w:ascii="Arial Unicode MS" w:eastAsia="Arial Unicode MS" w:hAnsi="Arial Unicode MS" w:cs="Arial Unicode MS"/>
          <w:i/>
          <w:iCs/>
        </w:rPr>
        <w:t>결과가</w:t>
      </w:r>
      <w:r>
        <w:rPr>
          <w:rFonts w:ascii="Arial Unicode MS" w:eastAsia="Arial Unicode MS" w:hAnsi="Arial Unicode MS" w:cs="Arial Unicode MS"/>
          <w:i/>
          <w:iCs/>
        </w:rPr>
        <w:t xml:space="preserve"> </w:t>
      </w:r>
      <w:r>
        <w:rPr>
          <w:rFonts w:ascii="Arial Unicode MS" w:eastAsia="Arial Unicode MS" w:hAnsi="Arial Unicode MS" w:cs="Arial Unicode MS"/>
          <w:i/>
          <w:iCs/>
        </w:rPr>
        <w:t>유사</w:t>
      </w:r>
      <w:r>
        <w:rPr>
          <w:rFonts w:ascii="Arial Unicode MS" w:eastAsia="Arial Unicode MS" w:hAnsi="Arial Unicode MS" w:cs="Arial Unicode MS"/>
          <w:i/>
          <w:iCs/>
        </w:rPr>
        <w:t xml:space="preserve"> </w:t>
      </w:r>
      <w:r>
        <w:rPr>
          <w:rFonts w:ascii="Arial Unicode MS" w:eastAsia="Arial Unicode MS" w:hAnsi="Arial Unicode MS" w:cs="Arial Unicode MS"/>
          <w:i/>
          <w:iCs/>
        </w:rPr>
        <w:t>유형과</w:t>
      </w:r>
      <w:r>
        <w:rPr>
          <w:rFonts w:ascii="Arial Unicode MS" w:eastAsia="Arial Unicode MS" w:hAnsi="Arial Unicode MS" w:cs="Arial Unicode MS"/>
          <w:i/>
          <w:iCs/>
        </w:rPr>
        <w:t xml:space="preserve"> </w:t>
      </w:r>
      <w:r>
        <w:rPr>
          <w:rFonts w:ascii="Arial Unicode MS" w:eastAsia="Arial Unicode MS" w:hAnsi="Arial Unicode MS" w:cs="Arial Unicode MS"/>
          <w:i/>
          <w:iCs/>
        </w:rPr>
        <w:t>크게</w:t>
      </w:r>
      <w:r>
        <w:rPr>
          <w:rFonts w:ascii="Arial Unicode MS" w:eastAsia="Arial Unicode MS" w:hAnsi="Arial Unicode MS" w:cs="Arial Unicode MS"/>
          <w:i/>
          <w:iCs/>
        </w:rPr>
        <w:t xml:space="preserve"> </w:t>
      </w:r>
      <w:r>
        <w:rPr>
          <w:rFonts w:ascii="Arial Unicode MS" w:eastAsia="Arial Unicode MS" w:hAnsi="Arial Unicode MS" w:cs="Arial Unicode MS"/>
          <w:i/>
          <w:iCs/>
        </w:rPr>
        <w:t>다르면</w:t>
      </w:r>
      <w:r>
        <w:rPr>
          <w:rFonts w:ascii="Arial Unicode MS" w:eastAsia="Arial Unicode MS" w:hAnsi="Arial Unicode MS" w:cs="Arial Unicode MS"/>
          <w:i/>
          <w:iCs/>
        </w:rPr>
        <w:t xml:space="preserve"> </w:t>
      </w:r>
      <w:r>
        <w:rPr>
          <w:rFonts w:ascii="Arial Unicode MS" w:eastAsia="Arial Unicode MS" w:hAnsi="Arial Unicode MS" w:cs="Arial Unicode MS"/>
          <w:i/>
          <w:iCs/>
        </w:rPr>
        <w:t>판단</w:t>
      </w:r>
      <w:r>
        <w:rPr>
          <w:rFonts w:ascii="Arial Unicode MS" w:eastAsia="Arial Unicode MS" w:hAnsi="Arial Unicode MS" w:cs="Arial Unicode MS"/>
          <w:i/>
          <w:iCs/>
        </w:rPr>
        <w:t xml:space="preserve"> </w:t>
      </w:r>
      <w:r>
        <w:rPr>
          <w:rFonts w:ascii="Arial Unicode MS" w:eastAsia="Arial Unicode MS" w:hAnsi="Arial Unicode MS" w:cs="Arial Unicode MS"/>
          <w:i/>
          <w:iCs/>
        </w:rPr>
        <w:t>근거를</w:t>
      </w:r>
      <w:r>
        <w:rPr>
          <w:rFonts w:ascii="Arial Unicode MS" w:eastAsia="Arial Unicode MS" w:hAnsi="Arial Unicode MS" w:cs="Arial Unicode MS"/>
          <w:i/>
          <w:iCs/>
        </w:rPr>
        <w:t xml:space="preserve"> </w:t>
      </w:r>
      <w:r>
        <w:rPr>
          <w:rFonts w:ascii="Arial Unicode MS" w:eastAsia="Arial Unicode MS" w:hAnsi="Arial Unicode MS" w:cs="Arial Unicode MS"/>
          <w:i/>
          <w:iCs/>
        </w:rPr>
        <w:t>재점검할</w:t>
      </w:r>
      <w:r>
        <w:rPr>
          <w:rFonts w:ascii="Arial Unicode MS" w:eastAsia="Arial Unicode MS" w:hAnsi="Arial Unicode MS" w:cs="Arial Unicode MS"/>
          <w:i/>
          <w:iCs/>
        </w:rPr>
        <w:t xml:space="preserve"> </w:t>
      </w:r>
      <w:r>
        <w:rPr>
          <w:rFonts w:ascii="Arial Unicode MS" w:eastAsia="Arial Unicode MS" w:hAnsi="Arial Unicode MS" w:cs="Arial Unicode MS"/>
          <w:i/>
          <w:iCs/>
        </w:rPr>
        <w:t>것을</w:t>
      </w:r>
      <w:r>
        <w:rPr>
          <w:rFonts w:ascii="Arial Unicode MS" w:eastAsia="Arial Unicode MS" w:hAnsi="Arial Unicode MS" w:cs="Arial Unicode MS"/>
          <w:i/>
          <w:iCs/>
        </w:rPr>
        <w:t xml:space="preserve"> </w:t>
      </w:r>
      <w:r>
        <w:rPr>
          <w:rFonts w:ascii="Arial Unicode MS" w:eastAsia="Arial Unicode MS" w:hAnsi="Arial Unicode MS" w:cs="Arial Unicode MS"/>
          <w:i/>
          <w:iCs/>
        </w:rPr>
        <w:t>권장한다</w:t>
      </w:r>
      <w:r>
        <w:rPr>
          <w:rFonts w:ascii="Arial Unicode MS" w:eastAsia="Arial Unicode MS" w:hAnsi="Arial Unicode MS" w:cs="Arial Unicode MS"/>
          <w:i/>
          <w:iCs/>
        </w:rPr>
        <w:t>.)</w:t>
      </w:r>
    </w:p>
    <w:p w14:paraId="413983C8" w14:textId="77777777" w:rsidR="00D80D8A" w:rsidRDefault="00D80D8A">
      <w:pPr>
        <w:pBdr>
          <w:top w:val="nil"/>
          <w:left w:val="nil"/>
          <w:bottom w:val="nil"/>
          <w:right w:val="nil"/>
          <w:between w:val="nil"/>
        </w:pBdr>
      </w:pPr>
    </w:p>
    <w:p w14:paraId="568154AA" w14:textId="77777777" w:rsidR="00D80D8A" w:rsidRDefault="00BE6280">
      <w:r>
        <w:pict w14:anchorId="553ED132">
          <v:rect id="_x0000_i1030" style="width:0;height:1.5pt" o:hralign="center" o:hrstd="t" o:hr="t" fillcolor="#a0a0a0" stroked="f"/>
        </w:pict>
      </w:r>
    </w:p>
    <w:p w14:paraId="3A99E2C3" w14:textId="77777777" w:rsidR="00D80D8A" w:rsidRDefault="00D80D8A"/>
    <w:p w14:paraId="3C9D26FC" w14:textId="77777777" w:rsidR="00D80D8A" w:rsidRDefault="00BE6280">
      <w:pPr>
        <w:pStyle w:val="3"/>
      </w:pPr>
      <w:bookmarkStart w:id="34" w:name="_8qobblsir0h2" w:colFirst="0" w:colLast="0"/>
      <w:bookmarkEnd w:id="34"/>
      <w:r>
        <w:rPr>
          <w:rFonts w:ascii="Arial Unicode MS" w:eastAsia="Arial Unicode MS" w:hAnsi="Arial Unicode MS" w:cs="Arial Unicode MS"/>
        </w:rPr>
        <w:t xml:space="preserve">3.2 </w:t>
      </w:r>
      <w:proofErr w:type="spellStart"/>
      <w:r>
        <w:rPr>
          <w:rFonts w:ascii="Arial Unicode MS" w:eastAsia="Arial Unicode MS" w:hAnsi="Arial Unicode MS" w:cs="Arial Unicode MS"/>
        </w:rPr>
        <w:t>조건별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권장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모델</w:t>
      </w:r>
      <w:r>
        <w:rPr>
          <w:rFonts w:ascii="Arial Unicode MS" w:eastAsia="Arial Unicode MS" w:hAnsi="Arial Unicode MS" w:cs="Arial Unicode MS"/>
        </w:rPr>
        <w:t xml:space="preserve"> (</w:t>
      </w:r>
      <w:r>
        <w:rPr>
          <w:rFonts w:ascii="Arial Unicode MS" w:eastAsia="Arial Unicode MS" w:hAnsi="Arial Unicode MS" w:cs="Arial Unicode MS"/>
        </w:rPr>
        <w:t>의사결정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트리</w:t>
      </w:r>
      <w:r>
        <w:rPr>
          <w:rFonts w:ascii="Arial Unicode MS" w:eastAsia="Arial Unicode MS" w:hAnsi="Arial Unicode MS" w:cs="Arial Unicode MS"/>
        </w:rPr>
        <w:t>)</w:t>
      </w:r>
    </w:p>
    <w:p w14:paraId="73ED6AB5" w14:textId="77777777" w:rsidR="00D80D8A" w:rsidRDefault="00BE6280">
      <w:r>
        <w:rPr>
          <w:rFonts w:ascii="Arial Unicode MS" w:eastAsia="Arial Unicode MS" w:hAnsi="Arial Unicode MS" w:cs="Arial Unicode MS"/>
        </w:rPr>
        <w:t>3.1</w:t>
      </w:r>
      <w:r>
        <w:rPr>
          <w:rFonts w:ascii="Arial Unicode MS" w:eastAsia="Arial Unicode MS" w:hAnsi="Arial Unicode MS" w:cs="Arial Unicode MS"/>
        </w:rPr>
        <w:t>절에서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구분한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필터</w:t>
      </w:r>
      <w:r>
        <w:rPr>
          <w:rFonts w:ascii="Arial Unicode MS" w:eastAsia="Arial Unicode MS" w:hAnsi="Arial Unicode MS" w:cs="Arial Unicode MS"/>
        </w:rPr>
        <w:t>·</w:t>
      </w:r>
      <w:r>
        <w:rPr>
          <w:rFonts w:ascii="Arial Unicode MS" w:eastAsia="Arial Unicode MS" w:hAnsi="Arial Unicode MS" w:cs="Arial Unicode MS"/>
        </w:rPr>
        <w:t>비교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조건을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아래</w:t>
      </w:r>
      <w:r>
        <w:rPr>
          <w:rFonts w:ascii="Arial Unicode MS" w:eastAsia="Arial Unicode MS" w:hAnsi="Arial Unicode MS" w:cs="Arial Unicode MS"/>
        </w:rPr>
        <w:t xml:space="preserve"> 3</w:t>
      </w:r>
      <w:r>
        <w:rPr>
          <w:rFonts w:ascii="Arial Unicode MS" w:eastAsia="Arial Unicode MS" w:hAnsi="Arial Unicode MS" w:cs="Arial Unicode MS"/>
        </w:rPr>
        <w:t>단계에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순차적으로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대입하면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우선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검토할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모델에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도달할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있다</w:t>
      </w:r>
      <w:r>
        <w:rPr>
          <w:rFonts w:ascii="Arial Unicode MS" w:eastAsia="Arial Unicode MS" w:hAnsi="Arial Unicode MS" w:cs="Arial Unicode MS"/>
        </w:rPr>
        <w:t>.</w:t>
      </w:r>
    </w:p>
    <w:p w14:paraId="7623A7CC" w14:textId="77777777" w:rsidR="00D80D8A" w:rsidRDefault="00D80D8A"/>
    <w:p w14:paraId="50E93BAA" w14:textId="77777777" w:rsidR="00D80D8A" w:rsidRDefault="00BE6280">
      <w:pPr>
        <w:pStyle w:val="4"/>
      </w:pPr>
      <w:bookmarkStart w:id="35" w:name="_84h2x4tgzh4e" w:colFirst="0" w:colLast="0"/>
      <w:bookmarkEnd w:id="35"/>
      <w:r>
        <w:rPr>
          <w:rFonts w:ascii="Arial Unicode MS" w:eastAsia="Arial Unicode MS" w:hAnsi="Arial Unicode MS" w:cs="Arial Unicode MS"/>
        </w:rPr>
        <w:t>3</w:t>
      </w:r>
      <w:r>
        <w:rPr>
          <w:rFonts w:ascii="Arial Unicode MS" w:eastAsia="Arial Unicode MS" w:hAnsi="Arial Unicode MS" w:cs="Arial Unicode MS"/>
        </w:rPr>
        <w:t>단계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필터링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구조</w:t>
      </w:r>
    </w:p>
    <w:tbl>
      <w:tblPr>
        <w:tblStyle w:val="afb"/>
        <w:tblW w:w="894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025"/>
        <w:gridCol w:w="3105"/>
        <w:gridCol w:w="1905"/>
        <w:gridCol w:w="1905"/>
      </w:tblGrid>
      <w:tr w:rsidR="00D80D8A" w14:paraId="58878F7E" w14:textId="77777777">
        <w:trPr>
          <w:tblHeader/>
        </w:trPr>
        <w:tc>
          <w:tcPr>
            <w:tcW w:w="2025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A2BAA8" w14:textId="77777777" w:rsidR="00D80D8A" w:rsidRDefault="00BE6280">
            <w:pPr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단계</w:t>
            </w:r>
          </w:p>
        </w:tc>
        <w:tc>
          <w:tcPr>
            <w:tcW w:w="3105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DF86F6" w14:textId="77777777" w:rsidR="00D80D8A" w:rsidRDefault="00BE6280">
            <w:pPr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질문</w:t>
            </w:r>
          </w:p>
        </w:tc>
        <w:tc>
          <w:tcPr>
            <w:tcW w:w="1905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497398" w14:textId="77777777" w:rsidR="00D80D8A" w:rsidRDefault="00BE6280">
            <w:pPr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결정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대상</w:t>
            </w:r>
          </w:p>
        </w:tc>
        <w:tc>
          <w:tcPr>
            <w:tcW w:w="1905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E45B18" w14:textId="77777777" w:rsidR="00D80D8A" w:rsidRDefault="00BE6280">
            <w:pPr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도구</w:t>
            </w:r>
          </w:p>
        </w:tc>
      </w:tr>
      <w:tr w:rsidR="00D80D8A" w14:paraId="4E7846BB" w14:textId="77777777">
        <w:tc>
          <w:tcPr>
            <w:tcW w:w="20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98C491" w14:textId="77777777" w:rsidR="00D80D8A" w:rsidRDefault="00BE6280">
            <w:r>
              <w:rPr>
                <w:rFonts w:ascii="Arial Unicode MS" w:eastAsia="Arial Unicode MS" w:hAnsi="Arial Unicode MS" w:cs="Arial Unicode MS"/>
                <w:b/>
                <w:bCs/>
              </w:rPr>
              <w:t>분기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1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배포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환경</w:t>
            </w:r>
          </w:p>
        </w:tc>
        <w:tc>
          <w:tcPr>
            <w:tcW w:w="31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B9C8D0" w14:textId="77777777" w:rsidR="00D80D8A" w:rsidRDefault="00BE6280">
            <w:r>
              <w:rPr>
                <w:rFonts w:ascii="Arial Unicode MS" w:eastAsia="Arial Unicode MS" w:hAnsi="Arial Unicode MS" w:cs="Arial Unicode MS"/>
              </w:rPr>
              <w:t>데이터를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외부로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전송할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있는가</w:t>
            </w:r>
            <w:r>
              <w:rPr>
                <w:rFonts w:ascii="Arial Unicode MS" w:eastAsia="Arial Unicode MS" w:hAnsi="Arial Unicode MS" w:cs="Arial Unicode MS"/>
              </w:rPr>
              <w:t>?</w:t>
            </w:r>
          </w:p>
        </w:tc>
        <w:tc>
          <w:tcPr>
            <w:tcW w:w="19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59C11B" w14:textId="77777777" w:rsidR="00D80D8A" w:rsidRDefault="00BE6280">
            <w:proofErr w:type="spellStart"/>
            <w:proofErr w:type="gramStart"/>
            <w:r>
              <w:rPr>
                <w:rFonts w:ascii="Arial Unicode MS" w:eastAsia="Arial Unicode MS" w:hAnsi="Arial Unicode MS" w:cs="Arial Unicode MS"/>
              </w:rPr>
              <w:t>온프레미스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/</w:t>
            </w:r>
            <w:proofErr w:type="gram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상용</w:t>
            </w:r>
            <w:r>
              <w:rPr>
                <w:rFonts w:ascii="Arial Unicode MS" w:eastAsia="Arial Unicode MS" w:hAnsi="Arial Unicode MS" w:cs="Arial Unicode MS"/>
              </w:rPr>
              <w:t xml:space="preserve"> API / </w:t>
            </w:r>
            <w:r>
              <w:rPr>
                <w:rFonts w:ascii="Arial Unicode MS" w:eastAsia="Arial Unicode MS" w:hAnsi="Arial Unicode MS" w:cs="Arial Unicode MS"/>
              </w:rPr>
              <w:t>하이브리드</w:t>
            </w:r>
          </w:p>
        </w:tc>
        <w:tc>
          <w:tcPr>
            <w:tcW w:w="19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52183B" w14:textId="77777777" w:rsidR="00D80D8A" w:rsidRDefault="00BE6280">
            <w:proofErr w:type="spellStart"/>
            <w:r>
              <w:rPr>
                <w:rFonts w:ascii="Arial Unicode MS" w:eastAsia="Arial Unicode MS" w:hAnsi="Arial Unicode MS" w:cs="Arial Unicode MS"/>
              </w:rPr>
              <w:t>플로차트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(</w:t>
            </w:r>
            <w:r>
              <w:rPr>
                <w:rFonts w:ascii="Arial Unicode MS" w:eastAsia="Arial Unicode MS" w:hAnsi="Arial Unicode MS" w:cs="Arial Unicode MS"/>
              </w:rPr>
              <w:t>분기</w:t>
            </w:r>
            <w:r>
              <w:rPr>
                <w:rFonts w:ascii="Arial Unicode MS" w:eastAsia="Arial Unicode MS" w:hAnsi="Arial Unicode MS" w:cs="Arial Unicode MS"/>
              </w:rPr>
              <w:t xml:space="preserve"> 1)</w:t>
            </w:r>
          </w:p>
        </w:tc>
      </w:tr>
      <w:tr w:rsidR="00D80D8A" w14:paraId="639256F0" w14:textId="77777777">
        <w:tc>
          <w:tcPr>
            <w:tcW w:w="20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3E4FB8" w14:textId="77777777" w:rsidR="00D80D8A" w:rsidRDefault="00BE6280">
            <w:r>
              <w:rPr>
                <w:rFonts w:ascii="Arial Unicode MS" w:eastAsia="Arial Unicode MS" w:hAnsi="Arial Unicode MS" w:cs="Arial Unicode MS"/>
                <w:b/>
                <w:bCs/>
              </w:rPr>
              <w:t>분기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2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서비스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규모</w:t>
            </w:r>
          </w:p>
        </w:tc>
        <w:tc>
          <w:tcPr>
            <w:tcW w:w="31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85333E" w14:textId="77777777" w:rsidR="00D80D8A" w:rsidRDefault="00BE6280">
            <w:r>
              <w:rPr>
                <w:rFonts w:ascii="Arial Unicode MS" w:eastAsia="Arial Unicode MS" w:hAnsi="Arial Unicode MS" w:cs="Arial Unicode MS"/>
              </w:rPr>
              <w:t>운영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목적</w:t>
            </w:r>
            <w:r>
              <w:rPr>
                <w:rFonts w:ascii="Arial Unicode MS" w:eastAsia="Arial Unicode MS" w:hAnsi="Arial Unicode MS" w:cs="Arial Unicode MS"/>
              </w:rPr>
              <w:t>(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온프레미스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) </w:t>
            </w:r>
            <w:r>
              <w:rPr>
                <w:rFonts w:ascii="Arial Unicode MS" w:eastAsia="Arial Unicode MS" w:hAnsi="Arial Unicode MS" w:cs="Arial Unicode MS"/>
              </w:rPr>
              <w:t>또는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서비스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단계</w:t>
            </w:r>
            <w:r>
              <w:rPr>
                <w:rFonts w:ascii="Arial Unicode MS" w:eastAsia="Arial Unicode MS" w:hAnsi="Arial Unicode MS" w:cs="Arial Unicode MS"/>
              </w:rPr>
              <w:t>(</w:t>
            </w:r>
            <w:r>
              <w:rPr>
                <w:rFonts w:ascii="Arial Unicode MS" w:eastAsia="Arial Unicode MS" w:hAnsi="Arial Unicode MS" w:cs="Arial Unicode MS"/>
              </w:rPr>
              <w:t>상용</w:t>
            </w:r>
            <w:r>
              <w:rPr>
                <w:rFonts w:ascii="Arial Unicode MS" w:eastAsia="Arial Unicode MS" w:hAnsi="Arial Unicode MS" w:cs="Arial Unicode MS"/>
              </w:rPr>
              <w:t>)</w:t>
            </w:r>
            <w:r>
              <w:rPr>
                <w:rFonts w:ascii="Arial Unicode MS" w:eastAsia="Arial Unicode MS" w:hAnsi="Arial Unicode MS" w:cs="Arial Unicode MS"/>
              </w:rPr>
              <w:t>는</w:t>
            </w:r>
            <w:r>
              <w:rPr>
                <w:rFonts w:ascii="Arial Unicode MS" w:eastAsia="Arial Unicode MS" w:hAnsi="Arial Unicode MS" w:cs="Arial Unicode MS"/>
              </w:rPr>
              <w:t>?</w:t>
            </w:r>
          </w:p>
        </w:tc>
        <w:tc>
          <w:tcPr>
            <w:tcW w:w="19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0B8C7F" w14:textId="77777777" w:rsidR="00D80D8A" w:rsidRDefault="00BE6280">
            <w:r>
              <w:rPr>
                <w:rFonts w:ascii="Arial Unicode MS" w:eastAsia="Arial Unicode MS" w:hAnsi="Arial Unicode MS" w:cs="Arial Unicode MS"/>
              </w:rPr>
              <w:t>검토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대상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b/>
                <w:bCs/>
              </w:rPr>
              <w:t>티어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결정</w:t>
            </w:r>
          </w:p>
        </w:tc>
        <w:tc>
          <w:tcPr>
            <w:tcW w:w="19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1995BE" w14:textId="77777777" w:rsidR="00D80D8A" w:rsidRDefault="00BE6280">
            <w:proofErr w:type="spellStart"/>
            <w:r>
              <w:rPr>
                <w:rFonts w:ascii="Arial Unicode MS" w:eastAsia="Arial Unicode MS" w:hAnsi="Arial Unicode MS" w:cs="Arial Unicode MS"/>
              </w:rPr>
              <w:t>플로차트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(</w:t>
            </w:r>
            <w:r>
              <w:rPr>
                <w:rFonts w:ascii="Arial Unicode MS" w:eastAsia="Arial Unicode MS" w:hAnsi="Arial Unicode MS" w:cs="Arial Unicode MS"/>
              </w:rPr>
              <w:t>분기</w:t>
            </w:r>
            <w:r>
              <w:rPr>
                <w:rFonts w:ascii="Arial Unicode MS" w:eastAsia="Arial Unicode MS" w:hAnsi="Arial Unicode MS" w:cs="Arial Unicode MS"/>
              </w:rPr>
              <w:t xml:space="preserve"> 2)</w:t>
            </w:r>
          </w:p>
        </w:tc>
      </w:tr>
      <w:tr w:rsidR="00D80D8A" w14:paraId="4E3489E3" w14:textId="77777777">
        <w:tc>
          <w:tcPr>
            <w:tcW w:w="20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1E28E2" w14:textId="77777777" w:rsidR="00D80D8A" w:rsidRDefault="00BE6280">
            <w:r>
              <w:rPr>
                <w:rFonts w:ascii="Arial Unicode MS" w:eastAsia="Arial Unicode MS" w:hAnsi="Arial Unicode MS" w:cs="Arial Unicode MS"/>
                <w:b/>
                <w:bCs/>
              </w:rPr>
              <w:t>분기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3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요구사항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매칭</w:t>
            </w:r>
          </w:p>
        </w:tc>
        <w:tc>
          <w:tcPr>
            <w:tcW w:w="31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13049A" w14:textId="77777777" w:rsidR="00D80D8A" w:rsidRDefault="00BE6280">
            <w:proofErr w:type="spellStart"/>
            <w:r>
              <w:rPr>
                <w:rFonts w:ascii="Arial Unicode MS" w:eastAsia="Arial Unicode MS" w:hAnsi="Arial Unicode MS" w:cs="Arial Unicode MS"/>
              </w:rPr>
              <w:t>티어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내에서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한국어</w:t>
            </w:r>
            <w:r>
              <w:rPr>
                <w:rFonts w:ascii="Arial Unicode MS" w:eastAsia="Arial Unicode MS" w:hAnsi="Arial Unicode MS" w:cs="Arial Unicode MS"/>
              </w:rPr>
              <w:t>·</w:t>
            </w:r>
            <w:r>
              <w:rPr>
                <w:rFonts w:ascii="Arial Unicode MS" w:eastAsia="Arial Unicode MS" w:hAnsi="Arial Unicode MS" w:cs="Arial Unicode MS"/>
              </w:rPr>
              <w:t>멀티모달</w:t>
            </w:r>
            <w:r>
              <w:rPr>
                <w:rFonts w:ascii="Arial Unicode MS" w:eastAsia="Arial Unicode MS" w:hAnsi="Arial Unicode MS" w:cs="Arial Unicode MS"/>
              </w:rPr>
              <w:t>·Reasoning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등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핵심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요구는</w:t>
            </w:r>
            <w:r>
              <w:rPr>
                <w:rFonts w:ascii="Arial Unicode MS" w:eastAsia="Arial Unicode MS" w:hAnsi="Arial Unicode MS" w:cs="Arial Unicode MS"/>
              </w:rPr>
              <w:t>?</w:t>
            </w:r>
          </w:p>
        </w:tc>
        <w:tc>
          <w:tcPr>
            <w:tcW w:w="19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A438A7" w14:textId="77777777" w:rsidR="00D80D8A" w:rsidRDefault="00BE6280">
            <w:r>
              <w:rPr>
                <w:rFonts w:ascii="Arial Unicode MS" w:eastAsia="Arial Unicode MS" w:hAnsi="Arial Unicode MS" w:cs="Arial Unicode MS"/>
                <w:b/>
                <w:bCs/>
              </w:rPr>
              <w:t>구체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모델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선택</w:t>
            </w:r>
          </w:p>
        </w:tc>
        <w:tc>
          <w:tcPr>
            <w:tcW w:w="19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1E2313" w14:textId="77777777" w:rsidR="00D80D8A" w:rsidRDefault="00BE6280">
            <w:r>
              <w:rPr>
                <w:rFonts w:ascii="Arial Unicode MS" w:eastAsia="Arial Unicode MS" w:hAnsi="Arial Unicode MS" w:cs="Arial Unicode MS"/>
              </w:rPr>
              <w:t>매칭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테이블</w:t>
            </w:r>
          </w:p>
        </w:tc>
      </w:tr>
    </w:tbl>
    <w:p w14:paraId="509A9837" w14:textId="77777777" w:rsidR="00D80D8A" w:rsidRDefault="00D80D8A">
      <w:pPr>
        <w:rPr>
          <w:i/>
          <w:iCs/>
        </w:rPr>
      </w:pPr>
    </w:p>
    <w:p w14:paraId="55CE4C26" w14:textId="77777777" w:rsidR="00D80D8A" w:rsidRDefault="00BE6280">
      <w:pPr>
        <w:rPr>
          <w:i/>
          <w:iCs/>
        </w:rPr>
      </w:pPr>
      <w:r>
        <w:rPr>
          <w:rFonts w:ascii="Arial Unicode MS" w:eastAsia="Arial Unicode MS" w:hAnsi="Arial Unicode MS" w:cs="Arial Unicode MS"/>
          <w:i/>
          <w:iCs/>
        </w:rPr>
        <w:t>(</w:t>
      </w:r>
      <w:r>
        <w:rPr>
          <w:rFonts w:ascii="Arial Unicode MS" w:eastAsia="Arial Unicode MS" w:hAnsi="Arial Unicode MS" w:cs="Arial Unicode MS"/>
          <w:i/>
          <w:iCs/>
        </w:rPr>
        <w:t>위</w:t>
      </w:r>
      <w:r>
        <w:rPr>
          <w:rFonts w:ascii="Arial Unicode MS" w:eastAsia="Arial Unicode MS" w:hAnsi="Arial Unicode MS" w:cs="Arial Unicode MS"/>
          <w:i/>
          <w:iCs/>
        </w:rPr>
        <w:t xml:space="preserve"> </w:t>
      </w:r>
      <w:r>
        <w:rPr>
          <w:rFonts w:ascii="Arial Unicode MS" w:eastAsia="Arial Unicode MS" w:hAnsi="Arial Unicode MS" w:cs="Arial Unicode MS"/>
          <w:i/>
          <w:iCs/>
        </w:rPr>
        <w:t>표는</w:t>
      </w:r>
      <w:r>
        <w:rPr>
          <w:rFonts w:ascii="Arial Unicode MS" w:eastAsia="Arial Unicode MS" w:hAnsi="Arial Unicode MS" w:cs="Arial Unicode MS"/>
          <w:i/>
          <w:iCs/>
        </w:rPr>
        <w:t xml:space="preserve"> 3</w:t>
      </w:r>
      <w:r>
        <w:rPr>
          <w:rFonts w:ascii="Arial Unicode MS" w:eastAsia="Arial Unicode MS" w:hAnsi="Arial Unicode MS" w:cs="Arial Unicode MS"/>
          <w:i/>
          <w:iCs/>
        </w:rPr>
        <w:t>단계</w:t>
      </w:r>
      <w:r>
        <w:rPr>
          <w:rFonts w:ascii="Arial Unicode MS" w:eastAsia="Arial Unicode MS" w:hAnsi="Arial Unicode MS" w:cs="Arial Unicode MS"/>
          <w:i/>
          <w:iCs/>
        </w:rPr>
        <w:t xml:space="preserve"> </w:t>
      </w:r>
      <w:r>
        <w:rPr>
          <w:rFonts w:ascii="Arial Unicode MS" w:eastAsia="Arial Unicode MS" w:hAnsi="Arial Unicode MS" w:cs="Arial Unicode MS"/>
          <w:i/>
          <w:iCs/>
        </w:rPr>
        <w:t>필터링의</w:t>
      </w:r>
      <w:r>
        <w:rPr>
          <w:rFonts w:ascii="Arial Unicode MS" w:eastAsia="Arial Unicode MS" w:hAnsi="Arial Unicode MS" w:cs="Arial Unicode MS"/>
          <w:i/>
          <w:iCs/>
        </w:rPr>
        <w:t xml:space="preserve"> </w:t>
      </w:r>
      <w:r>
        <w:rPr>
          <w:rFonts w:ascii="Arial Unicode MS" w:eastAsia="Arial Unicode MS" w:hAnsi="Arial Unicode MS" w:cs="Arial Unicode MS"/>
          <w:i/>
          <w:iCs/>
        </w:rPr>
        <w:t>전체</w:t>
      </w:r>
      <w:r>
        <w:rPr>
          <w:rFonts w:ascii="Arial Unicode MS" w:eastAsia="Arial Unicode MS" w:hAnsi="Arial Unicode MS" w:cs="Arial Unicode MS"/>
          <w:i/>
          <w:iCs/>
        </w:rPr>
        <w:t xml:space="preserve"> </w:t>
      </w:r>
      <w:r>
        <w:rPr>
          <w:rFonts w:ascii="Arial Unicode MS" w:eastAsia="Arial Unicode MS" w:hAnsi="Arial Unicode MS" w:cs="Arial Unicode MS"/>
          <w:i/>
          <w:iCs/>
        </w:rPr>
        <w:t>흐름을</w:t>
      </w:r>
      <w:r>
        <w:rPr>
          <w:rFonts w:ascii="Arial Unicode MS" w:eastAsia="Arial Unicode MS" w:hAnsi="Arial Unicode MS" w:cs="Arial Unicode MS"/>
          <w:i/>
          <w:iCs/>
        </w:rPr>
        <w:t xml:space="preserve"> </w:t>
      </w:r>
      <w:r>
        <w:rPr>
          <w:rFonts w:ascii="Arial Unicode MS" w:eastAsia="Arial Unicode MS" w:hAnsi="Arial Unicode MS" w:cs="Arial Unicode MS"/>
          <w:i/>
          <w:iCs/>
        </w:rPr>
        <w:t>요약한</w:t>
      </w:r>
      <w:r>
        <w:rPr>
          <w:rFonts w:ascii="Arial Unicode MS" w:eastAsia="Arial Unicode MS" w:hAnsi="Arial Unicode MS" w:cs="Arial Unicode MS"/>
          <w:i/>
          <w:iCs/>
        </w:rPr>
        <w:t xml:space="preserve"> </w:t>
      </w:r>
      <w:r>
        <w:rPr>
          <w:rFonts w:ascii="Arial Unicode MS" w:eastAsia="Arial Unicode MS" w:hAnsi="Arial Unicode MS" w:cs="Arial Unicode MS"/>
          <w:i/>
          <w:iCs/>
        </w:rPr>
        <w:t>것이며</w:t>
      </w:r>
      <w:r>
        <w:rPr>
          <w:rFonts w:ascii="Arial Unicode MS" w:eastAsia="Arial Unicode MS" w:hAnsi="Arial Unicode MS" w:cs="Arial Unicode MS"/>
          <w:i/>
          <w:iCs/>
        </w:rPr>
        <w:t xml:space="preserve">, </w:t>
      </w:r>
      <w:r>
        <w:rPr>
          <w:rFonts w:ascii="Arial Unicode MS" w:eastAsia="Arial Unicode MS" w:hAnsi="Arial Unicode MS" w:cs="Arial Unicode MS"/>
          <w:i/>
          <w:iCs/>
        </w:rPr>
        <w:t>아래에서</w:t>
      </w:r>
      <w:r>
        <w:rPr>
          <w:rFonts w:ascii="Arial Unicode MS" w:eastAsia="Arial Unicode MS" w:hAnsi="Arial Unicode MS" w:cs="Arial Unicode MS"/>
          <w:i/>
          <w:iCs/>
        </w:rPr>
        <w:t xml:space="preserve"> </w:t>
      </w:r>
      <w:r>
        <w:rPr>
          <w:rFonts w:ascii="Arial Unicode MS" w:eastAsia="Arial Unicode MS" w:hAnsi="Arial Unicode MS" w:cs="Arial Unicode MS"/>
          <w:i/>
          <w:iCs/>
        </w:rPr>
        <w:t>각</w:t>
      </w:r>
      <w:r>
        <w:rPr>
          <w:rFonts w:ascii="Arial Unicode MS" w:eastAsia="Arial Unicode MS" w:hAnsi="Arial Unicode MS" w:cs="Arial Unicode MS"/>
          <w:i/>
          <w:iCs/>
        </w:rPr>
        <w:t xml:space="preserve"> </w:t>
      </w:r>
      <w:r>
        <w:rPr>
          <w:rFonts w:ascii="Arial Unicode MS" w:eastAsia="Arial Unicode MS" w:hAnsi="Arial Unicode MS" w:cs="Arial Unicode MS"/>
          <w:i/>
          <w:iCs/>
        </w:rPr>
        <w:t>분기별</w:t>
      </w:r>
      <w:r>
        <w:rPr>
          <w:rFonts w:ascii="Arial Unicode MS" w:eastAsia="Arial Unicode MS" w:hAnsi="Arial Unicode MS" w:cs="Arial Unicode MS"/>
          <w:i/>
          <w:iCs/>
        </w:rPr>
        <w:t xml:space="preserve"> </w:t>
      </w:r>
      <w:r>
        <w:rPr>
          <w:rFonts w:ascii="Arial Unicode MS" w:eastAsia="Arial Unicode MS" w:hAnsi="Arial Unicode MS" w:cs="Arial Unicode MS"/>
          <w:i/>
          <w:iCs/>
        </w:rPr>
        <w:t>상세</w:t>
      </w:r>
      <w:r>
        <w:rPr>
          <w:rFonts w:ascii="Arial Unicode MS" w:eastAsia="Arial Unicode MS" w:hAnsi="Arial Unicode MS" w:cs="Arial Unicode MS"/>
          <w:i/>
          <w:iCs/>
        </w:rPr>
        <w:t xml:space="preserve"> </w:t>
      </w:r>
      <w:r>
        <w:rPr>
          <w:rFonts w:ascii="Arial Unicode MS" w:eastAsia="Arial Unicode MS" w:hAnsi="Arial Unicode MS" w:cs="Arial Unicode MS"/>
          <w:i/>
          <w:iCs/>
        </w:rPr>
        <w:t>조건과</w:t>
      </w:r>
      <w:r>
        <w:rPr>
          <w:rFonts w:ascii="Arial Unicode MS" w:eastAsia="Arial Unicode MS" w:hAnsi="Arial Unicode MS" w:cs="Arial Unicode MS"/>
          <w:i/>
          <w:iCs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i/>
          <w:iCs/>
        </w:rPr>
        <w:t>플로차트를</w:t>
      </w:r>
      <w:proofErr w:type="spellEnd"/>
      <w:r>
        <w:rPr>
          <w:rFonts w:ascii="Arial Unicode MS" w:eastAsia="Arial Unicode MS" w:hAnsi="Arial Unicode MS" w:cs="Arial Unicode MS"/>
          <w:i/>
          <w:iCs/>
        </w:rPr>
        <w:t xml:space="preserve"> </w:t>
      </w:r>
      <w:r>
        <w:rPr>
          <w:rFonts w:ascii="Arial Unicode MS" w:eastAsia="Arial Unicode MS" w:hAnsi="Arial Unicode MS" w:cs="Arial Unicode MS"/>
          <w:i/>
          <w:iCs/>
        </w:rPr>
        <w:t>제시한다</w:t>
      </w:r>
      <w:r>
        <w:rPr>
          <w:rFonts w:ascii="Arial Unicode MS" w:eastAsia="Arial Unicode MS" w:hAnsi="Arial Unicode MS" w:cs="Arial Unicode MS"/>
          <w:i/>
          <w:iCs/>
        </w:rPr>
        <w:t>).</w:t>
      </w:r>
    </w:p>
    <w:p w14:paraId="664C234C" w14:textId="77777777" w:rsidR="00D80D8A" w:rsidRDefault="00BE6280">
      <w:pPr>
        <w:pStyle w:val="4"/>
      </w:pPr>
      <w:bookmarkStart w:id="36" w:name="_8c3vtx1kjs10" w:colFirst="0" w:colLast="0"/>
      <w:bookmarkEnd w:id="36"/>
      <w:r>
        <w:rPr>
          <w:rFonts w:ascii="Arial Unicode MS" w:eastAsia="Arial Unicode MS" w:hAnsi="Arial Unicode MS" w:cs="Arial Unicode MS"/>
        </w:rPr>
        <w:t>분기</w:t>
      </w:r>
      <w:r>
        <w:rPr>
          <w:rFonts w:ascii="Arial Unicode MS" w:eastAsia="Arial Unicode MS" w:hAnsi="Arial Unicode MS" w:cs="Arial Unicode MS"/>
        </w:rPr>
        <w:t xml:space="preserve"> 1 · </w:t>
      </w:r>
      <w:r>
        <w:rPr>
          <w:rFonts w:ascii="Arial Unicode MS" w:eastAsia="Arial Unicode MS" w:hAnsi="Arial Unicode MS" w:cs="Arial Unicode MS"/>
        </w:rPr>
        <w:t>배포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환경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필터</w:t>
      </w:r>
    </w:p>
    <w:p w14:paraId="11F2FE1E" w14:textId="77777777" w:rsidR="00D80D8A" w:rsidRDefault="00BE6280">
      <w:r>
        <w:rPr>
          <w:rFonts w:ascii="Arial Unicode MS" w:eastAsia="Arial Unicode MS" w:hAnsi="Arial Unicode MS" w:cs="Arial Unicode MS"/>
        </w:rPr>
        <w:t>첫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번째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분기는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데이터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외부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전송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가능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여부로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결정된다</w:t>
      </w:r>
      <w:r>
        <w:rPr>
          <w:rFonts w:ascii="Arial Unicode MS" w:eastAsia="Arial Unicode MS" w:hAnsi="Arial Unicode MS" w:cs="Arial Unicode MS"/>
        </w:rPr>
        <w:t xml:space="preserve">. </w:t>
      </w:r>
      <w:r>
        <w:rPr>
          <w:rFonts w:ascii="Arial Unicode MS" w:eastAsia="Arial Unicode MS" w:hAnsi="Arial Unicode MS" w:cs="Arial Unicode MS"/>
        </w:rPr>
        <w:t>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분기는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기술적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선호가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아니라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규제</w:t>
      </w:r>
      <w:r>
        <w:rPr>
          <w:rFonts w:ascii="Arial Unicode MS" w:eastAsia="Arial Unicode MS" w:hAnsi="Arial Unicode MS" w:cs="Arial Unicode MS"/>
        </w:rPr>
        <w:t>·</w:t>
      </w:r>
      <w:r>
        <w:rPr>
          <w:rFonts w:ascii="Arial Unicode MS" w:eastAsia="Arial Unicode MS" w:hAnsi="Arial Unicode MS" w:cs="Arial Unicode MS"/>
        </w:rPr>
        <w:t>보안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정책에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의해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사전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확정되는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경우가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많으므로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가장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먼저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판단한다</w:t>
      </w:r>
      <w:r>
        <w:rPr>
          <w:rFonts w:ascii="Arial Unicode MS" w:eastAsia="Arial Unicode MS" w:hAnsi="Arial Unicode MS" w:cs="Arial Unicode MS"/>
        </w:rPr>
        <w:t>.</w:t>
      </w:r>
    </w:p>
    <w:p w14:paraId="320B80C4" w14:textId="77777777" w:rsidR="00D80D8A" w:rsidRDefault="00D80D8A"/>
    <w:p w14:paraId="7E57BE0F" w14:textId="77777777" w:rsidR="00D80D8A" w:rsidRDefault="00BE6280">
      <w:pPr>
        <w:jc w:val="center"/>
        <w:rPr>
          <w:b/>
          <w:bCs/>
        </w:rPr>
      </w:pPr>
      <w:r>
        <w:rPr>
          <w:noProof/>
        </w:rPr>
        <w:lastRenderedPageBreak/>
        <w:drawing>
          <wp:inline distT="114300" distB="114300" distL="114300" distR="114300" wp14:anchorId="65EC6153" wp14:editId="385E9827">
            <wp:extent cx="2957645" cy="4043363"/>
            <wp:effectExtent l="0" t="0" r="0" b="0"/>
            <wp:docPr id="5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57645" cy="404336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7234402" w14:textId="77777777" w:rsidR="00D80D8A" w:rsidRDefault="00D80D8A"/>
    <w:tbl>
      <w:tblPr>
        <w:tblStyle w:val="afc"/>
        <w:tblW w:w="9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430"/>
        <w:gridCol w:w="2130"/>
        <w:gridCol w:w="4440"/>
      </w:tblGrid>
      <w:tr w:rsidR="00D80D8A" w14:paraId="47002B1F" w14:textId="77777777">
        <w:trPr>
          <w:tblHeader/>
        </w:trPr>
        <w:tc>
          <w:tcPr>
            <w:tcW w:w="243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F4AC42" w14:textId="77777777" w:rsidR="00D80D8A" w:rsidRDefault="00BE6280">
            <w:pPr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조건</w:t>
            </w:r>
          </w:p>
        </w:tc>
        <w:tc>
          <w:tcPr>
            <w:tcW w:w="213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814E46" w14:textId="77777777" w:rsidR="00D80D8A" w:rsidRDefault="00BE6280">
            <w:pPr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권장</w:t>
            </w:r>
          </w:p>
        </w:tc>
        <w:tc>
          <w:tcPr>
            <w:tcW w:w="444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A4954A" w14:textId="77777777" w:rsidR="00D80D8A" w:rsidRDefault="00BE6280">
            <w:pPr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비고</w:t>
            </w:r>
          </w:p>
        </w:tc>
      </w:tr>
      <w:tr w:rsidR="00D80D8A" w14:paraId="512167E6" w14:textId="77777777">
        <w:tc>
          <w:tcPr>
            <w:tcW w:w="24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832C09" w14:textId="77777777" w:rsidR="00D80D8A" w:rsidRDefault="00BE6280">
            <w:r>
              <w:rPr>
                <w:rFonts w:ascii="Arial Unicode MS" w:eastAsia="Arial Unicode MS" w:hAnsi="Arial Unicode MS" w:cs="Arial Unicode MS"/>
              </w:rPr>
              <w:t>데이터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외부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전송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불가</w:t>
            </w:r>
          </w:p>
        </w:tc>
        <w:tc>
          <w:tcPr>
            <w:tcW w:w="21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3D450F" w14:textId="77777777" w:rsidR="00D80D8A" w:rsidRDefault="00BE6280">
            <w:proofErr w:type="spellStart"/>
            <w:r>
              <w:rPr>
                <w:rFonts w:ascii="Arial Unicode MS" w:eastAsia="Arial Unicode MS" w:hAnsi="Arial Unicode MS" w:cs="Arial Unicode MS"/>
              </w:rPr>
              <w:t>온프레미스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→ </w:t>
            </w:r>
            <w:r>
              <w:rPr>
                <w:rFonts w:ascii="Arial Unicode MS" w:eastAsia="Arial Unicode MS" w:hAnsi="Arial Unicode MS" w:cs="Arial Unicode MS"/>
              </w:rPr>
              <w:t>분기</w:t>
            </w:r>
            <w:r>
              <w:rPr>
                <w:rFonts w:ascii="Arial Unicode MS" w:eastAsia="Arial Unicode MS" w:hAnsi="Arial Unicode MS" w:cs="Arial Unicode MS"/>
              </w:rPr>
              <w:t xml:space="preserve"> 2-A</w:t>
            </w:r>
            <w:r>
              <w:rPr>
                <w:rFonts w:ascii="Arial Unicode MS" w:eastAsia="Arial Unicode MS" w:hAnsi="Arial Unicode MS" w:cs="Arial Unicode MS"/>
              </w:rPr>
              <w:t>로</w:t>
            </w:r>
          </w:p>
        </w:tc>
        <w:tc>
          <w:tcPr>
            <w:tcW w:w="44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8F50F3" w14:textId="77777777" w:rsidR="00D80D8A" w:rsidRDefault="00BE6280">
            <w:r>
              <w:rPr>
                <w:rFonts w:ascii="Arial Unicode MS" w:eastAsia="Arial Unicode MS" w:hAnsi="Arial Unicode MS" w:cs="Arial Unicode MS"/>
              </w:rPr>
              <w:t>데이터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주권이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우선</w:t>
            </w:r>
            <w:r>
              <w:rPr>
                <w:rFonts w:ascii="Arial Unicode MS" w:eastAsia="Arial Unicode MS" w:hAnsi="Arial Unicode MS" w:cs="Arial Unicode MS"/>
              </w:rPr>
              <w:t xml:space="preserve">. </w:t>
            </w:r>
            <w:r>
              <w:rPr>
                <w:rFonts w:ascii="Arial Unicode MS" w:eastAsia="Arial Unicode MS" w:hAnsi="Arial Unicode MS" w:cs="Arial Unicode MS"/>
              </w:rPr>
              <w:t>자체</w:t>
            </w:r>
            <w:r>
              <w:rPr>
                <w:rFonts w:ascii="Arial Unicode MS" w:eastAsia="Arial Unicode MS" w:hAnsi="Arial Unicode MS" w:cs="Arial Unicode MS"/>
              </w:rPr>
              <w:t xml:space="preserve"> GPU </w:t>
            </w:r>
            <w:r>
              <w:rPr>
                <w:rFonts w:ascii="Arial Unicode MS" w:eastAsia="Arial Unicode MS" w:hAnsi="Arial Unicode MS" w:cs="Arial Unicode MS"/>
              </w:rPr>
              <w:t>서버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및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서빙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인프라</w:t>
            </w:r>
            <w:r>
              <w:rPr>
                <w:rFonts w:ascii="Arial Unicode MS" w:eastAsia="Arial Unicode MS" w:hAnsi="Arial Unicode MS" w:cs="Arial Unicode MS"/>
              </w:rPr>
              <w:t>(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vLLM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등</w:t>
            </w:r>
            <w:r>
              <w:rPr>
                <w:rFonts w:ascii="Arial Unicode MS" w:eastAsia="Arial Unicode MS" w:hAnsi="Arial Unicode MS" w:cs="Arial Unicode MS"/>
              </w:rPr>
              <w:t xml:space="preserve">) </w:t>
            </w:r>
            <w:r>
              <w:rPr>
                <w:rFonts w:ascii="Arial Unicode MS" w:eastAsia="Arial Unicode MS" w:hAnsi="Arial Unicode MS" w:cs="Arial Unicode MS"/>
              </w:rPr>
              <w:t>구축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필수</w:t>
            </w:r>
            <w:r>
              <w:rPr>
                <w:rFonts w:ascii="Arial Unicode MS" w:eastAsia="Arial Unicode MS" w:hAnsi="Arial Unicode MS" w:cs="Arial Unicode MS"/>
              </w:rPr>
              <w:t>.</w:t>
            </w:r>
          </w:p>
        </w:tc>
      </w:tr>
      <w:tr w:rsidR="00D80D8A" w14:paraId="014C76D0" w14:textId="77777777">
        <w:tc>
          <w:tcPr>
            <w:tcW w:w="24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9BB282" w14:textId="77777777" w:rsidR="00D80D8A" w:rsidRDefault="00BE6280">
            <w:r>
              <w:rPr>
                <w:rFonts w:ascii="Arial Unicode MS" w:eastAsia="Arial Unicode MS" w:hAnsi="Arial Unicode MS" w:cs="Arial Unicode MS"/>
              </w:rPr>
              <w:t>클라우드</w:t>
            </w:r>
            <w:r>
              <w:rPr>
                <w:rFonts w:ascii="Arial Unicode MS" w:eastAsia="Arial Unicode MS" w:hAnsi="Arial Unicode MS" w:cs="Arial Unicode MS"/>
              </w:rPr>
              <w:t xml:space="preserve"> API </w:t>
            </w:r>
            <w:r>
              <w:rPr>
                <w:rFonts w:ascii="Arial Unicode MS" w:eastAsia="Arial Unicode MS" w:hAnsi="Arial Unicode MS" w:cs="Arial Unicode MS"/>
              </w:rPr>
              <w:t>사용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가능</w:t>
            </w:r>
          </w:p>
        </w:tc>
        <w:tc>
          <w:tcPr>
            <w:tcW w:w="21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1BD16F" w14:textId="77777777" w:rsidR="00D80D8A" w:rsidRDefault="00BE6280">
            <w:r>
              <w:rPr>
                <w:rFonts w:ascii="Arial Unicode MS" w:eastAsia="Arial Unicode MS" w:hAnsi="Arial Unicode MS" w:cs="Arial Unicode MS"/>
              </w:rPr>
              <w:t>상용</w:t>
            </w:r>
            <w:r>
              <w:rPr>
                <w:rFonts w:ascii="Arial Unicode MS" w:eastAsia="Arial Unicode MS" w:hAnsi="Arial Unicode MS" w:cs="Arial Unicode MS"/>
              </w:rPr>
              <w:t xml:space="preserve"> API → </w:t>
            </w:r>
            <w:r>
              <w:rPr>
                <w:rFonts w:ascii="Arial Unicode MS" w:eastAsia="Arial Unicode MS" w:hAnsi="Arial Unicode MS" w:cs="Arial Unicode MS"/>
              </w:rPr>
              <w:t>분기</w:t>
            </w:r>
            <w:r>
              <w:rPr>
                <w:rFonts w:ascii="Arial Unicode MS" w:eastAsia="Arial Unicode MS" w:hAnsi="Arial Unicode MS" w:cs="Arial Unicode MS"/>
              </w:rPr>
              <w:t xml:space="preserve"> 2-B</w:t>
            </w:r>
            <w:r>
              <w:rPr>
                <w:rFonts w:ascii="Arial Unicode MS" w:eastAsia="Arial Unicode MS" w:hAnsi="Arial Unicode MS" w:cs="Arial Unicode MS"/>
              </w:rPr>
              <w:t>로</w:t>
            </w:r>
          </w:p>
        </w:tc>
        <w:tc>
          <w:tcPr>
            <w:tcW w:w="44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3E6F9C" w14:textId="77777777" w:rsidR="00D80D8A" w:rsidRDefault="00BE6280">
            <w:r>
              <w:rPr>
                <w:rFonts w:ascii="Arial Unicode MS" w:eastAsia="Arial Unicode MS" w:hAnsi="Arial Unicode MS" w:cs="Arial Unicode MS"/>
              </w:rPr>
              <w:t>인프라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운영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부담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없이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최신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모델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즉시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활용</w:t>
            </w:r>
            <w:r>
              <w:rPr>
                <w:rFonts w:ascii="Arial Unicode MS" w:eastAsia="Arial Unicode MS" w:hAnsi="Arial Unicode MS" w:cs="Arial Unicode MS"/>
              </w:rPr>
              <w:t xml:space="preserve">. ZDR </w:t>
            </w:r>
            <w:r>
              <w:rPr>
                <w:rFonts w:ascii="Arial Unicode MS" w:eastAsia="Arial Unicode MS" w:hAnsi="Arial Unicode MS" w:cs="Arial Unicode MS"/>
              </w:rPr>
              <w:t>등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보안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옵션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확인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도입</w:t>
            </w:r>
            <w:r>
              <w:rPr>
                <w:rFonts w:ascii="Arial Unicode MS" w:eastAsia="Arial Unicode MS" w:hAnsi="Arial Unicode MS" w:cs="Arial Unicode MS"/>
              </w:rPr>
              <w:t>.</w:t>
            </w:r>
          </w:p>
        </w:tc>
      </w:tr>
      <w:tr w:rsidR="00D80D8A" w14:paraId="5FFF4F00" w14:textId="77777777">
        <w:tc>
          <w:tcPr>
            <w:tcW w:w="24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76B372" w14:textId="77777777" w:rsidR="00D80D8A" w:rsidRDefault="00BE6280">
            <w:r>
              <w:rPr>
                <w:rFonts w:ascii="Arial Unicode MS" w:eastAsia="Arial Unicode MS" w:hAnsi="Arial Unicode MS" w:cs="Arial Unicode MS"/>
              </w:rPr>
              <w:t>민감</w:t>
            </w:r>
            <w:r>
              <w:rPr>
                <w:rFonts w:ascii="Arial Unicode MS" w:eastAsia="Arial Unicode MS" w:hAnsi="Arial Unicode MS" w:cs="Arial Unicode MS"/>
              </w:rPr>
              <w:t>/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비민감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데이터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혼재</w:t>
            </w:r>
          </w:p>
        </w:tc>
        <w:tc>
          <w:tcPr>
            <w:tcW w:w="21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CF0ADB" w14:textId="77777777" w:rsidR="00D80D8A" w:rsidRDefault="00BE6280">
            <w:r>
              <w:rPr>
                <w:rFonts w:ascii="Arial Unicode MS" w:eastAsia="Arial Unicode MS" w:hAnsi="Arial Unicode MS" w:cs="Arial Unicode MS"/>
              </w:rPr>
              <w:t>하이브리드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라우팅</w:t>
            </w:r>
          </w:p>
        </w:tc>
        <w:tc>
          <w:tcPr>
            <w:tcW w:w="44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E07543" w14:textId="77777777" w:rsidR="00D80D8A" w:rsidRDefault="00BE6280">
            <w:r>
              <w:rPr>
                <w:rFonts w:ascii="Arial Unicode MS" w:eastAsia="Arial Unicode MS" w:hAnsi="Arial Unicode MS" w:cs="Arial Unicode MS"/>
              </w:rPr>
              <w:t>민감도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기준으로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경로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분리</w:t>
            </w:r>
            <w:r>
              <w:rPr>
                <w:rFonts w:ascii="Arial Unicode MS" w:eastAsia="Arial Unicode MS" w:hAnsi="Arial Unicode MS" w:cs="Arial Unicode MS"/>
              </w:rPr>
              <w:t xml:space="preserve">. </w:t>
            </w:r>
            <w:r>
              <w:rPr>
                <w:rFonts w:ascii="Arial Unicode MS" w:eastAsia="Arial Unicode MS" w:hAnsi="Arial Unicode MS" w:cs="Arial Unicode MS"/>
              </w:rPr>
              <w:t>아래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보충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참조</w:t>
            </w:r>
            <w:r>
              <w:rPr>
                <w:rFonts w:ascii="Arial Unicode MS" w:eastAsia="Arial Unicode MS" w:hAnsi="Arial Unicode MS" w:cs="Arial Unicode MS"/>
              </w:rPr>
              <w:t>.</w:t>
            </w:r>
          </w:p>
        </w:tc>
      </w:tr>
    </w:tbl>
    <w:p w14:paraId="60868DA9" w14:textId="77777777" w:rsidR="00D80D8A" w:rsidRDefault="00D80D8A">
      <w:pPr>
        <w:rPr>
          <w:b/>
          <w:bCs/>
        </w:rPr>
      </w:pPr>
    </w:p>
    <w:p w14:paraId="24F5845B" w14:textId="77777777" w:rsidR="00D80D8A" w:rsidRDefault="00BE6280">
      <w:r>
        <w:rPr>
          <w:rFonts w:ascii="Arial Unicode MS" w:eastAsia="Arial Unicode MS" w:hAnsi="Arial Unicode MS" w:cs="Arial Unicode MS"/>
          <w:b/>
          <w:bCs/>
        </w:rPr>
        <w:t>하이브리드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라우팅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경로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보충</w:t>
      </w:r>
    </w:p>
    <w:p w14:paraId="79E3697A" w14:textId="77777777" w:rsidR="00D80D8A" w:rsidRDefault="00BE6280">
      <w:r>
        <w:rPr>
          <w:rFonts w:ascii="Arial Unicode MS" w:eastAsia="Arial Unicode MS" w:hAnsi="Arial Unicode MS" w:cs="Arial Unicode MS"/>
        </w:rPr>
        <w:t>하이브리드를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선택한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경우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하나의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시스템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안에서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온프레미스와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상용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API</w:t>
      </w:r>
      <w:r>
        <w:rPr>
          <w:rFonts w:ascii="Arial Unicode MS" w:eastAsia="Arial Unicode MS" w:hAnsi="Arial Unicode MS" w:cs="Arial Unicode MS"/>
        </w:rPr>
        <w:t>를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동시에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운영하게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된다</w:t>
      </w:r>
      <w:r>
        <w:rPr>
          <w:rFonts w:ascii="Arial Unicode MS" w:eastAsia="Arial Unicode MS" w:hAnsi="Arial Unicode MS" w:cs="Arial Unicode MS"/>
        </w:rPr>
        <w:t xml:space="preserve">. </w:t>
      </w:r>
      <w:r>
        <w:rPr>
          <w:rFonts w:ascii="Arial Unicode MS" w:eastAsia="Arial Unicode MS" w:hAnsi="Arial Unicode MS" w:cs="Arial Unicode MS"/>
        </w:rPr>
        <w:t>아래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항목을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사전에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설계한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뒤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각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경로별로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분기</w:t>
      </w:r>
      <w:r>
        <w:rPr>
          <w:rFonts w:ascii="Arial Unicode MS" w:eastAsia="Arial Unicode MS" w:hAnsi="Arial Unicode MS" w:cs="Arial Unicode MS"/>
        </w:rPr>
        <w:t xml:space="preserve"> 2</w:t>
      </w:r>
      <w:r>
        <w:rPr>
          <w:rFonts w:ascii="Arial Unicode MS" w:eastAsia="Arial Unicode MS" w:hAnsi="Arial Unicode MS" w:cs="Arial Unicode MS"/>
        </w:rPr>
        <w:t>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진입한다</w:t>
      </w:r>
      <w:r>
        <w:rPr>
          <w:rFonts w:ascii="Arial Unicode MS" w:eastAsia="Arial Unicode MS" w:hAnsi="Arial Unicode MS" w:cs="Arial Unicode MS"/>
        </w:rPr>
        <w:t>.</w:t>
      </w:r>
    </w:p>
    <w:p w14:paraId="24526608" w14:textId="77777777" w:rsidR="00D80D8A" w:rsidRDefault="00D80D8A">
      <w:pPr>
        <w:pBdr>
          <w:top w:val="nil"/>
          <w:left w:val="nil"/>
          <w:bottom w:val="nil"/>
          <w:right w:val="nil"/>
          <w:between w:val="nil"/>
        </w:pBdr>
      </w:pPr>
    </w:p>
    <w:tbl>
      <w:tblPr>
        <w:tblStyle w:val="afd"/>
        <w:tblW w:w="9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935"/>
        <w:gridCol w:w="3945"/>
        <w:gridCol w:w="3120"/>
      </w:tblGrid>
      <w:tr w:rsidR="00D80D8A" w14:paraId="61E8D279" w14:textId="77777777">
        <w:trPr>
          <w:tblHeader/>
        </w:trPr>
        <w:tc>
          <w:tcPr>
            <w:tcW w:w="1935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210C5D" w14:textId="77777777" w:rsidR="00D80D8A" w:rsidRDefault="00BE6280">
            <w:pPr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설계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항목</w:t>
            </w:r>
          </w:p>
        </w:tc>
        <w:tc>
          <w:tcPr>
            <w:tcW w:w="3945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E3FBE3" w14:textId="77777777" w:rsidR="00D80D8A" w:rsidRDefault="00BE6280">
            <w:pPr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내용</w:t>
            </w:r>
          </w:p>
        </w:tc>
        <w:tc>
          <w:tcPr>
            <w:tcW w:w="312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4324D5" w14:textId="77777777" w:rsidR="00D80D8A" w:rsidRDefault="00BE6280">
            <w:pPr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비고</w:t>
            </w:r>
          </w:p>
        </w:tc>
      </w:tr>
      <w:tr w:rsidR="00D80D8A" w14:paraId="6D477635" w14:textId="77777777">
        <w:tc>
          <w:tcPr>
            <w:tcW w:w="19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DF56A8" w14:textId="77777777" w:rsidR="00D80D8A" w:rsidRDefault="00BE6280">
            <w:r>
              <w:rPr>
                <w:rFonts w:ascii="Arial Unicode MS" w:eastAsia="Arial Unicode MS" w:hAnsi="Arial Unicode MS" w:cs="Arial Unicode MS"/>
              </w:rPr>
              <w:t>민감도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분류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기준</w:t>
            </w:r>
          </w:p>
        </w:tc>
        <w:tc>
          <w:tcPr>
            <w:tcW w:w="39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0C37B0" w14:textId="77777777" w:rsidR="00D80D8A" w:rsidRDefault="00BE6280">
            <w:r>
              <w:rPr>
                <w:rFonts w:ascii="Arial Unicode MS" w:eastAsia="Arial Unicode MS" w:hAnsi="Arial Unicode MS" w:cs="Arial Unicode MS"/>
              </w:rPr>
              <w:t>어떤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데이터가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외부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전송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불가인지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사전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정의</w:t>
            </w:r>
            <w:r>
              <w:rPr>
                <w:rFonts w:ascii="Arial Unicode MS" w:eastAsia="Arial Unicode MS" w:hAnsi="Arial Unicode MS" w:cs="Arial Unicode MS"/>
              </w:rPr>
              <w:t xml:space="preserve">.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보안팀</w:t>
            </w:r>
            <w:r>
              <w:rPr>
                <w:rFonts w:ascii="Arial Unicode MS" w:eastAsia="Arial Unicode MS" w:hAnsi="Arial Unicode MS" w:cs="Arial Unicode MS"/>
              </w:rPr>
              <w:t>·</w:t>
            </w:r>
            <w:r>
              <w:rPr>
                <w:rFonts w:ascii="Arial Unicode MS" w:eastAsia="Arial Unicode MS" w:hAnsi="Arial Unicode MS" w:cs="Arial Unicode MS"/>
              </w:rPr>
              <w:t>법무팀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합의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필수</w:t>
            </w:r>
            <w:r>
              <w:rPr>
                <w:rFonts w:ascii="Arial Unicode MS" w:eastAsia="Arial Unicode MS" w:hAnsi="Arial Unicode MS" w:cs="Arial Unicode MS"/>
              </w:rPr>
              <w:t>.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C10772" w14:textId="77777777" w:rsidR="00D80D8A" w:rsidRDefault="00BE6280">
            <w:r>
              <w:rPr>
                <w:rFonts w:ascii="Arial Unicode MS" w:eastAsia="Arial Unicode MS" w:hAnsi="Arial Unicode MS" w:cs="Arial Unicode MS"/>
              </w:rPr>
              <w:t>예</w:t>
            </w:r>
            <w:r>
              <w:rPr>
                <w:rFonts w:ascii="Arial Unicode MS" w:eastAsia="Arial Unicode MS" w:hAnsi="Arial Unicode MS" w:cs="Arial Unicode MS"/>
              </w:rPr>
              <w:t xml:space="preserve">: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개인정보</w:t>
            </w:r>
            <w:r>
              <w:rPr>
                <w:rFonts w:ascii="Arial Unicode MS" w:eastAsia="Arial Unicode MS" w:hAnsi="Arial Unicode MS" w:cs="Arial Unicode MS"/>
              </w:rPr>
              <w:t>·</w:t>
            </w:r>
            <w:r>
              <w:rPr>
                <w:rFonts w:ascii="Arial Unicode MS" w:eastAsia="Arial Unicode MS" w:hAnsi="Arial Unicode MS" w:cs="Arial Unicode MS"/>
              </w:rPr>
              <w:t>금융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거래</w:t>
            </w:r>
            <w:r>
              <w:rPr>
                <w:rFonts w:ascii="Arial Unicode MS" w:eastAsia="Arial Unicode MS" w:hAnsi="Arial Unicode MS" w:cs="Arial Unicode MS"/>
              </w:rPr>
              <w:t xml:space="preserve"> → </w:t>
            </w:r>
            <w:r>
              <w:rPr>
                <w:rFonts w:ascii="Arial Unicode MS" w:eastAsia="Arial Unicode MS" w:hAnsi="Arial Unicode MS" w:cs="Arial Unicode MS"/>
              </w:rPr>
              <w:t>민감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일반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질의</w:t>
            </w:r>
            <w:r>
              <w:rPr>
                <w:rFonts w:ascii="Arial Unicode MS" w:eastAsia="Arial Unicode MS" w:hAnsi="Arial Unicode MS" w:cs="Arial Unicode MS"/>
              </w:rPr>
              <w:t>·</w:t>
            </w:r>
            <w:r>
              <w:rPr>
                <w:rFonts w:ascii="Arial Unicode MS" w:eastAsia="Arial Unicode MS" w:hAnsi="Arial Unicode MS" w:cs="Arial Unicode MS"/>
              </w:rPr>
              <w:t>공개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문서</w:t>
            </w:r>
            <w:r>
              <w:rPr>
                <w:rFonts w:ascii="Arial Unicode MS" w:eastAsia="Arial Unicode MS" w:hAnsi="Arial Unicode MS" w:cs="Arial Unicode MS"/>
              </w:rPr>
              <w:t xml:space="preserve"> →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비민감</w:t>
            </w:r>
            <w:proofErr w:type="spellEnd"/>
          </w:p>
        </w:tc>
      </w:tr>
      <w:tr w:rsidR="00D80D8A" w14:paraId="175C6EFB" w14:textId="77777777">
        <w:tc>
          <w:tcPr>
            <w:tcW w:w="19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8EBF45" w14:textId="77777777" w:rsidR="00D80D8A" w:rsidRDefault="00BE6280">
            <w:proofErr w:type="spellStart"/>
            <w:r>
              <w:rPr>
                <w:rFonts w:ascii="Arial Unicode MS" w:eastAsia="Arial Unicode MS" w:hAnsi="Arial Unicode MS" w:cs="Arial Unicode MS"/>
              </w:rPr>
              <w:lastRenderedPageBreak/>
              <w:t>Fail-safe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정책</w:t>
            </w:r>
          </w:p>
        </w:tc>
        <w:tc>
          <w:tcPr>
            <w:tcW w:w="39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4CA930" w14:textId="77777777" w:rsidR="00D80D8A" w:rsidRDefault="00BE6280">
            <w:r>
              <w:rPr>
                <w:rFonts w:ascii="Arial Unicode MS" w:eastAsia="Arial Unicode MS" w:hAnsi="Arial Unicode MS" w:cs="Arial Unicode MS"/>
              </w:rPr>
              <w:t>분류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실패</w:t>
            </w:r>
            <w:r>
              <w:rPr>
                <w:rFonts w:ascii="Arial Unicode MS" w:eastAsia="Arial Unicode MS" w:hAnsi="Arial Unicode MS" w:cs="Arial Unicode MS"/>
              </w:rPr>
              <w:t>·</w:t>
            </w:r>
            <w:r>
              <w:rPr>
                <w:rFonts w:ascii="Arial Unicode MS" w:eastAsia="Arial Unicode MS" w:hAnsi="Arial Unicode MS" w:cs="Arial Unicode MS"/>
              </w:rPr>
              <w:t>미분류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온프레미스로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기본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라우팅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03583A" w14:textId="77777777" w:rsidR="00D80D8A" w:rsidRDefault="00BE6280">
            <w:r>
              <w:rPr>
                <w:rFonts w:ascii="Arial Unicode MS" w:eastAsia="Arial Unicode MS" w:hAnsi="Arial Unicode MS" w:cs="Arial Unicode MS"/>
              </w:rPr>
              <w:t>데이터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유출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리스크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차단</w:t>
            </w:r>
          </w:p>
        </w:tc>
      </w:tr>
      <w:tr w:rsidR="00D80D8A" w14:paraId="320725C5" w14:textId="77777777">
        <w:tc>
          <w:tcPr>
            <w:tcW w:w="19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1A58B7" w14:textId="77777777" w:rsidR="00D80D8A" w:rsidRDefault="00BE6280">
            <w:r>
              <w:rPr>
                <w:rFonts w:ascii="Arial Unicode MS" w:eastAsia="Arial Unicode MS" w:hAnsi="Arial Unicode MS" w:cs="Arial Unicode MS"/>
              </w:rPr>
              <w:t>민감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데이터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경로</w:t>
            </w:r>
          </w:p>
        </w:tc>
        <w:tc>
          <w:tcPr>
            <w:tcW w:w="39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CA53E7" w14:textId="77777777" w:rsidR="00D80D8A" w:rsidRDefault="00BE6280">
            <w:r>
              <w:rPr>
                <w:rFonts w:ascii="Arial Unicode MS" w:eastAsia="Arial Unicode MS" w:hAnsi="Arial Unicode MS" w:cs="Arial Unicode MS"/>
              </w:rPr>
              <w:t>분기</w:t>
            </w:r>
            <w:r>
              <w:rPr>
                <w:rFonts w:ascii="Arial Unicode MS" w:eastAsia="Arial Unicode MS" w:hAnsi="Arial Unicode MS" w:cs="Arial Unicode MS"/>
              </w:rPr>
              <w:t xml:space="preserve"> 2-A(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온프레미스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) → </w:t>
            </w:r>
            <w:r>
              <w:rPr>
                <w:rFonts w:ascii="Arial Unicode MS" w:eastAsia="Arial Unicode MS" w:hAnsi="Arial Unicode MS" w:cs="Arial Unicode MS"/>
              </w:rPr>
              <w:t>분기</w:t>
            </w:r>
            <w:r>
              <w:rPr>
                <w:rFonts w:ascii="Arial Unicode MS" w:eastAsia="Arial Unicode MS" w:hAnsi="Arial Unicode MS" w:cs="Arial Unicode MS"/>
              </w:rPr>
              <w:t xml:space="preserve"> 3</w:t>
            </w:r>
            <w:r>
              <w:rPr>
                <w:rFonts w:ascii="Arial Unicode MS" w:eastAsia="Arial Unicode MS" w:hAnsi="Arial Unicode MS" w:cs="Arial Unicode MS"/>
              </w:rPr>
              <w:t>에서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모델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선택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017C36" w14:textId="77777777" w:rsidR="00D80D8A" w:rsidRDefault="00D80D8A"/>
        </w:tc>
      </w:tr>
      <w:tr w:rsidR="00D80D8A" w14:paraId="1A743AF1" w14:textId="77777777">
        <w:tc>
          <w:tcPr>
            <w:tcW w:w="19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40BDAC" w14:textId="77777777" w:rsidR="00D80D8A" w:rsidRDefault="00BE6280">
            <w:proofErr w:type="spellStart"/>
            <w:r>
              <w:rPr>
                <w:rFonts w:ascii="Arial Unicode MS" w:eastAsia="Arial Unicode MS" w:hAnsi="Arial Unicode MS" w:cs="Arial Unicode MS"/>
              </w:rPr>
              <w:t>비민감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데이터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경로</w:t>
            </w:r>
          </w:p>
        </w:tc>
        <w:tc>
          <w:tcPr>
            <w:tcW w:w="39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B957C8" w14:textId="77777777" w:rsidR="00D80D8A" w:rsidRDefault="00BE6280">
            <w:r>
              <w:rPr>
                <w:rFonts w:ascii="Arial Unicode MS" w:eastAsia="Arial Unicode MS" w:hAnsi="Arial Unicode MS" w:cs="Arial Unicode MS"/>
              </w:rPr>
              <w:t>분기</w:t>
            </w:r>
            <w:r>
              <w:rPr>
                <w:rFonts w:ascii="Arial Unicode MS" w:eastAsia="Arial Unicode MS" w:hAnsi="Arial Unicode MS" w:cs="Arial Unicode MS"/>
              </w:rPr>
              <w:t xml:space="preserve"> 2-B(</w:t>
            </w:r>
            <w:r>
              <w:rPr>
                <w:rFonts w:ascii="Arial Unicode MS" w:eastAsia="Arial Unicode MS" w:hAnsi="Arial Unicode MS" w:cs="Arial Unicode MS"/>
              </w:rPr>
              <w:t>상용</w:t>
            </w:r>
            <w:r>
              <w:rPr>
                <w:rFonts w:ascii="Arial Unicode MS" w:eastAsia="Arial Unicode MS" w:hAnsi="Arial Unicode MS" w:cs="Arial Unicode MS"/>
              </w:rPr>
              <w:t xml:space="preserve"> API) → </w:t>
            </w:r>
            <w:r>
              <w:rPr>
                <w:rFonts w:ascii="Arial Unicode MS" w:eastAsia="Arial Unicode MS" w:hAnsi="Arial Unicode MS" w:cs="Arial Unicode MS"/>
              </w:rPr>
              <w:t>분기</w:t>
            </w:r>
            <w:r>
              <w:rPr>
                <w:rFonts w:ascii="Arial Unicode MS" w:eastAsia="Arial Unicode MS" w:hAnsi="Arial Unicode MS" w:cs="Arial Unicode MS"/>
              </w:rPr>
              <w:t xml:space="preserve"> 3</w:t>
            </w:r>
            <w:r>
              <w:rPr>
                <w:rFonts w:ascii="Arial Unicode MS" w:eastAsia="Arial Unicode MS" w:hAnsi="Arial Unicode MS" w:cs="Arial Unicode MS"/>
              </w:rPr>
              <w:t>에서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모델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선택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698DDE" w14:textId="77777777" w:rsidR="00D80D8A" w:rsidRDefault="00D80D8A"/>
        </w:tc>
      </w:tr>
    </w:tbl>
    <w:p w14:paraId="7805F95A" w14:textId="77777777" w:rsidR="00D80D8A" w:rsidRDefault="00D80D8A"/>
    <w:p w14:paraId="183BEEAE" w14:textId="77777777" w:rsidR="00D80D8A" w:rsidRDefault="00BE6280">
      <w:pPr>
        <w:pStyle w:val="4"/>
      </w:pPr>
      <w:bookmarkStart w:id="37" w:name="_bx6jyjhpysop" w:colFirst="0" w:colLast="0"/>
      <w:bookmarkEnd w:id="37"/>
      <w:r>
        <w:rPr>
          <w:rFonts w:ascii="Arial Unicode MS" w:eastAsia="Arial Unicode MS" w:hAnsi="Arial Unicode MS" w:cs="Arial Unicode MS"/>
        </w:rPr>
        <w:t>분기</w:t>
      </w:r>
      <w:r>
        <w:rPr>
          <w:rFonts w:ascii="Arial Unicode MS" w:eastAsia="Arial Unicode MS" w:hAnsi="Arial Unicode MS" w:cs="Arial Unicode MS"/>
        </w:rPr>
        <w:t xml:space="preserve"> 2 · </w:t>
      </w:r>
      <w:r>
        <w:rPr>
          <w:rFonts w:ascii="Arial Unicode MS" w:eastAsia="Arial Unicode MS" w:hAnsi="Arial Unicode MS" w:cs="Arial Unicode MS"/>
        </w:rPr>
        <w:t>서비스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규모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필터</w:t>
      </w:r>
      <w:r>
        <w:rPr>
          <w:rFonts w:ascii="Arial Unicode MS" w:eastAsia="Arial Unicode MS" w:hAnsi="Arial Unicode MS" w:cs="Arial Unicode MS"/>
        </w:rPr>
        <w:t xml:space="preserve"> - </w:t>
      </w:r>
      <w:proofErr w:type="spellStart"/>
      <w:r>
        <w:rPr>
          <w:rFonts w:ascii="Arial Unicode MS" w:eastAsia="Arial Unicode MS" w:hAnsi="Arial Unicode MS" w:cs="Arial Unicode MS"/>
        </w:rPr>
        <w:t>티어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결정</w:t>
      </w:r>
    </w:p>
    <w:p w14:paraId="4E403BC9" w14:textId="77777777" w:rsidR="00D80D8A" w:rsidRDefault="00BE6280">
      <w:r>
        <w:rPr>
          <w:rFonts w:ascii="Arial Unicode MS" w:eastAsia="Arial Unicode MS" w:hAnsi="Arial Unicode MS" w:cs="Arial Unicode MS"/>
        </w:rPr>
        <w:t>분기</w:t>
      </w:r>
      <w:r>
        <w:rPr>
          <w:rFonts w:ascii="Arial Unicode MS" w:eastAsia="Arial Unicode MS" w:hAnsi="Arial Unicode MS" w:cs="Arial Unicode MS"/>
        </w:rPr>
        <w:t xml:space="preserve"> 1</w:t>
      </w:r>
      <w:r>
        <w:rPr>
          <w:rFonts w:ascii="Arial Unicode MS" w:eastAsia="Arial Unicode MS" w:hAnsi="Arial Unicode MS" w:cs="Arial Unicode MS"/>
        </w:rPr>
        <w:t>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결과에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따라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온프레미스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또는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상용</w:t>
      </w:r>
      <w:r>
        <w:rPr>
          <w:rFonts w:ascii="Arial Unicode MS" w:eastAsia="Arial Unicode MS" w:hAnsi="Arial Unicode MS" w:cs="Arial Unicode MS"/>
        </w:rPr>
        <w:t xml:space="preserve"> API </w:t>
      </w:r>
      <w:r>
        <w:rPr>
          <w:rFonts w:ascii="Arial Unicode MS" w:eastAsia="Arial Unicode MS" w:hAnsi="Arial Unicode MS" w:cs="Arial Unicode MS"/>
        </w:rPr>
        <w:t>경로로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진입한다</w:t>
      </w:r>
      <w:r>
        <w:rPr>
          <w:rFonts w:ascii="Arial Unicode MS" w:eastAsia="Arial Unicode MS" w:hAnsi="Arial Unicode MS" w:cs="Arial Unicode MS"/>
        </w:rPr>
        <w:t xml:space="preserve">. </w:t>
      </w:r>
      <w:r>
        <w:rPr>
          <w:rFonts w:ascii="Arial Unicode MS" w:eastAsia="Arial Unicode MS" w:hAnsi="Arial Unicode MS" w:cs="Arial Unicode MS"/>
        </w:rPr>
        <w:t>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단계의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목표는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검토할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b/>
          <w:bCs/>
        </w:rPr>
        <w:t>티어를</w:t>
      </w:r>
      <w:proofErr w:type="spellEnd"/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결정</w:t>
      </w:r>
      <w:r>
        <w:rPr>
          <w:rFonts w:ascii="Arial Unicode MS" w:eastAsia="Arial Unicode MS" w:hAnsi="Arial Unicode MS" w:cs="Arial Unicode MS"/>
        </w:rPr>
        <w:t>하는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것이며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구체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모델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선택은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분기</w:t>
      </w:r>
      <w:r>
        <w:rPr>
          <w:rFonts w:ascii="Arial Unicode MS" w:eastAsia="Arial Unicode MS" w:hAnsi="Arial Unicode MS" w:cs="Arial Unicode MS"/>
        </w:rPr>
        <w:t xml:space="preserve"> 3</w:t>
      </w:r>
      <w:r>
        <w:rPr>
          <w:rFonts w:ascii="Arial Unicode MS" w:eastAsia="Arial Unicode MS" w:hAnsi="Arial Unicode MS" w:cs="Arial Unicode MS"/>
        </w:rPr>
        <w:t>에서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수행한다</w:t>
      </w:r>
      <w:r>
        <w:rPr>
          <w:rFonts w:ascii="Arial Unicode MS" w:eastAsia="Arial Unicode MS" w:hAnsi="Arial Unicode MS" w:cs="Arial Unicode MS"/>
        </w:rPr>
        <w:t>.</w:t>
      </w:r>
    </w:p>
    <w:p w14:paraId="11427F2A" w14:textId="77777777" w:rsidR="00D80D8A" w:rsidRDefault="00BE6280">
      <w:pPr>
        <w:pStyle w:val="4"/>
      </w:pPr>
      <w:bookmarkStart w:id="38" w:name="_2sqaqg2ekde2" w:colFirst="0" w:colLast="0"/>
      <w:bookmarkEnd w:id="38"/>
      <w:r>
        <w:rPr>
          <w:rFonts w:ascii="Arial Unicode MS" w:eastAsia="Arial Unicode MS" w:hAnsi="Arial Unicode MS" w:cs="Arial Unicode MS"/>
        </w:rPr>
        <w:t>분기</w:t>
      </w:r>
      <w:r>
        <w:rPr>
          <w:rFonts w:ascii="Arial Unicode MS" w:eastAsia="Arial Unicode MS" w:hAnsi="Arial Unicode MS" w:cs="Arial Unicode MS"/>
        </w:rPr>
        <w:t xml:space="preserve"> 2-A: </w:t>
      </w:r>
      <w:proofErr w:type="spellStart"/>
      <w:r>
        <w:rPr>
          <w:rFonts w:ascii="Arial Unicode MS" w:eastAsia="Arial Unicode MS" w:hAnsi="Arial Unicode MS" w:cs="Arial Unicode MS"/>
        </w:rPr>
        <w:t>온프레미스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경로</w:t>
      </w:r>
    </w:p>
    <w:p w14:paraId="3F152C60" w14:textId="77777777" w:rsidR="00D80D8A" w:rsidRDefault="00BE6280">
      <w:pPr>
        <w:jc w:val="center"/>
      </w:pPr>
      <w:r>
        <w:rPr>
          <w:noProof/>
        </w:rPr>
        <w:drawing>
          <wp:inline distT="114300" distB="114300" distL="114300" distR="114300" wp14:anchorId="1FFFD255" wp14:editId="3434C944">
            <wp:extent cx="5731200" cy="4127500"/>
            <wp:effectExtent l="0" t="0" r="0" b="0"/>
            <wp:docPr id="8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27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A54289B" w14:textId="77777777" w:rsidR="00D80D8A" w:rsidRDefault="00D80D8A"/>
    <w:tbl>
      <w:tblPr>
        <w:tblStyle w:val="afe"/>
        <w:tblW w:w="850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085"/>
        <w:gridCol w:w="1980"/>
        <w:gridCol w:w="4440"/>
      </w:tblGrid>
      <w:tr w:rsidR="00D80D8A" w14:paraId="1B391C83" w14:textId="77777777">
        <w:trPr>
          <w:tblHeader/>
        </w:trPr>
        <w:tc>
          <w:tcPr>
            <w:tcW w:w="2085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A691F4" w14:textId="77777777" w:rsidR="00D80D8A" w:rsidRDefault="00BE6280">
            <w:pPr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lastRenderedPageBreak/>
              <w:t>조건</w:t>
            </w:r>
          </w:p>
        </w:tc>
        <w:tc>
          <w:tcPr>
            <w:tcW w:w="198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3A4112" w14:textId="77777777" w:rsidR="00D80D8A" w:rsidRDefault="00BE6280">
            <w:pPr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권장</w:t>
            </w:r>
          </w:p>
        </w:tc>
        <w:tc>
          <w:tcPr>
            <w:tcW w:w="444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DEF3BC" w14:textId="77777777" w:rsidR="00D80D8A" w:rsidRDefault="00BE6280">
            <w:pPr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비고</w:t>
            </w:r>
          </w:p>
        </w:tc>
      </w:tr>
      <w:tr w:rsidR="00D80D8A" w14:paraId="18435ECC" w14:textId="77777777">
        <w:tc>
          <w:tcPr>
            <w:tcW w:w="20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077D51" w14:textId="77777777" w:rsidR="00D80D8A" w:rsidRDefault="00BE6280">
            <w:r>
              <w:rPr>
                <w:rFonts w:ascii="Arial Unicode MS" w:eastAsia="Arial Unicode MS" w:hAnsi="Arial Unicode MS" w:cs="Arial Unicode MS"/>
              </w:rPr>
              <w:t>상용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플래그십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대체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최고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성능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필요</w:t>
            </w:r>
          </w:p>
        </w:tc>
        <w:tc>
          <w:tcPr>
            <w:tcW w:w="19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5F8151" w14:textId="77777777" w:rsidR="00D80D8A" w:rsidRDefault="00BE6280">
            <w:r>
              <w:rPr>
                <w:rFonts w:ascii="Arial Unicode MS" w:eastAsia="Arial Unicode MS" w:hAnsi="Arial Unicode MS" w:cs="Arial Unicode MS"/>
              </w:rPr>
              <w:t>대형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오픈소스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티어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→ </w:t>
            </w:r>
            <w:r>
              <w:rPr>
                <w:rFonts w:ascii="Arial Unicode MS" w:eastAsia="Arial Unicode MS" w:hAnsi="Arial Unicode MS" w:cs="Arial Unicode MS"/>
              </w:rPr>
              <w:t>분기</w:t>
            </w:r>
            <w:r>
              <w:rPr>
                <w:rFonts w:ascii="Arial Unicode MS" w:eastAsia="Arial Unicode MS" w:hAnsi="Arial Unicode MS" w:cs="Arial Unicode MS"/>
              </w:rPr>
              <w:t xml:space="preserve"> 3</w:t>
            </w:r>
            <w:r>
              <w:rPr>
                <w:rFonts w:ascii="Arial Unicode MS" w:eastAsia="Arial Unicode MS" w:hAnsi="Arial Unicode MS" w:cs="Arial Unicode MS"/>
              </w:rPr>
              <w:t>으로</w:t>
            </w:r>
          </w:p>
        </w:tc>
        <w:tc>
          <w:tcPr>
            <w:tcW w:w="44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F0C1AF" w14:textId="77777777" w:rsidR="00D80D8A" w:rsidRDefault="00BE6280">
            <w:r>
              <w:rPr>
                <w:rFonts w:ascii="Arial Unicode MS" w:eastAsia="Arial Unicode MS" w:hAnsi="Arial Unicode MS" w:cs="Arial Unicode MS"/>
              </w:rPr>
              <w:t>멀티</w:t>
            </w:r>
            <w:r>
              <w:rPr>
                <w:rFonts w:ascii="Arial Unicode MS" w:eastAsia="Arial Unicode MS" w:hAnsi="Arial Unicode MS" w:cs="Arial Unicode MS"/>
              </w:rPr>
              <w:t xml:space="preserve"> GPU </w:t>
            </w:r>
            <w:r>
              <w:rPr>
                <w:rFonts w:ascii="Arial Unicode MS" w:eastAsia="Arial Unicode MS" w:hAnsi="Arial Unicode MS" w:cs="Arial Unicode MS"/>
              </w:rPr>
              <w:t>클러스터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필요</w:t>
            </w:r>
            <w:r>
              <w:rPr>
                <w:rFonts w:ascii="Arial Unicode MS" w:eastAsia="Arial Unicode MS" w:hAnsi="Arial Unicode MS" w:cs="Arial Unicode MS"/>
              </w:rPr>
              <w:t xml:space="preserve"> (</w:t>
            </w:r>
            <w:r>
              <w:rPr>
                <w:rFonts w:ascii="Arial Unicode MS" w:eastAsia="Arial Unicode MS" w:hAnsi="Arial Unicode MS" w:cs="Arial Unicode MS"/>
              </w:rPr>
              <w:t>참고</w:t>
            </w:r>
            <w:r>
              <w:rPr>
                <w:rFonts w:ascii="Arial Unicode MS" w:eastAsia="Arial Unicode MS" w:hAnsi="Arial Unicode MS" w:cs="Arial Unicode MS"/>
              </w:rPr>
              <w:t xml:space="preserve">: </w:t>
            </w:r>
            <w:r>
              <w:rPr>
                <w:rFonts w:ascii="Arial Unicode MS" w:eastAsia="Arial Unicode MS" w:hAnsi="Arial Unicode MS" w:cs="Arial Unicode MS"/>
              </w:rPr>
              <w:t>총</w:t>
            </w:r>
            <w:r>
              <w:rPr>
                <w:rFonts w:ascii="Arial Unicode MS" w:eastAsia="Arial Unicode MS" w:hAnsi="Arial Unicode MS" w:cs="Arial Unicode MS"/>
              </w:rPr>
              <w:t xml:space="preserve"> VRAM 320GB+). </w:t>
            </w:r>
            <w:r>
              <w:rPr>
                <w:rFonts w:ascii="Arial Unicode MS" w:eastAsia="Arial Unicode MS" w:hAnsi="Arial Unicode MS" w:cs="Arial Unicode MS"/>
              </w:rPr>
              <w:t>서빙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인프라</w:t>
            </w:r>
            <w:r>
              <w:rPr>
                <w:rFonts w:ascii="Arial Unicode MS" w:eastAsia="Arial Unicode MS" w:hAnsi="Arial Unicode MS" w:cs="Arial Unicode MS"/>
              </w:rPr>
              <w:t>(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vLLM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등</w:t>
            </w:r>
            <w:r>
              <w:rPr>
                <w:rFonts w:ascii="Arial Unicode MS" w:eastAsia="Arial Unicode MS" w:hAnsi="Arial Unicode MS" w:cs="Arial Unicode MS"/>
              </w:rPr>
              <w:t xml:space="preserve">)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구축</w:t>
            </w:r>
            <w:r>
              <w:rPr>
                <w:rFonts w:ascii="Arial Unicode MS" w:eastAsia="Arial Unicode MS" w:hAnsi="Arial Unicode MS" w:cs="Arial Unicode MS"/>
              </w:rPr>
              <w:t>·</w:t>
            </w:r>
            <w:r>
              <w:rPr>
                <w:rFonts w:ascii="Arial Unicode MS" w:eastAsia="Arial Unicode MS" w:hAnsi="Arial Unicode MS" w:cs="Arial Unicode MS"/>
              </w:rPr>
              <w:t>운영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역량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필수</w:t>
            </w:r>
            <w:r>
              <w:rPr>
                <w:rFonts w:ascii="Arial Unicode MS" w:eastAsia="Arial Unicode MS" w:hAnsi="Arial Unicode MS" w:cs="Arial Unicode MS"/>
              </w:rPr>
              <w:t>.</w:t>
            </w:r>
          </w:p>
        </w:tc>
      </w:tr>
      <w:tr w:rsidR="00D80D8A" w14:paraId="37709CCB" w14:textId="77777777">
        <w:tc>
          <w:tcPr>
            <w:tcW w:w="20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987446" w14:textId="77777777" w:rsidR="00D80D8A" w:rsidRDefault="00BE6280">
            <w:r>
              <w:rPr>
                <w:rFonts w:ascii="Arial Unicode MS" w:eastAsia="Arial Unicode MS" w:hAnsi="Arial Unicode MS" w:cs="Arial Unicode MS"/>
              </w:rPr>
              <w:t>사내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주력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서비스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적정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성능</w:t>
            </w:r>
            <w:r>
              <w:rPr>
                <w:rFonts w:ascii="Arial Unicode MS" w:eastAsia="Arial Unicode MS" w:hAnsi="Arial Unicode MS" w:cs="Arial Unicode MS"/>
              </w:rPr>
              <w:t>·</w:t>
            </w:r>
            <w:r>
              <w:rPr>
                <w:rFonts w:ascii="Arial Unicode MS" w:eastAsia="Arial Unicode MS" w:hAnsi="Arial Unicode MS" w:cs="Arial Unicode MS"/>
              </w:rPr>
              <w:t>비용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균형</w:t>
            </w:r>
          </w:p>
        </w:tc>
        <w:tc>
          <w:tcPr>
            <w:tcW w:w="19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B19C29" w14:textId="77777777" w:rsidR="00D80D8A" w:rsidRDefault="00BE6280">
            <w:r>
              <w:rPr>
                <w:rFonts w:ascii="Arial Unicode MS" w:eastAsia="Arial Unicode MS" w:hAnsi="Arial Unicode MS" w:cs="Arial Unicode MS"/>
              </w:rPr>
              <w:t>중형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오픈소스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티어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→ </w:t>
            </w:r>
            <w:r>
              <w:rPr>
                <w:rFonts w:ascii="Arial Unicode MS" w:eastAsia="Arial Unicode MS" w:hAnsi="Arial Unicode MS" w:cs="Arial Unicode MS"/>
              </w:rPr>
              <w:t>분기</w:t>
            </w:r>
            <w:r>
              <w:rPr>
                <w:rFonts w:ascii="Arial Unicode MS" w:eastAsia="Arial Unicode MS" w:hAnsi="Arial Unicode MS" w:cs="Arial Unicode MS"/>
              </w:rPr>
              <w:t xml:space="preserve"> 3</w:t>
            </w:r>
            <w:r>
              <w:rPr>
                <w:rFonts w:ascii="Arial Unicode MS" w:eastAsia="Arial Unicode MS" w:hAnsi="Arial Unicode MS" w:cs="Arial Unicode MS"/>
              </w:rPr>
              <w:t>으로</w:t>
            </w:r>
          </w:p>
        </w:tc>
        <w:tc>
          <w:tcPr>
            <w:tcW w:w="44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C0BF1E" w14:textId="77777777" w:rsidR="00D80D8A" w:rsidRDefault="00BE6280">
            <w:r>
              <w:rPr>
                <w:rFonts w:ascii="Arial Unicode MS" w:eastAsia="Arial Unicode MS" w:hAnsi="Arial Unicode MS" w:cs="Arial Unicode MS"/>
              </w:rPr>
              <w:t>단일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고사양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GPU</w:t>
            </w:r>
            <w:r>
              <w:rPr>
                <w:rFonts w:ascii="Arial Unicode MS" w:eastAsia="Arial Unicode MS" w:hAnsi="Arial Unicode MS" w:cs="Arial Unicode MS"/>
              </w:rPr>
              <w:t>로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운용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가능</w:t>
            </w:r>
            <w:r>
              <w:rPr>
                <w:rFonts w:ascii="Arial Unicode MS" w:eastAsia="Arial Unicode MS" w:hAnsi="Arial Unicode MS" w:cs="Arial Unicode MS"/>
              </w:rPr>
              <w:t xml:space="preserve"> (</w:t>
            </w:r>
            <w:r>
              <w:rPr>
                <w:rFonts w:ascii="Arial Unicode MS" w:eastAsia="Arial Unicode MS" w:hAnsi="Arial Unicode MS" w:cs="Arial Unicode MS"/>
              </w:rPr>
              <w:t>참고</w:t>
            </w:r>
            <w:r>
              <w:rPr>
                <w:rFonts w:ascii="Arial Unicode MS" w:eastAsia="Arial Unicode MS" w:hAnsi="Arial Unicode MS" w:cs="Arial Unicode MS"/>
              </w:rPr>
              <w:t xml:space="preserve">: 48~80GB).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MoE·</w:t>
            </w:r>
            <w:r>
              <w:rPr>
                <w:rFonts w:ascii="Arial Unicode MS" w:eastAsia="Arial Unicode MS" w:hAnsi="Arial Unicode MS" w:cs="Arial Unicode MS"/>
              </w:rPr>
              <w:t>양자화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적용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검토</w:t>
            </w:r>
            <w:r>
              <w:rPr>
                <w:rFonts w:ascii="Arial Unicode MS" w:eastAsia="Arial Unicode MS" w:hAnsi="Arial Unicode MS" w:cs="Arial Unicode MS"/>
              </w:rPr>
              <w:t>.</w:t>
            </w:r>
          </w:p>
        </w:tc>
      </w:tr>
      <w:tr w:rsidR="00D80D8A" w14:paraId="59FF07FB" w14:textId="77777777">
        <w:tc>
          <w:tcPr>
            <w:tcW w:w="20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3BE8BE" w14:textId="77777777" w:rsidR="00D80D8A" w:rsidRDefault="00BE6280">
            <w:proofErr w:type="spellStart"/>
            <w:r>
              <w:rPr>
                <w:rFonts w:ascii="Arial Unicode MS" w:eastAsia="Arial Unicode MS" w:hAnsi="Arial Unicode MS" w:cs="Arial Unicode MS"/>
              </w:rPr>
              <w:t>분류</w:t>
            </w:r>
            <w:r>
              <w:rPr>
                <w:rFonts w:ascii="Arial Unicode MS" w:eastAsia="Arial Unicode MS" w:hAnsi="Arial Unicode MS" w:cs="Arial Unicode MS"/>
              </w:rPr>
              <w:t>·</w:t>
            </w:r>
            <w:r>
              <w:rPr>
                <w:rFonts w:ascii="Arial Unicode MS" w:eastAsia="Arial Unicode MS" w:hAnsi="Arial Unicode MS" w:cs="Arial Unicode MS"/>
              </w:rPr>
              <w:t>라우팅</w:t>
            </w:r>
            <w:r>
              <w:rPr>
                <w:rFonts w:ascii="Arial Unicode MS" w:eastAsia="Arial Unicode MS" w:hAnsi="Arial Unicode MS" w:cs="Arial Unicode MS"/>
              </w:rPr>
              <w:t>·</w:t>
            </w:r>
            <w:r>
              <w:rPr>
                <w:rFonts w:ascii="Arial Unicode MS" w:eastAsia="Arial Unicode MS" w:hAnsi="Arial Unicode MS" w:cs="Arial Unicode MS"/>
              </w:rPr>
              <w:t>프로토타이핑</w:t>
            </w:r>
            <w:proofErr w:type="spellEnd"/>
          </w:p>
        </w:tc>
        <w:tc>
          <w:tcPr>
            <w:tcW w:w="19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5CBF6D" w14:textId="77777777" w:rsidR="00D80D8A" w:rsidRDefault="00BE6280">
            <w:r>
              <w:rPr>
                <w:rFonts w:ascii="Arial Unicode MS" w:eastAsia="Arial Unicode MS" w:hAnsi="Arial Unicode MS" w:cs="Arial Unicode MS"/>
              </w:rPr>
              <w:t>경량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오픈소스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티어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→ </w:t>
            </w:r>
            <w:r>
              <w:rPr>
                <w:rFonts w:ascii="Arial Unicode MS" w:eastAsia="Arial Unicode MS" w:hAnsi="Arial Unicode MS" w:cs="Arial Unicode MS"/>
              </w:rPr>
              <w:t>분기</w:t>
            </w:r>
            <w:r>
              <w:rPr>
                <w:rFonts w:ascii="Arial Unicode MS" w:eastAsia="Arial Unicode MS" w:hAnsi="Arial Unicode MS" w:cs="Arial Unicode MS"/>
              </w:rPr>
              <w:t xml:space="preserve"> 3</w:t>
            </w:r>
            <w:r>
              <w:rPr>
                <w:rFonts w:ascii="Arial Unicode MS" w:eastAsia="Arial Unicode MS" w:hAnsi="Arial Unicode MS" w:cs="Arial Unicode MS"/>
              </w:rPr>
              <w:t>으로</w:t>
            </w:r>
          </w:p>
        </w:tc>
        <w:tc>
          <w:tcPr>
            <w:tcW w:w="44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28A2EC" w14:textId="77777777" w:rsidR="00D80D8A" w:rsidRDefault="00BE6280">
            <w:r>
              <w:rPr>
                <w:rFonts w:ascii="Arial Unicode MS" w:eastAsia="Arial Unicode MS" w:hAnsi="Arial Unicode MS" w:cs="Arial Unicode MS"/>
              </w:rPr>
              <w:t>보급형</w:t>
            </w:r>
            <w:r>
              <w:rPr>
                <w:rFonts w:ascii="Arial Unicode MS" w:eastAsia="Arial Unicode MS" w:hAnsi="Arial Unicode MS" w:cs="Arial Unicode MS"/>
              </w:rPr>
              <w:t xml:space="preserve"> GPU </w:t>
            </w:r>
            <w:r>
              <w:rPr>
                <w:rFonts w:ascii="Arial Unicode MS" w:eastAsia="Arial Unicode MS" w:hAnsi="Arial Unicode MS" w:cs="Arial Unicode MS"/>
              </w:rPr>
              <w:t>또는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CPU</w:t>
            </w:r>
            <w:r>
              <w:rPr>
                <w:rFonts w:ascii="Arial Unicode MS" w:eastAsia="Arial Unicode MS" w:hAnsi="Arial Unicode MS" w:cs="Arial Unicode MS"/>
              </w:rPr>
              <w:t>로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충분</w:t>
            </w:r>
            <w:r>
              <w:rPr>
                <w:rFonts w:ascii="Arial Unicode MS" w:eastAsia="Arial Unicode MS" w:hAnsi="Arial Unicode MS" w:cs="Arial Unicode MS"/>
              </w:rPr>
              <w:t xml:space="preserve"> (</w:t>
            </w:r>
            <w:r>
              <w:rPr>
                <w:rFonts w:ascii="Arial Unicode MS" w:eastAsia="Arial Unicode MS" w:hAnsi="Arial Unicode MS" w:cs="Arial Unicode MS"/>
              </w:rPr>
              <w:t>참고</w:t>
            </w:r>
            <w:r>
              <w:rPr>
                <w:rFonts w:ascii="Arial Unicode MS" w:eastAsia="Arial Unicode MS" w:hAnsi="Arial Unicode MS" w:cs="Arial Unicode MS"/>
              </w:rPr>
              <w:t xml:space="preserve">: 24GB </w:t>
            </w:r>
            <w:r>
              <w:rPr>
                <w:rFonts w:ascii="Arial Unicode MS" w:eastAsia="Arial Unicode MS" w:hAnsi="Arial Unicode MS" w:cs="Arial Unicode MS"/>
              </w:rPr>
              <w:t>이하</w:t>
            </w:r>
            <w:r>
              <w:rPr>
                <w:rFonts w:ascii="Arial Unicode MS" w:eastAsia="Arial Unicode MS" w:hAnsi="Arial Unicode MS" w:cs="Arial Unicode MS"/>
              </w:rPr>
              <w:t>).</w:t>
            </w:r>
          </w:p>
        </w:tc>
      </w:tr>
    </w:tbl>
    <w:p w14:paraId="27E216A1" w14:textId="77777777" w:rsidR="00D80D8A" w:rsidRDefault="00D80D8A"/>
    <w:p w14:paraId="278AEE4A" w14:textId="77777777" w:rsidR="00D80D8A" w:rsidRDefault="00BE6280">
      <w:pPr>
        <w:pStyle w:val="4"/>
      </w:pPr>
      <w:bookmarkStart w:id="39" w:name="_hl1nnl3ljs8" w:colFirst="0" w:colLast="0"/>
      <w:bookmarkEnd w:id="39"/>
      <w:r>
        <w:rPr>
          <w:rFonts w:ascii="Arial Unicode MS" w:eastAsia="Arial Unicode MS" w:hAnsi="Arial Unicode MS" w:cs="Arial Unicode MS"/>
        </w:rPr>
        <w:t>분기</w:t>
      </w:r>
      <w:r>
        <w:rPr>
          <w:rFonts w:ascii="Arial Unicode MS" w:eastAsia="Arial Unicode MS" w:hAnsi="Arial Unicode MS" w:cs="Arial Unicode MS"/>
        </w:rPr>
        <w:t xml:space="preserve"> 2-B: </w:t>
      </w:r>
      <w:r>
        <w:rPr>
          <w:rFonts w:ascii="Arial Unicode MS" w:eastAsia="Arial Unicode MS" w:hAnsi="Arial Unicode MS" w:cs="Arial Unicode MS"/>
        </w:rPr>
        <w:t>상용</w:t>
      </w:r>
      <w:r>
        <w:rPr>
          <w:rFonts w:ascii="Arial Unicode MS" w:eastAsia="Arial Unicode MS" w:hAnsi="Arial Unicode MS" w:cs="Arial Unicode MS"/>
        </w:rPr>
        <w:t xml:space="preserve"> API </w:t>
      </w:r>
      <w:r>
        <w:rPr>
          <w:rFonts w:ascii="Arial Unicode MS" w:eastAsia="Arial Unicode MS" w:hAnsi="Arial Unicode MS" w:cs="Arial Unicode MS"/>
        </w:rPr>
        <w:t>경로</w:t>
      </w:r>
    </w:p>
    <w:p w14:paraId="17E45185" w14:textId="77777777" w:rsidR="00D80D8A" w:rsidRDefault="00BE6280">
      <w:pPr>
        <w:jc w:val="center"/>
      </w:pPr>
      <w:r>
        <w:rPr>
          <w:noProof/>
        </w:rPr>
        <w:drawing>
          <wp:inline distT="114300" distB="114300" distL="114300" distR="114300" wp14:anchorId="681A0CFE" wp14:editId="4A715D91">
            <wp:extent cx="5731200" cy="4622800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622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D181D7B" w14:textId="77777777" w:rsidR="00D80D8A" w:rsidRDefault="00D80D8A"/>
    <w:tbl>
      <w:tblPr>
        <w:tblStyle w:val="aff"/>
        <w:tblW w:w="9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000"/>
        <w:gridCol w:w="1875"/>
        <w:gridCol w:w="4125"/>
      </w:tblGrid>
      <w:tr w:rsidR="00D80D8A" w14:paraId="78F0F3C0" w14:textId="77777777">
        <w:trPr>
          <w:tblHeader/>
        </w:trPr>
        <w:tc>
          <w:tcPr>
            <w:tcW w:w="300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2FBA13" w14:textId="77777777" w:rsidR="00D80D8A" w:rsidRDefault="00BE6280">
            <w:pPr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lastRenderedPageBreak/>
              <w:t>조건</w:t>
            </w:r>
          </w:p>
        </w:tc>
        <w:tc>
          <w:tcPr>
            <w:tcW w:w="1875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021BD4" w14:textId="77777777" w:rsidR="00D80D8A" w:rsidRDefault="00BE6280">
            <w:pPr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권장</w:t>
            </w:r>
          </w:p>
        </w:tc>
        <w:tc>
          <w:tcPr>
            <w:tcW w:w="4125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F2854F" w14:textId="77777777" w:rsidR="00D80D8A" w:rsidRDefault="00BE6280">
            <w:pPr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비고</w:t>
            </w:r>
          </w:p>
        </w:tc>
      </w:tr>
      <w:tr w:rsidR="00D80D8A" w14:paraId="53E71E3F" w14:textId="77777777">
        <w:tc>
          <w:tcPr>
            <w:tcW w:w="30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C3F49A" w14:textId="77777777" w:rsidR="00D80D8A" w:rsidRDefault="00BE6280">
            <w:proofErr w:type="spellStart"/>
            <w:proofErr w:type="gramStart"/>
            <w:r>
              <w:rPr>
                <w:rFonts w:ascii="Arial Unicode MS" w:eastAsia="Arial Unicode MS" w:hAnsi="Arial Unicode MS" w:cs="Arial Unicode MS"/>
              </w:rPr>
              <w:t>PoC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/</w:t>
            </w:r>
            <w:proofErr w:type="gram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내부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실험</w:t>
            </w:r>
            <w:r>
              <w:rPr>
                <w:rFonts w:ascii="Arial Unicode MS" w:eastAsia="Arial Unicode MS" w:hAnsi="Arial Unicode MS" w:cs="Arial Unicode MS"/>
              </w:rPr>
              <w:t xml:space="preserve"> — </w:t>
            </w:r>
            <w:r>
              <w:rPr>
                <w:rFonts w:ascii="Arial Unicode MS" w:eastAsia="Arial Unicode MS" w:hAnsi="Arial Unicode MS" w:cs="Arial Unicode MS"/>
              </w:rPr>
              <w:t>빠른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검증이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목적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비용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정당화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어려움</w:t>
            </w:r>
          </w:p>
        </w:tc>
        <w:tc>
          <w:tcPr>
            <w:tcW w:w="18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8B887E" w14:textId="77777777" w:rsidR="00D80D8A" w:rsidRDefault="00BE6280">
            <w:r>
              <w:rPr>
                <w:rFonts w:ascii="Arial Unicode MS" w:eastAsia="Arial Unicode MS" w:hAnsi="Arial Unicode MS" w:cs="Arial Unicode MS"/>
                <w:b/>
                <w:bCs/>
              </w:rPr>
              <w:t>상용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경량</w:t>
            </w:r>
          </w:p>
        </w:tc>
        <w:tc>
          <w:tcPr>
            <w:tcW w:w="41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002DBA" w14:textId="77777777" w:rsidR="00D80D8A" w:rsidRDefault="00BE6280">
            <w:r>
              <w:rPr>
                <w:rFonts w:ascii="Arial Unicode MS" w:eastAsia="Arial Unicode MS" w:hAnsi="Arial Unicode MS" w:cs="Arial Unicode MS"/>
              </w:rPr>
              <w:t>초저가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모델로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빠른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검증</w:t>
            </w:r>
            <w:r>
              <w:rPr>
                <w:rFonts w:ascii="Arial Unicode MS" w:eastAsia="Arial Unicode MS" w:hAnsi="Arial Unicode MS" w:cs="Arial Unicode MS"/>
              </w:rPr>
              <w:t xml:space="preserve">.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DeepSeek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API </w:t>
            </w:r>
            <w:r>
              <w:rPr>
                <w:rFonts w:ascii="Arial Unicode MS" w:eastAsia="Arial Unicode MS" w:hAnsi="Arial Unicode MS" w:cs="Arial Unicode MS"/>
              </w:rPr>
              <w:t>등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초저가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옵션도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포함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검토</w:t>
            </w:r>
            <w:r>
              <w:rPr>
                <w:rFonts w:ascii="Arial Unicode MS" w:eastAsia="Arial Unicode MS" w:hAnsi="Arial Unicode MS" w:cs="Arial Unicode MS"/>
              </w:rPr>
              <w:t>. (</w:t>
            </w:r>
            <w:r>
              <w:rPr>
                <w:rFonts w:ascii="Arial Unicode MS" w:eastAsia="Arial Unicode MS" w:hAnsi="Arial Unicode MS" w:cs="Arial Unicode MS"/>
              </w:rPr>
              <w:t>참고</w:t>
            </w:r>
            <w:r>
              <w:rPr>
                <w:rFonts w:ascii="Arial Unicode MS" w:eastAsia="Arial Unicode MS" w:hAnsi="Arial Unicode MS" w:cs="Arial Unicode MS"/>
              </w:rPr>
              <w:t xml:space="preserve">: </w:t>
            </w:r>
            <w:r>
              <w:rPr>
                <w:rFonts w:ascii="Arial Unicode MS" w:eastAsia="Arial Unicode MS" w:hAnsi="Arial Unicode MS" w:cs="Arial Unicode MS"/>
              </w:rPr>
              <w:t>월</w:t>
            </w:r>
            <w:r>
              <w:rPr>
                <w:rFonts w:ascii="Arial Unicode MS" w:eastAsia="Arial Unicode MS" w:hAnsi="Arial Unicode MS" w:cs="Arial Unicode MS"/>
              </w:rPr>
              <w:t xml:space="preserve"> $200 </w:t>
            </w:r>
            <w:r>
              <w:rPr>
                <w:rFonts w:ascii="Arial Unicode MS" w:eastAsia="Arial Unicode MS" w:hAnsi="Arial Unicode MS" w:cs="Arial Unicode MS"/>
              </w:rPr>
              <w:t>이하</w:t>
            </w:r>
            <w:r>
              <w:rPr>
                <w:rFonts w:ascii="Arial Unicode MS" w:eastAsia="Arial Unicode MS" w:hAnsi="Arial Unicode MS" w:cs="Arial Unicode MS"/>
              </w:rPr>
              <w:t>)</w:t>
            </w:r>
          </w:p>
        </w:tc>
      </w:tr>
      <w:tr w:rsidR="00D80D8A" w14:paraId="094781BA" w14:textId="77777777">
        <w:tc>
          <w:tcPr>
            <w:tcW w:w="30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804362" w14:textId="77777777" w:rsidR="00D80D8A" w:rsidRDefault="00BE6280">
            <w:r>
              <w:rPr>
                <w:rFonts w:ascii="Arial Unicode MS" w:eastAsia="Arial Unicode MS" w:hAnsi="Arial Unicode MS" w:cs="Arial Unicode MS"/>
              </w:rPr>
              <w:t>프로덕션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주력</w:t>
            </w:r>
            <w:r>
              <w:rPr>
                <w:rFonts w:ascii="Arial Unicode MS" w:eastAsia="Arial Unicode MS" w:hAnsi="Arial Unicode MS" w:cs="Arial Unicode MS"/>
              </w:rPr>
              <w:t xml:space="preserve"> — </w:t>
            </w:r>
            <w:r>
              <w:rPr>
                <w:rFonts w:ascii="Arial Unicode MS" w:eastAsia="Arial Unicode MS" w:hAnsi="Arial Unicode MS" w:cs="Arial Unicode MS"/>
              </w:rPr>
              <w:t>외부</w:t>
            </w:r>
            <w:r>
              <w:rPr>
                <w:rFonts w:ascii="Arial Unicode MS" w:eastAsia="Arial Unicode MS" w:hAnsi="Arial Unicode MS" w:cs="Arial Unicode MS"/>
              </w:rPr>
              <w:t>/</w:t>
            </w:r>
            <w:r>
              <w:rPr>
                <w:rFonts w:ascii="Arial Unicode MS" w:eastAsia="Arial Unicode MS" w:hAnsi="Arial Unicode MS" w:cs="Arial Unicode MS"/>
              </w:rPr>
              <w:t>내부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사용자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대면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품질</w:t>
            </w:r>
            <w:r>
              <w:rPr>
                <w:rFonts w:ascii="Arial Unicode MS" w:eastAsia="Arial Unicode MS" w:hAnsi="Arial Unicode MS" w:cs="Arial Unicode MS"/>
              </w:rPr>
              <w:t>·</w:t>
            </w:r>
            <w:r>
              <w:rPr>
                <w:rFonts w:ascii="Arial Unicode MS" w:eastAsia="Arial Unicode MS" w:hAnsi="Arial Unicode MS" w:cs="Arial Unicode MS"/>
              </w:rPr>
              <w:t>안정성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필요</w:t>
            </w:r>
          </w:p>
        </w:tc>
        <w:tc>
          <w:tcPr>
            <w:tcW w:w="18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A5E10B" w14:textId="77777777" w:rsidR="00D80D8A" w:rsidRDefault="00BE6280">
            <w:r>
              <w:rPr>
                <w:rFonts w:ascii="Arial Unicode MS" w:eastAsia="Arial Unicode MS" w:hAnsi="Arial Unicode MS" w:cs="Arial Unicode MS"/>
                <w:b/>
                <w:bCs/>
              </w:rPr>
              <w:t>상용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범용</w:t>
            </w:r>
          </w:p>
        </w:tc>
        <w:tc>
          <w:tcPr>
            <w:tcW w:w="41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B71FB1" w14:textId="77777777" w:rsidR="00D80D8A" w:rsidRDefault="00BE6280">
            <w:r>
              <w:rPr>
                <w:rFonts w:ascii="Arial Unicode MS" w:eastAsia="Arial Unicode MS" w:hAnsi="Arial Unicode MS" w:cs="Arial Unicode MS"/>
              </w:rPr>
              <w:t>프로덕션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서비스의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기본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선택지</w:t>
            </w:r>
            <w:r>
              <w:rPr>
                <w:rFonts w:ascii="Arial Unicode MS" w:eastAsia="Arial Unicode MS" w:hAnsi="Arial Unicode MS" w:cs="Arial Unicode MS"/>
              </w:rPr>
              <w:t xml:space="preserve">. </w:t>
            </w:r>
            <w:r>
              <w:rPr>
                <w:rFonts w:ascii="Arial Unicode MS" w:eastAsia="Arial Unicode MS" w:hAnsi="Arial Unicode MS" w:cs="Arial Unicode MS"/>
              </w:rPr>
              <w:t>비용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대비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품질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균형</w:t>
            </w:r>
            <w:r>
              <w:rPr>
                <w:rFonts w:ascii="Arial Unicode MS" w:eastAsia="Arial Unicode MS" w:hAnsi="Arial Unicode MS" w:cs="Arial Unicode MS"/>
              </w:rPr>
              <w:t>. (</w:t>
            </w:r>
            <w:r>
              <w:rPr>
                <w:rFonts w:ascii="Arial Unicode MS" w:eastAsia="Arial Unicode MS" w:hAnsi="Arial Unicode MS" w:cs="Arial Unicode MS"/>
              </w:rPr>
              <w:t>참고</w:t>
            </w:r>
            <w:r>
              <w:rPr>
                <w:rFonts w:ascii="Arial Unicode MS" w:eastAsia="Arial Unicode MS" w:hAnsi="Arial Unicode MS" w:cs="Arial Unicode MS"/>
              </w:rPr>
              <w:t xml:space="preserve">: </w:t>
            </w:r>
            <w:r>
              <w:rPr>
                <w:rFonts w:ascii="Arial Unicode MS" w:eastAsia="Arial Unicode MS" w:hAnsi="Arial Unicode MS" w:cs="Arial Unicode MS"/>
              </w:rPr>
              <w:t>월</w:t>
            </w:r>
            <w:r>
              <w:rPr>
                <w:rFonts w:ascii="Arial Unicode MS" w:eastAsia="Arial Unicode MS" w:hAnsi="Arial Unicode MS" w:cs="Arial Unicode MS"/>
              </w:rPr>
              <w:t xml:space="preserve"> $200~$1,000)</w:t>
            </w:r>
          </w:p>
        </w:tc>
      </w:tr>
      <w:tr w:rsidR="00D80D8A" w14:paraId="50BCC484" w14:textId="77777777">
        <w:tc>
          <w:tcPr>
            <w:tcW w:w="30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48676F" w14:textId="77777777" w:rsidR="00D80D8A" w:rsidRDefault="00BE6280">
            <w:proofErr w:type="gramStart"/>
            <w:r>
              <w:rPr>
                <w:rFonts w:ascii="Arial Unicode MS" w:eastAsia="Arial Unicode MS" w:hAnsi="Arial Unicode MS" w:cs="Arial Unicode MS"/>
              </w:rPr>
              <w:t>대규모</w:t>
            </w:r>
            <w:r>
              <w:rPr>
                <w:rFonts w:ascii="Arial Unicode MS" w:eastAsia="Arial Unicode MS" w:hAnsi="Arial Unicode MS" w:cs="Arial Unicode MS"/>
              </w:rPr>
              <w:t xml:space="preserve"> /</w:t>
            </w:r>
            <w:proofErr w:type="gram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고도화</w:t>
            </w:r>
            <w:r>
              <w:rPr>
                <w:rFonts w:ascii="Arial Unicode MS" w:eastAsia="Arial Unicode MS" w:hAnsi="Arial Unicode MS" w:cs="Arial Unicode MS"/>
              </w:rPr>
              <w:t xml:space="preserve"> — </w:t>
            </w:r>
            <w:r>
              <w:rPr>
                <w:rFonts w:ascii="Arial Unicode MS" w:eastAsia="Arial Unicode MS" w:hAnsi="Arial Unicode MS" w:cs="Arial Unicode MS"/>
              </w:rPr>
              <w:t>대량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트래픽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또는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고난도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태스크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최적화</w:t>
            </w:r>
            <w:r>
              <w:rPr>
                <w:rFonts w:ascii="Arial Unicode MS" w:eastAsia="Arial Unicode MS" w:hAnsi="Arial Unicode MS" w:cs="Arial Unicode MS"/>
              </w:rPr>
              <w:t xml:space="preserve"> ROI </w:t>
            </w:r>
            <w:r>
              <w:rPr>
                <w:rFonts w:ascii="Arial Unicode MS" w:eastAsia="Arial Unicode MS" w:hAnsi="Arial Unicode MS" w:cs="Arial Unicode MS"/>
              </w:rPr>
              <w:t>있음</w:t>
            </w:r>
          </w:p>
        </w:tc>
        <w:tc>
          <w:tcPr>
            <w:tcW w:w="18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B4BCE7" w14:textId="77777777" w:rsidR="00D80D8A" w:rsidRDefault="00BE6280">
            <w:r>
              <w:rPr>
                <w:rFonts w:ascii="Arial Unicode MS" w:eastAsia="Arial Unicode MS" w:hAnsi="Arial Unicode MS" w:cs="Arial Unicode MS"/>
                <w:b/>
                <w:bCs/>
              </w:rPr>
              <w:t>상용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플래그십</w:t>
            </w:r>
          </w:p>
        </w:tc>
        <w:tc>
          <w:tcPr>
            <w:tcW w:w="41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BFD0DE" w14:textId="77777777" w:rsidR="00D80D8A" w:rsidRDefault="00BE6280">
            <w:r>
              <w:rPr>
                <w:rFonts w:ascii="Arial Unicode MS" w:eastAsia="Arial Unicode MS" w:hAnsi="Arial Unicode MS" w:cs="Arial Unicode MS"/>
              </w:rPr>
              <w:t>단일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플래그십으로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시작</w:t>
            </w:r>
            <w:r>
              <w:rPr>
                <w:rFonts w:ascii="Arial Unicode MS" w:eastAsia="Arial Unicode MS" w:hAnsi="Arial Unicode MS" w:cs="Arial Unicode MS"/>
              </w:rPr>
              <w:t xml:space="preserve">. 3.3 </w:t>
            </w:r>
            <w:r>
              <w:rPr>
                <w:rFonts w:ascii="Arial Unicode MS" w:eastAsia="Arial Unicode MS" w:hAnsi="Arial Unicode MS" w:cs="Arial Unicode MS"/>
              </w:rPr>
              <w:t>비교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단일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모델로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비용</w:t>
            </w:r>
            <w:r>
              <w:rPr>
                <w:rFonts w:ascii="Arial Unicode MS" w:eastAsia="Arial Unicode MS" w:hAnsi="Arial Unicode MS" w:cs="Arial Unicode MS"/>
              </w:rPr>
              <w:t>·</w:t>
            </w:r>
            <w:r>
              <w:rPr>
                <w:rFonts w:ascii="Arial Unicode MS" w:eastAsia="Arial Unicode MS" w:hAnsi="Arial Unicode MS" w:cs="Arial Unicode MS"/>
              </w:rPr>
              <w:t>품질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균형이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어려우면</w:t>
            </w:r>
            <w:r>
              <w:rPr>
                <w:rFonts w:ascii="Arial Unicode MS" w:eastAsia="Arial Unicode MS" w:hAnsi="Arial Unicode MS" w:cs="Arial Unicode MS"/>
              </w:rPr>
              <w:t xml:space="preserve"> 3.4</w:t>
            </w:r>
            <w:r>
              <w:rPr>
                <w:rFonts w:ascii="Arial Unicode MS" w:eastAsia="Arial Unicode MS" w:hAnsi="Arial Unicode MS" w:cs="Arial Unicode MS"/>
              </w:rPr>
              <w:t>절에서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라우팅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조합을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검토</w:t>
            </w:r>
            <w:r>
              <w:rPr>
                <w:rFonts w:ascii="Arial Unicode MS" w:eastAsia="Arial Unicode MS" w:hAnsi="Arial Unicode MS" w:cs="Arial Unicode MS"/>
              </w:rPr>
              <w:t>. (</w:t>
            </w:r>
            <w:r>
              <w:rPr>
                <w:rFonts w:ascii="Arial Unicode MS" w:eastAsia="Arial Unicode MS" w:hAnsi="Arial Unicode MS" w:cs="Arial Unicode MS"/>
              </w:rPr>
              <w:t>참고</w:t>
            </w:r>
            <w:r>
              <w:rPr>
                <w:rFonts w:ascii="Arial Unicode MS" w:eastAsia="Arial Unicode MS" w:hAnsi="Arial Unicode MS" w:cs="Arial Unicode MS"/>
              </w:rPr>
              <w:t xml:space="preserve">: </w:t>
            </w:r>
            <w:r>
              <w:rPr>
                <w:rFonts w:ascii="Arial Unicode MS" w:eastAsia="Arial Unicode MS" w:hAnsi="Arial Unicode MS" w:cs="Arial Unicode MS"/>
              </w:rPr>
              <w:t>월</w:t>
            </w:r>
            <w:r>
              <w:rPr>
                <w:rFonts w:ascii="Arial Unicode MS" w:eastAsia="Arial Unicode MS" w:hAnsi="Arial Unicode MS" w:cs="Arial Unicode MS"/>
              </w:rPr>
              <w:t xml:space="preserve"> $1,000 </w:t>
            </w:r>
            <w:r>
              <w:rPr>
                <w:rFonts w:ascii="Arial Unicode MS" w:eastAsia="Arial Unicode MS" w:hAnsi="Arial Unicode MS" w:cs="Arial Unicode MS"/>
              </w:rPr>
              <w:t>이상</w:t>
            </w:r>
            <w:r>
              <w:rPr>
                <w:rFonts w:ascii="Arial Unicode MS" w:eastAsia="Arial Unicode MS" w:hAnsi="Arial Unicode MS" w:cs="Arial Unicode MS"/>
              </w:rPr>
              <w:t>)</w:t>
            </w:r>
          </w:p>
        </w:tc>
      </w:tr>
    </w:tbl>
    <w:p w14:paraId="74CBDD0F" w14:textId="77777777" w:rsidR="00D80D8A" w:rsidRDefault="00D80D8A"/>
    <w:p w14:paraId="4BEC71DF" w14:textId="77777777" w:rsidR="00D80D8A" w:rsidRDefault="00D80D8A"/>
    <w:p w14:paraId="48D967BB" w14:textId="77777777" w:rsidR="00D80D8A" w:rsidRDefault="00D80D8A"/>
    <w:p w14:paraId="576D441A" w14:textId="77777777" w:rsidR="00D80D8A" w:rsidRDefault="00D80D8A"/>
    <w:p w14:paraId="15DA8B1D" w14:textId="77777777" w:rsidR="00D80D8A" w:rsidRDefault="00BE6280">
      <w:pPr>
        <w:pStyle w:val="4"/>
      </w:pPr>
      <w:bookmarkStart w:id="40" w:name="_399nmcxmfas7" w:colFirst="0" w:colLast="0"/>
      <w:bookmarkEnd w:id="40"/>
      <w:r>
        <w:rPr>
          <w:rFonts w:ascii="Arial Unicode MS" w:eastAsia="Arial Unicode MS" w:hAnsi="Arial Unicode MS" w:cs="Arial Unicode MS"/>
        </w:rPr>
        <w:t>분기</w:t>
      </w:r>
      <w:r>
        <w:rPr>
          <w:rFonts w:ascii="Arial Unicode MS" w:eastAsia="Arial Unicode MS" w:hAnsi="Arial Unicode MS" w:cs="Arial Unicode MS"/>
        </w:rPr>
        <w:t xml:space="preserve"> 3 · </w:t>
      </w:r>
      <w:r>
        <w:rPr>
          <w:rFonts w:ascii="Arial Unicode MS" w:eastAsia="Arial Unicode MS" w:hAnsi="Arial Unicode MS" w:cs="Arial Unicode MS"/>
        </w:rPr>
        <w:t>요구사항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매칭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테이블</w:t>
      </w:r>
      <w:r>
        <w:rPr>
          <w:rFonts w:ascii="Arial Unicode MS" w:eastAsia="Arial Unicode MS" w:hAnsi="Arial Unicode MS" w:cs="Arial Unicode MS"/>
        </w:rPr>
        <w:t xml:space="preserve"> - </w:t>
      </w:r>
      <w:r>
        <w:rPr>
          <w:rFonts w:ascii="Arial Unicode MS" w:eastAsia="Arial Unicode MS" w:hAnsi="Arial Unicode MS" w:cs="Arial Unicode MS"/>
        </w:rPr>
        <w:t>구체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모델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선택</w:t>
      </w:r>
    </w:p>
    <w:p w14:paraId="7C17A010" w14:textId="77777777" w:rsidR="00D80D8A" w:rsidRDefault="00BE6280">
      <w:r>
        <w:rPr>
          <w:rFonts w:ascii="Arial Unicode MS" w:eastAsia="Arial Unicode MS" w:hAnsi="Arial Unicode MS" w:cs="Arial Unicode MS"/>
        </w:rPr>
        <w:t>분기</w:t>
      </w:r>
      <w:r>
        <w:rPr>
          <w:rFonts w:ascii="Arial Unicode MS" w:eastAsia="Arial Unicode MS" w:hAnsi="Arial Unicode MS" w:cs="Arial Unicode MS"/>
        </w:rPr>
        <w:t xml:space="preserve"> 2</w:t>
      </w:r>
      <w:r>
        <w:rPr>
          <w:rFonts w:ascii="Arial Unicode MS" w:eastAsia="Arial Unicode MS" w:hAnsi="Arial Unicode MS" w:cs="Arial Unicode MS"/>
        </w:rPr>
        <w:t>에서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티어가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결정되면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아래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테이블에서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자사의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핵심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요구사항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조건을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매칭하여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구체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모델을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선택한다</w:t>
      </w:r>
      <w:r>
        <w:rPr>
          <w:rFonts w:ascii="Arial Unicode MS" w:eastAsia="Arial Unicode MS" w:hAnsi="Arial Unicode MS" w:cs="Arial Unicode MS"/>
        </w:rPr>
        <w:t>.</w:t>
      </w:r>
    </w:p>
    <w:p w14:paraId="31647F6C" w14:textId="77777777" w:rsidR="00D80D8A" w:rsidRDefault="00D80D8A">
      <w:pPr>
        <w:pBdr>
          <w:top w:val="nil"/>
          <w:left w:val="nil"/>
          <w:bottom w:val="nil"/>
          <w:right w:val="nil"/>
          <w:between w:val="nil"/>
        </w:pBdr>
      </w:pPr>
    </w:p>
    <w:p w14:paraId="77792494" w14:textId="77777777" w:rsidR="00D80D8A" w:rsidRDefault="00BE6280">
      <w:r>
        <w:rPr>
          <w:rFonts w:ascii="Arial Unicode MS" w:eastAsia="Arial Unicode MS" w:hAnsi="Arial Unicode MS" w:cs="Arial Unicode MS"/>
          <w:b/>
          <w:bCs/>
        </w:rPr>
        <w:t>3.1</w:t>
      </w:r>
      <w:r>
        <w:rPr>
          <w:rFonts w:ascii="Arial Unicode MS" w:eastAsia="Arial Unicode MS" w:hAnsi="Arial Unicode MS" w:cs="Arial Unicode MS"/>
          <w:b/>
          <w:bCs/>
        </w:rPr>
        <w:t>절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b/>
          <w:bCs/>
        </w:rPr>
        <w:t>필터</w:t>
      </w:r>
      <w:r>
        <w:rPr>
          <w:rFonts w:ascii="Arial Unicode MS" w:eastAsia="Arial Unicode MS" w:hAnsi="Arial Unicode MS" w:cs="Arial Unicode MS"/>
          <w:b/>
          <w:bCs/>
        </w:rPr>
        <w:t>·</w:t>
      </w:r>
      <w:r>
        <w:rPr>
          <w:rFonts w:ascii="Arial Unicode MS" w:eastAsia="Arial Unicode MS" w:hAnsi="Arial Unicode MS" w:cs="Arial Unicode MS"/>
          <w:b/>
          <w:bCs/>
        </w:rPr>
        <w:t>비교</w:t>
      </w:r>
      <w:proofErr w:type="spellEnd"/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조건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적용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규칙</w:t>
      </w:r>
      <w:r>
        <w:rPr>
          <w:rFonts w:ascii="Arial Unicode MS" w:eastAsia="Arial Unicode MS" w:hAnsi="Arial Unicode MS" w:cs="Arial Unicode MS"/>
        </w:rPr>
        <w:t>: 3.1</w:t>
      </w:r>
      <w:r>
        <w:rPr>
          <w:rFonts w:ascii="Arial Unicode MS" w:eastAsia="Arial Unicode MS" w:hAnsi="Arial Unicode MS" w:cs="Arial Unicode MS"/>
        </w:rPr>
        <w:t>절에서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필터</w:t>
      </w:r>
      <w:r>
        <w:rPr>
          <w:rFonts w:ascii="Arial Unicode MS" w:eastAsia="Arial Unicode MS" w:hAnsi="Arial Unicode MS" w:cs="Arial Unicode MS"/>
        </w:rPr>
        <w:t>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지정한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기준</w:t>
      </w:r>
      <w:r>
        <w:rPr>
          <w:rFonts w:ascii="Arial Unicode MS" w:eastAsia="Arial Unicode MS" w:hAnsi="Arial Unicode MS" w:cs="Arial Unicode MS"/>
        </w:rPr>
        <w:t>(</w:t>
      </w:r>
      <w:r>
        <w:rPr>
          <w:rFonts w:ascii="Arial Unicode MS" w:eastAsia="Arial Unicode MS" w:hAnsi="Arial Unicode MS" w:cs="Arial Unicode MS"/>
        </w:rPr>
        <w:t>예</w:t>
      </w:r>
      <w:r>
        <w:rPr>
          <w:rFonts w:ascii="Arial Unicode MS" w:eastAsia="Arial Unicode MS" w:hAnsi="Arial Unicode MS" w:cs="Arial Unicode MS"/>
        </w:rPr>
        <w:t>: "</w:t>
      </w:r>
      <w:r>
        <w:rPr>
          <w:rFonts w:ascii="Arial Unicode MS" w:eastAsia="Arial Unicode MS" w:hAnsi="Arial Unicode MS" w:cs="Arial Unicode MS"/>
        </w:rPr>
        <w:t>한국어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입출력</w:t>
      </w:r>
      <w:r>
        <w:rPr>
          <w:rFonts w:ascii="Arial Unicode MS" w:eastAsia="Arial Unicode MS" w:hAnsi="Arial Unicode MS" w:cs="Arial Unicode MS"/>
        </w:rPr>
        <w:t xml:space="preserve"> 90% </w:t>
      </w:r>
      <w:r>
        <w:rPr>
          <w:rFonts w:ascii="Arial Unicode MS" w:eastAsia="Arial Unicode MS" w:hAnsi="Arial Unicode MS" w:cs="Arial Unicode MS"/>
        </w:rPr>
        <w:t>이상</w:t>
      </w:r>
      <w:r>
        <w:rPr>
          <w:rFonts w:ascii="Arial Unicode MS" w:eastAsia="Arial Unicode MS" w:hAnsi="Arial Unicode MS" w:cs="Arial Unicode MS"/>
        </w:rPr>
        <w:t xml:space="preserve"> → </w:t>
      </w:r>
      <w:r>
        <w:rPr>
          <w:rFonts w:ascii="Arial Unicode MS" w:eastAsia="Arial Unicode MS" w:hAnsi="Arial Unicode MS" w:cs="Arial Unicode MS"/>
        </w:rPr>
        <w:t>한국어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품질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필터</w:t>
      </w:r>
      <w:r>
        <w:rPr>
          <w:rFonts w:ascii="Arial Unicode MS" w:eastAsia="Arial Unicode MS" w:hAnsi="Arial Unicode MS" w:cs="Arial Unicode MS"/>
        </w:rPr>
        <w:t>")</w:t>
      </w:r>
      <w:r>
        <w:rPr>
          <w:rFonts w:ascii="Arial Unicode MS" w:eastAsia="Arial Unicode MS" w:hAnsi="Arial Unicode MS" w:cs="Arial Unicode MS"/>
        </w:rPr>
        <w:t>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해당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조건</w:t>
      </w:r>
      <w:r>
        <w:rPr>
          <w:rFonts w:ascii="Arial Unicode MS" w:eastAsia="Arial Unicode MS" w:hAnsi="Arial Unicode MS" w:cs="Arial Unicode MS"/>
        </w:rPr>
        <w:t>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충족하지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못하는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모델을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후보에서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제외한다</w:t>
      </w:r>
      <w:r>
        <w:rPr>
          <w:rFonts w:ascii="Arial Unicode MS" w:eastAsia="Arial Unicode MS" w:hAnsi="Arial Unicode MS" w:cs="Arial Unicode MS"/>
        </w:rPr>
        <w:t xml:space="preserve">. </w:t>
      </w:r>
      <w:r>
        <w:rPr>
          <w:rFonts w:ascii="Arial Unicode MS" w:eastAsia="Arial Unicode MS" w:hAnsi="Arial Unicode MS" w:cs="Arial Unicode MS"/>
          <w:b/>
          <w:bCs/>
        </w:rPr>
        <w:t>비교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조건</w:t>
      </w:r>
      <w:r>
        <w:rPr>
          <w:rFonts w:ascii="Arial Unicode MS" w:eastAsia="Arial Unicode MS" w:hAnsi="Arial Unicode MS" w:cs="Arial Unicode MS"/>
        </w:rPr>
        <w:t>으로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지정한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기준은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후보에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남겨두고</w:t>
      </w:r>
      <w:r>
        <w:rPr>
          <w:rFonts w:ascii="Arial Unicode MS" w:eastAsia="Arial Unicode MS" w:hAnsi="Arial Unicode MS" w:cs="Arial Unicode MS"/>
        </w:rPr>
        <w:t xml:space="preserve">, 3.3 </w:t>
      </w:r>
      <w:r>
        <w:rPr>
          <w:rFonts w:ascii="Arial Unicode MS" w:eastAsia="Arial Unicode MS" w:hAnsi="Arial Unicode MS" w:cs="Arial Unicode MS"/>
        </w:rPr>
        <w:t>비교표에서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모델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우열을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비교하는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데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활용한다</w:t>
      </w:r>
      <w:r>
        <w:rPr>
          <w:rFonts w:ascii="Arial Unicode MS" w:eastAsia="Arial Unicode MS" w:hAnsi="Arial Unicode MS" w:cs="Arial Unicode MS"/>
        </w:rPr>
        <w:t>.</w:t>
      </w:r>
    </w:p>
    <w:p w14:paraId="7D7D3381" w14:textId="77777777" w:rsidR="00D80D8A" w:rsidRDefault="00D80D8A">
      <w:pPr>
        <w:pBdr>
          <w:top w:val="nil"/>
          <w:left w:val="nil"/>
          <w:bottom w:val="nil"/>
          <w:right w:val="nil"/>
          <w:between w:val="nil"/>
        </w:pBdr>
      </w:pPr>
    </w:p>
    <w:p w14:paraId="472DD1E0" w14:textId="77777777" w:rsidR="00D80D8A" w:rsidRDefault="00BE6280">
      <w:r>
        <w:rPr>
          <w:rFonts w:ascii="Arial Unicode MS" w:eastAsia="Arial Unicode MS" w:hAnsi="Arial Unicode MS" w:cs="Arial Unicode MS"/>
        </w:rPr>
        <w:t>여러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조건이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동시에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해당되는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경우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필터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조건을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먼저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적용하여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후보를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줄인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뒤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비교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조건으로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최종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선택한다</w:t>
      </w:r>
      <w:r>
        <w:rPr>
          <w:rFonts w:ascii="Arial Unicode MS" w:eastAsia="Arial Unicode MS" w:hAnsi="Arial Unicode MS" w:cs="Arial Unicode MS"/>
        </w:rPr>
        <w:t xml:space="preserve">. </w:t>
      </w:r>
      <w:r>
        <w:rPr>
          <w:rFonts w:ascii="Arial Unicode MS" w:eastAsia="Arial Unicode MS" w:hAnsi="Arial Unicode MS" w:cs="Arial Unicode MS"/>
        </w:rPr>
        <w:t>선택한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모델은</w:t>
      </w:r>
      <w:r>
        <w:rPr>
          <w:rFonts w:ascii="Arial Unicode MS" w:eastAsia="Arial Unicode MS" w:hAnsi="Arial Unicode MS" w:cs="Arial Unicode MS"/>
        </w:rPr>
        <w:t xml:space="preserve"> 3.3</w:t>
      </w:r>
      <w:r>
        <w:rPr>
          <w:rFonts w:ascii="Arial Unicode MS" w:eastAsia="Arial Unicode MS" w:hAnsi="Arial Unicode MS" w:cs="Arial Unicode MS"/>
        </w:rPr>
        <w:t>절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비교표에서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상세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스펙을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확인하고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스펙이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요구사항과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맞지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않으면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테이블로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돌아와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차순위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모델을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검토한다</w:t>
      </w:r>
      <w:r>
        <w:rPr>
          <w:rFonts w:ascii="Arial Unicode MS" w:eastAsia="Arial Unicode MS" w:hAnsi="Arial Unicode MS" w:cs="Arial Unicode MS"/>
        </w:rPr>
        <w:t>.</w:t>
      </w:r>
    </w:p>
    <w:p w14:paraId="43D95B83" w14:textId="77777777" w:rsidR="00D80D8A" w:rsidRDefault="00BE6280">
      <w:pPr>
        <w:pStyle w:val="4"/>
      </w:pPr>
      <w:bookmarkStart w:id="41" w:name="_9ya2sqrkp4dg" w:colFirst="0" w:colLast="0"/>
      <w:bookmarkEnd w:id="41"/>
      <w:proofErr w:type="spellStart"/>
      <w:r>
        <w:rPr>
          <w:rFonts w:ascii="Arial Unicode MS" w:eastAsia="Arial Unicode MS" w:hAnsi="Arial Unicode MS" w:cs="Arial Unicode MS"/>
        </w:rPr>
        <w:t>온프레미스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티어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매칭</w:t>
      </w:r>
    </w:p>
    <w:tbl>
      <w:tblPr>
        <w:tblStyle w:val="aff0"/>
        <w:tblW w:w="894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560"/>
        <w:gridCol w:w="2010"/>
        <w:gridCol w:w="2610"/>
        <w:gridCol w:w="2760"/>
      </w:tblGrid>
      <w:tr w:rsidR="00D80D8A" w14:paraId="285083CF" w14:textId="77777777">
        <w:trPr>
          <w:tblHeader/>
        </w:trPr>
        <w:tc>
          <w:tcPr>
            <w:tcW w:w="156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9881F7" w14:textId="77777777" w:rsidR="00D80D8A" w:rsidRDefault="00BE6280">
            <w:pPr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도달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b/>
                <w:bCs/>
              </w:rPr>
              <w:t>티어</w:t>
            </w:r>
            <w:proofErr w:type="spellEnd"/>
          </w:p>
        </w:tc>
        <w:tc>
          <w:tcPr>
            <w:tcW w:w="201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BE9E3F" w14:textId="77777777" w:rsidR="00D80D8A" w:rsidRDefault="00BE6280">
            <w:pPr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핵심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요구</w:t>
            </w:r>
          </w:p>
        </w:tc>
        <w:tc>
          <w:tcPr>
            <w:tcW w:w="261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C9B598" w14:textId="77777777" w:rsidR="00D80D8A" w:rsidRDefault="00BE6280">
            <w:pPr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권장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모델</w:t>
            </w:r>
          </w:p>
        </w:tc>
        <w:tc>
          <w:tcPr>
            <w:tcW w:w="276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4878D6" w14:textId="77777777" w:rsidR="00D80D8A" w:rsidRDefault="00BE6280">
            <w:pPr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근거</w:t>
            </w:r>
          </w:p>
        </w:tc>
      </w:tr>
      <w:tr w:rsidR="00D80D8A" w14:paraId="6DFFFAAA" w14:textId="77777777"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DD5C6A" w14:textId="77777777" w:rsidR="00D80D8A" w:rsidRDefault="00BE6280">
            <w:r>
              <w:rPr>
                <w:rFonts w:ascii="Arial Unicode MS" w:eastAsia="Arial Unicode MS" w:hAnsi="Arial Unicode MS" w:cs="Arial Unicode MS"/>
                <w:b/>
                <w:bCs/>
              </w:rPr>
              <w:t>대형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오픈소스</w:t>
            </w:r>
          </w:p>
        </w:tc>
        <w:tc>
          <w:tcPr>
            <w:tcW w:w="20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2F1B89" w14:textId="77777777" w:rsidR="00D80D8A" w:rsidRDefault="00BE6280">
            <w:r>
              <w:rPr>
                <w:rFonts w:ascii="Arial Unicode MS" w:eastAsia="Arial Unicode MS" w:hAnsi="Arial Unicode MS" w:cs="Arial Unicode MS"/>
              </w:rPr>
              <w:t>범용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최고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성능</w:t>
            </w:r>
          </w:p>
        </w:tc>
        <w:tc>
          <w:tcPr>
            <w:tcW w:w="26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40261F" w14:textId="77777777" w:rsidR="00D80D8A" w:rsidRPr="00633BE3" w:rsidRDefault="00BE6280">
            <w:pPr>
              <w:rPr>
                <w:lang w:val="en-US"/>
              </w:rPr>
            </w:pPr>
            <w:proofErr w:type="spellStart"/>
            <w:r w:rsidRPr="00633BE3">
              <w:rPr>
                <w:lang w:val="en-US"/>
              </w:rPr>
              <w:t>DeepSeek</w:t>
            </w:r>
            <w:proofErr w:type="spellEnd"/>
            <w:r w:rsidRPr="00633BE3">
              <w:rPr>
                <w:lang w:val="en-US"/>
              </w:rPr>
              <w:t xml:space="preserve"> </w:t>
            </w:r>
            <w:proofErr w:type="gramStart"/>
            <w:r w:rsidRPr="00633BE3">
              <w:rPr>
                <w:lang w:val="en-US"/>
              </w:rPr>
              <w:t>V3.2 /</w:t>
            </w:r>
            <w:proofErr w:type="gramEnd"/>
            <w:r w:rsidRPr="00633BE3">
              <w:rPr>
                <w:lang w:val="en-US"/>
              </w:rPr>
              <w:t xml:space="preserve"> R1, </w:t>
            </w:r>
            <w:proofErr w:type="spellStart"/>
            <w:r w:rsidRPr="00633BE3">
              <w:rPr>
                <w:lang w:val="en-US"/>
              </w:rPr>
              <w:t>Llama</w:t>
            </w:r>
            <w:proofErr w:type="spellEnd"/>
            <w:r w:rsidRPr="00633BE3">
              <w:rPr>
                <w:lang w:val="en-US"/>
              </w:rPr>
              <w:t xml:space="preserve"> 4 </w:t>
            </w:r>
            <w:proofErr w:type="spellStart"/>
            <w:r w:rsidRPr="00633BE3">
              <w:rPr>
                <w:lang w:val="en-US"/>
              </w:rPr>
              <w:t>Maverick</w:t>
            </w:r>
            <w:proofErr w:type="spellEnd"/>
          </w:p>
        </w:tc>
        <w:tc>
          <w:tcPr>
            <w:tcW w:w="27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033473" w14:textId="77777777" w:rsidR="00D80D8A" w:rsidRDefault="00BE6280">
            <w:r>
              <w:rPr>
                <w:rFonts w:ascii="Arial Unicode MS" w:eastAsia="Arial Unicode MS" w:hAnsi="Arial Unicode MS" w:cs="Arial Unicode MS"/>
              </w:rPr>
              <w:t>MIT(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DeepSeek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>)</w:t>
            </w:r>
            <w:r>
              <w:rPr>
                <w:rFonts w:ascii="Arial Unicode MS" w:eastAsia="Arial Unicode MS" w:hAnsi="Arial Unicode MS" w:cs="Arial Unicode MS"/>
              </w:rPr>
              <w:t>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상업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사용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자유</w:t>
            </w:r>
            <w:r>
              <w:rPr>
                <w:rFonts w:ascii="Arial Unicode MS" w:eastAsia="Arial Unicode MS" w:hAnsi="Arial Unicode MS" w:cs="Arial Unicode MS"/>
              </w:rPr>
              <w:t xml:space="preserve">.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Llama</w:t>
            </w:r>
            <w:r>
              <w:rPr>
                <w:rFonts w:ascii="Arial Unicode MS" w:eastAsia="Arial Unicode MS" w:hAnsi="Arial Unicode MS" w:cs="Arial Unicode MS"/>
              </w:rPr>
              <w:t>는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커</w:t>
            </w:r>
            <w:r>
              <w:rPr>
                <w:rFonts w:ascii="Arial Unicode MS" w:eastAsia="Arial Unicode MS" w:hAnsi="Arial Unicode MS" w:cs="Arial Unicode MS"/>
              </w:rPr>
              <w:t>뮤니티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라이선스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확인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필수</w:t>
            </w:r>
            <w:r>
              <w:rPr>
                <w:rFonts w:ascii="Arial Unicode MS" w:eastAsia="Arial Unicode MS" w:hAnsi="Arial Unicode MS" w:cs="Arial Unicode MS"/>
              </w:rPr>
              <w:t>.</w:t>
            </w:r>
          </w:p>
        </w:tc>
      </w:tr>
      <w:tr w:rsidR="00D80D8A" w14:paraId="644343E3" w14:textId="77777777"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4040A6" w14:textId="77777777" w:rsidR="00D80D8A" w:rsidRDefault="00BE6280">
            <w:r>
              <w:rPr>
                <w:rFonts w:ascii="Arial Unicode MS" w:eastAsia="Arial Unicode MS" w:hAnsi="Arial Unicode MS" w:cs="Arial Unicode MS"/>
                <w:b/>
                <w:bCs/>
              </w:rPr>
              <w:lastRenderedPageBreak/>
              <w:t>대형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오픈소스</w:t>
            </w:r>
          </w:p>
        </w:tc>
        <w:tc>
          <w:tcPr>
            <w:tcW w:w="20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FCE192" w14:textId="77777777" w:rsidR="00D80D8A" w:rsidRDefault="00BE6280">
            <w:proofErr w:type="spellStart"/>
            <w:r>
              <w:rPr>
                <w:rFonts w:ascii="Arial Unicode MS" w:eastAsia="Arial Unicode MS" w:hAnsi="Arial Unicode MS" w:cs="Arial Unicode MS"/>
              </w:rPr>
              <w:t>고복잡도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추론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특화</w:t>
            </w:r>
          </w:p>
        </w:tc>
        <w:tc>
          <w:tcPr>
            <w:tcW w:w="26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665987" w14:textId="77777777" w:rsidR="00D80D8A" w:rsidRDefault="00BE6280">
            <w:proofErr w:type="spellStart"/>
            <w:r>
              <w:t>DeepSeek</w:t>
            </w:r>
            <w:proofErr w:type="spellEnd"/>
            <w:r>
              <w:t xml:space="preserve"> R1</w:t>
            </w:r>
          </w:p>
        </w:tc>
        <w:tc>
          <w:tcPr>
            <w:tcW w:w="27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8598CA" w14:textId="77777777" w:rsidR="00D80D8A" w:rsidRDefault="00BE6280">
            <w:r>
              <w:rPr>
                <w:rFonts w:ascii="Arial Unicode MS" w:eastAsia="Arial Unicode MS" w:hAnsi="Arial Unicode MS" w:cs="Arial Unicode MS"/>
              </w:rPr>
              <w:t>o1</w:t>
            </w:r>
            <w:r>
              <w:rPr>
                <w:rFonts w:ascii="Arial Unicode MS" w:eastAsia="Arial Unicode MS" w:hAnsi="Arial Unicode MS" w:cs="Arial Unicode MS"/>
              </w:rPr>
              <w:t>급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추론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성능</w:t>
            </w:r>
            <w:r>
              <w:rPr>
                <w:rFonts w:ascii="Arial Unicode MS" w:eastAsia="Arial Unicode MS" w:hAnsi="Arial Unicode MS" w:cs="Arial Unicode MS"/>
              </w:rPr>
              <w:t xml:space="preserve">.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Reasoning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전용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티어로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배치</w:t>
            </w:r>
            <w:r>
              <w:rPr>
                <w:rFonts w:ascii="Arial Unicode MS" w:eastAsia="Arial Unicode MS" w:hAnsi="Arial Unicode MS" w:cs="Arial Unicode MS"/>
              </w:rPr>
              <w:t>.</w:t>
            </w:r>
          </w:p>
        </w:tc>
      </w:tr>
      <w:tr w:rsidR="00D80D8A" w14:paraId="6E7022E9" w14:textId="77777777"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9058C0" w14:textId="77777777" w:rsidR="00D80D8A" w:rsidRDefault="00BE6280">
            <w:r>
              <w:rPr>
                <w:rFonts w:ascii="Arial Unicode MS" w:eastAsia="Arial Unicode MS" w:hAnsi="Arial Unicode MS" w:cs="Arial Unicode MS"/>
                <w:b/>
                <w:bCs/>
              </w:rPr>
              <w:t>중형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오픈소스</w:t>
            </w:r>
          </w:p>
        </w:tc>
        <w:tc>
          <w:tcPr>
            <w:tcW w:w="20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A965D6" w14:textId="77777777" w:rsidR="00D80D8A" w:rsidRDefault="00BE6280">
            <w:proofErr w:type="spellStart"/>
            <w:r>
              <w:rPr>
                <w:rFonts w:ascii="Arial Unicode MS" w:eastAsia="Arial Unicode MS" w:hAnsi="Arial Unicode MS" w:cs="Arial Unicode MS"/>
              </w:rPr>
              <w:t>다국어</w:t>
            </w:r>
            <w:r>
              <w:rPr>
                <w:rFonts w:ascii="Arial Unicode MS" w:eastAsia="Arial Unicode MS" w:hAnsi="Arial Unicode MS" w:cs="Arial Unicode MS"/>
              </w:rPr>
              <w:t>·</w:t>
            </w:r>
            <w:r>
              <w:rPr>
                <w:rFonts w:ascii="Arial Unicode MS" w:eastAsia="Arial Unicode MS" w:hAnsi="Arial Unicode MS" w:cs="Arial Unicode MS"/>
              </w:rPr>
              <w:t>한국어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품질</w:t>
            </w:r>
          </w:p>
        </w:tc>
        <w:tc>
          <w:tcPr>
            <w:tcW w:w="26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B4A367" w14:textId="77777777" w:rsidR="00D80D8A" w:rsidRDefault="00BE6280">
            <w:proofErr w:type="spellStart"/>
            <w:r>
              <w:rPr>
                <w:rFonts w:ascii="Arial Unicode MS" w:eastAsia="Arial Unicode MS" w:hAnsi="Arial Unicode MS" w:cs="Arial Unicode MS"/>
              </w:rPr>
              <w:t>Qwen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3 </w:t>
            </w:r>
            <w:r>
              <w:rPr>
                <w:rFonts w:ascii="Arial Unicode MS" w:eastAsia="Arial Unicode MS" w:hAnsi="Arial Unicode MS" w:cs="Arial Unicode MS"/>
              </w:rPr>
              <w:t>계열</w:t>
            </w:r>
          </w:p>
        </w:tc>
        <w:tc>
          <w:tcPr>
            <w:tcW w:w="27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ED6608" w14:textId="77777777" w:rsidR="00D80D8A" w:rsidRDefault="00BE6280">
            <w:r>
              <w:rPr>
                <w:rFonts w:ascii="Arial Unicode MS" w:eastAsia="Arial Unicode MS" w:hAnsi="Arial Unicode MS" w:cs="Arial Unicode MS"/>
              </w:rPr>
              <w:t>20</w:t>
            </w:r>
            <w:r>
              <w:rPr>
                <w:rFonts w:ascii="Arial Unicode MS" w:eastAsia="Arial Unicode MS" w:hAnsi="Arial Unicode MS" w:cs="Arial Unicode MS"/>
              </w:rPr>
              <w:t>여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이상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다국어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처리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검증</w:t>
            </w:r>
            <w:r>
              <w:rPr>
                <w:rFonts w:ascii="Arial Unicode MS" w:eastAsia="Arial Unicode MS" w:hAnsi="Arial Unicode MS" w:cs="Arial Unicode MS"/>
              </w:rPr>
              <w:t>. Apache 2.0.</w:t>
            </w:r>
          </w:p>
        </w:tc>
      </w:tr>
      <w:tr w:rsidR="00D80D8A" w14:paraId="727788A6" w14:textId="77777777"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F834F6" w14:textId="77777777" w:rsidR="00D80D8A" w:rsidRDefault="00BE6280">
            <w:r>
              <w:rPr>
                <w:rFonts w:ascii="Arial Unicode MS" w:eastAsia="Arial Unicode MS" w:hAnsi="Arial Unicode MS" w:cs="Arial Unicode MS"/>
                <w:b/>
                <w:bCs/>
              </w:rPr>
              <w:t>중형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오픈소스</w:t>
            </w:r>
          </w:p>
        </w:tc>
        <w:tc>
          <w:tcPr>
            <w:tcW w:w="20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14A5FE" w14:textId="77777777" w:rsidR="00D80D8A" w:rsidRDefault="00BE6280">
            <w:r>
              <w:rPr>
                <w:rFonts w:ascii="Arial Unicode MS" w:eastAsia="Arial Unicode MS" w:hAnsi="Arial Unicode MS" w:cs="Arial Unicode MS"/>
              </w:rPr>
              <w:t>범용</w:t>
            </w:r>
            <w:r>
              <w:rPr>
                <w:rFonts w:ascii="Arial Unicode MS" w:eastAsia="Arial Unicode MS" w:hAnsi="Arial Unicode MS" w:cs="Arial Unicode MS"/>
              </w:rPr>
              <w:t xml:space="preserve"> + </w:t>
            </w:r>
            <w:r>
              <w:rPr>
                <w:rFonts w:ascii="Arial Unicode MS" w:eastAsia="Arial Unicode MS" w:hAnsi="Arial Unicode MS" w:cs="Arial Unicode MS"/>
              </w:rPr>
              <w:t>인프라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효율</w:t>
            </w:r>
          </w:p>
        </w:tc>
        <w:tc>
          <w:tcPr>
            <w:tcW w:w="26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30FF4D" w14:textId="77777777" w:rsidR="00D80D8A" w:rsidRDefault="00BE6280">
            <w:proofErr w:type="spellStart"/>
            <w:r>
              <w:t>Qwen</w:t>
            </w:r>
            <w:proofErr w:type="spellEnd"/>
            <w:r>
              <w:t xml:space="preserve"> 3 32</w:t>
            </w:r>
            <w:proofErr w:type="gramStart"/>
            <w:r>
              <w:t>B /</w:t>
            </w:r>
            <w:proofErr w:type="gramEnd"/>
            <w:r>
              <w:t xml:space="preserve"> </w:t>
            </w:r>
            <w:proofErr w:type="spellStart"/>
            <w:r>
              <w:t>Llama</w:t>
            </w:r>
            <w:proofErr w:type="spellEnd"/>
            <w:r>
              <w:t xml:space="preserve"> 4 </w:t>
            </w:r>
            <w:proofErr w:type="spellStart"/>
            <w:r>
              <w:t>Scout</w:t>
            </w:r>
            <w:proofErr w:type="spellEnd"/>
          </w:p>
        </w:tc>
        <w:tc>
          <w:tcPr>
            <w:tcW w:w="27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BF1AE4" w14:textId="77777777" w:rsidR="00D80D8A" w:rsidRDefault="00BE6280">
            <w:proofErr w:type="spellStart"/>
            <w:r>
              <w:rPr>
                <w:rFonts w:ascii="Arial Unicode MS" w:eastAsia="Arial Unicode MS" w:hAnsi="Arial Unicode MS" w:cs="Arial Unicode MS"/>
              </w:rPr>
              <w:t>MoE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구조로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제한된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VRAM</w:t>
            </w:r>
            <w:r>
              <w:rPr>
                <w:rFonts w:ascii="Arial Unicode MS" w:eastAsia="Arial Unicode MS" w:hAnsi="Arial Unicode MS" w:cs="Arial Unicode MS"/>
              </w:rPr>
              <w:t>에서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운용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가능</w:t>
            </w:r>
            <w:r>
              <w:rPr>
                <w:rFonts w:ascii="Arial Unicode MS" w:eastAsia="Arial Unicode MS" w:hAnsi="Arial Unicode MS" w:cs="Arial Unicode MS"/>
              </w:rPr>
              <w:t xml:space="preserve">. </w:t>
            </w:r>
            <w:r>
              <w:rPr>
                <w:rFonts w:ascii="Arial Unicode MS" w:eastAsia="Arial Unicode MS" w:hAnsi="Arial Unicode MS" w:cs="Arial Unicode MS"/>
              </w:rPr>
              <w:t>양자화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적용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검토</w:t>
            </w:r>
            <w:r>
              <w:rPr>
                <w:rFonts w:ascii="Arial Unicode MS" w:eastAsia="Arial Unicode MS" w:hAnsi="Arial Unicode MS" w:cs="Arial Unicode MS"/>
              </w:rPr>
              <w:t>.</w:t>
            </w:r>
          </w:p>
        </w:tc>
      </w:tr>
      <w:tr w:rsidR="00D80D8A" w14:paraId="79122927" w14:textId="77777777"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C230C1" w14:textId="77777777" w:rsidR="00D80D8A" w:rsidRDefault="00BE6280">
            <w:r>
              <w:rPr>
                <w:rFonts w:ascii="Arial Unicode MS" w:eastAsia="Arial Unicode MS" w:hAnsi="Arial Unicode MS" w:cs="Arial Unicode MS"/>
                <w:b/>
                <w:bCs/>
              </w:rPr>
              <w:t>경량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오픈소스</w:t>
            </w:r>
          </w:p>
        </w:tc>
        <w:tc>
          <w:tcPr>
            <w:tcW w:w="20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D53E0C" w14:textId="77777777" w:rsidR="00D80D8A" w:rsidRDefault="00BE6280">
            <w:r>
              <w:rPr>
                <w:rFonts w:ascii="Arial Unicode MS" w:eastAsia="Arial Unicode MS" w:hAnsi="Arial Unicode MS" w:cs="Arial Unicode MS"/>
              </w:rPr>
              <w:t>의도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분류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라우팅</w:t>
            </w:r>
          </w:p>
        </w:tc>
        <w:tc>
          <w:tcPr>
            <w:tcW w:w="26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BA156B" w14:textId="77777777" w:rsidR="00D80D8A" w:rsidRDefault="00BE6280">
            <w:proofErr w:type="spellStart"/>
            <w:r>
              <w:t>Llama</w:t>
            </w:r>
            <w:proofErr w:type="spellEnd"/>
            <w:r>
              <w:t xml:space="preserve"> 4 </w:t>
            </w:r>
            <w:proofErr w:type="spellStart"/>
            <w:proofErr w:type="gramStart"/>
            <w:r>
              <w:t>Lite</w:t>
            </w:r>
            <w:proofErr w:type="spellEnd"/>
            <w:r>
              <w:t xml:space="preserve"> /</w:t>
            </w:r>
            <w:proofErr w:type="gramEnd"/>
            <w:r>
              <w:t xml:space="preserve"> </w:t>
            </w:r>
            <w:proofErr w:type="spellStart"/>
            <w:r>
              <w:t>Gemma</w:t>
            </w:r>
            <w:proofErr w:type="spellEnd"/>
            <w:r>
              <w:t xml:space="preserve"> 3</w:t>
            </w:r>
          </w:p>
        </w:tc>
        <w:tc>
          <w:tcPr>
            <w:tcW w:w="27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D49983" w14:textId="77777777" w:rsidR="00D80D8A" w:rsidRDefault="00BE6280">
            <w:r>
              <w:rPr>
                <w:rFonts w:ascii="Arial Unicode MS" w:eastAsia="Arial Unicode MS" w:hAnsi="Arial Unicode MS" w:cs="Arial Unicode MS"/>
              </w:rPr>
              <w:t>보급형</w:t>
            </w:r>
            <w:r>
              <w:rPr>
                <w:rFonts w:ascii="Arial Unicode MS" w:eastAsia="Arial Unicode MS" w:hAnsi="Arial Unicode MS" w:cs="Arial Unicode MS"/>
              </w:rPr>
              <w:t xml:space="preserve"> GPU </w:t>
            </w:r>
            <w:r>
              <w:rPr>
                <w:rFonts w:ascii="Arial Unicode MS" w:eastAsia="Arial Unicode MS" w:hAnsi="Arial Unicode MS" w:cs="Arial Unicode MS"/>
              </w:rPr>
              <w:t>또는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CPU</w:t>
            </w:r>
            <w:r>
              <w:rPr>
                <w:rFonts w:ascii="Arial Unicode MS" w:eastAsia="Arial Unicode MS" w:hAnsi="Arial Unicode MS" w:cs="Arial Unicode MS"/>
              </w:rPr>
              <w:t>로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구동</w:t>
            </w:r>
            <w:r>
              <w:rPr>
                <w:rFonts w:ascii="Arial Unicode MS" w:eastAsia="Arial Unicode MS" w:hAnsi="Arial Unicode MS" w:cs="Arial Unicode MS"/>
              </w:rPr>
              <w:t xml:space="preserve">. </w:t>
            </w:r>
            <w:r>
              <w:rPr>
                <w:rFonts w:ascii="Arial Unicode MS" w:eastAsia="Arial Unicode MS" w:hAnsi="Arial Unicode MS" w:cs="Arial Unicode MS"/>
              </w:rPr>
              <w:t>프로토타이핑에도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적합</w:t>
            </w:r>
            <w:r>
              <w:rPr>
                <w:rFonts w:ascii="Arial Unicode MS" w:eastAsia="Arial Unicode MS" w:hAnsi="Arial Unicode MS" w:cs="Arial Unicode MS"/>
              </w:rPr>
              <w:t>.</w:t>
            </w:r>
          </w:p>
        </w:tc>
      </w:tr>
    </w:tbl>
    <w:p w14:paraId="48C1B308" w14:textId="77777777" w:rsidR="00D80D8A" w:rsidRDefault="00BE6280">
      <w:pPr>
        <w:pStyle w:val="4"/>
      </w:pPr>
      <w:bookmarkStart w:id="42" w:name="_1ad4e32kjwn1" w:colFirst="0" w:colLast="0"/>
      <w:bookmarkEnd w:id="42"/>
      <w:r>
        <w:rPr>
          <w:rFonts w:ascii="Arial Unicode MS" w:eastAsia="Arial Unicode MS" w:hAnsi="Arial Unicode MS" w:cs="Arial Unicode MS"/>
        </w:rPr>
        <w:t>상용</w:t>
      </w:r>
      <w:r>
        <w:rPr>
          <w:rFonts w:ascii="Arial Unicode MS" w:eastAsia="Arial Unicode MS" w:hAnsi="Arial Unicode MS" w:cs="Arial Unicode MS"/>
        </w:rPr>
        <w:t xml:space="preserve"> API </w:t>
      </w:r>
      <w:proofErr w:type="spellStart"/>
      <w:r>
        <w:rPr>
          <w:rFonts w:ascii="Arial Unicode MS" w:eastAsia="Arial Unicode MS" w:hAnsi="Arial Unicode MS" w:cs="Arial Unicode MS"/>
        </w:rPr>
        <w:t>티어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매칭</w:t>
      </w:r>
    </w:p>
    <w:tbl>
      <w:tblPr>
        <w:tblStyle w:val="aff1"/>
        <w:tblW w:w="894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350"/>
        <w:gridCol w:w="2295"/>
        <w:gridCol w:w="3060"/>
        <w:gridCol w:w="2235"/>
      </w:tblGrid>
      <w:tr w:rsidR="00D80D8A" w14:paraId="54DCD03C" w14:textId="77777777">
        <w:trPr>
          <w:tblHeader/>
        </w:trPr>
        <w:tc>
          <w:tcPr>
            <w:tcW w:w="13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FE091B" w14:textId="77777777" w:rsidR="00D80D8A" w:rsidRDefault="00BE6280">
            <w:pPr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도달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b/>
                <w:bCs/>
              </w:rPr>
              <w:t>티어</w:t>
            </w:r>
            <w:proofErr w:type="spellEnd"/>
          </w:p>
        </w:tc>
        <w:tc>
          <w:tcPr>
            <w:tcW w:w="2295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B02A6D" w14:textId="77777777" w:rsidR="00D80D8A" w:rsidRDefault="00BE6280">
            <w:pPr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핵심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요구</w:t>
            </w:r>
          </w:p>
        </w:tc>
        <w:tc>
          <w:tcPr>
            <w:tcW w:w="306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58545D" w14:textId="77777777" w:rsidR="00D80D8A" w:rsidRDefault="00BE6280">
            <w:pPr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권장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모델</w:t>
            </w:r>
          </w:p>
        </w:tc>
        <w:tc>
          <w:tcPr>
            <w:tcW w:w="2235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A9598A" w14:textId="77777777" w:rsidR="00D80D8A" w:rsidRDefault="00BE6280">
            <w:pPr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근거</w:t>
            </w:r>
          </w:p>
        </w:tc>
      </w:tr>
      <w:tr w:rsidR="00D80D8A" w14:paraId="7670F56D" w14:textId="77777777">
        <w:tc>
          <w:tcPr>
            <w:tcW w:w="13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2D641D" w14:textId="77777777" w:rsidR="00D80D8A" w:rsidRDefault="00BE6280">
            <w:r>
              <w:rPr>
                <w:rFonts w:ascii="Arial Unicode MS" w:eastAsia="Arial Unicode MS" w:hAnsi="Arial Unicode MS" w:cs="Arial Unicode MS"/>
                <w:b/>
                <w:bCs/>
              </w:rPr>
              <w:t>상용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경량</w:t>
            </w:r>
          </w:p>
        </w:tc>
        <w:tc>
          <w:tcPr>
            <w:tcW w:w="22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668FF8" w14:textId="77777777" w:rsidR="00D80D8A" w:rsidRDefault="00BE6280">
            <w:r>
              <w:rPr>
                <w:rFonts w:ascii="Arial Unicode MS" w:eastAsia="Arial Unicode MS" w:hAnsi="Arial Unicode MS" w:cs="Arial Unicode MS"/>
              </w:rPr>
              <w:t>최저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비용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빠른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실험</w:t>
            </w:r>
          </w:p>
        </w:tc>
        <w:tc>
          <w:tcPr>
            <w:tcW w:w="30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ADD1FF" w14:textId="77777777" w:rsidR="00D80D8A" w:rsidRPr="00633BE3" w:rsidRDefault="00BE6280">
            <w:pPr>
              <w:rPr>
                <w:lang w:val="en-US"/>
              </w:rPr>
            </w:pPr>
            <w:proofErr w:type="spellStart"/>
            <w:r w:rsidRPr="00633BE3">
              <w:rPr>
                <w:lang w:val="en-US"/>
              </w:rPr>
              <w:t>Gemini</w:t>
            </w:r>
            <w:proofErr w:type="spellEnd"/>
            <w:r w:rsidRPr="00633BE3">
              <w:rPr>
                <w:lang w:val="en-US"/>
              </w:rPr>
              <w:t xml:space="preserve"> 2.5 </w:t>
            </w:r>
            <w:proofErr w:type="spellStart"/>
            <w:r w:rsidRPr="00633BE3">
              <w:rPr>
                <w:lang w:val="en-US"/>
              </w:rPr>
              <w:t>Flash</w:t>
            </w:r>
            <w:proofErr w:type="spellEnd"/>
            <w:r w:rsidRPr="00633BE3">
              <w:rPr>
                <w:lang w:val="en-US"/>
              </w:rPr>
              <w:t xml:space="preserve">, </w:t>
            </w:r>
            <w:proofErr w:type="spellStart"/>
            <w:r w:rsidRPr="00633BE3">
              <w:rPr>
                <w:lang w:val="en-US"/>
              </w:rPr>
              <w:t>DeepSeek</w:t>
            </w:r>
            <w:proofErr w:type="spellEnd"/>
            <w:r w:rsidRPr="00633BE3">
              <w:rPr>
                <w:lang w:val="en-US"/>
              </w:rPr>
              <w:t xml:space="preserve"> V3.2 API, GPT-4.1 </w:t>
            </w:r>
            <w:proofErr w:type="spellStart"/>
            <w:r w:rsidRPr="00633BE3">
              <w:rPr>
                <w:lang w:val="en-US"/>
              </w:rPr>
              <w:t>Nano</w:t>
            </w:r>
            <w:proofErr w:type="spellEnd"/>
          </w:p>
        </w:tc>
        <w:tc>
          <w:tcPr>
            <w:tcW w:w="22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5DE041" w14:textId="77777777" w:rsidR="00D80D8A" w:rsidRDefault="00BE6280">
            <w:r>
              <w:rPr>
                <w:rFonts w:ascii="Arial Unicode MS" w:eastAsia="Arial Unicode MS" w:hAnsi="Arial Unicode MS" w:cs="Arial Unicode MS"/>
              </w:rPr>
              <w:t>초저가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조합</w:t>
            </w:r>
            <w:r>
              <w:rPr>
                <w:rFonts w:ascii="Arial Unicode MS" w:eastAsia="Arial Unicode MS" w:hAnsi="Arial Unicode MS" w:cs="Arial Unicode MS"/>
              </w:rPr>
              <w:t xml:space="preserve">.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PoC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및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빠른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검증에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최적</w:t>
            </w:r>
            <w:r>
              <w:rPr>
                <w:rFonts w:ascii="Arial Unicode MS" w:eastAsia="Arial Unicode MS" w:hAnsi="Arial Unicode MS" w:cs="Arial Unicode MS"/>
              </w:rPr>
              <w:t>.</w:t>
            </w:r>
          </w:p>
        </w:tc>
      </w:tr>
      <w:tr w:rsidR="00D80D8A" w14:paraId="7F0B3CF0" w14:textId="77777777">
        <w:tc>
          <w:tcPr>
            <w:tcW w:w="13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84524D" w14:textId="77777777" w:rsidR="00D80D8A" w:rsidRDefault="00BE6280">
            <w:r>
              <w:rPr>
                <w:rFonts w:ascii="Arial Unicode MS" w:eastAsia="Arial Unicode MS" w:hAnsi="Arial Unicode MS" w:cs="Arial Unicode MS"/>
                <w:b/>
                <w:bCs/>
              </w:rPr>
              <w:t>상용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범용</w:t>
            </w:r>
          </w:p>
        </w:tc>
        <w:tc>
          <w:tcPr>
            <w:tcW w:w="22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564FFA" w14:textId="77777777" w:rsidR="00D80D8A" w:rsidRDefault="00BE6280">
            <w:proofErr w:type="spellStart"/>
            <w:r>
              <w:rPr>
                <w:rFonts w:ascii="Arial Unicode MS" w:eastAsia="Arial Unicode MS" w:hAnsi="Arial Unicode MS" w:cs="Arial Unicode MS"/>
              </w:rPr>
              <w:t>한국어</w:t>
            </w:r>
            <w:r>
              <w:rPr>
                <w:rFonts w:ascii="Arial Unicode MS" w:eastAsia="Arial Unicode MS" w:hAnsi="Arial Unicode MS" w:cs="Arial Unicode MS"/>
              </w:rPr>
              <w:t>·</w:t>
            </w:r>
            <w:r>
              <w:rPr>
                <w:rFonts w:ascii="Arial Unicode MS" w:eastAsia="Arial Unicode MS" w:hAnsi="Arial Unicode MS" w:cs="Arial Unicode MS"/>
              </w:rPr>
              <w:t>코딩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품질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우선</w:t>
            </w:r>
          </w:p>
        </w:tc>
        <w:tc>
          <w:tcPr>
            <w:tcW w:w="30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471B42" w14:textId="77777777" w:rsidR="00D80D8A" w:rsidRDefault="00BE6280">
            <w:proofErr w:type="spellStart"/>
            <w:r>
              <w:t>Claude</w:t>
            </w:r>
            <w:proofErr w:type="spellEnd"/>
            <w:r>
              <w:t xml:space="preserve"> </w:t>
            </w:r>
            <w:proofErr w:type="spellStart"/>
            <w:r>
              <w:t>Sonnet</w:t>
            </w:r>
            <w:proofErr w:type="spellEnd"/>
            <w:r>
              <w:t xml:space="preserve"> 4.6</w:t>
            </w:r>
          </w:p>
        </w:tc>
        <w:tc>
          <w:tcPr>
            <w:tcW w:w="22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EDB37B" w14:textId="77777777" w:rsidR="00D80D8A" w:rsidRDefault="00BE6280">
            <w:r>
              <w:rPr>
                <w:rFonts w:ascii="Arial Unicode MS" w:eastAsia="Arial Unicode MS" w:hAnsi="Arial Unicode MS" w:cs="Arial Unicode MS"/>
              </w:rPr>
              <w:t>한국어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생성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품질</w:t>
            </w:r>
            <w:r>
              <w:rPr>
                <w:rFonts w:ascii="Arial Unicode MS" w:eastAsia="Arial Unicode MS" w:hAnsi="Arial Unicode MS" w:cs="Arial Unicode MS"/>
              </w:rPr>
              <w:t>·</w:t>
            </w:r>
            <w:r>
              <w:rPr>
                <w:rFonts w:ascii="Arial Unicode MS" w:eastAsia="Arial Unicode MS" w:hAnsi="Arial Unicode MS" w:cs="Arial Unicode MS"/>
              </w:rPr>
              <w:t>코딩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우수</w:t>
            </w:r>
            <w:r>
              <w:rPr>
                <w:rFonts w:ascii="Arial Unicode MS" w:eastAsia="Arial Unicode MS" w:hAnsi="Arial Unicode MS" w:cs="Arial Unicode MS"/>
              </w:rPr>
              <w:t>. $3/$15</w:t>
            </w:r>
            <w:r>
              <w:rPr>
                <w:rFonts w:ascii="Arial Unicode MS" w:eastAsia="Arial Unicode MS" w:hAnsi="Arial Unicode MS" w:cs="Arial Unicode MS"/>
              </w:rPr>
              <w:t>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합리적</w:t>
            </w:r>
            <w:r>
              <w:rPr>
                <w:rFonts w:ascii="Arial Unicode MS" w:eastAsia="Arial Unicode MS" w:hAnsi="Arial Unicode MS" w:cs="Arial Unicode MS"/>
              </w:rPr>
              <w:t>.</w:t>
            </w:r>
          </w:p>
        </w:tc>
      </w:tr>
      <w:tr w:rsidR="00D80D8A" w14:paraId="2E1D358F" w14:textId="77777777">
        <w:tc>
          <w:tcPr>
            <w:tcW w:w="13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2DB96C" w14:textId="77777777" w:rsidR="00D80D8A" w:rsidRDefault="00BE6280">
            <w:r>
              <w:rPr>
                <w:rFonts w:ascii="Arial Unicode MS" w:eastAsia="Arial Unicode MS" w:hAnsi="Arial Unicode MS" w:cs="Arial Unicode MS"/>
                <w:b/>
                <w:bCs/>
              </w:rPr>
              <w:t>상용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범용</w:t>
            </w:r>
          </w:p>
        </w:tc>
        <w:tc>
          <w:tcPr>
            <w:tcW w:w="22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2F565B" w14:textId="77777777" w:rsidR="00D80D8A" w:rsidRDefault="00BE6280">
            <w:proofErr w:type="spellStart"/>
            <w:r>
              <w:rPr>
                <w:rFonts w:ascii="Arial Unicode MS" w:eastAsia="Arial Unicode MS" w:hAnsi="Arial Unicode MS" w:cs="Arial Unicode MS"/>
              </w:rPr>
              <w:t>장문</w:t>
            </w:r>
            <w:r>
              <w:rPr>
                <w:rFonts w:ascii="Arial Unicode MS" w:eastAsia="Arial Unicode MS" w:hAnsi="Arial Unicode MS" w:cs="Arial Unicode MS"/>
              </w:rPr>
              <w:t>·</w:t>
            </w:r>
            <w:r>
              <w:rPr>
                <w:rFonts w:ascii="Arial Unicode MS" w:eastAsia="Arial Unicode MS" w:hAnsi="Arial Unicode MS" w:cs="Arial Unicode MS"/>
              </w:rPr>
              <w:t>멀티모달</w:t>
            </w:r>
            <w:r>
              <w:rPr>
                <w:rFonts w:ascii="Arial Unicode MS" w:eastAsia="Arial Unicode MS" w:hAnsi="Arial Unicode MS" w:cs="Arial Unicode MS"/>
              </w:rPr>
              <w:t>·</w:t>
            </w:r>
            <w:r>
              <w:rPr>
                <w:rFonts w:ascii="Arial Unicode MS" w:eastAsia="Arial Unicode MS" w:hAnsi="Arial Unicode MS" w:cs="Arial Unicode MS"/>
              </w:rPr>
              <w:t>범용</w:t>
            </w:r>
            <w:proofErr w:type="spellEnd"/>
          </w:p>
        </w:tc>
        <w:tc>
          <w:tcPr>
            <w:tcW w:w="30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1086BF" w14:textId="77777777" w:rsidR="00D80D8A" w:rsidRDefault="00BE6280">
            <w:r>
              <w:t>GPT-</w:t>
            </w:r>
            <w:proofErr w:type="gramStart"/>
            <w:r>
              <w:t>5 /</w:t>
            </w:r>
            <w:proofErr w:type="gramEnd"/>
            <w:r>
              <w:t xml:space="preserve"> </w:t>
            </w:r>
            <w:proofErr w:type="spellStart"/>
            <w:r>
              <w:t>Gemini</w:t>
            </w:r>
            <w:proofErr w:type="spellEnd"/>
            <w:r>
              <w:t xml:space="preserve"> 2.5 </w:t>
            </w:r>
            <w:proofErr w:type="spellStart"/>
            <w:r>
              <w:t>Pro</w:t>
            </w:r>
            <w:proofErr w:type="spellEnd"/>
          </w:p>
        </w:tc>
        <w:tc>
          <w:tcPr>
            <w:tcW w:w="22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0E353D" w14:textId="77777777" w:rsidR="00D80D8A" w:rsidRDefault="00BE6280">
            <w:r>
              <w:rPr>
                <w:rFonts w:ascii="Arial Unicode MS" w:eastAsia="Arial Unicode MS" w:hAnsi="Arial Unicode MS" w:cs="Arial Unicode MS"/>
              </w:rPr>
              <w:t xml:space="preserve">$1.25/$10 </w:t>
            </w:r>
            <w:r>
              <w:rPr>
                <w:rFonts w:ascii="Arial Unicode MS" w:eastAsia="Arial Unicode MS" w:hAnsi="Arial Unicode MS" w:cs="Arial Unicode MS"/>
              </w:rPr>
              <w:t>가성비</w:t>
            </w:r>
            <w:r>
              <w:rPr>
                <w:rFonts w:ascii="Arial Unicode MS" w:eastAsia="Arial Unicode MS" w:hAnsi="Arial Unicode MS" w:cs="Arial Unicode MS"/>
              </w:rPr>
              <w:t xml:space="preserve">. </w:t>
            </w:r>
            <w:r>
              <w:rPr>
                <w:rFonts w:ascii="Arial Unicode MS" w:eastAsia="Arial Unicode MS" w:hAnsi="Arial Unicode MS" w:cs="Arial Unicode MS"/>
              </w:rPr>
              <w:t>대용량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컨텍스트</w:t>
            </w:r>
            <w:r>
              <w:rPr>
                <w:rFonts w:ascii="Arial Unicode MS" w:eastAsia="Arial Unicode MS" w:hAnsi="Arial Unicode MS" w:cs="Arial Unicode MS"/>
              </w:rPr>
              <w:t>.</w:t>
            </w:r>
          </w:p>
        </w:tc>
      </w:tr>
      <w:tr w:rsidR="00D80D8A" w14:paraId="385E59CB" w14:textId="77777777">
        <w:tc>
          <w:tcPr>
            <w:tcW w:w="13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9C84F8" w14:textId="77777777" w:rsidR="00D80D8A" w:rsidRDefault="00BE6280">
            <w:r>
              <w:rPr>
                <w:rFonts w:ascii="Arial Unicode MS" w:eastAsia="Arial Unicode MS" w:hAnsi="Arial Unicode MS" w:cs="Arial Unicode MS"/>
                <w:b/>
                <w:bCs/>
              </w:rPr>
              <w:t>상용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범용</w:t>
            </w:r>
          </w:p>
        </w:tc>
        <w:tc>
          <w:tcPr>
            <w:tcW w:w="22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A5E5A6" w14:textId="77777777" w:rsidR="00D80D8A" w:rsidRDefault="00BE6280">
            <w:r>
              <w:rPr>
                <w:rFonts w:ascii="Arial Unicode MS" w:eastAsia="Arial Unicode MS" w:hAnsi="Arial Unicode MS" w:cs="Arial Unicode MS"/>
              </w:rPr>
              <w:t>낮은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비용</w:t>
            </w:r>
            <w:r>
              <w:rPr>
                <w:rFonts w:ascii="Arial Unicode MS" w:eastAsia="Arial Unicode MS" w:hAnsi="Arial Unicode MS" w:cs="Arial Unicode MS"/>
              </w:rPr>
              <w:t>·</w:t>
            </w:r>
            <w:r>
              <w:rPr>
                <w:rFonts w:ascii="Arial Unicode MS" w:eastAsia="Arial Unicode MS" w:hAnsi="Arial Unicode MS" w:cs="Arial Unicode MS"/>
              </w:rPr>
              <w:t>빠른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응답</w:t>
            </w:r>
          </w:p>
        </w:tc>
        <w:tc>
          <w:tcPr>
            <w:tcW w:w="30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67FD0D" w14:textId="77777777" w:rsidR="00D80D8A" w:rsidRDefault="00BE6280">
            <w:proofErr w:type="spellStart"/>
            <w:r>
              <w:t>Gemini</w:t>
            </w:r>
            <w:proofErr w:type="spellEnd"/>
            <w:r>
              <w:t xml:space="preserve"> 2.5 </w:t>
            </w:r>
            <w:proofErr w:type="spellStart"/>
            <w:proofErr w:type="gramStart"/>
            <w:r>
              <w:t>Flash</w:t>
            </w:r>
            <w:proofErr w:type="spellEnd"/>
            <w:r>
              <w:t xml:space="preserve"> /</w:t>
            </w:r>
            <w:proofErr w:type="gramEnd"/>
            <w:r>
              <w:t xml:space="preserve"> GPT-4.1 </w:t>
            </w:r>
            <w:proofErr w:type="spellStart"/>
            <w:r>
              <w:t>mini</w:t>
            </w:r>
            <w:proofErr w:type="spellEnd"/>
          </w:p>
        </w:tc>
        <w:tc>
          <w:tcPr>
            <w:tcW w:w="22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63BD35" w14:textId="77777777" w:rsidR="00D80D8A" w:rsidRDefault="00BE6280">
            <w:r>
              <w:rPr>
                <w:rFonts w:ascii="Arial Unicode MS" w:eastAsia="Arial Unicode MS" w:hAnsi="Arial Unicode MS" w:cs="Arial Unicode MS"/>
              </w:rPr>
              <w:t>경량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상용으로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비용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최적화</w:t>
            </w:r>
            <w:r>
              <w:rPr>
                <w:rFonts w:ascii="Arial Unicode MS" w:eastAsia="Arial Unicode MS" w:hAnsi="Arial Unicode MS" w:cs="Arial Unicode MS"/>
              </w:rPr>
              <w:t xml:space="preserve">. </w:t>
            </w:r>
            <w:r>
              <w:rPr>
                <w:rFonts w:ascii="Arial Unicode MS" w:eastAsia="Arial Unicode MS" w:hAnsi="Arial Unicode MS" w:cs="Arial Unicode MS"/>
              </w:rPr>
              <w:t>범용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티어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예산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고속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처리</w:t>
            </w:r>
            <w:r>
              <w:rPr>
                <w:rFonts w:ascii="Arial Unicode MS" w:eastAsia="Arial Unicode MS" w:hAnsi="Arial Unicode MS" w:cs="Arial Unicode MS"/>
              </w:rPr>
              <w:t>.</w:t>
            </w:r>
          </w:p>
        </w:tc>
      </w:tr>
      <w:tr w:rsidR="00D80D8A" w14:paraId="26295311" w14:textId="77777777">
        <w:tc>
          <w:tcPr>
            <w:tcW w:w="13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A79BC9" w14:textId="77777777" w:rsidR="00D80D8A" w:rsidRDefault="00BE6280">
            <w:r>
              <w:rPr>
                <w:rFonts w:ascii="Arial Unicode MS" w:eastAsia="Arial Unicode MS" w:hAnsi="Arial Unicode MS" w:cs="Arial Unicode MS"/>
                <w:b/>
                <w:bCs/>
              </w:rPr>
              <w:t>상용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플래그십</w:t>
            </w:r>
          </w:p>
        </w:tc>
        <w:tc>
          <w:tcPr>
            <w:tcW w:w="22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103C18" w14:textId="77777777" w:rsidR="00D80D8A" w:rsidRDefault="00BE6280">
            <w:r>
              <w:rPr>
                <w:rFonts w:ascii="Arial Unicode MS" w:eastAsia="Arial Unicode MS" w:hAnsi="Arial Unicode MS" w:cs="Arial Unicode MS"/>
              </w:rPr>
              <w:t>최고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품질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단일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주력</w:t>
            </w:r>
          </w:p>
        </w:tc>
        <w:tc>
          <w:tcPr>
            <w:tcW w:w="30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DE48E7" w14:textId="77777777" w:rsidR="00D80D8A" w:rsidRPr="00633BE3" w:rsidRDefault="00BE6280">
            <w:pPr>
              <w:rPr>
                <w:lang w:val="en-US"/>
              </w:rPr>
            </w:pPr>
            <w:proofErr w:type="spellStart"/>
            <w:r w:rsidRPr="00633BE3">
              <w:rPr>
                <w:lang w:val="en-US"/>
              </w:rPr>
              <w:t>Claude</w:t>
            </w:r>
            <w:proofErr w:type="spellEnd"/>
            <w:r w:rsidRPr="00633BE3">
              <w:rPr>
                <w:lang w:val="en-US"/>
              </w:rPr>
              <w:t xml:space="preserve"> </w:t>
            </w:r>
            <w:proofErr w:type="spellStart"/>
            <w:r w:rsidRPr="00633BE3">
              <w:rPr>
                <w:lang w:val="en-US"/>
              </w:rPr>
              <w:t>Opus</w:t>
            </w:r>
            <w:proofErr w:type="spellEnd"/>
            <w:r w:rsidRPr="00633BE3">
              <w:rPr>
                <w:lang w:val="en-US"/>
              </w:rPr>
              <w:t xml:space="preserve"> </w:t>
            </w:r>
            <w:proofErr w:type="gramStart"/>
            <w:r w:rsidRPr="00633BE3">
              <w:rPr>
                <w:lang w:val="en-US"/>
              </w:rPr>
              <w:t>4.6 /</w:t>
            </w:r>
            <w:proofErr w:type="gramEnd"/>
            <w:r w:rsidRPr="00633BE3">
              <w:rPr>
                <w:lang w:val="en-US"/>
              </w:rPr>
              <w:t xml:space="preserve"> GPT-5.4 / </w:t>
            </w:r>
            <w:proofErr w:type="spellStart"/>
            <w:r w:rsidRPr="00633BE3">
              <w:rPr>
                <w:lang w:val="en-US"/>
              </w:rPr>
              <w:t>Gemini</w:t>
            </w:r>
            <w:proofErr w:type="spellEnd"/>
            <w:r w:rsidRPr="00633BE3">
              <w:rPr>
                <w:lang w:val="en-US"/>
              </w:rPr>
              <w:t xml:space="preserve"> 3.1 </w:t>
            </w:r>
            <w:proofErr w:type="spellStart"/>
            <w:r w:rsidRPr="00633BE3">
              <w:rPr>
                <w:lang w:val="en-US"/>
              </w:rPr>
              <w:t>Pro</w:t>
            </w:r>
            <w:proofErr w:type="spellEnd"/>
          </w:p>
        </w:tc>
        <w:tc>
          <w:tcPr>
            <w:tcW w:w="22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9F73C6" w14:textId="77777777" w:rsidR="00D80D8A" w:rsidRDefault="00BE6280">
            <w:r>
              <w:rPr>
                <w:rFonts w:ascii="Arial Unicode MS" w:eastAsia="Arial Unicode MS" w:hAnsi="Arial Unicode MS" w:cs="Arial Unicode MS"/>
              </w:rPr>
              <w:t>단일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플래그십으로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일관된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고품질</w:t>
            </w:r>
            <w:r>
              <w:rPr>
                <w:rFonts w:ascii="Arial Unicode MS" w:eastAsia="Arial Unicode MS" w:hAnsi="Arial Unicode MS" w:cs="Arial Unicode MS"/>
              </w:rPr>
              <w:t>.</w:t>
            </w:r>
          </w:p>
        </w:tc>
      </w:tr>
      <w:tr w:rsidR="00D80D8A" w14:paraId="7A6CA799" w14:textId="77777777">
        <w:tc>
          <w:tcPr>
            <w:tcW w:w="13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646861" w14:textId="77777777" w:rsidR="00D80D8A" w:rsidRDefault="00BE6280">
            <w:r>
              <w:rPr>
                <w:rFonts w:ascii="Arial Unicode MS" w:eastAsia="Arial Unicode MS" w:hAnsi="Arial Unicode MS" w:cs="Arial Unicode MS"/>
                <w:b/>
                <w:bCs/>
              </w:rPr>
              <w:t>상용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플래그십</w:t>
            </w:r>
          </w:p>
        </w:tc>
        <w:tc>
          <w:tcPr>
            <w:tcW w:w="22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05035E" w14:textId="77777777" w:rsidR="00D80D8A" w:rsidRDefault="00BE6280">
            <w:proofErr w:type="spellStart"/>
            <w:r>
              <w:rPr>
                <w:rFonts w:ascii="Arial Unicode MS" w:eastAsia="Arial Unicode MS" w:hAnsi="Arial Unicode MS" w:cs="Arial Unicode MS"/>
              </w:rPr>
              <w:t>비용</w:t>
            </w:r>
            <w:r>
              <w:rPr>
                <w:rFonts w:ascii="Arial Unicode MS" w:eastAsia="Arial Unicode MS" w:hAnsi="Arial Unicode MS" w:cs="Arial Unicode MS"/>
              </w:rPr>
              <w:t>·</w:t>
            </w:r>
            <w:r>
              <w:rPr>
                <w:rFonts w:ascii="Arial Unicode MS" w:eastAsia="Arial Unicode MS" w:hAnsi="Arial Unicode MS" w:cs="Arial Unicode MS"/>
              </w:rPr>
              <w:t>품질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균형</w:t>
            </w:r>
            <w:r>
              <w:rPr>
                <w:rFonts w:ascii="Arial Unicode MS" w:eastAsia="Arial Unicode MS" w:hAnsi="Arial Unicode MS" w:cs="Arial Unicode MS"/>
              </w:rPr>
              <w:t xml:space="preserve"> (</w:t>
            </w:r>
            <w:r>
              <w:rPr>
                <w:rFonts w:ascii="Arial Unicode MS" w:eastAsia="Arial Unicode MS" w:hAnsi="Arial Unicode MS" w:cs="Arial Unicode MS"/>
              </w:rPr>
              <w:t>태스크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편차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큼</w:t>
            </w:r>
            <w:r>
              <w:rPr>
                <w:rFonts w:ascii="Arial Unicode MS" w:eastAsia="Arial Unicode MS" w:hAnsi="Arial Unicode MS" w:cs="Arial Unicode MS"/>
              </w:rPr>
              <w:t>)</w:t>
            </w:r>
          </w:p>
        </w:tc>
        <w:tc>
          <w:tcPr>
            <w:tcW w:w="30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5EF47A" w14:textId="77777777" w:rsidR="00D80D8A" w:rsidRDefault="00BE6280">
            <w:r>
              <w:rPr>
                <w:rFonts w:ascii="Arial Unicode MS" w:eastAsia="Arial Unicode MS" w:hAnsi="Arial Unicode MS" w:cs="Arial Unicode MS"/>
              </w:rPr>
              <w:t>플래그십</w:t>
            </w:r>
            <w:r>
              <w:rPr>
                <w:rFonts w:ascii="Arial Unicode MS" w:eastAsia="Arial Unicode MS" w:hAnsi="Arial Unicode MS" w:cs="Arial Unicode MS"/>
              </w:rPr>
              <w:t xml:space="preserve"> + </w:t>
            </w:r>
            <w:r>
              <w:rPr>
                <w:rFonts w:ascii="Arial Unicode MS" w:eastAsia="Arial Unicode MS" w:hAnsi="Arial Unicode MS" w:cs="Arial Unicode MS"/>
              </w:rPr>
              <w:t>경량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라우팅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조합</w:t>
            </w:r>
          </w:p>
        </w:tc>
        <w:tc>
          <w:tcPr>
            <w:tcW w:w="22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D5E988" w14:textId="77777777" w:rsidR="00D80D8A" w:rsidRDefault="00BE6280">
            <w:r>
              <w:rPr>
                <w:rFonts w:ascii="Arial Unicode MS" w:eastAsia="Arial Unicode MS" w:hAnsi="Arial Unicode MS" w:cs="Arial Unicode MS"/>
              </w:rPr>
              <w:t>복잡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요청만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상위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티어로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라우팅</w:t>
            </w:r>
            <w:r>
              <w:rPr>
                <w:rFonts w:ascii="Arial Unicode MS" w:eastAsia="Arial Unicode MS" w:hAnsi="Arial Unicode MS" w:cs="Arial Unicode MS"/>
              </w:rPr>
              <w:t>. 3.4</w:t>
            </w:r>
            <w:r>
              <w:rPr>
                <w:rFonts w:ascii="Arial Unicode MS" w:eastAsia="Arial Unicode MS" w:hAnsi="Arial Unicode MS" w:cs="Arial Unicode MS"/>
              </w:rPr>
              <w:t>절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참조</w:t>
            </w:r>
            <w:r>
              <w:rPr>
                <w:rFonts w:ascii="Arial Unicode MS" w:eastAsia="Arial Unicode MS" w:hAnsi="Arial Unicode MS" w:cs="Arial Unicode MS"/>
              </w:rPr>
              <w:t>.</w:t>
            </w:r>
          </w:p>
        </w:tc>
      </w:tr>
      <w:tr w:rsidR="00D80D8A" w14:paraId="4B42DE77" w14:textId="77777777">
        <w:tc>
          <w:tcPr>
            <w:tcW w:w="13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668454" w14:textId="77777777" w:rsidR="00D80D8A" w:rsidRDefault="00BE6280">
            <w:proofErr w:type="spellStart"/>
            <w:r>
              <w:rPr>
                <w:rFonts w:ascii="Arial Unicode MS" w:eastAsia="Arial Unicode MS" w:hAnsi="Arial Unicode MS" w:cs="Arial Unicode MS"/>
                <w:b/>
                <w:bCs/>
              </w:rPr>
              <w:t>Reasoning</w:t>
            </w:r>
            <w:proofErr w:type="spellEnd"/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특화</w:t>
            </w:r>
          </w:p>
        </w:tc>
        <w:tc>
          <w:tcPr>
            <w:tcW w:w="22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EF6C26" w14:textId="77777777" w:rsidR="00D80D8A" w:rsidRDefault="00BE6280">
            <w:proofErr w:type="spellStart"/>
            <w:r>
              <w:rPr>
                <w:rFonts w:ascii="Arial Unicode MS" w:eastAsia="Arial Unicode MS" w:hAnsi="Arial Unicode MS" w:cs="Arial Unicode MS"/>
              </w:rPr>
              <w:t>고복잡도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추론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필수</w:t>
            </w:r>
            <w:r>
              <w:rPr>
                <w:rFonts w:ascii="Arial Unicode MS" w:eastAsia="Arial Unicode MS" w:hAnsi="Arial Unicode MS" w:cs="Arial Unicode MS"/>
              </w:rPr>
              <w:t xml:space="preserve"> (</w:t>
            </w:r>
            <w:r>
              <w:rPr>
                <w:rFonts w:ascii="Arial Unicode MS" w:eastAsia="Arial Unicode MS" w:hAnsi="Arial Unicode MS" w:cs="Arial Unicode MS"/>
              </w:rPr>
              <w:t>선별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적용</w:t>
            </w:r>
            <w:r>
              <w:rPr>
                <w:rFonts w:ascii="Arial Unicode MS" w:eastAsia="Arial Unicode MS" w:hAnsi="Arial Unicode MS" w:cs="Arial Unicode MS"/>
              </w:rPr>
              <w:t>)</w:t>
            </w:r>
          </w:p>
        </w:tc>
        <w:tc>
          <w:tcPr>
            <w:tcW w:w="30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14BB48" w14:textId="77777777" w:rsidR="00D80D8A" w:rsidRPr="00633BE3" w:rsidRDefault="00BE6280">
            <w:pPr>
              <w:rPr>
                <w:lang w:val="en-US"/>
              </w:rPr>
            </w:pPr>
            <w:r w:rsidRPr="00633BE3">
              <w:rPr>
                <w:lang w:val="en-US"/>
              </w:rPr>
              <w:t>GPT o</w:t>
            </w:r>
            <w:proofErr w:type="gramStart"/>
            <w:r w:rsidRPr="00633BE3">
              <w:rPr>
                <w:lang w:val="en-US"/>
              </w:rPr>
              <w:t>3 /</w:t>
            </w:r>
            <w:proofErr w:type="gramEnd"/>
            <w:r w:rsidRPr="00633BE3">
              <w:rPr>
                <w:lang w:val="en-US"/>
              </w:rPr>
              <w:t xml:space="preserve"> o4-mini / </w:t>
            </w:r>
            <w:proofErr w:type="spellStart"/>
            <w:r w:rsidRPr="00633BE3">
              <w:rPr>
                <w:lang w:val="en-US"/>
              </w:rPr>
              <w:t>Extended</w:t>
            </w:r>
            <w:proofErr w:type="spellEnd"/>
            <w:r w:rsidRPr="00633BE3">
              <w:rPr>
                <w:lang w:val="en-US"/>
              </w:rPr>
              <w:t xml:space="preserve"> </w:t>
            </w:r>
            <w:proofErr w:type="spellStart"/>
            <w:r w:rsidRPr="00633BE3">
              <w:rPr>
                <w:lang w:val="en-US"/>
              </w:rPr>
              <w:t>Thinking</w:t>
            </w:r>
            <w:proofErr w:type="spellEnd"/>
          </w:p>
        </w:tc>
        <w:tc>
          <w:tcPr>
            <w:tcW w:w="22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618BF4" w14:textId="77777777" w:rsidR="00D80D8A" w:rsidRDefault="00BE6280">
            <w:r>
              <w:rPr>
                <w:rFonts w:ascii="Arial Unicode MS" w:eastAsia="Arial Unicode MS" w:hAnsi="Arial Unicode MS" w:cs="Arial Unicode MS"/>
              </w:rPr>
              <w:t>범용으로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충분한지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먼저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검증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후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부족할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때만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전용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티어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편성</w:t>
            </w:r>
            <w:r>
              <w:rPr>
                <w:rFonts w:ascii="Arial Unicode MS" w:eastAsia="Arial Unicode MS" w:hAnsi="Arial Unicode MS" w:cs="Arial Unicode MS"/>
              </w:rPr>
              <w:t xml:space="preserve">.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lastRenderedPageBreak/>
              <w:t>Thinking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토큰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추가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비용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산정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필수</w:t>
            </w:r>
            <w:r>
              <w:rPr>
                <w:rFonts w:ascii="Arial Unicode MS" w:eastAsia="Arial Unicode MS" w:hAnsi="Arial Unicode MS" w:cs="Arial Unicode MS"/>
              </w:rPr>
              <w:t>.</w:t>
            </w:r>
          </w:p>
        </w:tc>
      </w:tr>
    </w:tbl>
    <w:p w14:paraId="5F5D585D" w14:textId="77777777" w:rsidR="00D80D8A" w:rsidRDefault="00BE6280">
      <w:pPr>
        <w:pStyle w:val="4"/>
      </w:pPr>
      <w:bookmarkStart w:id="43" w:name="_2spkvo5lg5ww" w:colFirst="0" w:colLast="0"/>
      <w:bookmarkEnd w:id="43"/>
      <w:r>
        <w:rPr>
          <w:rFonts w:ascii="Arial Unicode MS" w:eastAsia="Arial Unicode MS" w:hAnsi="Arial Unicode MS" w:cs="Arial Unicode MS"/>
        </w:rPr>
        <w:lastRenderedPageBreak/>
        <w:t>보조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필터</w:t>
      </w:r>
      <w:r>
        <w:rPr>
          <w:rFonts w:ascii="Arial Unicode MS" w:eastAsia="Arial Unicode MS" w:hAnsi="Arial Unicode MS" w:cs="Arial Unicode MS"/>
        </w:rPr>
        <w:t xml:space="preserve">: </w:t>
      </w:r>
      <w:r>
        <w:rPr>
          <w:rFonts w:ascii="Arial Unicode MS" w:eastAsia="Arial Unicode MS" w:hAnsi="Arial Unicode MS" w:cs="Arial Unicode MS"/>
        </w:rPr>
        <w:t>특수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요구사항</w:t>
      </w:r>
    </w:p>
    <w:p w14:paraId="1B13DF86" w14:textId="77777777" w:rsidR="00D80D8A" w:rsidRDefault="00BE6280">
      <w:r>
        <w:rPr>
          <w:rFonts w:ascii="Arial Unicode MS" w:eastAsia="Arial Unicode MS" w:hAnsi="Arial Unicode MS" w:cs="Arial Unicode MS"/>
        </w:rPr>
        <w:t>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매칭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테이블로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후보를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좁힌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뒤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아래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특수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요구사항이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해당되면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추가로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후보를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조정한다</w:t>
      </w:r>
      <w:r>
        <w:rPr>
          <w:rFonts w:ascii="Arial Unicode MS" w:eastAsia="Arial Unicode MS" w:hAnsi="Arial Unicode MS" w:cs="Arial Unicode MS"/>
        </w:rPr>
        <w:t>.</w:t>
      </w:r>
    </w:p>
    <w:p w14:paraId="6472D532" w14:textId="77777777" w:rsidR="00D80D8A" w:rsidRDefault="00D80D8A">
      <w:pPr>
        <w:pBdr>
          <w:top w:val="nil"/>
          <w:left w:val="nil"/>
          <w:bottom w:val="nil"/>
          <w:right w:val="nil"/>
          <w:between w:val="nil"/>
        </w:pBdr>
      </w:pPr>
    </w:p>
    <w:tbl>
      <w:tblPr>
        <w:tblStyle w:val="aff2"/>
        <w:tblW w:w="9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05"/>
        <w:gridCol w:w="5760"/>
        <w:gridCol w:w="1035"/>
      </w:tblGrid>
      <w:tr w:rsidR="00D80D8A" w14:paraId="02F9FDCE" w14:textId="77777777">
        <w:trPr>
          <w:tblHeader/>
        </w:trPr>
        <w:tc>
          <w:tcPr>
            <w:tcW w:w="2205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69BDE0" w14:textId="77777777" w:rsidR="00D80D8A" w:rsidRDefault="00BE6280">
            <w:pPr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조건</w:t>
            </w:r>
          </w:p>
        </w:tc>
        <w:tc>
          <w:tcPr>
            <w:tcW w:w="576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A604A2" w14:textId="77777777" w:rsidR="00D80D8A" w:rsidRDefault="00BE6280">
            <w:pPr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권장</w:t>
            </w:r>
          </w:p>
        </w:tc>
        <w:tc>
          <w:tcPr>
            <w:tcW w:w="1035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0C6E8E" w14:textId="77777777" w:rsidR="00D80D8A" w:rsidRDefault="00BE6280">
            <w:pPr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참조</w:t>
            </w:r>
          </w:p>
        </w:tc>
      </w:tr>
      <w:tr w:rsidR="00D80D8A" w14:paraId="32A109CA" w14:textId="77777777">
        <w:tc>
          <w:tcPr>
            <w:tcW w:w="22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8A6E80" w14:textId="77777777" w:rsidR="00D80D8A" w:rsidRDefault="00BE6280">
            <w:r>
              <w:rPr>
                <w:rFonts w:ascii="Arial Unicode MS" w:eastAsia="Arial Unicode MS" w:hAnsi="Arial Unicode MS" w:cs="Arial Unicode MS"/>
              </w:rPr>
              <w:t>실시간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응답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필수</w:t>
            </w:r>
          </w:p>
        </w:tc>
        <w:tc>
          <w:tcPr>
            <w:tcW w:w="57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BDF3DB" w14:textId="77777777" w:rsidR="00D80D8A" w:rsidRDefault="00BE6280">
            <w:r>
              <w:rPr>
                <w:rFonts w:ascii="Arial Unicode MS" w:eastAsia="Arial Unicode MS" w:hAnsi="Arial Unicode MS" w:cs="Arial Unicode MS"/>
              </w:rPr>
              <w:t>경량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모델을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Primary</w:t>
            </w:r>
            <w:r>
              <w:rPr>
                <w:rFonts w:ascii="Arial Unicode MS" w:eastAsia="Arial Unicode MS" w:hAnsi="Arial Unicode MS" w:cs="Arial Unicode MS"/>
              </w:rPr>
              <w:t>로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배치</w:t>
            </w:r>
            <w:r>
              <w:rPr>
                <w:rFonts w:ascii="Arial Unicode MS" w:eastAsia="Arial Unicode MS" w:hAnsi="Arial Unicode MS" w:cs="Arial Unicode MS"/>
              </w:rPr>
              <w:t xml:space="preserve">.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Reasoning</w:t>
            </w:r>
            <w:r>
              <w:rPr>
                <w:rFonts w:ascii="Arial Unicode MS" w:eastAsia="Arial Unicode MS" w:hAnsi="Arial Unicode MS" w:cs="Arial Unicode MS"/>
              </w:rPr>
              <w:t>은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비동기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분리</w:t>
            </w:r>
            <w:r>
              <w:rPr>
                <w:rFonts w:ascii="Arial Unicode MS" w:eastAsia="Arial Unicode MS" w:hAnsi="Arial Unicode MS" w:cs="Arial Unicode MS"/>
              </w:rPr>
              <w:t xml:space="preserve">. TTFT </w:t>
            </w:r>
            <w:r>
              <w:rPr>
                <w:rFonts w:ascii="Arial Unicode MS" w:eastAsia="Arial Unicode MS" w:hAnsi="Arial Unicode MS" w:cs="Arial Unicode MS"/>
              </w:rPr>
              <w:t>실측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필수</w:t>
            </w:r>
            <w:r>
              <w:rPr>
                <w:rFonts w:ascii="Arial Unicode MS" w:eastAsia="Arial Unicode MS" w:hAnsi="Arial Unicode MS" w:cs="Arial Unicode MS"/>
              </w:rPr>
              <w:t>.</w:t>
            </w:r>
          </w:p>
        </w:tc>
        <w:tc>
          <w:tcPr>
            <w:tcW w:w="10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40CA63" w14:textId="77777777" w:rsidR="00D80D8A" w:rsidRDefault="00BE6280">
            <w:r>
              <w:rPr>
                <w:rFonts w:ascii="Arial Unicode MS" w:eastAsia="Arial Unicode MS" w:hAnsi="Arial Unicode MS" w:cs="Arial Unicode MS"/>
              </w:rPr>
              <w:t>3.1.3</w:t>
            </w:r>
            <w:r>
              <w:rPr>
                <w:rFonts w:ascii="Arial Unicode MS" w:eastAsia="Arial Unicode MS" w:hAnsi="Arial Unicode MS" w:cs="Arial Unicode MS"/>
              </w:rPr>
              <w:t>절</w:t>
            </w:r>
          </w:p>
        </w:tc>
      </w:tr>
      <w:tr w:rsidR="00D80D8A" w14:paraId="6F83B564" w14:textId="77777777">
        <w:tc>
          <w:tcPr>
            <w:tcW w:w="22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014B58" w14:textId="77777777" w:rsidR="00D80D8A" w:rsidRDefault="00BE6280">
            <w:proofErr w:type="spellStart"/>
            <w:r>
              <w:rPr>
                <w:rFonts w:ascii="Arial Unicode MS" w:eastAsia="Arial Unicode MS" w:hAnsi="Arial Unicode MS" w:cs="Arial Unicode MS"/>
              </w:rPr>
              <w:t>멀티모달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입력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필수</w:t>
            </w:r>
          </w:p>
        </w:tc>
        <w:tc>
          <w:tcPr>
            <w:tcW w:w="57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B45B51" w14:textId="77777777" w:rsidR="00D80D8A" w:rsidRDefault="00BE6280">
            <w:r>
              <w:rPr>
                <w:rFonts w:ascii="Arial Unicode MS" w:eastAsia="Arial Unicode MS" w:hAnsi="Arial Unicode MS" w:cs="Arial Unicode MS"/>
              </w:rPr>
              <w:t>필요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모달리티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네이티브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지원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모델로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한정</w:t>
            </w:r>
            <w:r>
              <w:rPr>
                <w:rFonts w:ascii="Arial Unicode MS" w:eastAsia="Arial Unicode MS" w:hAnsi="Arial Unicode MS" w:cs="Arial Unicode MS"/>
              </w:rPr>
              <w:t>.</w:t>
            </w:r>
          </w:p>
        </w:tc>
        <w:tc>
          <w:tcPr>
            <w:tcW w:w="10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1FFEEE" w14:textId="77777777" w:rsidR="00D80D8A" w:rsidRDefault="00BE6280">
            <w:r>
              <w:rPr>
                <w:rFonts w:ascii="Arial Unicode MS" w:eastAsia="Arial Unicode MS" w:hAnsi="Arial Unicode MS" w:cs="Arial Unicode MS"/>
              </w:rPr>
              <w:t>3.1.7</w:t>
            </w:r>
            <w:r>
              <w:rPr>
                <w:rFonts w:ascii="Arial Unicode MS" w:eastAsia="Arial Unicode MS" w:hAnsi="Arial Unicode MS" w:cs="Arial Unicode MS"/>
              </w:rPr>
              <w:t>절</w:t>
            </w:r>
          </w:p>
        </w:tc>
      </w:tr>
      <w:tr w:rsidR="00D80D8A" w14:paraId="0E6D24A8" w14:textId="77777777">
        <w:tc>
          <w:tcPr>
            <w:tcW w:w="22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D2C1BA" w14:textId="77777777" w:rsidR="00D80D8A" w:rsidRDefault="00BE6280">
            <w:r>
              <w:rPr>
                <w:rFonts w:ascii="Arial Unicode MS" w:eastAsia="Arial Unicode MS" w:hAnsi="Arial Unicode MS" w:cs="Arial Unicode MS"/>
              </w:rPr>
              <w:t>한국어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품질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중요</w:t>
            </w:r>
          </w:p>
        </w:tc>
        <w:tc>
          <w:tcPr>
            <w:tcW w:w="57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5ED4E8" w14:textId="77777777" w:rsidR="00D80D8A" w:rsidRDefault="00BE6280">
            <w:r>
              <w:rPr>
                <w:rFonts w:ascii="Arial Unicode MS" w:eastAsia="Arial Unicode MS" w:hAnsi="Arial Unicode MS" w:cs="Arial Unicode MS"/>
              </w:rPr>
              <w:t>자사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한국어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평가셋으로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별도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검증</w:t>
            </w:r>
            <w:r>
              <w:rPr>
                <w:rFonts w:ascii="Arial Unicode MS" w:eastAsia="Arial Unicode MS" w:hAnsi="Arial Unicode MS" w:cs="Arial Unicode MS"/>
              </w:rPr>
              <w:t xml:space="preserve">. </w:t>
            </w:r>
            <w:r>
              <w:rPr>
                <w:rFonts w:ascii="Arial Unicode MS" w:eastAsia="Arial Unicode MS" w:hAnsi="Arial Unicode MS" w:cs="Arial Unicode MS"/>
              </w:rPr>
              <w:t>오픈소스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Qwen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계열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우선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검토</w:t>
            </w:r>
            <w:r>
              <w:rPr>
                <w:rFonts w:ascii="Arial Unicode MS" w:eastAsia="Arial Unicode MS" w:hAnsi="Arial Unicode MS" w:cs="Arial Unicode MS"/>
              </w:rPr>
              <w:t>.</w:t>
            </w:r>
          </w:p>
        </w:tc>
        <w:tc>
          <w:tcPr>
            <w:tcW w:w="10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1ACE67" w14:textId="77777777" w:rsidR="00D80D8A" w:rsidRDefault="00BE6280">
            <w:r>
              <w:rPr>
                <w:rFonts w:ascii="Arial Unicode MS" w:eastAsia="Arial Unicode MS" w:hAnsi="Arial Unicode MS" w:cs="Arial Unicode MS"/>
              </w:rPr>
              <w:t>3.1.4</w:t>
            </w:r>
            <w:r>
              <w:rPr>
                <w:rFonts w:ascii="Arial Unicode MS" w:eastAsia="Arial Unicode MS" w:hAnsi="Arial Unicode MS" w:cs="Arial Unicode MS"/>
              </w:rPr>
              <w:t>절</w:t>
            </w:r>
          </w:p>
        </w:tc>
      </w:tr>
      <w:tr w:rsidR="00D80D8A" w14:paraId="657AF425" w14:textId="77777777">
        <w:tc>
          <w:tcPr>
            <w:tcW w:w="22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23EF57" w14:textId="77777777" w:rsidR="00D80D8A" w:rsidRDefault="00BE6280">
            <w:r>
              <w:rPr>
                <w:rFonts w:ascii="Arial Unicode MS" w:eastAsia="Arial Unicode MS" w:hAnsi="Arial Unicode MS" w:cs="Arial Unicode MS"/>
              </w:rPr>
              <w:t xml:space="preserve">Tool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Use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중심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Agent</w:t>
            </w:r>
            <w:proofErr w:type="spellEnd"/>
          </w:p>
        </w:tc>
        <w:tc>
          <w:tcPr>
            <w:tcW w:w="57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A199D2" w14:textId="77777777" w:rsidR="00D80D8A" w:rsidRDefault="00BE6280">
            <w:r>
              <w:rPr>
                <w:rFonts w:ascii="Arial Unicode MS" w:eastAsia="Arial Unicode MS" w:hAnsi="Arial Unicode MS" w:cs="Arial Unicode MS"/>
              </w:rPr>
              <w:t>함수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선택</w:t>
            </w:r>
            <w:r>
              <w:rPr>
                <w:rFonts w:ascii="Arial Unicode MS" w:eastAsia="Arial Unicode MS" w:hAnsi="Arial Unicode MS" w:cs="Arial Unicode MS"/>
              </w:rPr>
              <w:t>·</w:t>
            </w:r>
            <w:r>
              <w:rPr>
                <w:rFonts w:ascii="Arial Unicode MS" w:eastAsia="Arial Unicode MS" w:hAnsi="Arial Unicode MS" w:cs="Arial Unicode MS"/>
              </w:rPr>
              <w:t>파라미터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생성</w:t>
            </w:r>
            <w:r>
              <w:rPr>
                <w:rFonts w:ascii="Arial Unicode MS" w:eastAsia="Arial Unicode MS" w:hAnsi="Arial Unicode MS" w:cs="Arial Unicode MS"/>
              </w:rPr>
              <w:t>·</w:t>
            </w:r>
            <w:r>
              <w:rPr>
                <w:rFonts w:ascii="Arial Unicode MS" w:eastAsia="Arial Unicode MS" w:hAnsi="Arial Unicode MS" w:cs="Arial Unicode MS"/>
              </w:rPr>
              <w:t>환각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호출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방지율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우선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평가</w:t>
            </w:r>
            <w:r>
              <w:rPr>
                <w:rFonts w:ascii="Arial Unicode MS" w:eastAsia="Arial Unicode MS" w:hAnsi="Arial Unicode MS" w:cs="Arial Unicode MS"/>
              </w:rPr>
              <w:t>.</w:t>
            </w:r>
          </w:p>
        </w:tc>
        <w:tc>
          <w:tcPr>
            <w:tcW w:w="10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96F67D" w14:textId="77777777" w:rsidR="00D80D8A" w:rsidRDefault="00BE6280">
            <w:r>
              <w:rPr>
                <w:rFonts w:ascii="Arial Unicode MS" w:eastAsia="Arial Unicode MS" w:hAnsi="Arial Unicode MS" w:cs="Arial Unicode MS"/>
              </w:rPr>
              <w:t>3.1.2</w:t>
            </w:r>
            <w:r>
              <w:rPr>
                <w:rFonts w:ascii="Arial Unicode MS" w:eastAsia="Arial Unicode MS" w:hAnsi="Arial Unicode MS" w:cs="Arial Unicode MS"/>
              </w:rPr>
              <w:t>절</w:t>
            </w:r>
          </w:p>
        </w:tc>
      </w:tr>
      <w:tr w:rsidR="00D80D8A" w14:paraId="491DBE60" w14:textId="77777777">
        <w:tc>
          <w:tcPr>
            <w:tcW w:w="22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F52E5F" w14:textId="77777777" w:rsidR="00D80D8A" w:rsidRDefault="00BE6280">
            <w:proofErr w:type="spellStart"/>
            <w:r>
              <w:rPr>
                <w:rFonts w:ascii="Arial Unicode MS" w:eastAsia="Arial Unicode MS" w:hAnsi="Arial Unicode MS" w:cs="Arial Unicode MS"/>
              </w:rPr>
              <w:t>고복잡도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추론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필수</w:t>
            </w:r>
          </w:p>
        </w:tc>
        <w:tc>
          <w:tcPr>
            <w:tcW w:w="57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00C0D0" w14:textId="77777777" w:rsidR="00D80D8A" w:rsidRDefault="00BE6280">
            <w:r>
              <w:rPr>
                <w:rFonts w:ascii="Arial Unicode MS" w:eastAsia="Arial Unicode MS" w:hAnsi="Arial Unicode MS" w:cs="Arial Unicode MS"/>
              </w:rPr>
              <w:t>범용으로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충분한지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먼저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검증</w:t>
            </w:r>
            <w:r>
              <w:rPr>
                <w:rFonts w:ascii="Arial Unicode MS" w:eastAsia="Arial Unicode MS" w:hAnsi="Arial Unicode MS" w:cs="Arial Unicode MS"/>
              </w:rPr>
              <w:t xml:space="preserve">. </w:t>
            </w:r>
            <w:r>
              <w:rPr>
                <w:rFonts w:ascii="Arial Unicode MS" w:eastAsia="Arial Unicode MS" w:hAnsi="Arial Unicode MS" w:cs="Arial Unicode MS"/>
              </w:rPr>
              <w:t>부족할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때만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Reasoning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전용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티어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편성</w:t>
            </w:r>
            <w:r>
              <w:rPr>
                <w:rFonts w:ascii="Arial Unicode MS" w:eastAsia="Arial Unicode MS" w:hAnsi="Arial Unicode MS" w:cs="Arial Unicode MS"/>
              </w:rPr>
              <w:t>.</w:t>
            </w:r>
          </w:p>
        </w:tc>
        <w:tc>
          <w:tcPr>
            <w:tcW w:w="10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F1BE4A" w14:textId="77777777" w:rsidR="00D80D8A" w:rsidRDefault="00BE6280">
            <w:r>
              <w:rPr>
                <w:rFonts w:ascii="Arial Unicode MS" w:eastAsia="Arial Unicode MS" w:hAnsi="Arial Unicode MS" w:cs="Arial Unicode MS"/>
              </w:rPr>
              <w:t>3.1.8</w:t>
            </w:r>
            <w:r>
              <w:rPr>
                <w:rFonts w:ascii="Arial Unicode MS" w:eastAsia="Arial Unicode MS" w:hAnsi="Arial Unicode MS" w:cs="Arial Unicode MS"/>
              </w:rPr>
              <w:t>절</w:t>
            </w:r>
          </w:p>
        </w:tc>
      </w:tr>
    </w:tbl>
    <w:p w14:paraId="151D4A23" w14:textId="77777777" w:rsidR="00D80D8A" w:rsidRDefault="00D80D8A"/>
    <w:p w14:paraId="1FB1CB5A" w14:textId="77777777" w:rsidR="00D80D8A" w:rsidRDefault="00D80D8A"/>
    <w:p w14:paraId="02D2FCBD" w14:textId="77777777" w:rsidR="00D80D8A" w:rsidRDefault="00D80D8A"/>
    <w:p w14:paraId="7336853F" w14:textId="77777777" w:rsidR="00D80D8A" w:rsidRDefault="00D80D8A"/>
    <w:p w14:paraId="0DA2B0A3" w14:textId="77777777" w:rsidR="00D80D8A" w:rsidRDefault="00D80D8A"/>
    <w:p w14:paraId="355F133D" w14:textId="77777777" w:rsidR="00D80D8A" w:rsidRDefault="00BE6280">
      <w:pPr>
        <w:pStyle w:val="3"/>
      </w:pPr>
      <w:bookmarkStart w:id="44" w:name="_ax1kqk2rh9by" w:colFirst="0" w:colLast="0"/>
      <w:bookmarkEnd w:id="44"/>
      <w:r>
        <w:rPr>
          <w:rFonts w:ascii="Arial Unicode MS" w:eastAsia="Arial Unicode MS" w:hAnsi="Arial Unicode MS" w:cs="Arial Unicode MS"/>
        </w:rPr>
        <w:t xml:space="preserve">3.3 </w:t>
      </w:r>
      <w:r>
        <w:rPr>
          <w:rFonts w:ascii="Arial Unicode MS" w:eastAsia="Arial Unicode MS" w:hAnsi="Arial Unicode MS" w:cs="Arial Unicode MS"/>
        </w:rPr>
        <w:t>주요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모델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비교</w:t>
      </w:r>
    </w:p>
    <w:p w14:paraId="1B71E394" w14:textId="77777777" w:rsidR="00D80D8A" w:rsidRDefault="00BE6280">
      <w:r>
        <w:rPr>
          <w:rFonts w:ascii="Arial Unicode MS" w:eastAsia="Arial Unicode MS" w:hAnsi="Arial Unicode MS" w:cs="Arial Unicode MS"/>
        </w:rPr>
        <w:t>3.2</w:t>
      </w:r>
      <w:r>
        <w:rPr>
          <w:rFonts w:ascii="Arial Unicode MS" w:eastAsia="Arial Unicode MS" w:hAnsi="Arial Unicode MS" w:cs="Arial Unicode MS"/>
        </w:rPr>
        <w:t>절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의사결정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트리의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판단을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뒷받침하는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비교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데이터를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제공한다</w:t>
      </w:r>
      <w:r>
        <w:rPr>
          <w:rFonts w:ascii="Arial Unicode MS" w:eastAsia="Arial Unicode MS" w:hAnsi="Arial Unicode MS" w:cs="Arial Unicode MS"/>
        </w:rPr>
        <w:t xml:space="preserve">. </w:t>
      </w:r>
      <w:r>
        <w:rPr>
          <w:rFonts w:ascii="Arial Unicode MS" w:eastAsia="Arial Unicode MS" w:hAnsi="Arial Unicode MS" w:cs="Arial Unicode MS"/>
        </w:rPr>
        <w:t>가격은</w:t>
      </w:r>
      <w:r>
        <w:rPr>
          <w:rFonts w:ascii="Arial Unicode MS" w:eastAsia="Arial Unicode MS" w:hAnsi="Arial Unicode MS" w:cs="Arial Unicode MS"/>
        </w:rPr>
        <w:t xml:space="preserve"> 1M </w:t>
      </w:r>
      <w:r>
        <w:rPr>
          <w:rFonts w:ascii="Arial Unicode MS" w:eastAsia="Arial Unicode MS" w:hAnsi="Arial Unicode MS" w:cs="Arial Unicode MS"/>
        </w:rPr>
        <w:t>토큰당</w:t>
      </w:r>
      <w:r>
        <w:rPr>
          <w:rFonts w:ascii="Arial Unicode MS" w:eastAsia="Arial Unicode MS" w:hAnsi="Arial Unicode MS" w:cs="Arial Unicode MS"/>
        </w:rPr>
        <w:t xml:space="preserve"> USD </w:t>
      </w:r>
      <w:r>
        <w:rPr>
          <w:rFonts w:ascii="Arial Unicode MS" w:eastAsia="Arial Unicode MS" w:hAnsi="Arial Unicode MS" w:cs="Arial Unicode MS"/>
        </w:rPr>
        <w:t>기준이며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도입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시점에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Provider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공식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가격표를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재확인한다</w:t>
      </w:r>
      <w:r>
        <w:rPr>
          <w:rFonts w:ascii="Arial Unicode MS" w:eastAsia="Arial Unicode MS" w:hAnsi="Arial Unicode MS" w:cs="Arial Unicode MS"/>
        </w:rPr>
        <w:t>.</w:t>
      </w:r>
    </w:p>
    <w:p w14:paraId="7B346520" w14:textId="77777777" w:rsidR="00D80D8A" w:rsidRDefault="00BE6280">
      <w:pPr>
        <w:pStyle w:val="4"/>
      </w:pPr>
      <w:bookmarkStart w:id="45" w:name="_r6u3h4g4kh28" w:colFirst="0" w:colLast="0"/>
      <w:bookmarkEnd w:id="45"/>
      <w:r>
        <w:rPr>
          <w:rFonts w:ascii="Arial Unicode MS" w:eastAsia="Arial Unicode MS" w:hAnsi="Arial Unicode MS" w:cs="Arial Unicode MS"/>
        </w:rPr>
        <w:t>상용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모델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비교표</w:t>
      </w:r>
    </w:p>
    <w:tbl>
      <w:tblPr>
        <w:tblStyle w:val="aff3"/>
        <w:tblW w:w="9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350"/>
        <w:gridCol w:w="1650"/>
        <w:gridCol w:w="1305"/>
        <w:gridCol w:w="1035"/>
        <w:gridCol w:w="2805"/>
        <w:gridCol w:w="855"/>
      </w:tblGrid>
      <w:tr w:rsidR="00D80D8A" w14:paraId="1711AAF9" w14:textId="77777777">
        <w:trPr>
          <w:tblHeader/>
        </w:trPr>
        <w:tc>
          <w:tcPr>
            <w:tcW w:w="13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187DF4" w14:textId="77777777" w:rsidR="00D80D8A" w:rsidRDefault="00BE6280">
            <w:pPr>
              <w:rPr>
                <w:b/>
                <w:bCs/>
              </w:rPr>
            </w:pPr>
            <w:proofErr w:type="spellStart"/>
            <w:r>
              <w:rPr>
                <w:rFonts w:ascii="Arial Unicode MS" w:eastAsia="Arial Unicode MS" w:hAnsi="Arial Unicode MS" w:cs="Arial Unicode MS"/>
                <w:b/>
                <w:bCs/>
              </w:rPr>
              <w:t>티어</w:t>
            </w:r>
            <w:proofErr w:type="spellEnd"/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A4C0E5" w14:textId="77777777" w:rsidR="00D80D8A" w:rsidRDefault="00BE6280">
            <w:pPr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대표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모델</w:t>
            </w:r>
          </w:p>
        </w:tc>
        <w:tc>
          <w:tcPr>
            <w:tcW w:w="1305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89076D" w14:textId="77777777" w:rsidR="00D80D8A" w:rsidRDefault="00BE6280">
            <w:pPr>
              <w:rPr>
                <w:b/>
                <w:bCs/>
              </w:rPr>
            </w:pPr>
            <w:proofErr w:type="spellStart"/>
            <w:proofErr w:type="gramStart"/>
            <w:r>
              <w:rPr>
                <w:b/>
                <w:bCs/>
              </w:rPr>
              <w:t>Input</w:t>
            </w:r>
            <w:proofErr w:type="spellEnd"/>
            <w:r>
              <w:rPr>
                <w:b/>
                <w:bCs/>
              </w:rPr>
              <w:t xml:space="preserve"> /</w:t>
            </w:r>
            <w:proofErr w:type="gram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Output</w:t>
            </w:r>
            <w:proofErr w:type="spellEnd"/>
            <w:r>
              <w:rPr>
                <w:b/>
                <w:bCs/>
              </w:rPr>
              <w:t xml:space="preserve"> </w:t>
            </w:r>
          </w:p>
        </w:tc>
        <w:tc>
          <w:tcPr>
            <w:tcW w:w="1035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EED291" w14:textId="77777777" w:rsidR="00D80D8A" w:rsidRDefault="00BE6280">
            <w:pPr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컨텍스트</w:t>
            </w:r>
          </w:p>
        </w:tc>
        <w:tc>
          <w:tcPr>
            <w:tcW w:w="2805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10C2CB" w14:textId="77777777" w:rsidR="00D80D8A" w:rsidRDefault="00BE6280">
            <w:pPr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기능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지원</w:t>
            </w:r>
          </w:p>
        </w:tc>
        <w:tc>
          <w:tcPr>
            <w:tcW w:w="855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0DAF7A" w14:textId="77777777" w:rsidR="00D80D8A" w:rsidRDefault="00BE6280">
            <w:pPr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한국어</w:t>
            </w:r>
          </w:p>
        </w:tc>
      </w:tr>
      <w:tr w:rsidR="00D80D8A" w14:paraId="7A77D339" w14:textId="77777777">
        <w:tc>
          <w:tcPr>
            <w:tcW w:w="13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D8C928" w14:textId="77777777" w:rsidR="00D80D8A" w:rsidRDefault="00BE6280">
            <w:r>
              <w:rPr>
                <w:rFonts w:ascii="Arial Unicode MS" w:eastAsia="Arial Unicode MS" w:hAnsi="Arial Unicode MS" w:cs="Arial Unicode MS"/>
                <w:b/>
                <w:bCs/>
              </w:rPr>
              <w:t>플래그십</w:t>
            </w:r>
          </w:p>
        </w:tc>
        <w:tc>
          <w:tcPr>
            <w:tcW w:w="16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A9CDEF" w14:textId="77777777" w:rsidR="00D80D8A" w:rsidRDefault="00BE6280">
            <w:r>
              <w:t>GPT-5.4</w:t>
            </w:r>
          </w:p>
        </w:tc>
        <w:tc>
          <w:tcPr>
            <w:tcW w:w="13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4E31D4" w14:textId="77777777" w:rsidR="00D80D8A" w:rsidRDefault="00BE6280">
            <w:r>
              <w:t>$2.</w:t>
            </w:r>
            <w:proofErr w:type="gramStart"/>
            <w:r>
              <w:t>50 /</w:t>
            </w:r>
            <w:proofErr w:type="gramEnd"/>
            <w:r>
              <w:t xml:space="preserve"> $15.00</w:t>
            </w:r>
          </w:p>
        </w:tc>
        <w:tc>
          <w:tcPr>
            <w:tcW w:w="10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DA49FD" w14:textId="77777777" w:rsidR="00D80D8A" w:rsidRDefault="00BE6280">
            <w:r>
              <w:t>1M</w:t>
            </w:r>
          </w:p>
        </w:tc>
        <w:tc>
          <w:tcPr>
            <w:tcW w:w="28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553CAF" w14:textId="77777777" w:rsidR="00D80D8A" w:rsidRDefault="00BE6280">
            <w:proofErr w:type="spellStart"/>
            <w:r>
              <w:t>Vision</w:t>
            </w:r>
            <w:proofErr w:type="spellEnd"/>
            <w:r>
              <w:t xml:space="preserve">, </w:t>
            </w:r>
            <w:proofErr w:type="gramStart"/>
            <w:r>
              <w:t>PDF /</w:t>
            </w:r>
            <w:proofErr w:type="gramEnd"/>
            <w:r>
              <w:t xml:space="preserve"> </w:t>
            </w:r>
            <w:proofErr w:type="spellStart"/>
            <w:r>
              <w:t>Reasoning</w:t>
            </w:r>
            <w:proofErr w:type="spellEnd"/>
          </w:p>
        </w:tc>
        <w:tc>
          <w:tcPr>
            <w:tcW w:w="8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05F43F" w14:textId="77777777" w:rsidR="00D80D8A" w:rsidRDefault="00BE6280">
            <w:r>
              <w:rPr>
                <w:rFonts w:ascii="Arial Unicode MS" w:eastAsia="Arial Unicode MS" w:hAnsi="Arial Unicode MS" w:cs="Arial Unicode MS"/>
              </w:rPr>
              <w:t>상</w:t>
            </w:r>
          </w:p>
        </w:tc>
      </w:tr>
      <w:tr w:rsidR="00D80D8A" w14:paraId="3C5F84CB" w14:textId="77777777">
        <w:tc>
          <w:tcPr>
            <w:tcW w:w="13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EF36B4" w14:textId="77777777" w:rsidR="00D80D8A" w:rsidRDefault="00D80D8A"/>
        </w:tc>
        <w:tc>
          <w:tcPr>
            <w:tcW w:w="16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12811E" w14:textId="77777777" w:rsidR="00D80D8A" w:rsidRDefault="00BE6280">
            <w:proofErr w:type="spellStart"/>
            <w:r>
              <w:t>Claude</w:t>
            </w:r>
            <w:proofErr w:type="spellEnd"/>
            <w:r>
              <w:t xml:space="preserve"> </w:t>
            </w:r>
            <w:proofErr w:type="spellStart"/>
            <w:r>
              <w:t>Opus</w:t>
            </w:r>
            <w:proofErr w:type="spellEnd"/>
            <w:r>
              <w:t xml:space="preserve"> 4.6</w:t>
            </w:r>
          </w:p>
        </w:tc>
        <w:tc>
          <w:tcPr>
            <w:tcW w:w="13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F01AB1" w14:textId="77777777" w:rsidR="00D80D8A" w:rsidRDefault="00BE6280">
            <w:r>
              <w:t>$5.</w:t>
            </w:r>
            <w:proofErr w:type="gramStart"/>
            <w:r>
              <w:t>00 /</w:t>
            </w:r>
            <w:proofErr w:type="gramEnd"/>
            <w:r>
              <w:t xml:space="preserve"> $25.00</w:t>
            </w:r>
          </w:p>
        </w:tc>
        <w:tc>
          <w:tcPr>
            <w:tcW w:w="10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3CB404" w14:textId="77777777" w:rsidR="00D80D8A" w:rsidRDefault="00BE6280">
            <w:r>
              <w:t>1M</w:t>
            </w:r>
          </w:p>
        </w:tc>
        <w:tc>
          <w:tcPr>
            <w:tcW w:w="28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D2F4BE" w14:textId="77777777" w:rsidR="00D80D8A" w:rsidRDefault="00BE6280">
            <w:proofErr w:type="spellStart"/>
            <w:r>
              <w:t>Vision</w:t>
            </w:r>
            <w:proofErr w:type="spellEnd"/>
            <w:r>
              <w:t xml:space="preserve">, </w:t>
            </w:r>
            <w:proofErr w:type="gramStart"/>
            <w:r>
              <w:t>PDF /</w:t>
            </w:r>
            <w:proofErr w:type="gramEnd"/>
            <w:r>
              <w:t xml:space="preserve"> </w:t>
            </w:r>
            <w:proofErr w:type="spellStart"/>
            <w:r>
              <w:t>Extended</w:t>
            </w:r>
            <w:proofErr w:type="spellEnd"/>
            <w:r>
              <w:t xml:space="preserve"> </w:t>
            </w:r>
            <w:proofErr w:type="spellStart"/>
            <w:r>
              <w:t>Thinking</w:t>
            </w:r>
            <w:proofErr w:type="spellEnd"/>
          </w:p>
        </w:tc>
        <w:tc>
          <w:tcPr>
            <w:tcW w:w="8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03D717" w14:textId="77777777" w:rsidR="00D80D8A" w:rsidRDefault="00BE6280">
            <w:r>
              <w:rPr>
                <w:rFonts w:ascii="Arial Unicode MS" w:eastAsia="Arial Unicode MS" w:hAnsi="Arial Unicode MS" w:cs="Arial Unicode MS"/>
              </w:rPr>
              <w:t>상</w:t>
            </w:r>
          </w:p>
        </w:tc>
      </w:tr>
      <w:tr w:rsidR="00D80D8A" w14:paraId="2ACBE323" w14:textId="77777777">
        <w:tc>
          <w:tcPr>
            <w:tcW w:w="13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7627C1" w14:textId="77777777" w:rsidR="00D80D8A" w:rsidRDefault="00D80D8A"/>
        </w:tc>
        <w:tc>
          <w:tcPr>
            <w:tcW w:w="16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DFDFF1" w14:textId="77777777" w:rsidR="00D80D8A" w:rsidRDefault="00BE6280">
            <w:proofErr w:type="spellStart"/>
            <w:r>
              <w:t>Gemini</w:t>
            </w:r>
            <w:proofErr w:type="spellEnd"/>
            <w:r>
              <w:t xml:space="preserve"> 3.1 </w:t>
            </w:r>
            <w:proofErr w:type="spellStart"/>
            <w:r>
              <w:t>Pro</w:t>
            </w:r>
            <w:proofErr w:type="spellEnd"/>
          </w:p>
        </w:tc>
        <w:tc>
          <w:tcPr>
            <w:tcW w:w="13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9F0FAC" w14:textId="77777777" w:rsidR="00D80D8A" w:rsidRDefault="00BE6280">
            <w:r>
              <w:t>$2.</w:t>
            </w:r>
            <w:proofErr w:type="gramStart"/>
            <w:r>
              <w:t>00 /</w:t>
            </w:r>
            <w:proofErr w:type="gramEnd"/>
            <w:r>
              <w:t xml:space="preserve"> $12.00</w:t>
            </w:r>
          </w:p>
        </w:tc>
        <w:tc>
          <w:tcPr>
            <w:tcW w:w="10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28FB46" w14:textId="77777777" w:rsidR="00D80D8A" w:rsidRDefault="00BE6280">
            <w:r>
              <w:t>1M</w:t>
            </w:r>
          </w:p>
        </w:tc>
        <w:tc>
          <w:tcPr>
            <w:tcW w:w="28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3C7256" w14:textId="77777777" w:rsidR="00D80D8A" w:rsidRDefault="00BE6280">
            <w:proofErr w:type="spellStart"/>
            <w:r>
              <w:rPr>
                <w:rFonts w:ascii="Arial Unicode MS" w:eastAsia="Arial Unicode MS" w:hAnsi="Arial Unicode MS" w:cs="Arial Unicode MS"/>
              </w:rPr>
              <w:t>Vision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, PDF, </w:t>
            </w:r>
            <w:r>
              <w:rPr>
                <w:rFonts w:ascii="Arial Unicode MS" w:eastAsia="Arial Unicode MS" w:hAnsi="Arial Unicode MS" w:cs="Arial Unicode MS"/>
              </w:rPr>
              <w:t>오디오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proofErr w:type="gramStart"/>
            <w:r>
              <w:rPr>
                <w:rFonts w:ascii="Arial Unicode MS" w:eastAsia="Arial Unicode MS" w:hAnsi="Arial Unicode MS" w:cs="Arial Unicode MS"/>
              </w:rPr>
              <w:t>비디오</w:t>
            </w:r>
            <w:r>
              <w:rPr>
                <w:rFonts w:ascii="Arial Unicode MS" w:eastAsia="Arial Unicode MS" w:hAnsi="Arial Unicode MS" w:cs="Arial Unicode MS"/>
              </w:rPr>
              <w:t xml:space="preserve"> /</w:t>
            </w:r>
            <w:proofErr w:type="gram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Thinking</w:t>
            </w:r>
            <w:proofErr w:type="spellEnd"/>
          </w:p>
        </w:tc>
        <w:tc>
          <w:tcPr>
            <w:tcW w:w="8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FB3923" w14:textId="77777777" w:rsidR="00D80D8A" w:rsidRDefault="00BE6280">
            <w:r>
              <w:rPr>
                <w:rFonts w:ascii="Arial Unicode MS" w:eastAsia="Arial Unicode MS" w:hAnsi="Arial Unicode MS" w:cs="Arial Unicode MS"/>
              </w:rPr>
              <w:t>상</w:t>
            </w:r>
          </w:p>
        </w:tc>
      </w:tr>
      <w:tr w:rsidR="00D80D8A" w14:paraId="400FD4CD" w14:textId="77777777">
        <w:tc>
          <w:tcPr>
            <w:tcW w:w="13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D56D16" w14:textId="77777777" w:rsidR="00D80D8A" w:rsidRDefault="00BE6280">
            <w:r>
              <w:rPr>
                <w:rFonts w:ascii="Arial Unicode MS" w:eastAsia="Arial Unicode MS" w:hAnsi="Arial Unicode MS" w:cs="Arial Unicode MS"/>
                <w:b/>
                <w:bCs/>
              </w:rPr>
              <w:t>범용</w:t>
            </w:r>
          </w:p>
        </w:tc>
        <w:tc>
          <w:tcPr>
            <w:tcW w:w="16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C6C7C0" w14:textId="77777777" w:rsidR="00D80D8A" w:rsidRDefault="00BE6280">
            <w:r>
              <w:t>GPT-5</w:t>
            </w:r>
          </w:p>
        </w:tc>
        <w:tc>
          <w:tcPr>
            <w:tcW w:w="13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E9D3D0" w14:textId="77777777" w:rsidR="00D80D8A" w:rsidRDefault="00BE6280">
            <w:r>
              <w:t>$1.</w:t>
            </w:r>
            <w:proofErr w:type="gramStart"/>
            <w:r>
              <w:t>25 /</w:t>
            </w:r>
            <w:proofErr w:type="gramEnd"/>
            <w:r>
              <w:t xml:space="preserve"> $10.00</w:t>
            </w:r>
          </w:p>
        </w:tc>
        <w:tc>
          <w:tcPr>
            <w:tcW w:w="10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6F9BD7" w14:textId="77777777" w:rsidR="00D80D8A" w:rsidRDefault="00BE6280">
            <w:r>
              <w:t>400K</w:t>
            </w:r>
          </w:p>
        </w:tc>
        <w:tc>
          <w:tcPr>
            <w:tcW w:w="28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BA79AC" w14:textId="77777777" w:rsidR="00D80D8A" w:rsidRDefault="00BE6280">
            <w:proofErr w:type="spellStart"/>
            <w:r>
              <w:t>Vision</w:t>
            </w:r>
            <w:proofErr w:type="spellEnd"/>
          </w:p>
        </w:tc>
        <w:tc>
          <w:tcPr>
            <w:tcW w:w="8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DA8AE9" w14:textId="77777777" w:rsidR="00D80D8A" w:rsidRDefault="00BE6280">
            <w:r>
              <w:rPr>
                <w:rFonts w:ascii="Arial Unicode MS" w:eastAsia="Arial Unicode MS" w:hAnsi="Arial Unicode MS" w:cs="Arial Unicode MS"/>
              </w:rPr>
              <w:t>상</w:t>
            </w:r>
          </w:p>
        </w:tc>
      </w:tr>
      <w:tr w:rsidR="00D80D8A" w14:paraId="6AEAEFB9" w14:textId="77777777">
        <w:tc>
          <w:tcPr>
            <w:tcW w:w="13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63933E" w14:textId="77777777" w:rsidR="00D80D8A" w:rsidRDefault="00D80D8A"/>
        </w:tc>
        <w:tc>
          <w:tcPr>
            <w:tcW w:w="16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14720A" w14:textId="77777777" w:rsidR="00D80D8A" w:rsidRDefault="00BE6280">
            <w:proofErr w:type="spellStart"/>
            <w:r>
              <w:t>Claude</w:t>
            </w:r>
            <w:proofErr w:type="spellEnd"/>
            <w:r>
              <w:t xml:space="preserve"> </w:t>
            </w:r>
            <w:proofErr w:type="spellStart"/>
            <w:r>
              <w:t>Sonnet</w:t>
            </w:r>
            <w:proofErr w:type="spellEnd"/>
            <w:r>
              <w:t xml:space="preserve"> 4.6</w:t>
            </w:r>
          </w:p>
        </w:tc>
        <w:tc>
          <w:tcPr>
            <w:tcW w:w="13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67AC2B" w14:textId="77777777" w:rsidR="00D80D8A" w:rsidRDefault="00BE6280">
            <w:r>
              <w:t>$3.</w:t>
            </w:r>
            <w:proofErr w:type="gramStart"/>
            <w:r>
              <w:t>00 /</w:t>
            </w:r>
            <w:proofErr w:type="gramEnd"/>
            <w:r>
              <w:t xml:space="preserve"> $15.00</w:t>
            </w:r>
          </w:p>
        </w:tc>
        <w:tc>
          <w:tcPr>
            <w:tcW w:w="10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44D2D9" w14:textId="77777777" w:rsidR="00D80D8A" w:rsidRDefault="00BE6280">
            <w:r>
              <w:t>1M</w:t>
            </w:r>
          </w:p>
        </w:tc>
        <w:tc>
          <w:tcPr>
            <w:tcW w:w="28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59B7E2" w14:textId="77777777" w:rsidR="00D80D8A" w:rsidRDefault="00BE6280">
            <w:proofErr w:type="spellStart"/>
            <w:r>
              <w:t>Vision</w:t>
            </w:r>
            <w:proofErr w:type="spellEnd"/>
            <w:r>
              <w:t xml:space="preserve">, </w:t>
            </w:r>
            <w:proofErr w:type="gramStart"/>
            <w:r>
              <w:t>PDF /</w:t>
            </w:r>
            <w:proofErr w:type="gramEnd"/>
            <w:r>
              <w:t xml:space="preserve"> </w:t>
            </w:r>
            <w:proofErr w:type="spellStart"/>
            <w:r>
              <w:t>Extended</w:t>
            </w:r>
            <w:proofErr w:type="spellEnd"/>
            <w:r>
              <w:t xml:space="preserve"> </w:t>
            </w:r>
            <w:proofErr w:type="spellStart"/>
            <w:r>
              <w:t>Thinking</w:t>
            </w:r>
            <w:proofErr w:type="spellEnd"/>
          </w:p>
        </w:tc>
        <w:tc>
          <w:tcPr>
            <w:tcW w:w="8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F025E7" w14:textId="77777777" w:rsidR="00D80D8A" w:rsidRDefault="00BE6280">
            <w:r>
              <w:rPr>
                <w:rFonts w:ascii="Arial Unicode MS" w:eastAsia="Arial Unicode MS" w:hAnsi="Arial Unicode MS" w:cs="Arial Unicode MS"/>
              </w:rPr>
              <w:t>상</w:t>
            </w:r>
          </w:p>
        </w:tc>
      </w:tr>
      <w:tr w:rsidR="00D80D8A" w14:paraId="1D213814" w14:textId="77777777">
        <w:tc>
          <w:tcPr>
            <w:tcW w:w="13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FB801F" w14:textId="77777777" w:rsidR="00D80D8A" w:rsidRDefault="00D80D8A"/>
        </w:tc>
        <w:tc>
          <w:tcPr>
            <w:tcW w:w="16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6EFF1A" w14:textId="77777777" w:rsidR="00D80D8A" w:rsidRDefault="00BE6280">
            <w:proofErr w:type="spellStart"/>
            <w:r>
              <w:t>Gemini</w:t>
            </w:r>
            <w:proofErr w:type="spellEnd"/>
            <w:r>
              <w:t xml:space="preserve"> 2.5 </w:t>
            </w:r>
            <w:proofErr w:type="spellStart"/>
            <w:r>
              <w:t>Pro</w:t>
            </w:r>
            <w:proofErr w:type="spellEnd"/>
          </w:p>
        </w:tc>
        <w:tc>
          <w:tcPr>
            <w:tcW w:w="13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3D5A1F" w14:textId="77777777" w:rsidR="00D80D8A" w:rsidRDefault="00BE6280">
            <w:r>
              <w:t>$1.</w:t>
            </w:r>
            <w:proofErr w:type="gramStart"/>
            <w:r>
              <w:t>25 /</w:t>
            </w:r>
            <w:proofErr w:type="gramEnd"/>
            <w:r>
              <w:t xml:space="preserve"> $10.00</w:t>
            </w:r>
          </w:p>
        </w:tc>
        <w:tc>
          <w:tcPr>
            <w:tcW w:w="10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B70A49" w14:textId="77777777" w:rsidR="00D80D8A" w:rsidRDefault="00BE6280">
            <w:r>
              <w:t>1M</w:t>
            </w:r>
          </w:p>
        </w:tc>
        <w:tc>
          <w:tcPr>
            <w:tcW w:w="28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12871C" w14:textId="77777777" w:rsidR="00D80D8A" w:rsidRDefault="00BE6280">
            <w:proofErr w:type="spellStart"/>
            <w:r>
              <w:rPr>
                <w:rFonts w:ascii="Arial Unicode MS" w:eastAsia="Arial Unicode MS" w:hAnsi="Arial Unicode MS" w:cs="Arial Unicode MS"/>
              </w:rPr>
              <w:t>Vision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proofErr w:type="gramStart"/>
            <w:r>
              <w:rPr>
                <w:rFonts w:ascii="Arial Unicode MS" w:eastAsia="Arial Unicode MS" w:hAnsi="Arial Unicode MS" w:cs="Arial Unicode MS"/>
              </w:rPr>
              <w:t>오디오</w:t>
            </w:r>
            <w:r>
              <w:rPr>
                <w:rFonts w:ascii="Arial Unicode MS" w:eastAsia="Arial Unicode MS" w:hAnsi="Arial Unicode MS" w:cs="Arial Unicode MS"/>
              </w:rPr>
              <w:t xml:space="preserve"> /</w:t>
            </w:r>
            <w:proofErr w:type="gram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Thinking</w:t>
            </w:r>
            <w:proofErr w:type="spellEnd"/>
          </w:p>
        </w:tc>
        <w:tc>
          <w:tcPr>
            <w:tcW w:w="8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D608ED" w14:textId="77777777" w:rsidR="00D80D8A" w:rsidRDefault="00BE6280">
            <w:r>
              <w:rPr>
                <w:rFonts w:ascii="Arial Unicode MS" w:eastAsia="Arial Unicode MS" w:hAnsi="Arial Unicode MS" w:cs="Arial Unicode MS"/>
              </w:rPr>
              <w:t>중</w:t>
            </w:r>
          </w:p>
        </w:tc>
      </w:tr>
      <w:tr w:rsidR="00D80D8A" w14:paraId="2F385399" w14:textId="77777777">
        <w:tc>
          <w:tcPr>
            <w:tcW w:w="13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7111C9" w14:textId="77777777" w:rsidR="00D80D8A" w:rsidRDefault="00BE6280">
            <w:r>
              <w:rPr>
                <w:rFonts w:ascii="Arial Unicode MS" w:eastAsia="Arial Unicode MS" w:hAnsi="Arial Unicode MS" w:cs="Arial Unicode MS"/>
                <w:b/>
                <w:bCs/>
              </w:rPr>
              <w:t>경량</w:t>
            </w:r>
          </w:p>
        </w:tc>
        <w:tc>
          <w:tcPr>
            <w:tcW w:w="16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C42089" w14:textId="77777777" w:rsidR="00D80D8A" w:rsidRDefault="00BE6280">
            <w:r>
              <w:t xml:space="preserve">GPT-4.1 </w:t>
            </w:r>
            <w:proofErr w:type="spellStart"/>
            <w:r>
              <w:t>mini</w:t>
            </w:r>
            <w:proofErr w:type="spellEnd"/>
          </w:p>
        </w:tc>
        <w:tc>
          <w:tcPr>
            <w:tcW w:w="13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2123C6" w14:textId="77777777" w:rsidR="00D80D8A" w:rsidRDefault="00BE6280">
            <w:r>
              <w:t>$0.</w:t>
            </w:r>
            <w:proofErr w:type="gramStart"/>
            <w:r>
              <w:t>40 /</w:t>
            </w:r>
            <w:proofErr w:type="gramEnd"/>
            <w:r>
              <w:t xml:space="preserve"> $1.60</w:t>
            </w:r>
          </w:p>
        </w:tc>
        <w:tc>
          <w:tcPr>
            <w:tcW w:w="10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665472" w14:textId="77777777" w:rsidR="00D80D8A" w:rsidRDefault="00BE6280">
            <w:r>
              <w:t>1M</w:t>
            </w:r>
          </w:p>
        </w:tc>
        <w:tc>
          <w:tcPr>
            <w:tcW w:w="28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C27A5E" w14:textId="77777777" w:rsidR="00D80D8A" w:rsidRDefault="00BE6280">
            <w:proofErr w:type="spellStart"/>
            <w:r>
              <w:t>Vision</w:t>
            </w:r>
            <w:proofErr w:type="spellEnd"/>
          </w:p>
        </w:tc>
        <w:tc>
          <w:tcPr>
            <w:tcW w:w="8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DD6A00" w14:textId="77777777" w:rsidR="00D80D8A" w:rsidRDefault="00BE6280">
            <w:r>
              <w:rPr>
                <w:rFonts w:ascii="Arial Unicode MS" w:eastAsia="Arial Unicode MS" w:hAnsi="Arial Unicode MS" w:cs="Arial Unicode MS"/>
              </w:rPr>
              <w:t>중</w:t>
            </w:r>
          </w:p>
        </w:tc>
      </w:tr>
      <w:tr w:rsidR="00D80D8A" w14:paraId="37AAC181" w14:textId="77777777">
        <w:tc>
          <w:tcPr>
            <w:tcW w:w="13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EBE701" w14:textId="77777777" w:rsidR="00D80D8A" w:rsidRDefault="00D80D8A"/>
        </w:tc>
        <w:tc>
          <w:tcPr>
            <w:tcW w:w="16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09E3B5" w14:textId="77777777" w:rsidR="00D80D8A" w:rsidRDefault="00BE6280">
            <w:proofErr w:type="spellStart"/>
            <w:r>
              <w:t>Claude</w:t>
            </w:r>
            <w:proofErr w:type="spellEnd"/>
            <w:r>
              <w:t xml:space="preserve"> </w:t>
            </w:r>
            <w:proofErr w:type="spellStart"/>
            <w:r>
              <w:t>Haiku</w:t>
            </w:r>
            <w:proofErr w:type="spellEnd"/>
            <w:r>
              <w:t xml:space="preserve"> 4.5</w:t>
            </w:r>
          </w:p>
        </w:tc>
        <w:tc>
          <w:tcPr>
            <w:tcW w:w="13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71887F" w14:textId="77777777" w:rsidR="00D80D8A" w:rsidRDefault="00BE6280">
            <w:r>
              <w:t>$1.</w:t>
            </w:r>
            <w:proofErr w:type="gramStart"/>
            <w:r>
              <w:t>00 /</w:t>
            </w:r>
            <w:proofErr w:type="gramEnd"/>
            <w:r>
              <w:t xml:space="preserve"> $5.00</w:t>
            </w:r>
          </w:p>
        </w:tc>
        <w:tc>
          <w:tcPr>
            <w:tcW w:w="10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8E3FA4" w14:textId="77777777" w:rsidR="00D80D8A" w:rsidRDefault="00BE6280">
            <w:r>
              <w:t>200K</w:t>
            </w:r>
          </w:p>
        </w:tc>
        <w:tc>
          <w:tcPr>
            <w:tcW w:w="28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2C1F56" w14:textId="77777777" w:rsidR="00D80D8A" w:rsidRDefault="00BE6280">
            <w:proofErr w:type="spellStart"/>
            <w:r>
              <w:t>Vision</w:t>
            </w:r>
            <w:proofErr w:type="spellEnd"/>
          </w:p>
        </w:tc>
        <w:tc>
          <w:tcPr>
            <w:tcW w:w="8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BB1F41" w14:textId="77777777" w:rsidR="00D80D8A" w:rsidRDefault="00BE6280">
            <w:r>
              <w:rPr>
                <w:rFonts w:ascii="Arial Unicode MS" w:eastAsia="Arial Unicode MS" w:hAnsi="Arial Unicode MS" w:cs="Arial Unicode MS"/>
              </w:rPr>
              <w:t>중</w:t>
            </w:r>
          </w:p>
        </w:tc>
      </w:tr>
      <w:tr w:rsidR="00D80D8A" w14:paraId="524645BB" w14:textId="77777777">
        <w:tc>
          <w:tcPr>
            <w:tcW w:w="13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CE30E1" w14:textId="77777777" w:rsidR="00D80D8A" w:rsidRDefault="00D80D8A"/>
        </w:tc>
        <w:tc>
          <w:tcPr>
            <w:tcW w:w="16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35F85C" w14:textId="77777777" w:rsidR="00D80D8A" w:rsidRDefault="00BE6280">
            <w:proofErr w:type="spellStart"/>
            <w:r>
              <w:t>Gemini</w:t>
            </w:r>
            <w:proofErr w:type="spellEnd"/>
            <w:r>
              <w:t xml:space="preserve"> 2.5 </w:t>
            </w:r>
            <w:proofErr w:type="spellStart"/>
            <w:r>
              <w:t>Flash</w:t>
            </w:r>
            <w:proofErr w:type="spellEnd"/>
          </w:p>
        </w:tc>
        <w:tc>
          <w:tcPr>
            <w:tcW w:w="13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85CC59" w14:textId="77777777" w:rsidR="00D80D8A" w:rsidRDefault="00BE6280">
            <w:r>
              <w:t>$0.</w:t>
            </w:r>
            <w:proofErr w:type="gramStart"/>
            <w:r>
              <w:t>15 /</w:t>
            </w:r>
            <w:proofErr w:type="gramEnd"/>
            <w:r>
              <w:t xml:space="preserve"> $0.60</w:t>
            </w:r>
          </w:p>
        </w:tc>
        <w:tc>
          <w:tcPr>
            <w:tcW w:w="10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FD2D9A" w14:textId="77777777" w:rsidR="00D80D8A" w:rsidRDefault="00BE6280">
            <w:r>
              <w:t>1M</w:t>
            </w:r>
          </w:p>
        </w:tc>
        <w:tc>
          <w:tcPr>
            <w:tcW w:w="28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CB3A6C" w14:textId="77777777" w:rsidR="00D80D8A" w:rsidRDefault="00BE6280">
            <w:proofErr w:type="spellStart"/>
            <w:r>
              <w:rPr>
                <w:rFonts w:ascii="Arial Unicode MS" w:eastAsia="Arial Unicode MS" w:hAnsi="Arial Unicode MS" w:cs="Arial Unicode MS"/>
              </w:rPr>
              <w:t>Vision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proofErr w:type="gramStart"/>
            <w:r>
              <w:rPr>
                <w:rFonts w:ascii="Arial Unicode MS" w:eastAsia="Arial Unicode MS" w:hAnsi="Arial Unicode MS" w:cs="Arial Unicode MS"/>
              </w:rPr>
              <w:t>오디오</w:t>
            </w:r>
            <w:r>
              <w:rPr>
                <w:rFonts w:ascii="Arial Unicode MS" w:eastAsia="Arial Unicode MS" w:hAnsi="Arial Unicode MS" w:cs="Arial Unicode MS"/>
              </w:rPr>
              <w:t xml:space="preserve"> /</w:t>
            </w:r>
            <w:proofErr w:type="gram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Thinking</w:t>
            </w:r>
            <w:proofErr w:type="spellEnd"/>
          </w:p>
        </w:tc>
        <w:tc>
          <w:tcPr>
            <w:tcW w:w="8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8D1408" w14:textId="77777777" w:rsidR="00D80D8A" w:rsidRDefault="00BE6280">
            <w:r>
              <w:rPr>
                <w:rFonts w:ascii="Arial Unicode MS" w:eastAsia="Arial Unicode MS" w:hAnsi="Arial Unicode MS" w:cs="Arial Unicode MS"/>
              </w:rPr>
              <w:t>중</w:t>
            </w:r>
          </w:p>
        </w:tc>
      </w:tr>
      <w:tr w:rsidR="00D80D8A" w14:paraId="27F3DB36" w14:textId="77777777">
        <w:tc>
          <w:tcPr>
            <w:tcW w:w="13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EDF411" w14:textId="77777777" w:rsidR="00D80D8A" w:rsidRDefault="00BE6280">
            <w:r>
              <w:rPr>
                <w:rFonts w:ascii="Arial Unicode MS" w:eastAsia="Arial Unicode MS" w:hAnsi="Arial Unicode MS" w:cs="Arial Unicode MS"/>
                <w:b/>
                <w:bCs/>
              </w:rPr>
              <w:t>초경량</w:t>
            </w:r>
          </w:p>
        </w:tc>
        <w:tc>
          <w:tcPr>
            <w:tcW w:w="16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B927E8" w14:textId="77777777" w:rsidR="00D80D8A" w:rsidRDefault="00BE6280">
            <w:r>
              <w:t xml:space="preserve">GPT-4.1 </w:t>
            </w:r>
            <w:proofErr w:type="spellStart"/>
            <w:r>
              <w:t>Nano</w:t>
            </w:r>
            <w:proofErr w:type="spellEnd"/>
          </w:p>
        </w:tc>
        <w:tc>
          <w:tcPr>
            <w:tcW w:w="13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3CF9AC" w14:textId="77777777" w:rsidR="00D80D8A" w:rsidRDefault="00BE6280">
            <w:r>
              <w:t>$0.</w:t>
            </w:r>
            <w:proofErr w:type="gramStart"/>
            <w:r>
              <w:t>10 /</w:t>
            </w:r>
            <w:proofErr w:type="gramEnd"/>
            <w:r>
              <w:t xml:space="preserve"> $0.40</w:t>
            </w:r>
          </w:p>
        </w:tc>
        <w:tc>
          <w:tcPr>
            <w:tcW w:w="10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432835" w14:textId="77777777" w:rsidR="00D80D8A" w:rsidRDefault="00BE6280">
            <w:r>
              <w:t>1M</w:t>
            </w:r>
          </w:p>
        </w:tc>
        <w:tc>
          <w:tcPr>
            <w:tcW w:w="28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6A424F" w14:textId="77777777" w:rsidR="00D80D8A" w:rsidRDefault="00BE6280">
            <w:r>
              <w:t>—</w:t>
            </w:r>
          </w:p>
        </w:tc>
        <w:tc>
          <w:tcPr>
            <w:tcW w:w="8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7EAE5C" w14:textId="77777777" w:rsidR="00D80D8A" w:rsidRDefault="00BE6280">
            <w:r>
              <w:rPr>
                <w:rFonts w:ascii="Arial Unicode MS" w:eastAsia="Arial Unicode MS" w:hAnsi="Arial Unicode MS" w:cs="Arial Unicode MS"/>
              </w:rPr>
              <w:t>하</w:t>
            </w:r>
          </w:p>
        </w:tc>
      </w:tr>
      <w:tr w:rsidR="00D80D8A" w14:paraId="5D143CFA" w14:textId="77777777">
        <w:tc>
          <w:tcPr>
            <w:tcW w:w="13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2D6DA6" w14:textId="77777777" w:rsidR="00D80D8A" w:rsidRDefault="00D80D8A"/>
        </w:tc>
        <w:tc>
          <w:tcPr>
            <w:tcW w:w="16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D45AA3" w14:textId="77777777" w:rsidR="00D80D8A" w:rsidRDefault="00BE6280">
            <w:proofErr w:type="spellStart"/>
            <w:r>
              <w:t>Gemini</w:t>
            </w:r>
            <w:proofErr w:type="spellEnd"/>
            <w:r>
              <w:t xml:space="preserve"> 2.5 </w:t>
            </w:r>
            <w:proofErr w:type="spellStart"/>
            <w:r>
              <w:t>Flash-Lite</w:t>
            </w:r>
            <w:proofErr w:type="spellEnd"/>
          </w:p>
        </w:tc>
        <w:tc>
          <w:tcPr>
            <w:tcW w:w="13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A5F72F" w14:textId="77777777" w:rsidR="00D80D8A" w:rsidRDefault="00BE6280">
            <w:r>
              <w:t>$0.</w:t>
            </w:r>
            <w:proofErr w:type="gramStart"/>
            <w:r>
              <w:t>10 /</w:t>
            </w:r>
            <w:proofErr w:type="gramEnd"/>
            <w:r>
              <w:t xml:space="preserve"> $0.40</w:t>
            </w:r>
          </w:p>
        </w:tc>
        <w:tc>
          <w:tcPr>
            <w:tcW w:w="10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0882FE" w14:textId="77777777" w:rsidR="00D80D8A" w:rsidRDefault="00BE6280">
            <w:r>
              <w:t>1M</w:t>
            </w:r>
          </w:p>
        </w:tc>
        <w:tc>
          <w:tcPr>
            <w:tcW w:w="28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961799" w14:textId="77777777" w:rsidR="00D80D8A" w:rsidRDefault="00BE6280">
            <w:proofErr w:type="spellStart"/>
            <w:r>
              <w:t>Vision</w:t>
            </w:r>
            <w:proofErr w:type="spellEnd"/>
          </w:p>
        </w:tc>
        <w:tc>
          <w:tcPr>
            <w:tcW w:w="8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1433CD" w14:textId="77777777" w:rsidR="00D80D8A" w:rsidRDefault="00BE6280">
            <w:r>
              <w:rPr>
                <w:rFonts w:ascii="Arial Unicode MS" w:eastAsia="Arial Unicode MS" w:hAnsi="Arial Unicode MS" w:cs="Arial Unicode MS"/>
              </w:rPr>
              <w:t>하</w:t>
            </w:r>
          </w:p>
        </w:tc>
      </w:tr>
      <w:tr w:rsidR="00D80D8A" w14:paraId="41E1E742" w14:textId="77777777">
        <w:tc>
          <w:tcPr>
            <w:tcW w:w="13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74263F" w14:textId="77777777" w:rsidR="00D80D8A" w:rsidRDefault="00BE6280">
            <w:proofErr w:type="spellStart"/>
            <w:r>
              <w:rPr>
                <w:b/>
                <w:bCs/>
              </w:rPr>
              <w:t>Reasoning</w:t>
            </w:r>
            <w:proofErr w:type="spellEnd"/>
          </w:p>
        </w:tc>
        <w:tc>
          <w:tcPr>
            <w:tcW w:w="16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EC4083" w14:textId="77777777" w:rsidR="00D80D8A" w:rsidRDefault="00BE6280">
            <w:r>
              <w:t>GPT o3</w:t>
            </w:r>
          </w:p>
        </w:tc>
        <w:tc>
          <w:tcPr>
            <w:tcW w:w="13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73C4B9" w14:textId="77777777" w:rsidR="00D80D8A" w:rsidRDefault="00BE6280">
            <w:r>
              <w:t>$10.</w:t>
            </w:r>
            <w:proofErr w:type="gramStart"/>
            <w:r>
              <w:t>00 /</w:t>
            </w:r>
            <w:proofErr w:type="gramEnd"/>
            <w:r>
              <w:t xml:space="preserve"> $40.00</w:t>
            </w:r>
          </w:p>
        </w:tc>
        <w:tc>
          <w:tcPr>
            <w:tcW w:w="10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4EAC98" w14:textId="77777777" w:rsidR="00D80D8A" w:rsidRDefault="00BE6280">
            <w:r>
              <w:t>200K</w:t>
            </w:r>
          </w:p>
        </w:tc>
        <w:tc>
          <w:tcPr>
            <w:tcW w:w="28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4036AF" w14:textId="77777777" w:rsidR="00D80D8A" w:rsidRDefault="00BE6280">
            <w:proofErr w:type="spellStart"/>
            <w:proofErr w:type="gramStart"/>
            <w:r>
              <w:rPr>
                <w:rFonts w:ascii="Arial Unicode MS" w:eastAsia="Arial Unicode MS" w:hAnsi="Arial Unicode MS" w:cs="Arial Unicode MS"/>
              </w:rPr>
              <w:t>Vision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/</w:t>
            </w:r>
            <w:proofErr w:type="gram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Reasoning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핵심</w:t>
            </w:r>
          </w:p>
        </w:tc>
        <w:tc>
          <w:tcPr>
            <w:tcW w:w="8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7EADE5" w14:textId="77777777" w:rsidR="00D80D8A" w:rsidRDefault="00BE6280">
            <w:r>
              <w:rPr>
                <w:rFonts w:ascii="Arial Unicode MS" w:eastAsia="Arial Unicode MS" w:hAnsi="Arial Unicode MS" w:cs="Arial Unicode MS"/>
              </w:rPr>
              <w:t>상</w:t>
            </w:r>
          </w:p>
        </w:tc>
      </w:tr>
      <w:tr w:rsidR="00D80D8A" w14:paraId="237C017C" w14:textId="77777777">
        <w:tc>
          <w:tcPr>
            <w:tcW w:w="13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71AA3E" w14:textId="77777777" w:rsidR="00D80D8A" w:rsidRDefault="00D80D8A"/>
        </w:tc>
        <w:tc>
          <w:tcPr>
            <w:tcW w:w="16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9CC924" w14:textId="77777777" w:rsidR="00D80D8A" w:rsidRDefault="00BE6280">
            <w:r>
              <w:t>GPT o4-mini</w:t>
            </w:r>
          </w:p>
        </w:tc>
        <w:tc>
          <w:tcPr>
            <w:tcW w:w="13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DD41E4" w14:textId="77777777" w:rsidR="00D80D8A" w:rsidRDefault="00BE6280">
            <w:r>
              <w:t>$1.</w:t>
            </w:r>
            <w:proofErr w:type="gramStart"/>
            <w:r>
              <w:t>10 /</w:t>
            </w:r>
            <w:proofErr w:type="gramEnd"/>
            <w:r>
              <w:t xml:space="preserve"> $4.40</w:t>
            </w:r>
          </w:p>
        </w:tc>
        <w:tc>
          <w:tcPr>
            <w:tcW w:w="10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35C389" w14:textId="77777777" w:rsidR="00D80D8A" w:rsidRDefault="00BE6280">
            <w:r>
              <w:t>200K</w:t>
            </w:r>
          </w:p>
        </w:tc>
        <w:tc>
          <w:tcPr>
            <w:tcW w:w="28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9B346B" w14:textId="77777777" w:rsidR="00D80D8A" w:rsidRDefault="00BE6280">
            <w:proofErr w:type="spellStart"/>
            <w:proofErr w:type="gramStart"/>
            <w:r>
              <w:rPr>
                <w:rFonts w:ascii="Arial Unicode MS" w:eastAsia="Arial Unicode MS" w:hAnsi="Arial Unicode MS" w:cs="Arial Unicode MS"/>
              </w:rPr>
              <w:t>Vision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/</w:t>
            </w:r>
            <w:proofErr w:type="gram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Reasoning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핵심</w:t>
            </w:r>
          </w:p>
        </w:tc>
        <w:tc>
          <w:tcPr>
            <w:tcW w:w="8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369197" w14:textId="77777777" w:rsidR="00D80D8A" w:rsidRDefault="00BE6280">
            <w:r>
              <w:rPr>
                <w:rFonts w:ascii="Arial Unicode MS" w:eastAsia="Arial Unicode MS" w:hAnsi="Arial Unicode MS" w:cs="Arial Unicode MS"/>
              </w:rPr>
              <w:t>중</w:t>
            </w:r>
          </w:p>
        </w:tc>
      </w:tr>
    </w:tbl>
    <w:p w14:paraId="6751C24B" w14:textId="77777777" w:rsidR="00D80D8A" w:rsidRDefault="00BE6280">
      <w:pPr>
        <w:pStyle w:val="4"/>
      </w:pPr>
      <w:bookmarkStart w:id="46" w:name="_7uunwdtpt03c" w:colFirst="0" w:colLast="0"/>
      <w:bookmarkEnd w:id="46"/>
      <w:r>
        <w:rPr>
          <w:rFonts w:ascii="Arial Unicode MS" w:eastAsia="Arial Unicode MS" w:hAnsi="Arial Unicode MS" w:cs="Arial Unicode MS"/>
        </w:rPr>
        <w:t>오픈소스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모델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비교표</w:t>
      </w:r>
    </w:p>
    <w:tbl>
      <w:tblPr>
        <w:tblStyle w:val="aff4"/>
        <w:tblW w:w="9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365"/>
        <w:gridCol w:w="1845"/>
        <w:gridCol w:w="2925"/>
        <w:gridCol w:w="2025"/>
        <w:gridCol w:w="840"/>
      </w:tblGrid>
      <w:tr w:rsidR="00D80D8A" w14:paraId="7F074DA4" w14:textId="77777777">
        <w:trPr>
          <w:tblHeader/>
        </w:trPr>
        <w:tc>
          <w:tcPr>
            <w:tcW w:w="1365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97A5B1" w14:textId="77777777" w:rsidR="00D80D8A" w:rsidRDefault="00BE6280">
            <w:pPr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규모</w:t>
            </w:r>
          </w:p>
        </w:tc>
        <w:tc>
          <w:tcPr>
            <w:tcW w:w="1845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BC4719" w14:textId="77777777" w:rsidR="00D80D8A" w:rsidRDefault="00BE6280">
            <w:pPr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대표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모델</w:t>
            </w:r>
          </w:p>
        </w:tc>
        <w:tc>
          <w:tcPr>
            <w:tcW w:w="2925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007514" w14:textId="77777777" w:rsidR="00D80D8A" w:rsidRDefault="00BE6280">
            <w:pPr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주요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강점</w:t>
            </w:r>
          </w:p>
        </w:tc>
        <w:tc>
          <w:tcPr>
            <w:tcW w:w="2025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9868CA" w14:textId="77777777" w:rsidR="00D80D8A" w:rsidRDefault="00BE6280">
            <w:pPr>
              <w:rPr>
                <w:b/>
                <w:bCs/>
              </w:rPr>
            </w:pPr>
            <w:proofErr w:type="gramStart"/>
            <w:r>
              <w:rPr>
                <w:rFonts w:ascii="Arial Unicode MS" w:eastAsia="Arial Unicode MS" w:hAnsi="Arial Unicode MS" w:cs="Arial Unicode MS"/>
                <w:b/>
                <w:bCs/>
              </w:rPr>
              <w:t>라이선스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/</w:t>
            </w:r>
            <w:proofErr w:type="gramEnd"/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하드웨어</w:t>
            </w:r>
          </w:p>
        </w:tc>
        <w:tc>
          <w:tcPr>
            <w:tcW w:w="84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F8F623" w14:textId="77777777" w:rsidR="00D80D8A" w:rsidRDefault="00BE6280">
            <w:pPr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한국어</w:t>
            </w:r>
          </w:p>
        </w:tc>
      </w:tr>
      <w:tr w:rsidR="00D80D8A" w14:paraId="616807A6" w14:textId="77777777">
        <w:tc>
          <w:tcPr>
            <w:tcW w:w="13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3A7DDE" w14:textId="77777777" w:rsidR="00D80D8A" w:rsidRDefault="00BE6280">
            <w:r>
              <w:rPr>
                <w:rFonts w:ascii="Arial Unicode MS" w:eastAsia="Arial Unicode MS" w:hAnsi="Arial Unicode MS" w:cs="Arial Unicode MS"/>
                <w:b/>
                <w:bCs/>
              </w:rPr>
              <w:t>대형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b/>
                <w:bCs/>
              </w:rPr>
              <w:t>MoE</w:t>
            </w:r>
            <w:proofErr w:type="spellEnd"/>
          </w:p>
        </w:tc>
        <w:tc>
          <w:tcPr>
            <w:tcW w:w="18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FBA011" w14:textId="77777777" w:rsidR="00D80D8A" w:rsidRDefault="00BE6280">
            <w:proofErr w:type="spellStart"/>
            <w:r>
              <w:t>DeepSeek</w:t>
            </w:r>
            <w:proofErr w:type="spellEnd"/>
            <w:r>
              <w:t xml:space="preserve"> V3.2</w:t>
            </w:r>
          </w:p>
        </w:tc>
        <w:tc>
          <w:tcPr>
            <w:tcW w:w="29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386DA9" w14:textId="77777777" w:rsidR="00D80D8A" w:rsidRDefault="00BE6280">
            <w:r>
              <w:rPr>
                <w:rFonts w:ascii="Arial Unicode MS" w:eastAsia="Arial Unicode MS" w:hAnsi="Arial Unicode MS" w:cs="Arial Unicode MS"/>
              </w:rPr>
              <w:t>상용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범용급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성능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초저가</w:t>
            </w:r>
            <w:r>
              <w:rPr>
                <w:rFonts w:ascii="Arial Unicode MS" w:eastAsia="Arial Unicode MS" w:hAnsi="Arial Unicode MS" w:cs="Arial Unicode MS"/>
              </w:rPr>
              <w:t xml:space="preserve"> API($0.28/$0.42), </w:t>
            </w:r>
            <w:r>
              <w:rPr>
                <w:rFonts w:ascii="Arial Unicode MS" w:eastAsia="Arial Unicode MS" w:hAnsi="Arial Unicode MS" w:cs="Arial Unicode MS"/>
              </w:rPr>
              <w:t>코딩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우수</w:t>
            </w:r>
          </w:p>
        </w:tc>
        <w:tc>
          <w:tcPr>
            <w:tcW w:w="20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D3E329" w14:textId="77777777" w:rsidR="00D80D8A" w:rsidRDefault="00BE6280">
            <w:proofErr w:type="gramStart"/>
            <w:r>
              <w:rPr>
                <w:rFonts w:ascii="Arial Unicode MS" w:eastAsia="Arial Unicode MS" w:hAnsi="Arial Unicode MS" w:cs="Arial Unicode MS"/>
              </w:rPr>
              <w:t>MIT /</w:t>
            </w:r>
            <w:proofErr w:type="gram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멀티</w:t>
            </w:r>
            <w:r>
              <w:rPr>
                <w:rFonts w:ascii="Arial Unicode MS" w:eastAsia="Arial Unicode MS" w:hAnsi="Arial Unicode MS" w:cs="Arial Unicode MS"/>
              </w:rPr>
              <w:t xml:space="preserve"> GPU</w:t>
            </w:r>
          </w:p>
        </w:tc>
        <w:tc>
          <w:tcPr>
            <w:tcW w:w="8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BE4BA0" w14:textId="77777777" w:rsidR="00D80D8A" w:rsidRDefault="00BE6280">
            <w:r>
              <w:rPr>
                <w:rFonts w:ascii="Arial Unicode MS" w:eastAsia="Arial Unicode MS" w:hAnsi="Arial Unicode MS" w:cs="Arial Unicode MS"/>
              </w:rPr>
              <w:t>상</w:t>
            </w:r>
          </w:p>
        </w:tc>
      </w:tr>
      <w:tr w:rsidR="00D80D8A" w14:paraId="5A13DB73" w14:textId="77777777">
        <w:tc>
          <w:tcPr>
            <w:tcW w:w="13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FA52EE" w14:textId="77777777" w:rsidR="00D80D8A" w:rsidRDefault="00D80D8A"/>
        </w:tc>
        <w:tc>
          <w:tcPr>
            <w:tcW w:w="18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4C5652" w14:textId="77777777" w:rsidR="00D80D8A" w:rsidRDefault="00BE6280">
            <w:proofErr w:type="spellStart"/>
            <w:r>
              <w:t>DeepSeek</w:t>
            </w:r>
            <w:proofErr w:type="spellEnd"/>
            <w:r>
              <w:t xml:space="preserve"> R1</w:t>
            </w:r>
          </w:p>
        </w:tc>
        <w:tc>
          <w:tcPr>
            <w:tcW w:w="29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9843F5" w14:textId="77777777" w:rsidR="00D80D8A" w:rsidRDefault="00BE6280">
            <w:proofErr w:type="spellStart"/>
            <w:r>
              <w:rPr>
                <w:rFonts w:ascii="Arial Unicode MS" w:eastAsia="Arial Unicode MS" w:hAnsi="Arial Unicode MS" w:cs="Arial Unicode MS"/>
              </w:rPr>
              <w:t>Reasoning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특화</w:t>
            </w:r>
            <w:r>
              <w:rPr>
                <w:rFonts w:ascii="Arial Unicode MS" w:eastAsia="Arial Unicode MS" w:hAnsi="Arial Unicode MS" w:cs="Arial Unicode MS"/>
              </w:rPr>
              <w:t>, o1</w:t>
            </w:r>
            <w:r>
              <w:rPr>
                <w:rFonts w:ascii="Arial Unicode MS" w:eastAsia="Arial Unicode MS" w:hAnsi="Arial Unicode MS" w:cs="Arial Unicode MS"/>
              </w:rPr>
              <w:t>급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추론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성능</w:t>
            </w:r>
          </w:p>
        </w:tc>
        <w:tc>
          <w:tcPr>
            <w:tcW w:w="20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73E260" w14:textId="77777777" w:rsidR="00D80D8A" w:rsidRDefault="00BE6280">
            <w:proofErr w:type="gramStart"/>
            <w:r>
              <w:rPr>
                <w:rFonts w:ascii="Arial Unicode MS" w:eastAsia="Arial Unicode MS" w:hAnsi="Arial Unicode MS" w:cs="Arial Unicode MS"/>
              </w:rPr>
              <w:t>MIT /</w:t>
            </w:r>
            <w:proofErr w:type="gram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멀티</w:t>
            </w:r>
            <w:r>
              <w:rPr>
                <w:rFonts w:ascii="Arial Unicode MS" w:eastAsia="Arial Unicode MS" w:hAnsi="Arial Unicode MS" w:cs="Arial Unicode MS"/>
              </w:rPr>
              <w:t xml:space="preserve"> GPU</w:t>
            </w:r>
          </w:p>
        </w:tc>
        <w:tc>
          <w:tcPr>
            <w:tcW w:w="8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C04495" w14:textId="77777777" w:rsidR="00D80D8A" w:rsidRDefault="00BE6280">
            <w:r>
              <w:rPr>
                <w:rFonts w:ascii="Arial Unicode MS" w:eastAsia="Arial Unicode MS" w:hAnsi="Arial Unicode MS" w:cs="Arial Unicode MS"/>
              </w:rPr>
              <w:t>중</w:t>
            </w:r>
          </w:p>
        </w:tc>
      </w:tr>
      <w:tr w:rsidR="00D80D8A" w14:paraId="51284C07" w14:textId="77777777">
        <w:tc>
          <w:tcPr>
            <w:tcW w:w="13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D6A404" w14:textId="77777777" w:rsidR="00D80D8A" w:rsidRDefault="00BE6280">
            <w:r>
              <w:rPr>
                <w:rFonts w:ascii="Arial Unicode MS" w:eastAsia="Arial Unicode MS" w:hAnsi="Arial Unicode MS" w:cs="Arial Unicode MS"/>
                <w:b/>
                <w:bCs/>
              </w:rPr>
              <w:lastRenderedPageBreak/>
              <w:t>대형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b/>
                <w:bCs/>
              </w:rPr>
              <w:t>Dense</w:t>
            </w:r>
            <w:proofErr w:type="spellEnd"/>
          </w:p>
        </w:tc>
        <w:tc>
          <w:tcPr>
            <w:tcW w:w="18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5F141B" w14:textId="77777777" w:rsidR="00D80D8A" w:rsidRDefault="00BE6280">
            <w:proofErr w:type="spellStart"/>
            <w:r>
              <w:t>Llama</w:t>
            </w:r>
            <w:proofErr w:type="spellEnd"/>
            <w:r>
              <w:t xml:space="preserve"> 4 </w:t>
            </w:r>
            <w:proofErr w:type="spellStart"/>
            <w:r>
              <w:t>Maverick</w:t>
            </w:r>
            <w:proofErr w:type="spellEnd"/>
            <w:r>
              <w:t xml:space="preserve"> (400B)</w:t>
            </w:r>
          </w:p>
        </w:tc>
        <w:tc>
          <w:tcPr>
            <w:tcW w:w="29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9323CD" w14:textId="77777777" w:rsidR="00D80D8A" w:rsidRDefault="00BE6280">
            <w:proofErr w:type="spellStart"/>
            <w:r>
              <w:rPr>
                <w:rFonts w:ascii="Arial Unicode MS" w:eastAsia="Arial Unicode MS" w:hAnsi="Arial Unicode MS" w:cs="Arial Unicode MS"/>
              </w:rPr>
              <w:t>Meta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최신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플래그십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넓은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생태계</w:t>
            </w:r>
          </w:p>
        </w:tc>
        <w:tc>
          <w:tcPr>
            <w:tcW w:w="20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D16110" w14:textId="77777777" w:rsidR="00D80D8A" w:rsidRDefault="00BE6280">
            <w:proofErr w:type="spellStart"/>
            <w:r>
              <w:rPr>
                <w:rFonts w:ascii="Arial Unicode MS" w:eastAsia="Arial Unicode MS" w:hAnsi="Arial Unicode MS" w:cs="Arial Unicode MS"/>
              </w:rPr>
              <w:t>Llama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proofErr w:type="gramStart"/>
            <w:r>
              <w:rPr>
                <w:rFonts w:ascii="Arial Unicode MS" w:eastAsia="Arial Unicode MS" w:hAnsi="Arial Unicode MS" w:cs="Arial Unicode MS"/>
              </w:rPr>
              <w:t>Community /</w:t>
            </w:r>
            <w:proofErr w:type="gram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다수</w:t>
            </w:r>
            <w:r>
              <w:rPr>
                <w:rFonts w:ascii="Arial Unicode MS" w:eastAsia="Arial Unicode MS" w:hAnsi="Arial Unicode MS" w:cs="Arial Unicode MS"/>
              </w:rPr>
              <w:t xml:space="preserve"> GPU </w:t>
            </w:r>
            <w:r>
              <w:rPr>
                <w:rFonts w:ascii="Arial Unicode MS" w:eastAsia="Arial Unicode MS" w:hAnsi="Arial Unicode MS" w:cs="Arial Unicode MS"/>
              </w:rPr>
              <w:t>클러스터</w:t>
            </w:r>
          </w:p>
        </w:tc>
        <w:tc>
          <w:tcPr>
            <w:tcW w:w="8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858ABD" w14:textId="77777777" w:rsidR="00D80D8A" w:rsidRDefault="00BE6280">
            <w:r>
              <w:rPr>
                <w:rFonts w:ascii="Arial Unicode MS" w:eastAsia="Arial Unicode MS" w:hAnsi="Arial Unicode MS" w:cs="Arial Unicode MS"/>
              </w:rPr>
              <w:t>중</w:t>
            </w:r>
          </w:p>
        </w:tc>
      </w:tr>
      <w:tr w:rsidR="00D80D8A" w14:paraId="435DEDA6" w14:textId="77777777">
        <w:tc>
          <w:tcPr>
            <w:tcW w:w="13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F97A71" w14:textId="77777777" w:rsidR="00D80D8A" w:rsidRDefault="00BE6280">
            <w:r>
              <w:rPr>
                <w:rFonts w:ascii="Arial Unicode MS" w:eastAsia="Arial Unicode MS" w:hAnsi="Arial Unicode MS" w:cs="Arial Unicode MS"/>
                <w:b/>
                <w:bCs/>
              </w:rPr>
              <w:t>중형</w:t>
            </w:r>
          </w:p>
        </w:tc>
        <w:tc>
          <w:tcPr>
            <w:tcW w:w="18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DB08FC" w14:textId="77777777" w:rsidR="00D80D8A" w:rsidRDefault="00BE6280">
            <w:proofErr w:type="spellStart"/>
            <w:r>
              <w:t>Llama</w:t>
            </w:r>
            <w:proofErr w:type="spellEnd"/>
            <w:r>
              <w:t xml:space="preserve"> 4 </w:t>
            </w:r>
            <w:proofErr w:type="spellStart"/>
            <w:r>
              <w:t>Scout</w:t>
            </w:r>
            <w:proofErr w:type="spellEnd"/>
            <w:r>
              <w:t xml:space="preserve"> (109B)</w:t>
            </w:r>
          </w:p>
        </w:tc>
        <w:tc>
          <w:tcPr>
            <w:tcW w:w="29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F46D69" w14:textId="77777777" w:rsidR="00D80D8A" w:rsidRDefault="00BE6280">
            <w:r>
              <w:rPr>
                <w:rFonts w:ascii="Arial Unicode MS" w:eastAsia="Arial Unicode MS" w:hAnsi="Arial Unicode MS" w:cs="Arial Unicode MS"/>
              </w:rPr>
              <w:t xml:space="preserve">10M </w:t>
            </w:r>
            <w:r>
              <w:rPr>
                <w:rFonts w:ascii="Arial Unicode MS" w:eastAsia="Arial Unicode MS" w:hAnsi="Arial Unicode MS" w:cs="Arial Unicode MS"/>
              </w:rPr>
              <w:t>컨텍스트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MoE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17B </w:t>
            </w:r>
            <w:r>
              <w:rPr>
                <w:rFonts w:ascii="Arial Unicode MS" w:eastAsia="Arial Unicode MS" w:hAnsi="Arial Unicode MS" w:cs="Arial Unicode MS"/>
              </w:rPr>
              <w:t>활성</w:t>
            </w:r>
          </w:p>
        </w:tc>
        <w:tc>
          <w:tcPr>
            <w:tcW w:w="20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162205" w14:textId="77777777" w:rsidR="00D80D8A" w:rsidRDefault="00BE6280">
            <w:proofErr w:type="spellStart"/>
            <w:r>
              <w:rPr>
                <w:rFonts w:ascii="Arial Unicode MS" w:eastAsia="Arial Unicode MS" w:hAnsi="Arial Unicode MS" w:cs="Arial Unicode MS"/>
              </w:rPr>
              <w:t>Llama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proofErr w:type="gramStart"/>
            <w:r>
              <w:rPr>
                <w:rFonts w:ascii="Arial Unicode MS" w:eastAsia="Arial Unicode MS" w:hAnsi="Arial Unicode MS" w:cs="Arial Unicode MS"/>
              </w:rPr>
              <w:t>Community /</w:t>
            </w:r>
            <w:proofErr w:type="gram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단일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고사양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GPU</w:t>
            </w:r>
          </w:p>
        </w:tc>
        <w:tc>
          <w:tcPr>
            <w:tcW w:w="8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240198" w14:textId="77777777" w:rsidR="00D80D8A" w:rsidRDefault="00BE6280">
            <w:r>
              <w:rPr>
                <w:rFonts w:ascii="Arial Unicode MS" w:eastAsia="Arial Unicode MS" w:hAnsi="Arial Unicode MS" w:cs="Arial Unicode MS"/>
              </w:rPr>
              <w:t>중</w:t>
            </w:r>
          </w:p>
        </w:tc>
      </w:tr>
      <w:tr w:rsidR="00D80D8A" w14:paraId="4577A5F6" w14:textId="77777777">
        <w:tc>
          <w:tcPr>
            <w:tcW w:w="13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72D373" w14:textId="77777777" w:rsidR="00D80D8A" w:rsidRDefault="00D80D8A"/>
        </w:tc>
        <w:tc>
          <w:tcPr>
            <w:tcW w:w="18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268399" w14:textId="77777777" w:rsidR="00D80D8A" w:rsidRDefault="00BE6280">
            <w:proofErr w:type="spellStart"/>
            <w:r>
              <w:t>Qwen</w:t>
            </w:r>
            <w:proofErr w:type="spellEnd"/>
            <w:r>
              <w:t xml:space="preserve"> 3 (32B)</w:t>
            </w:r>
          </w:p>
        </w:tc>
        <w:tc>
          <w:tcPr>
            <w:tcW w:w="29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934D7C" w14:textId="77777777" w:rsidR="00D80D8A" w:rsidRDefault="00BE6280">
            <w:r>
              <w:rPr>
                <w:rFonts w:ascii="Arial Unicode MS" w:eastAsia="Arial Unicode MS" w:hAnsi="Arial Unicode MS" w:cs="Arial Unicode MS"/>
              </w:rPr>
              <w:t>다국어</w:t>
            </w:r>
            <w:r>
              <w:rPr>
                <w:rFonts w:ascii="Arial Unicode MS" w:eastAsia="Arial Unicode MS" w:hAnsi="Arial Unicode MS" w:cs="Arial Unicode MS"/>
              </w:rPr>
              <w:t>(</w:t>
            </w:r>
            <w:r>
              <w:rPr>
                <w:rFonts w:ascii="Arial Unicode MS" w:eastAsia="Arial Unicode MS" w:hAnsi="Arial Unicode MS" w:cs="Arial Unicode MS"/>
              </w:rPr>
              <w:t>한국어</w:t>
            </w:r>
            <w:r>
              <w:rPr>
                <w:rFonts w:ascii="Arial Unicode MS" w:eastAsia="Arial Unicode MS" w:hAnsi="Arial Unicode MS" w:cs="Arial Unicode MS"/>
              </w:rPr>
              <w:t xml:space="preserve">) </w:t>
            </w:r>
            <w:r>
              <w:rPr>
                <w:rFonts w:ascii="Arial Unicode MS" w:eastAsia="Arial Unicode MS" w:hAnsi="Arial Unicode MS" w:cs="Arial Unicode MS"/>
              </w:rPr>
              <w:t>우수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MoE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경량</w:t>
            </w:r>
          </w:p>
        </w:tc>
        <w:tc>
          <w:tcPr>
            <w:tcW w:w="20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108421" w14:textId="77777777" w:rsidR="00D80D8A" w:rsidRDefault="00BE6280">
            <w:r>
              <w:rPr>
                <w:rFonts w:ascii="Arial Unicode MS" w:eastAsia="Arial Unicode MS" w:hAnsi="Arial Unicode MS" w:cs="Arial Unicode MS"/>
              </w:rPr>
              <w:t xml:space="preserve">Apache </w:t>
            </w:r>
            <w:proofErr w:type="gramStart"/>
            <w:r>
              <w:rPr>
                <w:rFonts w:ascii="Arial Unicode MS" w:eastAsia="Arial Unicode MS" w:hAnsi="Arial Unicode MS" w:cs="Arial Unicode MS"/>
              </w:rPr>
              <w:t>2.0 /</w:t>
            </w:r>
            <w:proofErr w:type="gram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단일</w:t>
            </w:r>
            <w:r>
              <w:rPr>
                <w:rFonts w:ascii="Arial Unicode MS" w:eastAsia="Arial Unicode MS" w:hAnsi="Arial Unicode MS" w:cs="Arial Unicode MS"/>
              </w:rPr>
              <w:t xml:space="preserve"> GPU</w:t>
            </w:r>
          </w:p>
        </w:tc>
        <w:tc>
          <w:tcPr>
            <w:tcW w:w="8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A9F061" w14:textId="77777777" w:rsidR="00D80D8A" w:rsidRDefault="00BE6280">
            <w:r>
              <w:rPr>
                <w:rFonts w:ascii="Arial Unicode MS" w:eastAsia="Arial Unicode MS" w:hAnsi="Arial Unicode MS" w:cs="Arial Unicode MS"/>
                <w:b/>
                <w:bCs/>
              </w:rPr>
              <w:t>상</w:t>
            </w:r>
          </w:p>
        </w:tc>
      </w:tr>
      <w:tr w:rsidR="00D80D8A" w14:paraId="1DD1CC20" w14:textId="77777777">
        <w:tc>
          <w:tcPr>
            <w:tcW w:w="13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26975A" w14:textId="77777777" w:rsidR="00D80D8A" w:rsidRDefault="00BE6280">
            <w:r>
              <w:rPr>
                <w:rFonts w:ascii="Arial Unicode MS" w:eastAsia="Arial Unicode MS" w:hAnsi="Arial Unicode MS" w:cs="Arial Unicode MS"/>
                <w:b/>
                <w:bCs/>
              </w:rPr>
              <w:t>경량</w:t>
            </w:r>
          </w:p>
        </w:tc>
        <w:tc>
          <w:tcPr>
            <w:tcW w:w="18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890806" w14:textId="77777777" w:rsidR="00D80D8A" w:rsidRDefault="00BE6280">
            <w:proofErr w:type="spellStart"/>
            <w:r>
              <w:t>Llama</w:t>
            </w:r>
            <w:proofErr w:type="spellEnd"/>
            <w:r>
              <w:t xml:space="preserve"> 4 </w:t>
            </w:r>
            <w:proofErr w:type="spellStart"/>
            <w:r>
              <w:t>Lite</w:t>
            </w:r>
            <w:proofErr w:type="spellEnd"/>
            <w:r>
              <w:t xml:space="preserve"> (10B)</w:t>
            </w:r>
          </w:p>
        </w:tc>
        <w:tc>
          <w:tcPr>
            <w:tcW w:w="29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05AE18" w14:textId="77777777" w:rsidR="00D80D8A" w:rsidRDefault="00BE6280">
            <w:r>
              <w:rPr>
                <w:rFonts w:ascii="Arial Unicode MS" w:eastAsia="Arial Unicode MS" w:hAnsi="Arial Unicode MS" w:cs="Arial Unicode MS"/>
              </w:rPr>
              <w:t>모바일</w:t>
            </w:r>
            <w:r>
              <w:rPr>
                <w:rFonts w:ascii="Arial Unicode MS" w:eastAsia="Arial Unicode MS" w:hAnsi="Arial Unicode MS" w:cs="Arial Unicode MS"/>
              </w:rPr>
              <w:t>/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엣지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배포</w:t>
            </w:r>
          </w:p>
        </w:tc>
        <w:tc>
          <w:tcPr>
            <w:tcW w:w="20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F46F03" w14:textId="77777777" w:rsidR="00D80D8A" w:rsidRDefault="00BE6280">
            <w:proofErr w:type="spellStart"/>
            <w:r>
              <w:rPr>
                <w:rFonts w:ascii="Arial Unicode MS" w:eastAsia="Arial Unicode MS" w:hAnsi="Arial Unicode MS" w:cs="Arial Unicode MS"/>
              </w:rPr>
              <w:t>Llama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proofErr w:type="gramStart"/>
            <w:r>
              <w:rPr>
                <w:rFonts w:ascii="Arial Unicode MS" w:eastAsia="Arial Unicode MS" w:hAnsi="Arial Unicode MS" w:cs="Arial Unicode MS"/>
              </w:rPr>
              <w:t>Community /</w:t>
            </w:r>
            <w:proofErr w:type="gram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보급형</w:t>
            </w:r>
            <w:r>
              <w:rPr>
                <w:rFonts w:ascii="Arial Unicode MS" w:eastAsia="Arial Unicode MS" w:hAnsi="Arial Unicode MS" w:cs="Arial Unicode MS"/>
              </w:rPr>
              <w:t xml:space="preserve"> GPU·CPU</w:t>
            </w:r>
          </w:p>
        </w:tc>
        <w:tc>
          <w:tcPr>
            <w:tcW w:w="8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53AAF1" w14:textId="77777777" w:rsidR="00D80D8A" w:rsidRDefault="00BE6280">
            <w:r>
              <w:rPr>
                <w:rFonts w:ascii="Arial Unicode MS" w:eastAsia="Arial Unicode MS" w:hAnsi="Arial Unicode MS" w:cs="Arial Unicode MS"/>
              </w:rPr>
              <w:t>하</w:t>
            </w:r>
          </w:p>
        </w:tc>
      </w:tr>
      <w:tr w:rsidR="00D80D8A" w14:paraId="2F29E97F" w14:textId="77777777">
        <w:tc>
          <w:tcPr>
            <w:tcW w:w="13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90A2AC" w14:textId="77777777" w:rsidR="00D80D8A" w:rsidRDefault="00D80D8A"/>
        </w:tc>
        <w:tc>
          <w:tcPr>
            <w:tcW w:w="18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BD590F" w14:textId="77777777" w:rsidR="00D80D8A" w:rsidRDefault="00BE6280">
            <w:proofErr w:type="spellStart"/>
            <w:r>
              <w:t>Gemma</w:t>
            </w:r>
            <w:proofErr w:type="spellEnd"/>
            <w:r>
              <w:t xml:space="preserve"> 3 (12B)</w:t>
            </w:r>
          </w:p>
        </w:tc>
        <w:tc>
          <w:tcPr>
            <w:tcW w:w="29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0E4D3E" w14:textId="77777777" w:rsidR="00D80D8A" w:rsidRDefault="00BE6280">
            <w:r>
              <w:rPr>
                <w:rFonts w:ascii="Arial Unicode MS" w:eastAsia="Arial Unicode MS" w:hAnsi="Arial Unicode MS" w:cs="Arial Unicode MS"/>
              </w:rPr>
              <w:t xml:space="preserve">Google </w:t>
            </w:r>
            <w:r>
              <w:rPr>
                <w:rFonts w:ascii="Arial Unicode MS" w:eastAsia="Arial Unicode MS" w:hAnsi="Arial Unicode MS" w:cs="Arial Unicode MS"/>
              </w:rPr>
              <w:t>경량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오픈소스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멀티모달</w:t>
            </w:r>
            <w:proofErr w:type="spellEnd"/>
          </w:p>
        </w:tc>
        <w:tc>
          <w:tcPr>
            <w:tcW w:w="20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B63797" w14:textId="77777777" w:rsidR="00D80D8A" w:rsidRDefault="00BE6280">
            <w:proofErr w:type="gramStart"/>
            <w:r>
              <w:rPr>
                <w:rFonts w:ascii="Arial Unicode MS" w:eastAsia="Arial Unicode MS" w:hAnsi="Arial Unicode MS" w:cs="Arial Unicode MS"/>
              </w:rPr>
              <w:t>오픈</w:t>
            </w:r>
            <w:r>
              <w:rPr>
                <w:rFonts w:ascii="Arial Unicode MS" w:eastAsia="Arial Unicode MS" w:hAnsi="Arial Unicode MS" w:cs="Arial Unicode MS"/>
              </w:rPr>
              <w:t xml:space="preserve"> /</w:t>
            </w:r>
            <w:proofErr w:type="gram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보급형</w:t>
            </w:r>
            <w:r>
              <w:rPr>
                <w:rFonts w:ascii="Arial Unicode MS" w:eastAsia="Arial Unicode MS" w:hAnsi="Arial Unicode MS" w:cs="Arial Unicode MS"/>
              </w:rPr>
              <w:t xml:space="preserve"> GPU</w:t>
            </w:r>
          </w:p>
        </w:tc>
        <w:tc>
          <w:tcPr>
            <w:tcW w:w="8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7F5D45" w14:textId="77777777" w:rsidR="00D80D8A" w:rsidRDefault="00BE6280">
            <w:r>
              <w:rPr>
                <w:rFonts w:ascii="Arial Unicode MS" w:eastAsia="Arial Unicode MS" w:hAnsi="Arial Unicode MS" w:cs="Arial Unicode MS"/>
              </w:rPr>
              <w:t>하</w:t>
            </w:r>
          </w:p>
        </w:tc>
      </w:tr>
    </w:tbl>
    <w:p w14:paraId="75EF8746" w14:textId="77777777" w:rsidR="00D80D8A" w:rsidRDefault="00D80D8A">
      <w:pPr>
        <w:pBdr>
          <w:top w:val="nil"/>
          <w:left w:val="nil"/>
          <w:bottom w:val="nil"/>
          <w:right w:val="nil"/>
          <w:between w:val="nil"/>
        </w:pBdr>
      </w:pPr>
    </w:p>
    <w:p w14:paraId="012575FB" w14:textId="77777777" w:rsidR="00D80D8A" w:rsidRDefault="00BE6280">
      <w:pPr>
        <w:rPr>
          <w:i/>
          <w:iCs/>
        </w:rPr>
      </w:pPr>
      <w:r>
        <w:rPr>
          <w:rFonts w:ascii="Arial Unicode MS" w:eastAsia="Arial Unicode MS" w:hAnsi="Arial Unicode MS" w:cs="Arial Unicode MS"/>
          <w:i/>
          <w:iCs/>
          <w:color w:val="444746"/>
          <w:sz w:val="21"/>
          <w:szCs w:val="21"/>
        </w:rPr>
        <w:t>(</w:t>
      </w:r>
      <w:r>
        <w:rPr>
          <w:rFonts w:ascii="Arial Unicode MS" w:eastAsia="Arial Unicode MS" w:hAnsi="Arial Unicode MS" w:cs="Arial Unicode MS"/>
          <w:i/>
          <w:iCs/>
          <w:color w:val="444746"/>
          <w:sz w:val="21"/>
          <w:szCs w:val="21"/>
        </w:rPr>
        <w:t>라이선스</w:t>
      </w:r>
      <w:r>
        <w:rPr>
          <w:rFonts w:ascii="Arial Unicode MS" w:eastAsia="Arial Unicode MS" w:hAnsi="Arial Unicode MS" w:cs="Arial Unicode MS"/>
          <w:i/>
          <w:iCs/>
          <w:color w:val="444746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i/>
          <w:iCs/>
          <w:color w:val="444746"/>
          <w:sz w:val="21"/>
          <w:szCs w:val="21"/>
        </w:rPr>
        <w:t>참고</w:t>
      </w:r>
      <w:r>
        <w:rPr>
          <w:rFonts w:ascii="Arial Unicode MS" w:eastAsia="Arial Unicode MS" w:hAnsi="Arial Unicode MS" w:cs="Arial Unicode MS"/>
          <w:i/>
          <w:iCs/>
          <w:color w:val="444746"/>
          <w:sz w:val="21"/>
          <w:szCs w:val="21"/>
        </w:rPr>
        <w:t>: MIT(</w:t>
      </w:r>
      <w:proofErr w:type="spellStart"/>
      <w:r>
        <w:rPr>
          <w:rFonts w:ascii="Arial Unicode MS" w:eastAsia="Arial Unicode MS" w:hAnsi="Arial Unicode MS" w:cs="Arial Unicode MS"/>
          <w:i/>
          <w:iCs/>
          <w:color w:val="444746"/>
          <w:sz w:val="21"/>
          <w:szCs w:val="21"/>
        </w:rPr>
        <w:t>DeepSeek</w:t>
      </w:r>
      <w:proofErr w:type="spellEnd"/>
      <w:r>
        <w:rPr>
          <w:rFonts w:ascii="Arial Unicode MS" w:eastAsia="Arial Unicode MS" w:hAnsi="Arial Unicode MS" w:cs="Arial Unicode MS"/>
          <w:i/>
          <w:iCs/>
          <w:color w:val="444746"/>
          <w:sz w:val="21"/>
          <w:szCs w:val="21"/>
        </w:rPr>
        <w:t>)</w:t>
      </w:r>
      <w:r>
        <w:rPr>
          <w:rFonts w:ascii="Arial Unicode MS" w:eastAsia="Arial Unicode MS" w:hAnsi="Arial Unicode MS" w:cs="Arial Unicode MS"/>
          <w:i/>
          <w:iCs/>
          <w:color w:val="444746"/>
          <w:sz w:val="21"/>
          <w:szCs w:val="21"/>
        </w:rPr>
        <w:t>는</w:t>
      </w:r>
      <w:r>
        <w:rPr>
          <w:rFonts w:ascii="Arial Unicode MS" w:eastAsia="Arial Unicode MS" w:hAnsi="Arial Unicode MS" w:cs="Arial Unicode MS"/>
          <w:i/>
          <w:iCs/>
          <w:color w:val="444746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i/>
          <w:iCs/>
          <w:color w:val="444746"/>
          <w:sz w:val="21"/>
          <w:szCs w:val="21"/>
        </w:rPr>
        <w:t>제약</w:t>
      </w:r>
      <w:r>
        <w:rPr>
          <w:rFonts w:ascii="Arial Unicode MS" w:eastAsia="Arial Unicode MS" w:hAnsi="Arial Unicode MS" w:cs="Arial Unicode MS"/>
          <w:i/>
          <w:iCs/>
          <w:color w:val="444746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i/>
          <w:iCs/>
          <w:color w:val="444746"/>
          <w:sz w:val="21"/>
          <w:szCs w:val="21"/>
        </w:rPr>
        <w:t>없음</w:t>
      </w:r>
      <w:r>
        <w:rPr>
          <w:rFonts w:ascii="Arial Unicode MS" w:eastAsia="Arial Unicode MS" w:hAnsi="Arial Unicode MS" w:cs="Arial Unicode MS"/>
          <w:i/>
          <w:iCs/>
          <w:color w:val="444746"/>
          <w:sz w:val="21"/>
          <w:szCs w:val="21"/>
        </w:rPr>
        <w:t>, Apache 2.0(</w:t>
      </w:r>
      <w:proofErr w:type="spellStart"/>
      <w:r>
        <w:rPr>
          <w:rFonts w:ascii="Arial Unicode MS" w:eastAsia="Arial Unicode MS" w:hAnsi="Arial Unicode MS" w:cs="Arial Unicode MS"/>
          <w:i/>
          <w:iCs/>
          <w:color w:val="444746"/>
          <w:sz w:val="21"/>
          <w:szCs w:val="21"/>
        </w:rPr>
        <w:t>Qwen</w:t>
      </w:r>
      <w:proofErr w:type="spellEnd"/>
      <w:r>
        <w:rPr>
          <w:rFonts w:ascii="Arial Unicode MS" w:eastAsia="Arial Unicode MS" w:hAnsi="Arial Unicode MS" w:cs="Arial Unicode MS"/>
          <w:i/>
          <w:iCs/>
          <w:color w:val="444746"/>
          <w:sz w:val="21"/>
          <w:szCs w:val="21"/>
        </w:rPr>
        <w:t>)</w:t>
      </w:r>
      <w:r>
        <w:rPr>
          <w:rFonts w:ascii="Arial Unicode MS" w:eastAsia="Arial Unicode MS" w:hAnsi="Arial Unicode MS" w:cs="Arial Unicode MS"/>
          <w:i/>
          <w:iCs/>
          <w:color w:val="444746"/>
          <w:sz w:val="21"/>
          <w:szCs w:val="21"/>
        </w:rPr>
        <w:t>은</w:t>
      </w:r>
      <w:r>
        <w:rPr>
          <w:rFonts w:ascii="Arial Unicode MS" w:eastAsia="Arial Unicode MS" w:hAnsi="Arial Unicode MS" w:cs="Arial Unicode MS"/>
          <w:i/>
          <w:iCs/>
          <w:color w:val="444746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i/>
          <w:iCs/>
          <w:color w:val="444746"/>
          <w:sz w:val="21"/>
          <w:szCs w:val="21"/>
        </w:rPr>
        <w:t>저작자</w:t>
      </w:r>
      <w:r>
        <w:rPr>
          <w:rFonts w:ascii="Arial Unicode MS" w:eastAsia="Arial Unicode MS" w:hAnsi="Arial Unicode MS" w:cs="Arial Unicode MS"/>
          <w:i/>
          <w:iCs/>
          <w:color w:val="444746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i/>
          <w:iCs/>
          <w:color w:val="444746"/>
          <w:sz w:val="21"/>
          <w:szCs w:val="21"/>
        </w:rPr>
        <w:t>표기</w:t>
      </w:r>
      <w:r>
        <w:rPr>
          <w:rFonts w:ascii="Arial Unicode MS" w:eastAsia="Arial Unicode MS" w:hAnsi="Arial Unicode MS" w:cs="Arial Unicode MS"/>
          <w:i/>
          <w:iCs/>
          <w:color w:val="444746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i/>
          <w:iCs/>
          <w:color w:val="444746"/>
          <w:sz w:val="21"/>
          <w:szCs w:val="21"/>
        </w:rPr>
        <w:t>의무만</w:t>
      </w:r>
      <w:r>
        <w:rPr>
          <w:rFonts w:ascii="Arial Unicode MS" w:eastAsia="Arial Unicode MS" w:hAnsi="Arial Unicode MS" w:cs="Arial Unicode MS"/>
          <w:i/>
          <w:iCs/>
          <w:color w:val="444746"/>
          <w:sz w:val="21"/>
          <w:szCs w:val="21"/>
        </w:rPr>
        <w:t xml:space="preserve">, </w:t>
      </w:r>
      <w:proofErr w:type="spellStart"/>
      <w:r>
        <w:rPr>
          <w:rFonts w:ascii="Arial Unicode MS" w:eastAsia="Arial Unicode MS" w:hAnsi="Arial Unicode MS" w:cs="Arial Unicode MS"/>
          <w:i/>
          <w:iCs/>
          <w:color w:val="444746"/>
          <w:sz w:val="21"/>
          <w:szCs w:val="21"/>
        </w:rPr>
        <w:t>Llama</w:t>
      </w:r>
      <w:proofErr w:type="spellEnd"/>
      <w:r>
        <w:rPr>
          <w:rFonts w:ascii="Arial Unicode MS" w:eastAsia="Arial Unicode MS" w:hAnsi="Arial Unicode MS" w:cs="Arial Unicode MS"/>
          <w:i/>
          <w:iCs/>
          <w:color w:val="444746"/>
          <w:sz w:val="21"/>
          <w:szCs w:val="21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i/>
          <w:iCs/>
          <w:color w:val="444746"/>
          <w:sz w:val="21"/>
          <w:szCs w:val="21"/>
        </w:rPr>
        <w:t>Community</w:t>
      </w:r>
      <w:r>
        <w:rPr>
          <w:rFonts w:ascii="Arial Unicode MS" w:eastAsia="Arial Unicode MS" w:hAnsi="Arial Unicode MS" w:cs="Arial Unicode MS"/>
          <w:i/>
          <w:iCs/>
          <w:color w:val="444746"/>
          <w:sz w:val="21"/>
          <w:szCs w:val="21"/>
        </w:rPr>
        <w:t>는</w:t>
      </w:r>
      <w:proofErr w:type="spellEnd"/>
      <w:r>
        <w:rPr>
          <w:rFonts w:ascii="Arial Unicode MS" w:eastAsia="Arial Unicode MS" w:hAnsi="Arial Unicode MS" w:cs="Arial Unicode MS"/>
          <w:i/>
          <w:iCs/>
          <w:color w:val="444746"/>
          <w:sz w:val="21"/>
          <w:szCs w:val="21"/>
        </w:rPr>
        <w:t xml:space="preserve"> MAU </w:t>
      </w:r>
      <w:r>
        <w:rPr>
          <w:rFonts w:ascii="Arial Unicode MS" w:eastAsia="Arial Unicode MS" w:hAnsi="Arial Unicode MS" w:cs="Arial Unicode MS"/>
          <w:i/>
          <w:iCs/>
          <w:color w:val="444746"/>
          <w:sz w:val="21"/>
          <w:szCs w:val="21"/>
        </w:rPr>
        <w:t>기준</w:t>
      </w:r>
      <w:r>
        <w:rPr>
          <w:rFonts w:ascii="Arial Unicode MS" w:eastAsia="Arial Unicode MS" w:hAnsi="Arial Unicode MS" w:cs="Arial Unicode MS"/>
          <w:i/>
          <w:iCs/>
          <w:color w:val="444746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i/>
          <w:iCs/>
          <w:color w:val="444746"/>
          <w:sz w:val="21"/>
          <w:szCs w:val="21"/>
        </w:rPr>
        <w:t>별도</w:t>
      </w:r>
      <w:r>
        <w:rPr>
          <w:rFonts w:ascii="Arial Unicode MS" w:eastAsia="Arial Unicode MS" w:hAnsi="Arial Unicode MS" w:cs="Arial Unicode MS"/>
          <w:i/>
          <w:iCs/>
          <w:color w:val="444746"/>
          <w:sz w:val="21"/>
          <w:szCs w:val="21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i/>
          <w:iCs/>
          <w:color w:val="444746"/>
          <w:sz w:val="21"/>
          <w:szCs w:val="21"/>
        </w:rPr>
        <w:t>라이선스</w:t>
      </w:r>
      <w:r>
        <w:rPr>
          <w:rFonts w:ascii="Arial Unicode MS" w:eastAsia="Arial Unicode MS" w:hAnsi="Arial Unicode MS" w:cs="Arial Unicode MS"/>
          <w:i/>
          <w:iCs/>
          <w:color w:val="444746"/>
          <w:sz w:val="21"/>
          <w:szCs w:val="21"/>
        </w:rPr>
        <w:t>·</w:t>
      </w:r>
      <w:r>
        <w:rPr>
          <w:rFonts w:ascii="Arial Unicode MS" w:eastAsia="Arial Unicode MS" w:hAnsi="Arial Unicode MS" w:cs="Arial Unicode MS"/>
          <w:i/>
          <w:iCs/>
          <w:color w:val="444746"/>
          <w:sz w:val="21"/>
          <w:szCs w:val="21"/>
        </w:rPr>
        <w:t>경쟁</w:t>
      </w:r>
      <w:proofErr w:type="spellEnd"/>
      <w:r>
        <w:rPr>
          <w:rFonts w:ascii="Arial Unicode MS" w:eastAsia="Arial Unicode MS" w:hAnsi="Arial Unicode MS" w:cs="Arial Unicode MS"/>
          <w:i/>
          <w:iCs/>
          <w:color w:val="444746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i/>
          <w:iCs/>
          <w:color w:val="444746"/>
          <w:sz w:val="21"/>
          <w:szCs w:val="21"/>
        </w:rPr>
        <w:t>모델</w:t>
      </w:r>
      <w:r>
        <w:rPr>
          <w:rFonts w:ascii="Arial Unicode MS" w:eastAsia="Arial Unicode MS" w:hAnsi="Arial Unicode MS" w:cs="Arial Unicode MS"/>
          <w:i/>
          <w:iCs/>
          <w:color w:val="444746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i/>
          <w:iCs/>
          <w:color w:val="444746"/>
          <w:sz w:val="21"/>
          <w:szCs w:val="21"/>
        </w:rPr>
        <w:t>학습</w:t>
      </w:r>
      <w:r>
        <w:rPr>
          <w:rFonts w:ascii="Arial Unicode MS" w:eastAsia="Arial Unicode MS" w:hAnsi="Arial Unicode MS" w:cs="Arial Unicode MS"/>
          <w:i/>
          <w:iCs/>
          <w:color w:val="444746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i/>
          <w:iCs/>
          <w:color w:val="444746"/>
          <w:sz w:val="21"/>
          <w:szCs w:val="21"/>
        </w:rPr>
        <w:t>금지</w:t>
      </w:r>
      <w:r>
        <w:rPr>
          <w:rFonts w:ascii="Arial Unicode MS" w:eastAsia="Arial Unicode MS" w:hAnsi="Arial Unicode MS" w:cs="Arial Unicode MS"/>
          <w:i/>
          <w:iCs/>
          <w:color w:val="444746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i/>
          <w:iCs/>
          <w:color w:val="444746"/>
          <w:sz w:val="21"/>
          <w:szCs w:val="21"/>
        </w:rPr>
        <w:t>등</w:t>
      </w:r>
      <w:r>
        <w:rPr>
          <w:rFonts w:ascii="Arial Unicode MS" w:eastAsia="Arial Unicode MS" w:hAnsi="Arial Unicode MS" w:cs="Arial Unicode MS"/>
          <w:i/>
          <w:iCs/>
          <w:color w:val="444746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i/>
          <w:iCs/>
          <w:color w:val="444746"/>
          <w:sz w:val="21"/>
          <w:szCs w:val="21"/>
        </w:rPr>
        <w:t>제약</w:t>
      </w:r>
      <w:r>
        <w:rPr>
          <w:rFonts w:ascii="Arial Unicode MS" w:eastAsia="Arial Unicode MS" w:hAnsi="Arial Unicode MS" w:cs="Arial Unicode MS"/>
          <w:i/>
          <w:iCs/>
          <w:color w:val="444746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i/>
          <w:iCs/>
          <w:color w:val="444746"/>
          <w:sz w:val="21"/>
          <w:szCs w:val="21"/>
        </w:rPr>
        <w:t>있음</w:t>
      </w:r>
      <w:r>
        <w:rPr>
          <w:rFonts w:ascii="Arial Unicode MS" w:eastAsia="Arial Unicode MS" w:hAnsi="Arial Unicode MS" w:cs="Arial Unicode MS"/>
          <w:i/>
          <w:iCs/>
          <w:color w:val="444746"/>
          <w:sz w:val="21"/>
          <w:szCs w:val="21"/>
        </w:rPr>
        <w:t xml:space="preserve">. </w:t>
      </w:r>
      <w:r>
        <w:rPr>
          <w:rFonts w:ascii="Arial Unicode MS" w:eastAsia="Arial Unicode MS" w:hAnsi="Arial Unicode MS" w:cs="Arial Unicode MS"/>
          <w:i/>
          <w:iCs/>
          <w:color w:val="444746"/>
          <w:sz w:val="21"/>
          <w:szCs w:val="21"/>
        </w:rPr>
        <w:t>법적</w:t>
      </w:r>
      <w:r>
        <w:rPr>
          <w:rFonts w:ascii="Arial Unicode MS" w:eastAsia="Arial Unicode MS" w:hAnsi="Arial Unicode MS" w:cs="Arial Unicode MS"/>
          <w:i/>
          <w:iCs/>
          <w:color w:val="444746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i/>
          <w:iCs/>
          <w:color w:val="444746"/>
          <w:sz w:val="21"/>
          <w:szCs w:val="21"/>
        </w:rPr>
        <w:t>리스크</w:t>
      </w:r>
      <w:r>
        <w:rPr>
          <w:rFonts w:ascii="Arial Unicode MS" w:eastAsia="Arial Unicode MS" w:hAnsi="Arial Unicode MS" w:cs="Arial Unicode MS"/>
          <w:i/>
          <w:iCs/>
          <w:color w:val="444746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i/>
          <w:iCs/>
          <w:color w:val="444746"/>
          <w:sz w:val="21"/>
          <w:szCs w:val="21"/>
        </w:rPr>
        <w:t>원천</w:t>
      </w:r>
      <w:r>
        <w:rPr>
          <w:rFonts w:ascii="Arial Unicode MS" w:eastAsia="Arial Unicode MS" w:hAnsi="Arial Unicode MS" w:cs="Arial Unicode MS"/>
          <w:i/>
          <w:iCs/>
          <w:color w:val="444746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i/>
          <w:iCs/>
          <w:color w:val="444746"/>
          <w:sz w:val="21"/>
          <w:szCs w:val="21"/>
        </w:rPr>
        <w:t>차단이</w:t>
      </w:r>
      <w:r>
        <w:rPr>
          <w:rFonts w:ascii="Arial Unicode MS" w:eastAsia="Arial Unicode MS" w:hAnsi="Arial Unicode MS" w:cs="Arial Unicode MS"/>
          <w:i/>
          <w:iCs/>
          <w:color w:val="444746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i/>
          <w:iCs/>
          <w:color w:val="444746"/>
          <w:sz w:val="21"/>
          <w:szCs w:val="21"/>
        </w:rPr>
        <w:t>필요한</w:t>
      </w:r>
      <w:r>
        <w:rPr>
          <w:rFonts w:ascii="Arial Unicode MS" w:eastAsia="Arial Unicode MS" w:hAnsi="Arial Unicode MS" w:cs="Arial Unicode MS"/>
          <w:i/>
          <w:iCs/>
          <w:color w:val="444746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i/>
          <w:iCs/>
          <w:color w:val="444746"/>
          <w:sz w:val="21"/>
          <w:szCs w:val="21"/>
        </w:rPr>
        <w:t>환경은</w:t>
      </w:r>
      <w:r>
        <w:rPr>
          <w:rFonts w:ascii="Arial Unicode MS" w:eastAsia="Arial Unicode MS" w:hAnsi="Arial Unicode MS" w:cs="Arial Unicode MS"/>
          <w:i/>
          <w:iCs/>
          <w:color w:val="444746"/>
          <w:sz w:val="21"/>
          <w:szCs w:val="21"/>
        </w:rPr>
        <w:t xml:space="preserve"> MIT </w:t>
      </w:r>
      <w:r>
        <w:rPr>
          <w:rFonts w:ascii="Arial Unicode MS" w:eastAsia="Arial Unicode MS" w:hAnsi="Arial Unicode MS" w:cs="Arial Unicode MS"/>
          <w:i/>
          <w:iCs/>
          <w:color w:val="444746"/>
          <w:sz w:val="21"/>
          <w:szCs w:val="21"/>
        </w:rPr>
        <w:t>또는</w:t>
      </w:r>
      <w:r>
        <w:rPr>
          <w:rFonts w:ascii="Arial Unicode MS" w:eastAsia="Arial Unicode MS" w:hAnsi="Arial Unicode MS" w:cs="Arial Unicode MS"/>
          <w:i/>
          <w:iCs/>
          <w:color w:val="444746"/>
          <w:sz w:val="21"/>
          <w:szCs w:val="21"/>
        </w:rPr>
        <w:t xml:space="preserve"> Apache 2.0 </w:t>
      </w:r>
      <w:r>
        <w:rPr>
          <w:rFonts w:ascii="Arial Unicode MS" w:eastAsia="Arial Unicode MS" w:hAnsi="Arial Unicode MS" w:cs="Arial Unicode MS"/>
          <w:i/>
          <w:iCs/>
          <w:color w:val="444746"/>
          <w:sz w:val="21"/>
          <w:szCs w:val="21"/>
        </w:rPr>
        <w:t>모델을</w:t>
      </w:r>
      <w:r>
        <w:rPr>
          <w:rFonts w:ascii="Arial Unicode MS" w:eastAsia="Arial Unicode MS" w:hAnsi="Arial Unicode MS" w:cs="Arial Unicode MS"/>
          <w:i/>
          <w:iCs/>
          <w:color w:val="444746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i/>
          <w:iCs/>
          <w:color w:val="444746"/>
          <w:sz w:val="21"/>
          <w:szCs w:val="21"/>
        </w:rPr>
        <w:t>우선</w:t>
      </w:r>
      <w:r>
        <w:rPr>
          <w:rFonts w:ascii="Arial Unicode MS" w:eastAsia="Arial Unicode MS" w:hAnsi="Arial Unicode MS" w:cs="Arial Unicode MS"/>
          <w:i/>
          <w:iCs/>
          <w:color w:val="444746"/>
          <w:sz w:val="21"/>
          <w:szCs w:val="21"/>
        </w:rPr>
        <w:t xml:space="preserve"> </w:t>
      </w:r>
      <w:r>
        <w:rPr>
          <w:rFonts w:ascii="Arial Unicode MS" w:eastAsia="Arial Unicode MS" w:hAnsi="Arial Unicode MS" w:cs="Arial Unicode MS"/>
          <w:i/>
          <w:iCs/>
          <w:color w:val="444746"/>
          <w:sz w:val="21"/>
          <w:szCs w:val="21"/>
        </w:rPr>
        <w:t>검토한다</w:t>
      </w:r>
      <w:r>
        <w:rPr>
          <w:rFonts w:ascii="Arial Unicode MS" w:eastAsia="Arial Unicode MS" w:hAnsi="Arial Unicode MS" w:cs="Arial Unicode MS"/>
          <w:i/>
          <w:iCs/>
          <w:color w:val="444746"/>
          <w:sz w:val="21"/>
          <w:szCs w:val="21"/>
        </w:rPr>
        <w:t>.)</w:t>
      </w:r>
    </w:p>
    <w:p w14:paraId="152BC0E1" w14:textId="77777777" w:rsidR="00D80D8A" w:rsidRDefault="00BE6280">
      <w:pPr>
        <w:pStyle w:val="4"/>
      </w:pPr>
      <w:bookmarkStart w:id="47" w:name="_iwms83qq49oq" w:colFirst="0" w:colLast="0"/>
      <w:bookmarkEnd w:id="47"/>
      <w:r>
        <w:rPr>
          <w:rFonts w:ascii="Arial Unicode MS" w:eastAsia="Arial Unicode MS" w:hAnsi="Arial Unicode MS" w:cs="Arial Unicode MS"/>
        </w:rPr>
        <w:t>한국어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품질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상세</w:t>
      </w:r>
    </w:p>
    <w:p w14:paraId="4A932F09" w14:textId="77777777" w:rsidR="00D80D8A" w:rsidRDefault="00BE6280">
      <w:r>
        <w:rPr>
          <w:rFonts w:ascii="Arial Unicode MS" w:eastAsia="Arial Unicode MS" w:hAnsi="Arial Unicode MS" w:cs="Arial Unicode MS"/>
        </w:rPr>
        <w:t>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비교표의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한국어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등급</w:t>
      </w:r>
      <w:r>
        <w:rPr>
          <w:rFonts w:ascii="Arial Unicode MS" w:eastAsia="Arial Unicode MS" w:hAnsi="Arial Unicode MS" w:cs="Arial Unicode MS"/>
        </w:rPr>
        <w:t>(</w:t>
      </w:r>
      <w:r>
        <w:rPr>
          <w:rFonts w:ascii="Arial Unicode MS" w:eastAsia="Arial Unicode MS" w:hAnsi="Arial Unicode MS" w:cs="Arial Unicode MS"/>
        </w:rPr>
        <w:t>상</w:t>
      </w:r>
      <w:r>
        <w:rPr>
          <w:rFonts w:ascii="Arial Unicode MS" w:eastAsia="Arial Unicode MS" w:hAnsi="Arial Unicode MS" w:cs="Arial Unicode MS"/>
        </w:rPr>
        <w:t>/</w:t>
      </w:r>
      <w:r>
        <w:rPr>
          <w:rFonts w:ascii="Arial Unicode MS" w:eastAsia="Arial Unicode MS" w:hAnsi="Arial Unicode MS" w:cs="Arial Unicode MS"/>
        </w:rPr>
        <w:t>중</w:t>
      </w:r>
      <w:r>
        <w:rPr>
          <w:rFonts w:ascii="Arial Unicode MS" w:eastAsia="Arial Unicode MS" w:hAnsi="Arial Unicode MS" w:cs="Arial Unicode MS"/>
        </w:rPr>
        <w:t>/</w:t>
      </w:r>
      <w:r>
        <w:rPr>
          <w:rFonts w:ascii="Arial Unicode MS" w:eastAsia="Arial Unicode MS" w:hAnsi="Arial Unicode MS" w:cs="Arial Unicode MS"/>
        </w:rPr>
        <w:t>하</w:t>
      </w:r>
      <w:r>
        <w:rPr>
          <w:rFonts w:ascii="Arial Unicode MS" w:eastAsia="Arial Unicode MS" w:hAnsi="Arial Unicode MS" w:cs="Arial Unicode MS"/>
        </w:rPr>
        <w:t>)</w:t>
      </w:r>
      <w:r>
        <w:rPr>
          <w:rFonts w:ascii="Arial Unicode MS" w:eastAsia="Arial Unicode MS" w:hAnsi="Arial Unicode MS" w:cs="Arial Unicode MS"/>
        </w:rPr>
        <w:t>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판단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근거를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아래에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정리한다</w:t>
      </w:r>
      <w:r>
        <w:rPr>
          <w:rFonts w:ascii="Arial Unicode MS" w:eastAsia="Arial Unicode MS" w:hAnsi="Arial Unicode MS" w:cs="Arial Unicode MS"/>
        </w:rPr>
        <w:t xml:space="preserve">. </w:t>
      </w:r>
      <w:r>
        <w:rPr>
          <w:rFonts w:ascii="Arial Unicode MS" w:eastAsia="Arial Unicode MS" w:hAnsi="Arial Unicode MS" w:cs="Arial Unicode MS"/>
        </w:rPr>
        <w:t>등급은</w:t>
      </w:r>
      <w:r>
        <w:rPr>
          <w:rFonts w:ascii="Arial Unicode MS" w:eastAsia="Arial Unicode MS" w:hAnsi="Arial Unicode MS" w:cs="Arial Unicode MS"/>
        </w:rPr>
        <w:t xml:space="preserve"> KMMLU </w:t>
      </w:r>
      <w:r>
        <w:rPr>
          <w:rFonts w:ascii="Arial Unicode MS" w:eastAsia="Arial Unicode MS" w:hAnsi="Arial Unicode MS" w:cs="Arial Unicode MS"/>
        </w:rPr>
        <w:t>등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공개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벤치마크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점수와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한국어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생성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품질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정성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평가를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종합하여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부여하였으며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도입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시점에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자사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한국어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테스트셋으로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반드시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재검증할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것을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권장한다</w:t>
      </w:r>
      <w:r>
        <w:rPr>
          <w:rFonts w:ascii="Arial Unicode MS" w:eastAsia="Arial Unicode MS" w:hAnsi="Arial Unicode MS" w:cs="Arial Unicode MS"/>
        </w:rPr>
        <w:t>.</w:t>
      </w:r>
    </w:p>
    <w:p w14:paraId="0B805390" w14:textId="77777777" w:rsidR="00D80D8A" w:rsidRDefault="00D80D8A">
      <w:pPr>
        <w:pBdr>
          <w:top w:val="nil"/>
          <w:left w:val="nil"/>
          <w:bottom w:val="nil"/>
          <w:right w:val="nil"/>
          <w:between w:val="nil"/>
        </w:pBdr>
      </w:pPr>
    </w:p>
    <w:p w14:paraId="55126AAB" w14:textId="77777777" w:rsidR="00D80D8A" w:rsidRDefault="00BE6280">
      <w:r>
        <w:rPr>
          <w:rFonts w:ascii="Arial Unicode MS" w:eastAsia="Arial Unicode MS" w:hAnsi="Arial Unicode MS" w:cs="Arial Unicode MS"/>
          <w:b/>
          <w:bCs/>
        </w:rPr>
        <w:t>등급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기준</w:t>
      </w:r>
    </w:p>
    <w:p w14:paraId="3E92F42B" w14:textId="77777777" w:rsidR="00D80D8A" w:rsidRDefault="00D80D8A">
      <w:pPr>
        <w:pBdr>
          <w:top w:val="nil"/>
          <w:left w:val="nil"/>
          <w:bottom w:val="nil"/>
          <w:right w:val="nil"/>
          <w:between w:val="nil"/>
        </w:pBdr>
      </w:pPr>
    </w:p>
    <w:tbl>
      <w:tblPr>
        <w:tblStyle w:val="aff5"/>
        <w:tblW w:w="9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645"/>
        <w:gridCol w:w="2025"/>
        <w:gridCol w:w="6330"/>
      </w:tblGrid>
      <w:tr w:rsidR="00D80D8A" w14:paraId="321C7E29" w14:textId="77777777">
        <w:trPr>
          <w:tblHeader/>
        </w:trPr>
        <w:tc>
          <w:tcPr>
            <w:tcW w:w="645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ADEB7E" w14:textId="77777777" w:rsidR="00D80D8A" w:rsidRDefault="00BE6280">
            <w:pPr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등급</w:t>
            </w:r>
          </w:p>
        </w:tc>
        <w:tc>
          <w:tcPr>
            <w:tcW w:w="2025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2FFA64" w14:textId="77777777" w:rsidR="00D80D8A" w:rsidRDefault="00BE6280">
            <w:pPr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KMMLU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참고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범위</w:t>
            </w:r>
          </w:p>
        </w:tc>
        <w:tc>
          <w:tcPr>
            <w:tcW w:w="633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A5C251" w14:textId="77777777" w:rsidR="00D80D8A" w:rsidRDefault="00BE6280">
            <w:pPr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한국어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생성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품질</w:t>
            </w:r>
          </w:p>
        </w:tc>
      </w:tr>
      <w:tr w:rsidR="00D80D8A" w14:paraId="49DB6F29" w14:textId="77777777">
        <w:tc>
          <w:tcPr>
            <w:tcW w:w="6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20B17B" w14:textId="77777777" w:rsidR="00D80D8A" w:rsidRDefault="00BE6280">
            <w:r>
              <w:rPr>
                <w:rFonts w:ascii="Arial Unicode MS" w:eastAsia="Arial Unicode MS" w:hAnsi="Arial Unicode MS" w:cs="Arial Unicode MS"/>
                <w:b/>
                <w:bCs/>
              </w:rPr>
              <w:t>상</w:t>
            </w:r>
          </w:p>
        </w:tc>
        <w:tc>
          <w:tcPr>
            <w:tcW w:w="20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457335" w14:textId="77777777" w:rsidR="00D80D8A" w:rsidRDefault="00BE6280">
            <w:r>
              <w:rPr>
                <w:rFonts w:ascii="Arial Unicode MS" w:eastAsia="Arial Unicode MS" w:hAnsi="Arial Unicode MS" w:cs="Arial Unicode MS"/>
              </w:rPr>
              <w:t>약</w:t>
            </w:r>
            <w:r>
              <w:rPr>
                <w:rFonts w:ascii="Arial Unicode MS" w:eastAsia="Arial Unicode MS" w:hAnsi="Arial Unicode MS" w:cs="Arial Unicode MS"/>
              </w:rPr>
              <w:t xml:space="preserve"> 75% </w:t>
            </w:r>
            <w:r>
              <w:rPr>
                <w:rFonts w:ascii="Arial Unicode MS" w:eastAsia="Arial Unicode MS" w:hAnsi="Arial Unicode MS" w:cs="Arial Unicode MS"/>
              </w:rPr>
              <w:t>이상</w:t>
            </w:r>
          </w:p>
        </w:tc>
        <w:tc>
          <w:tcPr>
            <w:tcW w:w="63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618295" w14:textId="77777777" w:rsidR="00D80D8A" w:rsidRDefault="00BE6280">
            <w:r>
              <w:rPr>
                <w:rFonts w:ascii="Arial Unicode MS" w:eastAsia="Arial Unicode MS" w:hAnsi="Arial Unicode MS" w:cs="Arial Unicode MS"/>
              </w:rPr>
              <w:t>자연스러운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문체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한국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특화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지식</w:t>
            </w:r>
            <w:r>
              <w:rPr>
                <w:rFonts w:ascii="Arial Unicode MS" w:eastAsia="Arial Unicode MS" w:hAnsi="Arial Unicode MS" w:cs="Arial Unicode MS"/>
              </w:rPr>
              <w:t>(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법률</w:t>
            </w:r>
            <w:r>
              <w:rPr>
                <w:rFonts w:ascii="Arial Unicode MS" w:eastAsia="Arial Unicode MS" w:hAnsi="Arial Unicode MS" w:cs="Arial Unicode MS"/>
              </w:rPr>
              <w:t>·</w:t>
            </w:r>
            <w:r>
              <w:rPr>
                <w:rFonts w:ascii="Arial Unicode MS" w:eastAsia="Arial Unicode MS" w:hAnsi="Arial Unicode MS" w:cs="Arial Unicode MS"/>
              </w:rPr>
              <w:t>문화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) </w:t>
            </w:r>
            <w:r>
              <w:rPr>
                <w:rFonts w:ascii="Arial Unicode MS" w:eastAsia="Arial Unicode MS" w:hAnsi="Arial Unicode MS" w:cs="Arial Unicode MS"/>
              </w:rPr>
              <w:t>양호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환각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빈도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낮음</w:t>
            </w:r>
          </w:p>
        </w:tc>
      </w:tr>
      <w:tr w:rsidR="00D80D8A" w14:paraId="6A99D297" w14:textId="77777777">
        <w:tc>
          <w:tcPr>
            <w:tcW w:w="6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445A5B" w14:textId="77777777" w:rsidR="00D80D8A" w:rsidRDefault="00BE6280">
            <w:r>
              <w:rPr>
                <w:rFonts w:ascii="Arial Unicode MS" w:eastAsia="Arial Unicode MS" w:hAnsi="Arial Unicode MS" w:cs="Arial Unicode MS"/>
                <w:b/>
                <w:bCs/>
              </w:rPr>
              <w:t>중</w:t>
            </w:r>
          </w:p>
        </w:tc>
        <w:tc>
          <w:tcPr>
            <w:tcW w:w="20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4AFC19" w14:textId="77777777" w:rsidR="00D80D8A" w:rsidRDefault="00BE6280">
            <w:r>
              <w:rPr>
                <w:rFonts w:ascii="Arial Unicode MS" w:eastAsia="Arial Unicode MS" w:hAnsi="Arial Unicode MS" w:cs="Arial Unicode MS"/>
              </w:rPr>
              <w:t>약</w:t>
            </w:r>
            <w:r>
              <w:rPr>
                <w:rFonts w:ascii="Arial Unicode MS" w:eastAsia="Arial Unicode MS" w:hAnsi="Arial Unicode MS" w:cs="Arial Unicode MS"/>
              </w:rPr>
              <w:t xml:space="preserve"> 60~75%</w:t>
            </w:r>
          </w:p>
        </w:tc>
        <w:tc>
          <w:tcPr>
            <w:tcW w:w="63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B616EA" w14:textId="77777777" w:rsidR="00D80D8A" w:rsidRDefault="00BE6280">
            <w:r>
              <w:rPr>
                <w:rFonts w:ascii="Arial Unicode MS" w:eastAsia="Arial Unicode MS" w:hAnsi="Arial Unicode MS" w:cs="Arial Unicode MS"/>
              </w:rPr>
              <w:t>기본적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이해</w:t>
            </w:r>
            <w:r>
              <w:rPr>
                <w:rFonts w:ascii="Arial Unicode MS" w:eastAsia="Arial Unicode MS" w:hAnsi="Arial Unicode MS" w:cs="Arial Unicode MS"/>
              </w:rPr>
              <w:t>·</w:t>
            </w:r>
            <w:r>
              <w:rPr>
                <w:rFonts w:ascii="Arial Unicode MS" w:eastAsia="Arial Unicode MS" w:hAnsi="Arial Unicode MS" w:cs="Arial Unicode MS"/>
              </w:rPr>
              <w:t>생성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가능하나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문체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어색함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간헐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발생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한국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특화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지식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부분적</w:t>
            </w:r>
          </w:p>
        </w:tc>
      </w:tr>
      <w:tr w:rsidR="00D80D8A" w14:paraId="43B0DA44" w14:textId="77777777">
        <w:tc>
          <w:tcPr>
            <w:tcW w:w="6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30E4EA" w14:textId="77777777" w:rsidR="00D80D8A" w:rsidRDefault="00BE6280">
            <w:r>
              <w:rPr>
                <w:rFonts w:ascii="Arial Unicode MS" w:eastAsia="Arial Unicode MS" w:hAnsi="Arial Unicode MS" w:cs="Arial Unicode MS"/>
                <w:b/>
                <w:bCs/>
              </w:rPr>
              <w:t>하</w:t>
            </w:r>
          </w:p>
        </w:tc>
        <w:tc>
          <w:tcPr>
            <w:tcW w:w="20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CABABA" w14:textId="77777777" w:rsidR="00D80D8A" w:rsidRDefault="00BE6280">
            <w:r>
              <w:rPr>
                <w:rFonts w:ascii="Arial Unicode MS" w:eastAsia="Arial Unicode MS" w:hAnsi="Arial Unicode MS" w:cs="Arial Unicode MS"/>
              </w:rPr>
              <w:t>약</w:t>
            </w:r>
            <w:r>
              <w:rPr>
                <w:rFonts w:ascii="Arial Unicode MS" w:eastAsia="Arial Unicode MS" w:hAnsi="Arial Unicode MS" w:cs="Arial Unicode MS"/>
              </w:rPr>
              <w:t xml:space="preserve"> 60% </w:t>
            </w:r>
            <w:r>
              <w:rPr>
                <w:rFonts w:ascii="Arial Unicode MS" w:eastAsia="Arial Unicode MS" w:hAnsi="Arial Unicode MS" w:cs="Arial Unicode MS"/>
              </w:rPr>
              <w:t>미만</w:t>
            </w:r>
          </w:p>
        </w:tc>
        <w:tc>
          <w:tcPr>
            <w:tcW w:w="63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6A439D" w14:textId="77777777" w:rsidR="00D80D8A" w:rsidRDefault="00BE6280">
            <w:r>
              <w:rPr>
                <w:rFonts w:ascii="Arial Unicode MS" w:eastAsia="Arial Unicode MS" w:hAnsi="Arial Unicode MS" w:cs="Arial Unicode MS"/>
              </w:rPr>
              <w:t>단순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번역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수준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한국어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환각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빈번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복잡한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한국어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지시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이해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불안정</w:t>
            </w:r>
          </w:p>
        </w:tc>
      </w:tr>
    </w:tbl>
    <w:p w14:paraId="72B242D5" w14:textId="77777777" w:rsidR="00D80D8A" w:rsidRDefault="00D80D8A"/>
    <w:p w14:paraId="3BBAE74E" w14:textId="77777777" w:rsidR="00D80D8A" w:rsidRDefault="00BE6280">
      <w:r>
        <w:rPr>
          <w:rFonts w:ascii="Arial Unicode MS" w:eastAsia="Arial Unicode MS" w:hAnsi="Arial Unicode MS" w:cs="Arial Unicode MS"/>
        </w:rPr>
        <w:t>등급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기준에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따른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모델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상세는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아래와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같다</w:t>
      </w:r>
      <w:r>
        <w:rPr>
          <w:rFonts w:ascii="Arial Unicode MS" w:eastAsia="Arial Unicode MS" w:hAnsi="Arial Unicode MS" w:cs="Arial Unicode MS"/>
        </w:rPr>
        <w:t>.</w:t>
      </w:r>
    </w:p>
    <w:p w14:paraId="0C4873FB" w14:textId="77777777" w:rsidR="00D80D8A" w:rsidRDefault="00D80D8A"/>
    <w:tbl>
      <w:tblPr>
        <w:tblStyle w:val="aff6"/>
        <w:tblW w:w="9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5"/>
        <w:gridCol w:w="660"/>
        <w:gridCol w:w="6465"/>
      </w:tblGrid>
      <w:tr w:rsidR="00D80D8A" w14:paraId="58B39D88" w14:textId="77777777">
        <w:trPr>
          <w:tblHeader/>
        </w:trPr>
        <w:tc>
          <w:tcPr>
            <w:tcW w:w="1875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961317" w14:textId="77777777" w:rsidR="00D80D8A" w:rsidRDefault="00BE6280">
            <w:pPr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lastRenderedPageBreak/>
              <w:t>모델</w:t>
            </w:r>
          </w:p>
        </w:tc>
        <w:tc>
          <w:tcPr>
            <w:tcW w:w="66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6727F4" w14:textId="77777777" w:rsidR="00D80D8A" w:rsidRDefault="00BE6280">
            <w:pPr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등급</w:t>
            </w:r>
          </w:p>
        </w:tc>
        <w:tc>
          <w:tcPr>
            <w:tcW w:w="6465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74AA3D" w14:textId="77777777" w:rsidR="00D80D8A" w:rsidRDefault="00BE6280">
            <w:pPr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평가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요약</w:t>
            </w:r>
          </w:p>
        </w:tc>
      </w:tr>
      <w:tr w:rsidR="00D80D8A" w14:paraId="7453F0D4" w14:textId="77777777">
        <w:tc>
          <w:tcPr>
            <w:tcW w:w="18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AF4D29" w14:textId="77777777" w:rsidR="00D80D8A" w:rsidRDefault="00BE6280">
            <w:r>
              <w:t>GPT-5.4</w:t>
            </w:r>
          </w:p>
        </w:tc>
        <w:tc>
          <w:tcPr>
            <w:tcW w:w="6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30072B" w14:textId="77777777" w:rsidR="00D80D8A" w:rsidRDefault="00BE6280">
            <w:r>
              <w:rPr>
                <w:rFonts w:ascii="Arial Unicode MS" w:eastAsia="Arial Unicode MS" w:hAnsi="Arial Unicode MS" w:cs="Arial Unicode MS"/>
              </w:rPr>
              <w:t>상</w:t>
            </w:r>
          </w:p>
        </w:tc>
        <w:tc>
          <w:tcPr>
            <w:tcW w:w="64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8FDE67" w14:textId="77777777" w:rsidR="00D80D8A" w:rsidRDefault="00BE6280">
            <w:r>
              <w:rPr>
                <w:rFonts w:ascii="Arial Unicode MS" w:eastAsia="Arial Unicode MS" w:hAnsi="Arial Unicode MS" w:cs="Arial Unicode MS"/>
              </w:rPr>
              <w:t>KMMLU ~84%</w:t>
            </w:r>
            <w:r>
              <w:rPr>
                <w:rFonts w:ascii="Arial Unicode MS" w:eastAsia="Arial Unicode MS" w:hAnsi="Arial Unicode MS" w:cs="Arial Unicode MS"/>
              </w:rPr>
              <w:t>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전문가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수준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달성</w:t>
            </w:r>
            <w:r>
              <w:rPr>
                <w:rFonts w:ascii="Arial Unicode MS" w:eastAsia="Arial Unicode MS" w:hAnsi="Arial Unicode MS" w:cs="Arial Unicode MS"/>
              </w:rPr>
              <w:t xml:space="preserve">. GPT-5 </w:t>
            </w:r>
            <w:r>
              <w:rPr>
                <w:rFonts w:ascii="Arial Unicode MS" w:eastAsia="Arial Unicode MS" w:hAnsi="Arial Unicode MS" w:cs="Arial Unicode MS"/>
              </w:rPr>
              <w:t>계열부터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한국어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토크나이저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개선</w:t>
            </w:r>
            <w:r>
              <w:rPr>
                <w:rFonts w:ascii="Arial Unicode MS" w:eastAsia="Arial Unicode MS" w:hAnsi="Arial Unicode MS" w:cs="Arial Unicode MS"/>
              </w:rPr>
              <w:t xml:space="preserve">. </w:t>
            </w:r>
            <w:r>
              <w:rPr>
                <w:rFonts w:ascii="Arial Unicode MS" w:eastAsia="Arial Unicode MS" w:hAnsi="Arial Unicode MS" w:cs="Arial Unicode MS"/>
              </w:rPr>
              <w:t>복잡한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한국어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지시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이해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양호</w:t>
            </w:r>
            <w:r>
              <w:rPr>
                <w:rFonts w:ascii="Arial Unicode MS" w:eastAsia="Arial Unicode MS" w:hAnsi="Arial Unicode MS" w:cs="Arial Unicode MS"/>
              </w:rPr>
              <w:t>.</w:t>
            </w:r>
          </w:p>
        </w:tc>
      </w:tr>
      <w:tr w:rsidR="00D80D8A" w14:paraId="10D64660" w14:textId="77777777">
        <w:tc>
          <w:tcPr>
            <w:tcW w:w="18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4AE5EF" w14:textId="77777777" w:rsidR="00D80D8A" w:rsidRDefault="00BE6280">
            <w:proofErr w:type="spellStart"/>
            <w:r>
              <w:t>Claude</w:t>
            </w:r>
            <w:proofErr w:type="spellEnd"/>
            <w:r>
              <w:t xml:space="preserve"> </w:t>
            </w:r>
            <w:proofErr w:type="spellStart"/>
            <w:r>
              <w:t>Opus</w:t>
            </w:r>
            <w:proofErr w:type="spellEnd"/>
            <w:r>
              <w:t xml:space="preserve"> 4.6</w:t>
            </w:r>
          </w:p>
        </w:tc>
        <w:tc>
          <w:tcPr>
            <w:tcW w:w="6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63D178" w14:textId="77777777" w:rsidR="00D80D8A" w:rsidRDefault="00BE6280">
            <w:r>
              <w:rPr>
                <w:rFonts w:ascii="Arial Unicode MS" w:eastAsia="Arial Unicode MS" w:hAnsi="Arial Unicode MS" w:cs="Arial Unicode MS"/>
              </w:rPr>
              <w:t>상</w:t>
            </w:r>
          </w:p>
        </w:tc>
        <w:tc>
          <w:tcPr>
            <w:tcW w:w="64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67EC05" w14:textId="77777777" w:rsidR="00D80D8A" w:rsidRDefault="00BE6280">
            <w:r>
              <w:rPr>
                <w:rFonts w:ascii="Arial Unicode MS" w:eastAsia="Arial Unicode MS" w:hAnsi="Arial Unicode MS" w:cs="Arial Unicode MS"/>
              </w:rPr>
              <w:t>한국어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생성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품질이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가장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자연스럽다는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평가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다수</w:t>
            </w:r>
            <w:r>
              <w:rPr>
                <w:rFonts w:ascii="Arial Unicode MS" w:eastAsia="Arial Unicode MS" w:hAnsi="Arial Unicode MS" w:cs="Arial Unicode MS"/>
              </w:rPr>
              <w:t xml:space="preserve">.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문체</w:t>
            </w:r>
            <w:r>
              <w:rPr>
                <w:rFonts w:ascii="Arial Unicode MS" w:eastAsia="Arial Unicode MS" w:hAnsi="Arial Unicode MS" w:cs="Arial Unicode MS"/>
              </w:rPr>
              <w:t>·</w:t>
            </w:r>
            <w:r>
              <w:rPr>
                <w:rFonts w:ascii="Arial Unicode MS" w:eastAsia="Arial Unicode MS" w:hAnsi="Arial Unicode MS" w:cs="Arial Unicode MS"/>
              </w:rPr>
              <w:t>어조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제어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우수</w:t>
            </w:r>
            <w:r>
              <w:rPr>
                <w:rFonts w:ascii="Arial Unicode MS" w:eastAsia="Arial Unicode MS" w:hAnsi="Arial Unicode MS" w:cs="Arial Unicode MS"/>
              </w:rPr>
              <w:t xml:space="preserve">. </w:t>
            </w:r>
            <w:r>
              <w:rPr>
                <w:rFonts w:ascii="Arial Unicode MS" w:eastAsia="Arial Unicode MS" w:hAnsi="Arial Unicode MS" w:cs="Arial Unicode MS"/>
              </w:rPr>
              <w:t>한국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문화</w:t>
            </w:r>
            <w:r>
              <w:rPr>
                <w:rFonts w:ascii="Arial Unicode MS" w:eastAsia="Arial Unicode MS" w:hAnsi="Arial Unicode MS" w:cs="Arial Unicode MS"/>
              </w:rPr>
              <w:t>·</w:t>
            </w:r>
            <w:r>
              <w:rPr>
                <w:rFonts w:ascii="Arial Unicode MS" w:eastAsia="Arial Unicode MS" w:hAnsi="Arial Unicode MS" w:cs="Arial Unicode MS"/>
              </w:rPr>
              <w:t>법률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지식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양호</w:t>
            </w:r>
            <w:r>
              <w:rPr>
                <w:rFonts w:ascii="Arial Unicode MS" w:eastAsia="Arial Unicode MS" w:hAnsi="Arial Unicode MS" w:cs="Arial Unicode MS"/>
              </w:rPr>
              <w:t>.</w:t>
            </w:r>
          </w:p>
        </w:tc>
      </w:tr>
      <w:tr w:rsidR="00D80D8A" w14:paraId="1C9B3595" w14:textId="77777777">
        <w:tc>
          <w:tcPr>
            <w:tcW w:w="18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567A17" w14:textId="77777777" w:rsidR="00D80D8A" w:rsidRDefault="00BE6280">
            <w:proofErr w:type="spellStart"/>
            <w:r>
              <w:t>Gemini</w:t>
            </w:r>
            <w:proofErr w:type="spellEnd"/>
            <w:r>
              <w:t xml:space="preserve"> 3.1 </w:t>
            </w:r>
            <w:proofErr w:type="spellStart"/>
            <w:r>
              <w:t>Pro</w:t>
            </w:r>
            <w:proofErr w:type="spellEnd"/>
          </w:p>
        </w:tc>
        <w:tc>
          <w:tcPr>
            <w:tcW w:w="6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967416" w14:textId="77777777" w:rsidR="00D80D8A" w:rsidRDefault="00BE6280">
            <w:r>
              <w:rPr>
                <w:rFonts w:ascii="Arial Unicode MS" w:eastAsia="Arial Unicode MS" w:hAnsi="Arial Unicode MS" w:cs="Arial Unicode MS"/>
              </w:rPr>
              <w:t>상</w:t>
            </w:r>
          </w:p>
        </w:tc>
        <w:tc>
          <w:tcPr>
            <w:tcW w:w="64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F03E84" w14:textId="77777777" w:rsidR="00D80D8A" w:rsidRDefault="00BE6280">
            <w:r>
              <w:rPr>
                <w:rFonts w:ascii="Arial Unicode MS" w:eastAsia="Arial Unicode MS" w:hAnsi="Arial Unicode MS" w:cs="Arial Unicode MS"/>
              </w:rPr>
              <w:t>다국어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학습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데이터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풍부</w:t>
            </w:r>
            <w:r>
              <w:rPr>
                <w:rFonts w:ascii="Arial Unicode MS" w:eastAsia="Arial Unicode MS" w:hAnsi="Arial Unicode MS" w:cs="Arial Unicode MS"/>
              </w:rPr>
              <w:t xml:space="preserve">. </w:t>
            </w:r>
            <w:r>
              <w:rPr>
                <w:rFonts w:ascii="Arial Unicode MS" w:eastAsia="Arial Unicode MS" w:hAnsi="Arial Unicode MS" w:cs="Arial Unicode MS"/>
              </w:rPr>
              <w:t>한국어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이해력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높으나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생성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문체가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다소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직역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느낌이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있다는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피드백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존재</w:t>
            </w:r>
            <w:r>
              <w:rPr>
                <w:rFonts w:ascii="Arial Unicode MS" w:eastAsia="Arial Unicode MS" w:hAnsi="Arial Unicode MS" w:cs="Arial Unicode MS"/>
              </w:rPr>
              <w:t>.</w:t>
            </w:r>
          </w:p>
        </w:tc>
      </w:tr>
      <w:tr w:rsidR="00D80D8A" w14:paraId="15C99487" w14:textId="77777777">
        <w:tc>
          <w:tcPr>
            <w:tcW w:w="18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6350B3" w14:textId="77777777" w:rsidR="00D80D8A" w:rsidRDefault="00BE6280">
            <w:r>
              <w:t>GPT-5</w:t>
            </w:r>
          </w:p>
        </w:tc>
        <w:tc>
          <w:tcPr>
            <w:tcW w:w="6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1BA603" w14:textId="77777777" w:rsidR="00D80D8A" w:rsidRDefault="00BE6280">
            <w:r>
              <w:rPr>
                <w:rFonts w:ascii="Arial Unicode MS" w:eastAsia="Arial Unicode MS" w:hAnsi="Arial Unicode MS" w:cs="Arial Unicode MS"/>
              </w:rPr>
              <w:t>상</w:t>
            </w:r>
          </w:p>
        </w:tc>
        <w:tc>
          <w:tcPr>
            <w:tcW w:w="64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BCA9C4" w14:textId="77777777" w:rsidR="00D80D8A" w:rsidRDefault="00BE6280">
            <w:r>
              <w:rPr>
                <w:rFonts w:ascii="Arial Unicode MS" w:eastAsia="Arial Unicode MS" w:hAnsi="Arial Unicode MS" w:cs="Arial Unicode MS"/>
              </w:rPr>
              <w:t xml:space="preserve">KMMLU ~78%(0-shot). </w:t>
            </w:r>
            <w:r>
              <w:rPr>
                <w:rFonts w:ascii="Arial Unicode MS" w:eastAsia="Arial Unicode MS" w:hAnsi="Arial Unicode MS" w:cs="Arial Unicode MS"/>
              </w:rPr>
              <w:t>플래그십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대비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소폭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하락하나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충분히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높은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수준</w:t>
            </w:r>
            <w:r>
              <w:rPr>
                <w:rFonts w:ascii="Arial Unicode MS" w:eastAsia="Arial Unicode MS" w:hAnsi="Arial Unicode MS" w:cs="Arial Unicode MS"/>
              </w:rPr>
              <w:t xml:space="preserve">. </w:t>
            </w:r>
            <w:r>
              <w:rPr>
                <w:rFonts w:ascii="Arial Unicode MS" w:eastAsia="Arial Unicode MS" w:hAnsi="Arial Unicode MS" w:cs="Arial Unicode MS"/>
              </w:rPr>
              <w:t>일반적인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한국어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서비스에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적합</w:t>
            </w:r>
            <w:r>
              <w:rPr>
                <w:rFonts w:ascii="Arial Unicode MS" w:eastAsia="Arial Unicode MS" w:hAnsi="Arial Unicode MS" w:cs="Arial Unicode MS"/>
              </w:rPr>
              <w:t>.</w:t>
            </w:r>
          </w:p>
        </w:tc>
      </w:tr>
      <w:tr w:rsidR="00D80D8A" w14:paraId="0D9FAA90" w14:textId="77777777">
        <w:tc>
          <w:tcPr>
            <w:tcW w:w="18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53CE17" w14:textId="77777777" w:rsidR="00D80D8A" w:rsidRDefault="00BE6280">
            <w:proofErr w:type="spellStart"/>
            <w:r>
              <w:t>Claude</w:t>
            </w:r>
            <w:proofErr w:type="spellEnd"/>
            <w:r>
              <w:t xml:space="preserve"> </w:t>
            </w:r>
            <w:proofErr w:type="spellStart"/>
            <w:r>
              <w:t>Sonnet</w:t>
            </w:r>
            <w:proofErr w:type="spellEnd"/>
            <w:r>
              <w:t xml:space="preserve"> 4.6</w:t>
            </w:r>
          </w:p>
        </w:tc>
        <w:tc>
          <w:tcPr>
            <w:tcW w:w="6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163A66" w14:textId="77777777" w:rsidR="00D80D8A" w:rsidRDefault="00BE6280">
            <w:r>
              <w:rPr>
                <w:rFonts w:ascii="Arial Unicode MS" w:eastAsia="Arial Unicode MS" w:hAnsi="Arial Unicode MS" w:cs="Arial Unicode MS"/>
              </w:rPr>
              <w:t>상</w:t>
            </w:r>
          </w:p>
        </w:tc>
        <w:tc>
          <w:tcPr>
            <w:tcW w:w="64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CB2036" w14:textId="77777777" w:rsidR="00D80D8A" w:rsidRDefault="00BE6280">
            <w:proofErr w:type="spellStart"/>
            <w:r>
              <w:rPr>
                <w:rFonts w:ascii="Arial Unicode MS" w:eastAsia="Arial Unicode MS" w:hAnsi="Arial Unicode MS" w:cs="Arial Unicode MS"/>
              </w:rPr>
              <w:t>Opus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대비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약간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단순한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표현이나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범용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모델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중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한국어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생성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품질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최상위</w:t>
            </w:r>
            <w:r>
              <w:rPr>
                <w:rFonts w:ascii="Arial Unicode MS" w:eastAsia="Arial Unicode MS" w:hAnsi="Arial Unicode MS" w:cs="Arial Unicode MS"/>
              </w:rPr>
              <w:t xml:space="preserve">. </w:t>
            </w:r>
            <w:r>
              <w:rPr>
                <w:rFonts w:ascii="Arial Unicode MS" w:eastAsia="Arial Unicode MS" w:hAnsi="Arial Unicode MS" w:cs="Arial Unicode MS"/>
              </w:rPr>
              <w:t>코딩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관련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한국어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설명도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우수</w:t>
            </w:r>
            <w:r>
              <w:rPr>
                <w:rFonts w:ascii="Arial Unicode MS" w:eastAsia="Arial Unicode MS" w:hAnsi="Arial Unicode MS" w:cs="Arial Unicode MS"/>
              </w:rPr>
              <w:t>.</w:t>
            </w:r>
          </w:p>
        </w:tc>
      </w:tr>
      <w:tr w:rsidR="00D80D8A" w14:paraId="07529751" w14:textId="77777777">
        <w:tc>
          <w:tcPr>
            <w:tcW w:w="18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5EFC00" w14:textId="77777777" w:rsidR="00D80D8A" w:rsidRDefault="00BE6280">
            <w:proofErr w:type="spellStart"/>
            <w:r>
              <w:t>Gemini</w:t>
            </w:r>
            <w:proofErr w:type="spellEnd"/>
            <w:r>
              <w:t xml:space="preserve"> 2.5 </w:t>
            </w:r>
            <w:proofErr w:type="spellStart"/>
            <w:r>
              <w:t>Pro</w:t>
            </w:r>
            <w:proofErr w:type="spellEnd"/>
          </w:p>
        </w:tc>
        <w:tc>
          <w:tcPr>
            <w:tcW w:w="6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F673D9" w14:textId="77777777" w:rsidR="00D80D8A" w:rsidRDefault="00BE6280">
            <w:r>
              <w:rPr>
                <w:rFonts w:ascii="Arial Unicode MS" w:eastAsia="Arial Unicode MS" w:hAnsi="Arial Unicode MS" w:cs="Arial Unicode MS"/>
              </w:rPr>
              <w:t>중</w:t>
            </w:r>
          </w:p>
        </w:tc>
        <w:tc>
          <w:tcPr>
            <w:tcW w:w="64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C74298" w14:textId="77777777" w:rsidR="00D80D8A" w:rsidRDefault="00BE6280">
            <w:r>
              <w:rPr>
                <w:rFonts w:ascii="Arial Unicode MS" w:eastAsia="Arial Unicode MS" w:hAnsi="Arial Unicode MS" w:cs="Arial Unicode MS"/>
              </w:rPr>
              <w:t>이해력은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높으나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장문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한국어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생성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반복</w:t>
            </w:r>
            <w:r>
              <w:rPr>
                <w:rFonts w:ascii="Arial Unicode MS" w:eastAsia="Arial Unicode MS" w:hAnsi="Arial Unicode MS" w:cs="Arial Unicode MS"/>
              </w:rPr>
              <w:t>·</w:t>
            </w:r>
            <w:r>
              <w:rPr>
                <w:rFonts w:ascii="Arial Unicode MS" w:eastAsia="Arial Unicode MS" w:hAnsi="Arial Unicode MS" w:cs="Arial Unicode MS"/>
              </w:rPr>
              <w:t>어색한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조사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사용이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간헐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발생</w:t>
            </w:r>
            <w:r>
              <w:rPr>
                <w:rFonts w:ascii="Arial Unicode MS" w:eastAsia="Arial Unicode MS" w:hAnsi="Arial Unicode MS" w:cs="Arial Unicode MS"/>
              </w:rPr>
              <w:t>.</w:t>
            </w:r>
          </w:p>
        </w:tc>
      </w:tr>
      <w:tr w:rsidR="00D80D8A" w14:paraId="5D1DDE7E" w14:textId="77777777">
        <w:tc>
          <w:tcPr>
            <w:tcW w:w="18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83A697" w14:textId="77777777" w:rsidR="00D80D8A" w:rsidRDefault="00BE6280">
            <w:r>
              <w:t xml:space="preserve">GPT-4.1 </w:t>
            </w:r>
            <w:proofErr w:type="spellStart"/>
            <w:r>
              <w:t>mini</w:t>
            </w:r>
            <w:proofErr w:type="spellEnd"/>
          </w:p>
        </w:tc>
        <w:tc>
          <w:tcPr>
            <w:tcW w:w="6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9AB01F" w14:textId="77777777" w:rsidR="00D80D8A" w:rsidRDefault="00BE6280">
            <w:r>
              <w:rPr>
                <w:rFonts w:ascii="Arial Unicode MS" w:eastAsia="Arial Unicode MS" w:hAnsi="Arial Unicode MS" w:cs="Arial Unicode MS"/>
              </w:rPr>
              <w:t>중</w:t>
            </w:r>
          </w:p>
        </w:tc>
        <w:tc>
          <w:tcPr>
            <w:tcW w:w="64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6350C1" w14:textId="77777777" w:rsidR="00D80D8A" w:rsidRDefault="00BE6280">
            <w:r>
              <w:rPr>
                <w:rFonts w:ascii="Arial Unicode MS" w:eastAsia="Arial Unicode MS" w:hAnsi="Arial Unicode MS" w:cs="Arial Unicode MS"/>
              </w:rPr>
              <w:t xml:space="preserve">KMMLU ~65%. </w:t>
            </w:r>
            <w:r>
              <w:rPr>
                <w:rFonts w:ascii="Arial Unicode MS" w:eastAsia="Arial Unicode MS" w:hAnsi="Arial Unicode MS" w:cs="Arial Unicode MS"/>
              </w:rPr>
              <w:t>경량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모델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치고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양호하나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복잡한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한국어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지시에서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정확도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하락</w:t>
            </w:r>
            <w:r>
              <w:rPr>
                <w:rFonts w:ascii="Arial Unicode MS" w:eastAsia="Arial Unicode MS" w:hAnsi="Arial Unicode MS" w:cs="Arial Unicode MS"/>
              </w:rPr>
              <w:t xml:space="preserve">. </w:t>
            </w:r>
            <w:r>
              <w:rPr>
                <w:rFonts w:ascii="Arial Unicode MS" w:eastAsia="Arial Unicode MS" w:hAnsi="Arial Unicode MS" w:cs="Arial Unicode MS"/>
              </w:rPr>
              <w:t>단순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분류</w:t>
            </w:r>
            <w:r>
              <w:rPr>
                <w:rFonts w:ascii="Arial Unicode MS" w:eastAsia="Arial Unicode MS" w:hAnsi="Arial Unicode MS" w:cs="Arial Unicode MS"/>
              </w:rPr>
              <w:t>·</w:t>
            </w:r>
            <w:r>
              <w:rPr>
                <w:rFonts w:ascii="Arial Unicode MS" w:eastAsia="Arial Unicode MS" w:hAnsi="Arial Unicode MS" w:cs="Arial Unicode MS"/>
              </w:rPr>
              <w:t>추출에는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충분</w:t>
            </w:r>
            <w:r>
              <w:rPr>
                <w:rFonts w:ascii="Arial Unicode MS" w:eastAsia="Arial Unicode MS" w:hAnsi="Arial Unicode MS" w:cs="Arial Unicode MS"/>
              </w:rPr>
              <w:t>.</w:t>
            </w:r>
          </w:p>
        </w:tc>
      </w:tr>
      <w:tr w:rsidR="00D80D8A" w14:paraId="32E50F1E" w14:textId="77777777">
        <w:tc>
          <w:tcPr>
            <w:tcW w:w="18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ED7491" w14:textId="77777777" w:rsidR="00D80D8A" w:rsidRDefault="00BE6280">
            <w:proofErr w:type="spellStart"/>
            <w:r>
              <w:t>Claude</w:t>
            </w:r>
            <w:proofErr w:type="spellEnd"/>
            <w:r>
              <w:t xml:space="preserve"> </w:t>
            </w:r>
            <w:proofErr w:type="spellStart"/>
            <w:r>
              <w:t>Haiku</w:t>
            </w:r>
            <w:proofErr w:type="spellEnd"/>
            <w:r>
              <w:t xml:space="preserve"> 4.5</w:t>
            </w:r>
          </w:p>
        </w:tc>
        <w:tc>
          <w:tcPr>
            <w:tcW w:w="6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9DD4FC" w14:textId="77777777" w:rsidR="00D80D8A" w:rsidRDefault="00BE6280">
            <w:r>
              <w:rPr>
                <w:rFonts w:ascii="Arial Unicode MS" w:eastAsia="Arial Unicode MS" w:hAnsi="Arial Unicode MS" w:cs="Arial Unicode MS"/>
              </w:rPr>
              <w:t>중</w:t>
            </w:r>
          </w:p>
        </w:tc>
        <w:tc>
          <w:tcPr>
            <w:tcW w:w="64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00C07B" w14:textId="77777777" w:rsidR="00D80D8A" w:rsidRDefault="00BE6280">
            <w:r>
              <w:rPr>
                <w:rFonts w:ascii="Arial Unicode MS" w:eastAsia="Arial Unicode MS" w:hAnsi="Arial Unicode MS" w:cs="Arial Unicode MS"/>
              </w:rPr>
              <w:t>짧은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응답에서는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자연스러우나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장문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생성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품질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저하</w:t>
            </w:r>
            <w:r>
              <w:rPr>
                <w:rFonts w:ascii="Arial Unicode MS" w:eastAsia="Arial Unicode MS" w:hAnsi="Arial Unicode MS" w:cs="Arial Unicode MS"/>
              </w:rPr>
              <w:t xml:space="preserve">. </w:t>
            </w:r>
            <w:r>
              <w:rPr>
                <w:rFonts w:ascii="Arial Unicode MS" w:eastAsia="Arial Unicode MS" w:hAnsi="Arial Unicode MS" w:cs="Arial Unicode MS"/>
              </w:rPr>
              <w:t>경량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모델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중에서는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상위</w:t>
            </w:r>
            <w:r>
              <w:rPr>
                <w:rFonts w:ascii="Arial Unicode MS" w:eastAsia="Arial Unicode MS" w:hAnsi="Arial Unicode MS" w:cs="Arial Unicode MS"/>
              </w:rPr>
              <w:t>.</w:t>
            </w:r>
          </w:p>
        </w:tc>
      </w:tr>
      <w:tr w:rsidR="00D80D8A" w14:paraId="7EC83690" w14:textId="77777777">
        <w:tc>
          <w:tcPr>
            <w:tcW w:w="18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81C2F9" w14:textId="77777777" w:rsidR="00D80D8A" w:rsidRDefault="00BE6280">
            <w:proofErr w:type="spellStart"/>
            <w:r>
              <w:t>Gemini</w:t>
            </w:r>
            <w:proofErr w:type="spellEnd"/>
            <w:r>
              <w:t xml:space="preserve"> 2.5 </w:t>
            </w:r>
            <w:proofErr w:type="spellStart"/>
            <w:r>
              <w:t>Flash</w:t>
            </w:r>
            <w:proofErr w:type="spellEnd"/>
          </w:p>
        </w:tc>
        <w:tc>
          <w:tcPr>
            <w:tcW w:w="6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219277" w14:textId="77777777" w:rsidR="00D80D8A" w:rsidRDefault="00BE6280">
            <w:r>
              <w:rPr>
                <w:rFonts w:ascii="Arial Unicode MS" w:eastAsia="Arial Unicode MS" w:hAnsi="Arial Unicode MS" w:cs="Arial Unicode MS"/>
              </w:rPr>
              <w:t>중</w:t>
            </w:r>
          </w:p>
        </w:tc>
        <w:tc>
          <w:tcPr>
            <w:tcW w:w="64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FCA810" w14:textId="77777777" w:rsidR="00D80D8A" w:rsidRDefault="00BE6280">
            <w:r>
              <w:rPr>
                <w:rFonts w:ascii="Arial Unicode MS" w:eastAsia="Arial Unicode MS" w:hAnsi="Arial Unicode MS" w:cs="Arial Unicode MS"/>
              </w:rPr>
              <w:t>단순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태스크에서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한국어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처리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가능하나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정밀한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한국어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생성에는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한계</w:t>
            </w:r>
            <w:r>
              <w:rPr>
                <w:rFonts w:ascii="Arial Unicode MS" w:eastAsia="Arial Unicode MS" w:hAnsi="Arial Unicode MS" w:cs="Arial Unicode MS"/>
              </w:rPr>
              <w:t>.</w:t>
            </w:r>
          </w:p>
        </w:tc>
      </w:tr>
      <w:tr w:rsidR="00D80D8A" w14:paraId="1C5802B1" w14:textId="77777777">
        <w:tc>
          <w:tcPr>
            <w:tcW w:w="18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E240D3" w14:textId="77777777" w:rsidR="00D80D8A" w:rsidRDefault="00BE6280">
            <w:r>
              <w:t xml:space="preserve">GPT-4.1 </w:t>
            </w:r>
            <w:proofErr w:type="spellStart"/>
            <w:r>
              <w:t>Nano</w:t>
            </w:r>
            <w:proofErr w:type="spellEnd"/>
          </w:p>
        </w:tc>
        <w:tc>
          <w:tcPr>
            <w:tcW w:w="6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DDCB13" w14:textId="77777777" w:rsidR="00D80D8A" w:rsidRDefault="00BE6280">
            <w:r>
              <w:rPr>
                <w:rFonts w:ascii="Arial Unicode MS" w:eastAsia="Arial Unicode MS" w:hAnsi="Arial Unicode MS" w:cs="Arial Unicode MS"/>
              </w:rPr>
              <w:t>하</w:t>
            </w:r>
          </w:p>
        </w:tc>
        <w:tc>
          <w:tcPr>
            <w:tcW w:w="64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C46B60" w14:textId="77777777" w:rsidR="00D80D8A" w:rsidRDefault="00BE6280">
            <w:r>
              <w:rPr>
                <w:rFonts w:ascii="Arial Unicode MS" w:eastAsia="Arial Unicode MS" w:hAnsi="Arial Unicode MS" w:cs="Arial Unicode MS"/>
              </w:rPr>
              <w:t>한국어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처리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능력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최소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수준</w:t>
            </w:r>
            <w:r>
              <w:rPr>
                <w:rFonts w:ascii="Arial Unicode MS" w:eastAsia="Arial Unicode MS" w:hAnsi="Arial Unicode MS" w:cs="Arial Unicode MS"/>
              </w:rPr>
              <w:t xml:space="preserve">. </w:t>
            </w:r>
            <w:r>
              <w:rPr>
                <w:rFonts w:ascii="Arial Unicode MS" w:eastAsia="Arial Unicode MS" w:hAnsi="Arial Unicode MS" w:cs="Arial Unicode MS"/>
              </w:rPr>
              <w:t>영어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중심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태스크에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적합</w:t>
            </w:r>
            <w:r>
              <w:rPr>
                <w:rFonts w:ascii="Arial Unicode MS" w:eastAsia="Arial Unicode MS" w:hAnsi="Arial Unicode MS" w:cs="Arial Unicode MS"/>
              </w:rPr>
              <w:t>.</w:t>
            </w:r>
          </w:p>
        </w:tc>
      </w:tr>
      <w:tr w:rsidR="00D80D8A" w14:paraId="0BF372BB" w14:textId="77777777">
        <w:tc>
          <w:tcPr>
            <w:tcW w:w="18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6BF858" w14:textId="77777777" w:rsidR="00D80D8A" w:rsidRDefault="00BE6280">
            <w:proofErr w:type="spellStart"/>
            <w:r>
              <w:t>Gemini</w:t>
            </w:r>
            <w:proofErr w:type="spellEnd"/>
            <w:r>
              <w:t xml:space="preserve"> 2.5 </w:t>
            </w:r>
            <w:proofErr w:type="spellStart"/>
            <w:r>
              <w:t>Flash-Lite</w:t>
            </w:r>
            <w:proofErr w:type="spellEnd"/>
          </w:p>
        </w:tc>
        <w:tc>
          <w:tcPr>
            <w:tcW w:w="6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234314" w14:textId="77777777" w:rsidR="00D80D8A" w:rsidRDefault="00BE6280">
            <w:r>
              <w:rPr>
                <w:rFonts w:ascii="Arial Unicode MS" w:eastAsia="Arial Unicode MS" w:hAnsi="Arial Unicode MS" w:cs="Arial Unicode MS"/>
              </w:rPr>
              <w:t>하</w:t>
            </w:r>
          </w:p>
        </w:tc>
        <w:tc>
          <w:tcPr>
            <w:tcW w:w="64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D11A86" w14:textId="77777777" w:rsidR="00D80D8A" w:rsidRDefault="00BE6280">
            <w:r>
              <w:rPr>
                <w:rFonts w:ascii="Arial Unicode MS" w:eastAsia="Arial Unicode MS" w:hAnsi="Arial Unicode MS" w:cs="Arial Unicode MS"/>
              </w:rPr>
              <w:t>한국어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이해는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가능하나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생성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품질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불안정</w:t>
            </w:r>
            <w:r>
              <w:rPr>
                <w:rFonts w:ascii="Arial Unicode MS" w:eastAsia="Arial Unicode MS" w:hAnsi="Arial Unicode MS" w:cs="Arial Unicode MS"/>
              </w:rPr>
              <w:t>.</w:t>
            </w:r>
          </w:p>
        </w:tc>
      </w:tr>
      <w:tr w:rsidR="00D80D8A" w14:paraId="63A80CF2" w14:textId="77777777">
        <w:tc>
          <w:tcPr>
            <w:tcW w:w="18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852091" w14:textId="77777777" w:rsidR="00D80D8A" w:rsidRDefault="00BE6280">
            <w:proofErr w:type="spellStart"/>
            <w:r>
              <w:t>DeepSeek</w:t>
            </w:r>
            <w:proofErr w:type="spellEnd"/>
            <w:r>
              <w:t xml:space="preserve"> V3.2</w:t>
            </w:r>
          </w:p>
        </w:tc>
        <w:tc>
          <w:tcPr>
            <w:tcW w:w="6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3F09BB" w14:textId="77777777" w:rsidR="00D80D8A" w:rsidRDefault="00BE6280">
            <w:r>
              <w:rPr>
                <w:rFonts w:ascii="Arial Unicode MS" w:eastAsia="Arial Unicode MS" w:hAnsi="Arial Unicode MS" w:cs="Arial Unicode MS"/>
              </w:rPr>
              <w:t>상</w:t>
            </w:r>
          </w:p>
        </w:tc>
        <w:tc>
          <w:tcPr>
            <w:tcW w:w="64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652779" w14:textId="77777777" w:rsidR="00D80D8A" w:rsidRDefault="00BE6280">
            <w:r>
              <w:rPr>
                <w:rFonts w:ascii="Arial Unicode MS" w:eastAsia="Arial Unicode MS" w:hAnsi="Arial Unicode MS" w:cs="Arial Unicode MS"/>
              </w:rPr>
              <w:t>KMMLU ~75%(</w:t>
            </w:r>
            <w:r>
              <w:rPr>
                <w:rFonts w:ascii="Arial Unicode MS" w:eastAsia="Arial Unicode MS" w:hAnsi="Arial Unicode MS" w:cs="Arial Unicode MS"/>
              </w:rPr>
              <w:t>추정</w:t>
            </w:r>
            <w:r>
              <w:rPr>
                <w:rFonts w:ascii="Arial Unicode MS" w:eastAsia="Arial Unicode MS" w:hAnsi="Arial Unicode MS" w:cs="Arial Unicode MS"/>
              </w:rPr>
              <w:t xml:space="preserve">).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중국어</w:t>
            </w:r>
            <w:r>
              <w:rPr>
                <w:rFonts w:ascii="Arial Unicode MS" w:eastAsia="Arial Unicode MS" w:hAnsi="Arial Unicode MS" w:cs="Arial Unicode MS"/>
              </w:rPr>
              <w:t>·</w:t>
            </w:r>
            <w:r>
              <w:rPr>
                <w:rFonts w:ascii="Arial Unicode MS" w:eastAsia="Arial Unicode MS" w:hAnsi="Arial Unicode MS" w:cs="Arial Unicode MS"/>
              </w:rPr>
              <w:t>영어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중심이나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한국어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학습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데이터도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포함</w:t>
            </w:r>
            <w:r>
              <w:rPr>
                <w:rFonts w:ascii="Arial Unicode MS" w:eastAsia="Arial Unicode MS" w:hAnsi="Arial Unicode MS" w:cs="Arial Unicode MS"/>
              </w:rPr>
              <w:t xml:space="preserve">. </w:t>
            </w:r>
            <w:r>
              <w:rPr>
                <w:rFonts w:ascii="Arial Unicode MS" w:eastAsia="Arial Unicode MS" w:hAnsi="Arial Unicode MS" w:cs="Arial Unicode MS"/>
              </w:rPr>
              <w:t>한국어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코딩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설명</w:t>
            </w:r>
            <w:r>
              <w:rPr>
                <w:rFonts w:ascii="Arial Unicode MS" w:eastAsia="Arial Unicode MS" w:hAnsi="Arial Unicode MS" w:cs="Arial Unicode MS"/>
              </w:rPr>
              <w:t>·</w:t>
            </w:r>
            <w:r>
              <w:rPr>
                <w:rFonts w:ascii="Arial Unicode MS" w:eastAsia="Arial Unicode MS" w:hAnsi="Arial Unicode MS" w:cs="Arial Unicode MS"/>
              </w:rPr>
              <w:t>문서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요약에서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우수한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평가</w:t>
            </w:r>
            <w:r>
              <w:rPr>
                <w:rFonts w:ascii="Arial Unicode MS" w:eastAsia="Arial Unicode MS" w:hAnsi="Arial Unicode MS" w:cs="Arial Unicode MS"/>
              </w:rPr>
              <w:t>.</w:t>
            </w:r>
          </w:p>
        </w:tc>
      </w:tr>
      <w:tr w:rsidR="00D80D8A" w14:paraId="14F5D0F2" w14:textId="77777777">
        <w:tc>
          <w:tcPr>
            <w:tcW w:w="18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057E66" w14:textId="77777777" w:rsidR="00D80D8A" w:rsidRDefault="00BE6280">
            <w:proofErr w:type="spellStart"/>
            <w:r>
              <w:t>Qwen</w:t>
            </w:r>
            <w:proofErr w:type="spellEnd"/>
            <w:r>
              <w:t xml:space="preserve"> 3 (32B)</w:t>
            </w:r>
          </w:p>
        </w:tc>
        <w:tc>
          <w:tcPr>
            <w:tcW w:w="6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CEEAC5" w14:textId="77777777" w:rsidR="00D80D8A" w:rsidRDefault="00BE6280">
            <w:r>
              <w:rPr>
                <w:rFonts w:ascii="Arial Unicode MS" w:eastAsia="Arial Unicode MS" w:hAnsi="Arial Unicode MS" w:cs="Arial Unicode MS"/>
              </w:rPr>
              <w:t>상</w:t>
            </w:r>
          </w:p>
        </w:tc>
        <w:tc>
          <w:tcPr>
            <w:tcW w:w="64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1147A1" w14:textId="77777777" w:rsidR="00D80D8A" w:rsidRDefault="00BE6280">
            <w:r>
              <w:rPr>
                <w:rFonts w:ascii="Arial Unicode MS" w:eastAsia="Arial Unicode MS" w:hAnsi="Arial Unicode MS" w:cs="Arial Unicode MS"/>
              </w:rPr>
              <w:t>KMMLU ~72%(</w:t>
            </w:r>
            <w:r>
              <w:rPr>
                <w:rFonts w:ascii="Arial Unicode MS" w:eastAsia="Arial Unicode MS" w:hAnsi="Arial Unicode MS" w:cs="Arial Unicode MS"/>
              </w:rPr>
              <w:t>추정</w:t>
            </w:r>
            <w:r>
              <w:rPr>
                <w:rFonts w:ascii="Arial Unicode MS" w:eastAsia="Arial Unicode MS" w:hAnsi="Arial Unicode MS" w:cs="Arial Unicode MS"/>
              </w:rPr>
              <w:t>). 20</w:t>
            </w:r>
            <w:r>
              <w:rPr>
                <w:rFonts w:ascii="Arial Unicode MS" w:eastAsia="Arial Unicode MS" w:hAnsi="Arial Unicode MS" w:cs="Arial Unicode MS"/>
              </w:rPr>
              <w:t>여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이상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다국어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학습</w:t>
            </w:r>
            <w:r>
              <w:rPr>
                <w:rFonts w:ascii="Arial Unicode MS" w:eastAsia="Arial Unicode MS" w:hAnsi="Arial Unicode MS" w:cs="Arial Unicode MS"/>
              </w:rPr>
              <w:t xml:space="preserve">. </w:t>
            </w:r>
            <w:r>
              <w:rPr>
                <w:rFonts w:ascii="Arial Unicode MS" w:eastAsia="Arial Unicode MS" w:hAnsi="Arial Unicode MS" w:cs="Arial Unicode MS"/>
              </w:rPr>
              <w:t>오픈소스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중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한국어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품질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최상위</w:t>
            </w:r>
            <w:r>
              <w:rPr>
                <w:rFonts w:ascii="Arial Unicode MS" w:eastAsia="Arial Unicode MS" w:hAnsi="Arial Unicode MS" w:cs="Arial Unicode MS"/>
              </w:rPr>
              <w:t xml:space="preserve">. </w:t>
            </w:r>
            <w:r>
              <w:rPr>
                <w:rFonts w:ascii="Arial Unicode MS" w:eastAsia="Arial Unicode MS" w:hAnsi="Arial Unicode MS" w:cs="Arial Unicode MS"/>
              </w:rPr>
              <w:t>한국어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특화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파인튜닝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기반으로도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유리</w:t>
            </w:r>
            <w:r>
              <w:rPr>
                <w:rFonts w:ascii="Arial Unicode MS" w:eastAsia="Arial Unicode MS" w:hAnsi="Arial Unicode MS" w:cs="Arial Unicode MS"/>
              </w:rPr>
              <w:t>.</w:t>
            </w:r>
          </w:p>
        </w:tc>
      </w:tr>
      <w:tr w:rsidR="00D80D8A" w14:paraId="57419A78" w14:textId="77777777">
        <w:tc>
          <w:tcPr>
            <w:tcW w:w="18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5D8525" w14:textId="77777777" w:rsidR="00D80D8A" w:rsidRDefault="00BE6280">
            <w:proofErr w:type="spellStart"/>
            <w:r>
              <w:t>Llama</w:t>
            </w:r>
            <w:proofErr w:type="spellEnd"/>
            <w:r>
              <w:t xml:space="preserve"> 4 </w:t>
            </w:r>
            <w:proofErr w:type="spellStart"/>
            <w:r>
              <w:t>Maverick</w:t>
            </w:r>
            <w:proofErr w:type="spellEnd"/>
          </w:p>
        </w:tc>
        <w:tc>
          <w:tcPr>
            <w:tcW w:w="6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C99CE1" w14:textId="77777777" w:rsidR="00D80D8A" w:rsidRDefault="00BE6280">
            <w:r>
              <w:rPr>
                <w:rFonts w:ascii="Arial Unicode MS" w:eastAsia="Arial Unicode MS" w:hAnsi="Arial Unicode MS" w:cs="Arial Unicode MS"/>
              </w:rPr>
              <w:t>중</w:t>
            </w:r>
          </w:p>
        </w:tc>
        <w:tc>
          <w:tcPr>
            <w:tcW w:w="64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9445AB" w14:textId="77777777" w:rsidR="00D80D8A" w:rsidRDefault="00BE6280">
            <w:r>
              <w:rPr>
                <w:rFonts w:ascii="Arial Unicode MS" w:eastAsia="Arial Unicode MS" w:hAnsi="Arial Unicode MS" w:cs="Arial Unicode MS"/>
              </w:rPr>
              <w:t>영어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중심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학습</w:t>
            </w:r>
            <w:r>
              <w:rPr>
                <w:rFonts w:ascii="Arial Unicode MS" w:eastAsia="Arial Unicode MS" w:hAnsi="Arial Unicode MS" w:cs="Arial Unicode MS"/>
              </w:rPr>
              <w:t xml:space="preserve">. </w:t>
            </w:r>
            <w:r>
              <w:rPr>
                <w:rFonts w:ascii="Arial Unicode MS" w:eastAsia="Arial Unicode MS" w:hAnsi="Arial Unicode MS" w:cs="Arial Unicode MS"/>
              </w:rPr>
              <w:t>한국어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기본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이해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가능하나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생성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품질은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DeepSeek·Qwen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대비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열위</w:t>
            </w:r>
            <w:r>
              <w:rPr>
                <w:rFonts w:ascii="Arial Unicode MS" w:eastAsia="Arial Unicode MS" w:hAnsi="Arial Unicode MS" w:cs="Arial Unicode MS"/>
              </w:rPr>
              <w:t>.</w:t>
            </w:r>
          </w:p>
        </w:tc>
      </w:tr>
      <w:tr w:rsidR="00D80D8A" w14:paraId="018DE0EC" w14:textId="77777777">
        <w:tc>
          <w:tcPr>
            <w:tcW w:w="18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CFD646" w14:textId="77777777" w:rsidR="00D80D8A" w:rsidRDefault="00BE6280">
            <w:proofErr w:type="spellStart"/>
            <w:r>
              <w:t>Llama</w:t>
            </w:r>
            <w:proofErr w:type="spellEnd"/>
            <w:r>
              <w:t xml:space="preserve"> 4 </w:t>
            </w:r>
            <w:proofErr w:type="spellStart"/>
            <w:r>
              <w:t>Scout</w:t>
            </w:r>
            <w:proofErr w:type="spellEnd"/>
          </w:p>
        </w:tc>
        <w:tc>
          <w:tcPr>
            <w:tcW w:w="6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5BE563" w14:textId="77777777" w:rsidR="00D80D8A" w:rsidRDefault="00BE6280">
            <w:r>
              <w:rPr>
                <w:rFonts w:ascii="Arial Unicode MS" w:eastAsia="Arial Unicode MS" w:hAnsi="Arial Unicode MS" w:cs="Arial Unicode MS"/>
              </w:rPr>
              <w:t>중</w:t>
            </w:r>
          </w:p>
        </w:tc>
        <w:tc>
          <w:tcPr>
            <w:tcW w:w="64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7BFC60" w14:textId="77777777" w:rsidR="00D80D8A" w:rsidRDefault="00BE6280">
            <w:proofErr w:type="spellStart"/>
            <w:r>
              <w:rPr>
                <w:rFonts w:ascii="Arial Unicode MS" w:eastAsia="Arial Unicode MS" w:hAnsi="Arial Unicode MS" w:cs="Arial Unicode MS"/>
              </w:rPr>
              <w:t>Maveri</w:t>
            </w:r>
            <w:r>
              <w:rPr>
                <w:rFonts w:ascii="Arial Unicode MS" w:eastAsia="Arial Unicode MS" w:hAnsi="Arial Unicode MS" w:cs="Arial Unicode MS"/>
              </w:rPr>
              <w:t>ck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대비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경량이나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한국어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수준은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유사</w:t>
            </w:r>
            <w:r>
              <w:rPr>
                <w:rFonts w:ascii="Arial Unicode MS" w:eastAsia="Arial Unicode MS" w:hAnsi="Arial Unicode MS" w:cs="Arial Unicode MS"/>
              </w:rPr>
              <w:t xml:space="preserve">.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초장문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한국어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문서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처리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정성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평가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필요</w:t>
            </w:r>
            <w:r>
              <w:rPr>
                <w:rFonts w:ascii="Arial Unicode MS" w:eastAsia="Arial Unicode MS" w:hAnsi="Arial Unicode MS" w:cs="Arial Unicode MS"/>
              </w:rPr>
              <w:t>.</w:t>
            </w:r>
          </w:p>
        </w:tc>
      </w:tr>
      <w:tr w:rsidR="00D80D8A" w14:paraId="7076F5E7" w14:textId="77777777">
        <w:tc>
          <w:tcPr>
            <w:tcW w:w="18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FA5C88" w14:textId="77777777" w:rsidR="00D80D8A" w:rsidRDefault="00BE6280">
            <w:proofErr w:type="spellStart"/>
            <w:r>
              <w:lastRenderedPageBreak/>
              <w:t>DeepSeek</w:t>
            </w:r>
            <w:proofErr w:type="spellEnd"/>
            <w:r>
              <w:t xml:space="preserve"> R1</w:t>
            </w:r>
          </w:p>
        </w:tc>
        <w:tc>
          <w:tcPr>
            <w:tcW w:w="6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BC99FC" w14:textId="77777777" w:rsidR="00D80D8A" w:rsidRDefault="00BE6280">
            <w:r>
              <w:rPr>
                <w:rFonts w:ascii="Arial Unicode MS" w:eastAsia="Arial Unicode MS" w:hAnsi="Arial Unicode MS" w:cs="Arial Unicode MS"/>
              </w:rPr>
              <w:t>중</w:t>
            </w:r>
          </w:p>
        </w:tc>
        <w:tc>
          <w:tcPr>
            <w:tcW w:w="64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6C2FEA" w14:textId="77777777" w:rsidR="00D80D8A" w:rsidRDefault="00BE6280">
            <w:proofErr w:type="spellStart"/>
            <w:r>
              <w:rPr>
                <w:rFonts w:ascii="Arial Unicode MS" w:eastAsia="Arial Unicode MS" w:hAnsi="Arial Unicode MS" w:cs="Arial Unicode MS"/>
              </w:rPr>
              <w:t>Reasoning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특화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모델로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한국어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추론은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가능하나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일반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대화</w:t>
            </w:r>
            <w:r>
              <w:rPr>
                <w:rFonts w:ascii="Arial Unicode MS" w:eastAsia="Arial Unicode MS" w:hAnsi="Arial Unicode MS" w:cs="Arial Unicode MS"/>
              </w:rPr>
              <w:t>·</w:t>
            </w:r>
            <w:r>
              <w:rPr>
                <w:rFonts w:ascii="Arial Unicode MS" w:eastAsia="Arial Unicode MS" w:hAnsi="Arial Unicode MS" w:cs="Arial Unicode MS"/>
              </w:rPr>
              <w:t>생성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품질은</w:t>
            </w:r>
            <w:r>
              <w:rPr>
                <w:rFonts w:ascii="Arial Unicode MS" w:eastAsia="Arial Unicode MS" w:hAnsi="Arial Unicode MS" w:cs="Arial Unicode MS"/>
              </w:rPr>
              <w:t xml:space="preserve"> V3.2 </w:t>
            </w:r>
            <w:r>
              <w:rPr>
                <w:rFonts w:ascii="Arial Unicode MS" w:eastAsia="Arial Unicode MS" w:hAnsi="Arial Unicode MS" w:cs="Arial Unicode MS"/>
              </w:rPr>
              <w:t>대비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하락</w:t>
            </w:r>
            <w:r>
              <w:rPr>
                <w:rFonts w:ascii="Arial Unicode MS" w:eastAsia="Arial Unicode MS" w:hAnsi="Arial Unicode MS" w:cs="Arial Unicode MS"/>
              </w:rPr>
              <w:t>.</w:t>
            </w:r>
          </w:p>
        </w:tc>
      </w:tr>
      <w:tr w:rsidR="00D80D8A" w14:paraId="12A2AEE6" w14:textId="77777777">
        <w:tc>
          <w:tcPr>
            <w:tcW w:w="18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C48D37" w14:textId="77777777" w:rsidR="00D80D8A" w:rsidRDefault="00BE6280">
            <w:proofErr w:type="spellStart"/>
            <w:r>
              <w:t>Llama</w:t>
            </w:r>
            <w:proofErr w:type="spellEnd"/>
            <w:r>
              <w:t xml:space="preserve"> 4 </w:t>
            </w:r>
            <w:proofErr w:type="spellStart"/>
            <w:r>
              <w:t>Lite</w:t>
            </w:r>
            <w:proofErr w:type="spellEnd"/>
          </w:p>
        </w:tc>
        <w:tc>
          <w:tcPr>
            <w:tcW w:w="6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6A38D7" w14:textId="77777777" w:rsidR="00D80D8A" w:rsidRDefault="00BE6280">
            <w:r>
              <w:rPr>
                <w:rFonts w:ascii="Arial Unicode MS" w:eastAsia="Arial Unicode MS" w:hAnsi="Arial Unicode MS" w:cs="Arial Unicode MS"/>
              </w:rPr>
              <w:t>하</w:t>
            </w:r>
          </w:p>
        </w:tc>
        <w:tc>
          <w:tcPr>
            <w:tcW w:w="64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138359" w14:textId="77777777" w:rsidR="00D80D8A" w:rsidRDefault="00BE6280">
            <w:r>
              <w:rPr>
                <w:rFonts w:ascii="Arial Unicode MS" w:eastAsia="Arial Unicode MS" w:hAnsi="Arial Unicode MS" w:cs="Arial Unicode MS"/>
              </w:rPr>
              <w:t>경량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모델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한계</w:t>
            </w:r>
            <w:r>
              <w:rPr>
                <w:rFonts w:ascii="Arial Unicode MS" w:eastAsia="Arial Unicode MS" w:hAnsi="Arial Unicode MS" w:cs="Arial Unicode MS"/>
              </w:rPr>
              <w:t xml:space="preserve">. </w:t>
            </w:r>
            <w:r>
              <w:rPr>
                <w:rFonts w:ascii="Arial Unicode MS" w:eastAsia="Arial Unicode MS" w:hAnsi="Arial Unicode MS" w:cs="Arial Unicode MS"/>
              </w:rPr>
              <w:t>한국어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단순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분류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정도에만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활용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가능</w:t>
            </w:r>
            <w:r>
              <w:rPr>
                <w:rFonts w:ascii="Arial Unicode MS" w:eastAsia="Arial Unicode MS" w:hAnsi="Arial Unicode MS" w:cs="Arial Unicode MS"/>
              </w:rPr>
              <w:t>.</w:t>
            </w:r>
          </w:p>
        </w:tc>
      </w:tr>
      <w:tr w:rsidR="00D80D8A" w14:paraId="0D4B0A12" w14:textId="77777777">
        <w:tc>
          <w:tcPr>
            <w:tcW w:w="18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1C5E90" w14:textId="77777777" w:rsidR="00D80D8A" w:rsidRDefault="00BE6280">
            <w:proofErr w:type="spellStart"/>
            <w:r>
              <w:t>Gemma</w:t>
            </w:r>
            <w:proofErr w:type="spellEnd"/>
            <w:r>
              <w:t xml:space="preserve"> 3 (12B)</w:t>
            </w:r>
          </w:p>
        </w:tc>
        <w:tc>
          <w:tcPr>
            <w:tcW w:w="6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6465D9" w14:textId="77777777" w:rsidR="00D80D8A" w:rsidRDefault="00BE6280">
            <w:r>
              <w:rPr>
                <w:rFonts w:ascii="Arial Unicode MS" w:eastAsia="Arial Unicode MS" w:hAnsi="Arial Unicode MS" w:cs="Arial Unicode MS"/>
              </w:rPr>
              <w:t>하</w:t>
            </w:r>
          </w:p>
        </w:tc>
        <w:tc>
          <w:tcPr>
            <w:tcW w:w="64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A3FDC3" w14:textId="77777777" w:rsidR="00D80D8A" w:rsidRDefault="00BE6280">
            <w:r>
              <w:rPr>
                <w:rFonts w:ascii="Arial Unicode MS" w:eastAsia="Arial Unicode MS" w:hAnsi="Arial Unicode MS" w:cs="Arial Unicode MS"/>
              </w:rPr>
              <w:t>영어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중심</w:t>
            </w:r>
            <w:r>
              <w:rPr>
                <w:rFonts w:ascii="Arial Unicode MS" w:eastAsia="Arial Unicode MS" w:hAnsi="Arial Unicode MS" w:cs="Arial Unicode MS"/>
              </w:rPr>
              <w:t xml:space="preserve">. </w:t>
            </w:r>
            <w:r>
              <w:rPr>
                <w:rFonts w:ascii="Arial Unicode MS" w:eastAsia="Arial Unicode MS" w:hAnsi="Arial Unicode MS" w:cs="Arial Unicode MS"/>
              </w:rPr>
              <w:t>한국어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처리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능력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제한적</w:t>
            </w:r>
            <w:r>
              <w:rPr>
                <w:rFonts w:ascii="Arial Unicode MS" w:eastAsia="Arial Unicode MS" w:hAnsi="Arial Unicode MS" w:cs="Arial Unicode MS"/>
              </w:rPr>
              <w:t>.</w:t>
            </w:r>
          </w:p>
        </w:tc>
      </w:tr>
    </w:tbl>
    <w:p w14:paraId="12CDFB21" w14:textId="77777777" w:rsidR="00D80D8A" w:rsidRDefault="00D80D8A">
      <w:pPr>
        <w:pBdr>
          <w:top w:val="nil"/>
          <w:left w:val="nil"/>
          <w:bottom w:val="nil"/>
          <w:right w:val="nil"/>
          <w:between w:val="nil"/>
        </w:pBdr>
      </w:pPr>
    </w:p>
    <w:p w14:paraId="0327E960" w14:textId="77777777" w:rsidR="00D80D8A" w:rsidRDefault="00BE6280">
      <w:r>
        <w:rPr>
          <w:rFonts w:ascii="Arial Unicode MS" w:eastAsia="Arial Unicode MS" w:hAnsi="Arial Unicode MS" w:cs="Arial Unicode MS"/>
          <w:i/>
          <w:iCs/>
        </w:rPr>
        <w:t xml:space="preserve">(KMMLU </w:t>
      </w:r>
      <w:r>
        <w:rPr>
          <w:rFonts w:ascii="Arial Unicode MS" w:eastAsia="Arial Unicode MS" w:hAnsi="Arial Unicode MS" w:cs="Arial Unicode MS"/>
          <w:i/>
          <w:iCs/>
        </w:rPr>
        <w:t>점수는</w:t>
      </w:r>
      <w:r>
        <w:rPr>
          <w:rFonts w:ascii="Arial Unicode MS" w:eastAsia="Arial Unicode MS" w:hAnsi="Arial Unicode MS" w:cs="Arial Unicode MS"/>
          <w:i/>
          <w:iCs/>
        </w:rPr>
        <w:t xml:space="preserve"> </w:t>
      </w:r>
      <w:r>
        <w:rPr>
          <w:rFonts w:ascii="Arial Unicode MS" w:eastAsia="Arial Unicode MS" w:hAnsi="Arial Unicode MS" w:cs="Arial Unicode MS"/>
          <w:i/>
          <w:iCs/>
        </w:rPr>
        <w:t>공개된</w:t>
      </w:r>
      <w:r>
        <w:rPr>
          <w:rFonts w:ascii="Arial Unicode MS" w:eastAsia="Arial Unicode MS" w:hAnsi="Arial Unicode MS" w:cs="Arial Unicode MS"/>
          <w:i/>
          <w:iCs/>
        </w:rPr>
        <w:t xml:space="preserve"> </w:t>
      </w:r>
      <w:r>
        <w:rPr>
          <w:rFonts w:ascii="Arial Unicode MS" w:eastAsia="Arial Unicode MS" w:hAnsi="Arial Unicode MS" w:cs="Arial Unicode MS"/>
          <w:i/>
          <w:iCs/>
        </w:rPr>
        <w:t>벤치마크</w:t>
      </w:r>
      <w:r>
        <w:rPr>
          <w:rFonts w:ascii="Arial Unicode MS" w:eastAsia="Arial Unicode MS" w:hAnsi="Arial Unicode MS" w:cs="Arial Unicode MS"/>
          <w:i/>
          <w:iCs/>
        </w:rPr>
        <w:t xml:space="preserve"> </w:t>
      </w:r>
      <w:r>
        <w:rPr>
          <w:rFonts w:ascii="Arial Unicode MS" w:eastAsia="Arial Unicode MS" w:hAnsi="Arial Unicode MS" w:cs="Arial Unicode MS"/>
          <w:i/>
          <w:iCs/>
        </w:rPr>
        <w:t>결과를</w:t>
      </w:r>
      <w:r>
        <w:rPr>
          <w:rFonts w:ascii="Arial Unicode MS" w:eastAsia="Arial Unicode MS" w:hAnsi="Arial Unicode MS" w:cs="Arial Unicode MS"/>
          <w:i/>
          <w:iCs/>
        </w:rPr>
        <w:t xml:space="preserve"> </w:t>
      </w:r>
      <w:r>
        <w:rPr>
          <w:rFonts w:ascii="Arial Unicode MS" w:eastAsia="Arial Unicode MS" w:hAnsi="Arial Unicode MS" w:cs="Arial Unicode MS"/>
          <w:i/>
          <w:iCs/>
        </w:rPr>
        <w:t>참고한</w:t>
      </w:r>
      <w:r>
        <w:rPr>
          <w:rFonts w:ascii="Arial Unicode MS" w:eastAsia="Arial Unicode MS" w:hAnsi="Arial Unicode MS" w:cs="Arial Unicode MS"/>
          <w:i/>
          <w:iCs/>
        </w:rPr>
        <w:t xml:space="preserve"> </w:t>
      </w:r>
      <w:r>
        <w:rPr>
          <w:rFonts w:ascii="Arial Unicode MS" w:eastAsia="Arial Unicode MS" w:hAnsi="Arial Unicode MS" w:cs="Arial Unicode MS"/>
          <w:i/>
          <w:iCs/>
        </w:rPr>
        <w:t>값이며</w:t>
      </w:r>
      <w:r>
        <w:rPr>
          <w:rFonts w:ascii="Arial Unicode MS" w:eastAsia="Arial Unicode MS" w:hAnsi="Arial Unicode MS" w:cs="Arial Unicode MS"/>
          <w:i/>
          <w:iCs/>
        </w:rPr>
        <w:t xml:space="preserve">, </w:t>
      </w:r>
      <w:r>
        <w:rPr>
          <w:rFonts w:ascii="Arial Unicode MS" w:eastAsia="Arial Unicode MS" w:hAnsi="Arial Unicode MS" w:cs="Arial Unicode MS"/>
          <w:i/>
          <w:iCs/>
        </w:rPr>
        <w:t>모델</w:t>
      </w:r>
      <w:r>
        <w:rPr>
          <w:rFonts w:ascii="Arial Unicode MS" w:eastAsia="Arial Unicode MS" w:hAnsi="Arial Unicode MS" w:cs="Arial Unicode MS"/>
          <w:i/>
          <w:iCs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i/>
          <w:iCs/>
        </w:rPr>
        <w:t>버전</w:t>
      </w:r>
      <w:r>
        <w:rPr>
          <w:rFonts w:ascii="Arial Unicode MS" w:eastAsia="Arial Unicode MS" w:hAnsi="Arial Unicode MS" w:cs="Arial Unicode MS"/>
          <w:i/>
          <w:iCs/>
        </w:rPr>
        <w:t>·</w:t>
      </w:r>
      <w:r>
        <w:rPr>
          <w:rFonts w:ascii="Arial Unicode MS" w:eastAsia="Arial Unicode MS" w:hAnsi="Arial Unicode MS" w:cs="Arial Unicode MS"/>
          <w:i/>
          <w:iCs/>
        </w:rPr>
        <w:t>측정</w:t>
      </w:r>
      <w:proofErr w:type="spellEnd"/>
      <w:r>
        <w:rPr>
          <w:rFonts w:ascii="Arial Unicode MS" w:eastAsia="Arial Unicode MS" w:hAnsi="Arial Unicode MS" w:cs="Arial Unicode MS"/>
          <w:i/>
          <w:iCs/>
        </w:rPr>
        <w:t xml:space="preserve"> </w:t>
      </w:r>
      <w:r>
        <w:rPr>
          <w:rFonts w:ascii="Arial Unicode MS" w:eastAsia="Arial Unicode MS" w:hAnsi="Arial Unicode MS" w:cs="Arial Unicode MS"/>
          <w:i/>
          <w:iCs/>
        </w:rPr>
        <w:t>조건에</w:t>
      </w:r>
      <w:r>
        <w:rPr>
          <w:rFonts w:ascii="Arial Unicode MS" w:eastAsia="Arial Unicode MS" w:hAnsi="Arial Unicode MS" w:cs="Arial Unicode MS"/>
          <w:i/>
          <w:iCs/>
        </w:rPr>
        <w:t xml:space="preserve"> </w:t>
      </w:r>
      <w:r>
        <w:rPr>
          <w:rFonts w:ascii="Arial Unicode MS" w:eastAsia="Arial Unicode MS" w:hAnsi="Arial Unicode MS" w:cs="Arial Unicode MS"/>
          <w:i/>
          <w:iCs/>
        </w:rPr>
        <w:t>따라</w:t>
      </w:r>
      <w:r>
        <w:rPr>
          <w:rFonts w:ascii="Arial Unicode MS" w:eastAsia="Arial Unicode MS" w:hAnsi="Arial Unicode MS" w:cs="Arial Unicode MS"/>
          <w:i/>
          <w:iCs/>
        </w:rPr>
        <w:t xml:space="preserve"> </w:t>
      </w:r>
      <w:r>
        <w:rPr>
          <w:rFonts w:ascii="Arial Unicode MS" w:eastAsia="Arial Unicode MS" w:hAnsi="Arial Unicode MS" w:cs="Arial Unicode MS"/>
          <w:i/>
          <w:iCs/>
        </w:rPr>
        <w:t>차이가</w:t>
      </w:r>
      <w:r>
        <w:rPr>
          <w:rFonts w:ascii="Arial Unicode MS" w:eastAsia="Arial Unicode MS" w:hAnsi="Arial Unicode MS" w:cs="Arial Unicode MS"/>
          <w:i/>
          <w:iCs/>
        </w:rPr>
        <w:t xml:space="preserve"> </w:t>
      </w:r>
      <w:r>
        <w:rPr>
          <w:rFonts w:ascii="Arial Unicode MS" w:eastAsia="Arial Unicode MS" w:hAnsi="Arial Unicode MS" w:cs="Arial Unicode MS"/>
          <w:i/>
          <w:iCs/>
        </w:rPr>
        <w:t>있을</w:t>
      </w:r>
      <w:r>
        <w:rPr>
          <w:rFonts w:ascii="Arial Unicode MS" w:eastAsia="Arial Unicode MS" w:hAnsi="Arial Unicode MS" w:cs="Arial Unicode MS"/>
          <w:i/>
          <w:iCs/>
        </w:rPr>
        <w:t xml:space="preserve"> </w:t>
      </w:r>
      <w:r>
        <w:rPr>
          <w:rFonts w:ascii="Arial Unicode MS" w:eastAsia="Arial Unicode MS" w:hAnsi="Arial Unicode MS" w:cs="Arial Unicode MS"/>
          <w:i/>
          <w:iCs/>
        </w:rPr>
        <w:t>수</w:t>
      </w:r>
      <w:r>
        <w:rPr>
          <w:rFonts w:ascii="Arial Unicode MS" w:eastAsia="Arial Unicode MS" w:hAnsi="Arial Unicode MS" w:cs="Arial Unicode MS"/>
          <w:i/>
          <w:iCs/>
        </w:rPr>
        <w:t xml:space="preserve"> </w:t>
      </w:r>
      <w:r>
        <w:rPr>
          <w:rFonts w:ascii="Arial Unicode MS" w:eastAsia="Arial Unicode MS" w:hAnsi="Arial Unicode MS" w:cs="Arial Unicode MS"/>
          <w:i/>
          <w:iCs/>
        </w:rPr>
        <w:t>있다</w:t>
      </w:r>
      <w:r>
        <w:rPr>
          <w:rFonts w:ascii="Arial Unicode MS" w:eastAsia="Arial Unicode MS" w:hAnsi="Arial Unicode MS" w:cs="Arial Unicode MS"/>
          <w:i/>
          <w:iCs/>
        </w:rPr>
        <w:t xml:space="preserve">. </w:t>
      </w:r>
      <w:r>
        <w:rPr>
          <w:rFonts w:ascii="Arial Unicode MS" w:eastAsia="Arial Unicode MS" w:hAnsi="Arial Unicode MS" w:cs="Arial Unicode MS"/>
          <w:i/>
          <w:iCs/>
        </w:rPr>
        <w:t>한국어</w:t>
      </w:r>
      <w:r>
        <w:rPr>
          <w:rFonts w:ascii="Arial Unicode MS" w:eastAsia="Arial Unicode MS" w:hAnsi="Arial Unicode MS" w:cs="Arial Unicode MS"/>
          <w:i/>
          <w:iCs/>
        </w:rPr>
        <w:t xml:space="preserve"> </w:t>
      </w:r>
      <w:r>
        <w:rPr>
          <w:rFonts w:ascii="Arial Unicode MS" w:eastAsia="Arial Unicode MS" w:hAnsi="Arial Unicode MS" w:cs="Arial Unicode MS"/>
          <w:i/>
          <w:iCs/>
        </w:rPr>
        <w:t>품질은</w:t>
      </w:r>
      <w:r>
        <w:rPr>
          <w:rFonts w:ascii="Arial Unicode MS" w:eastAsia="Arial Unicode MS" w:hAnsi="Arial Unicode MS" w:cs="Arial Unicode MS"/>
          <w:i/>
          <w:iCs/>
        </w:rPr>
        <w:t xml:space="preserve"> </w:t>
      </w:r>
      <w:r>
        <w:rPr>
          <w:rFonts w:ascii="Arial Unicode MS" w:eastAsia="Arial Unicode MS" w:hAnsi="Arial Unicode MS" w:cs="Arial Unicode MS"/>
          <w:i/>
          <w:iCs/>
        </w:rPr>
        <w:t>벤치마크만으로</w:t>
      </w:r>
      <w:r>
        <w:rPr>
          <w:rFonts w:ascii="Arial Unicode MS" w:eastAsia="Arial Unicode MS" w:hAnsi="Arial Unicode MS" w:cs="Arial Unicode MS"/>
          <w:i/>
          <w:iCs/>
        </w:rPr>
        <w:t xml:space="preserve"> </w:t>
      </w:r>
      <w:r>
        <w:rPr>
          <w:rFonts w:ascii="Arial Unicode MS" w:eastAsia="Arial Unicode MS" w:hAnsi="Arial Unicode MS" w:cs="Arial Unicode MS"/>
          <w:i/>
          <w:iCs/>
        </w:rPr>
        <w:t>판단할</w:t>
      </w:r>
      <w:r>
        <w:rPr>
          <w:rFonts w:ascii="Arial Unicode MS" w:eastAsia="Arial Unicode MS" w:hAnsi="Arial Unicode MS" w:cs="Arial Unicode MS"/>
          <w:i/>
          <w:iCs/>
        </w:rPr>
        <w:t xml:space="preserve"> </w:t>
      </w:r>
      <w:r>
        <w:rPr>
          <w:rFonts w:ascii="Arial Unicode MS" w:eastAsia="Arial Unicode MS" w:hAnsi="Arial Unicode MS" w:cs="Arial Unicode MS"/>
          <w:i/>
          <w:iCs/>
        </w:rPr>
        <w:t>수</w:t>
      </w:r>
      <w:r>
        <w:rPr>
          <w:rFonts w:ascii="Arial Unicode MS" w:eastAsia="Arial Unicode MS" w:hAnsi="Arial Unicode MS" w:cs="Arial Unicode MS"/>
          <w:i/>
          <w:iCs/>
        </w:rPr>
        <w:t xml:space="preserve"> </w:t>
      </w:r>
      <w:r>
        <w:rPr>
          <w:rFonts w:ascii="Arial Unicode MS" w:eastAsia="Arial Unicode MS" w:hAnsi="Arial Unicode MS" w:cs="Arial Unicode MS"/>
          <w:i/>
          <w:iCs/>
        </w:rPr>
        <w:t>없으므로</w:t>
      </w:r>
      <w:r>
        <w:rPr>
          <w:rFonts w:ascii="Arial Unicode MS" w:eastAsia="Arial Unicode MS" w:hAnsi="Arial Unicode MS" w:cs="Arial Unicode MS"/>
          <w:i/>
          <w:iCs/>
        </w:rPr>
        <w:t xml:space="preserve">, </w:t>
      </w:r>
      <w:r>
        <w:rPr>
          <w:rFonts w:ascii="Arial Unicode MS" w:eastAsia="Arial Unicode MS" w:hAnsi="Arial Unicode MS" w:cs="Arial Unicode MS"/>
          <w:i/>
          <w:iCs/>
        </w:rPr>
        <w:t>도입</w:t>
      </w:r>
      <w:r>
        <w:rPr>
          <w:rFonts w:ascii="Arial Unicode MS" w:eastAsia="Arial Unicode MS" w:hAnsi="Arial Unicode MS" w:cs="Arial Unicode MS"/>
          <w:i/>
          <w:iCs/>
        </w:rPr>
        <w:t xml:space="preserve"> </w:t>
      </w:r>
      <w:r>
        <w:rPr>
          <w:rFonts w:ascii="Arial Unicode MS" w:eastAsia="Arial Unicode MS" w:hAnsi="Arial Unicode MS" w:cs="Arial Unicode MS"/>
          <w:i/>
          <w:iCs/>
        </w:rPr>
        <w:t>시</w:t>
      </w:r>
      <w:r>
        <w:rPr>
          <w:rFonts w:ascii="Arial Unicode MS" w:eastAsia="Arial Unicode MS" w:hAnsi="Arial Unicode MS" w:cs="Arial Unicode MS"/>
          <w:i/>
          <w:iCs/>
        </w:rPr>
        <w:t xml:space="preserve"> </w:t>
      </w:r>
      <w:r>
        <w:rPr>
          <w:rFonts w:ascii="Arial Unicode MS" w:eastAsia="Arial Unicode MS" w:hAnsi="Arial Unicode MS" w:cs="Arial Unicode MS"/>
          <w:i/>
          <w:iCs/>
        </w:rPr>
        <w:t>자사</w:t>
      </w:r>
      <w:r>
        <w:rPr>
          <w:rFonts w:ascii="Arial Unicode MS" w:eastAsia="Arial Unicode MS" w:hAnsi="Arial Unicode MS" w:cs="Arial Unicode MS"/>
          <w:i/>
          <w:iCs/>
        </w:rPr>
        <w:t xml:space="preserve"> </w:t>
      </w:r>
      <w:r>
        <w:rPr>
          <w:rFonts w:ascii="Arial Unicode MS" w:eastAsia="Arial Unicode MS" w:hAnsi="Arial Unicode MS" w:cs="Arial Unicode MS"/>
          <w:i/>
          <w:iCs/>
        </w:rPr>
        <w:t>한국어</w:t>
      </w:r>
      <w:r>
        <w:rPr>
          <w:rFonts w:ascii="Arial Unicode MS" w:eastAsia="Arial Unicode MS" w:hAnsi="Arial Unicode MS" w:cs="Arial Unicode MS"/>
          <w:i/>
          <w:iCs/>
        </w:rPr>
        <w:t xml:space="preserve"> </w:t>
      </w:r>
      <w:r>
        <w:rPr>
          <w:rFonts w:ascii="Arial Unicode MS" w:eastAsia="Arial Unicode MS" w:hAnsi="Arial Unicode MS" w:cs="Arial Unicode MS"/>
          <w:i/>
          <w:iCs/>
        </w:rPr>
        <w:t>테스트셋</w:t>
      </w:r>
      <w:r>
        <w:rPr>
          <w:rFonts w:ascii="Arial Unicode MS" w:eastAsia="Arial Unicode MS" w:hAnsi="Arial Unicode MS" w:cs="Arial Unicode MS"/>
          <w:i/>
          <w:iCs/>
        </w:rPr>
        <w:t>(20~50</w:t>
      </w:r>
      <w:r>
        <w:rPr>
          <w:rFonts w:ascii="Arial Unicode MS" w:eastAsia="Arial Unicode MS" w:hAnsi="Arial Unicode MS" w:cs="Arial Unicode MS"/>
          <w:i/>
          <w:iCs/>
        </w:rPr>
        <w:t>건</w:t>
      </w:r>
      <w:r>
        <w:rPr>
          <w:rFonts w:ascii="Arial Unicode MS" w:eastAsia="Arial Unicode MS" w:hAnsi="Arial Unicode MS" w:cs="Arial Unicode MS"/>
          <w:i/>
          <w:iCs/>
        </w:rPr>
        <w:t>)</w:t>
      </w:r>
      <w:proofErr w:type="spellStart"/>
      <w:r>
        <w:rPr>
          <w:rFonts w:ascii="Arial Unicode MS" w:eastAsia="Arial Unicode MS" w:hAnsi="Arial Unicode MS" w:cs="Arial Unicode MS"/>
          <w:i/>
          <w:iCs/>
        </w:rPr>
        <w:t>으로</w:t>
      </w:r>
      <w:proofErr w:type="spellEnd"/>
      <w:r>
        <w:rPr>
          <w:rFonts w:ascii="Arial Unicode MS" w:eastAsia="Arial Unicode MS" w:hAnsi="Arial Unicode MS" w:cs="Arial Unicode MS"/>
          <w:i/>
          <w:iCs/>
        </w:rPr>
        <w:t xml:space="preserve"> </w:t>
      </w:r>
      <w:r>
        <w:rPr>
          <w:rFonts w:ascii="Arial Unicode MS" w:eastAsia="Arial Unicode MS" w:hAnsi="Arial Unicode MS" w:cs="Arial Unicode MS"/>
          <w:i/>
          <w:iCs/>
        </w:rPr>
        <w:t>반드시</w:t>
      </w:r>
      <w:r>
        <w:rPr>
          <w:rFonts w:ascii="Arial Unicode MS" w:eastAsia="Arial Unicode MS" w:hAnsi="Arial Unicode MS" w:cs="Arial Unicode MS"/>
          <w:i/>
          <w:iCs/>
        </w:rPr>
        <w:t xml:space="preserve"> </w:t>
      </w:r>
      <w:r>
        <w:rPr>
          <w:rFonts w:ascii="Arial Unicode MS" w:eastAsia="Arial Unicode MS" w:hAnsi="Arial Unicode MS" w:cs="Arial Unicode MS"/>
          <w:i/>
          <w:iCs/>
        </w:rPr>
        <w:t>정성</w:t>
      </w:r>
      <w:r>
        <w:rPr>
          <w:rFonts w:ascii="Arial Unicode MS" w:eastAsia="Arial Unicode MS" w:hAnsi="Arial Unicode MS" w:cs="Arial Unicode MS"/>
          <w:i/>
          <w:iCs/>
        </w:rPr>
        <w:t xml:space="preserve"> </w:t>
      </w:r>
      <w:r>
        <w:rPr>
          <w:rFonts w:ascii="Arial Unicode MS" w:eastAsia="Arial Unicode MS" w:hAnsi="Arial Unicode MS" w:cs="Arial Unicode MS"/>
          <w:i/>
          <w:iCs/>
        </w:rPr>
        <w:t>평가를</w:t>
      </w:r>
      <w:r>
        <w:rPr>
          <w:rFonts w:ascii="Arial Unicode MS" w:eastAsia="Arial Unicode MS" w:hAnsi="Arial Unicode MS" w:cs="Arial Unicode MS"/>
          <w:i/>
          <w:iCs/>
        </w:rPr>
        <w:t xml:space="preserve"> </w:t>
      </w:r>
      <w:r>
        <w:rPr>
          <w:rFonts w:ascii="Arial Unicode MS" w:eastAsia="Arial Unicode MS" w:hAnsi="Arial Unicode MS" w:cs="Arial Unicode MS"/>
          <w:i/>
          <w:iCs/>
        </w:rPr>
        <w:t>수행할</w:t>
      </w:r>
      <w:r>
        <w:rPr>
          <w:rFonts w:ascii="Arial Unicode MS" w:eastAsia="Arial Unicode MS" w:hAnsi="Arial Unicode MS" w:cs="Arial Unicode MS"/>
          <w:i/>
          <w:iCs/>
        </w:rPr>
        <w:t xml:space="preserve"> </w:t>
      </w:r>
      <w:r>
        <w:rPr>
          <w:rFonts w:ascii="Arial Unicode MS" w:eastAsia="Arial Unicode MS" w:hAnsi="Arial Unicode MS" w:cs="Arial Unicode MS"/>
          <w:i/>
          <w:iCs/>
        </w:rPr>
        <w:t>것을</w:t>
      </w:r>
      <w:r>
        <w:rPr>
          <w:rFonts w:ascii="Arial Unicode MS" w:eastAsia="Arial Unicode MS" w:hAnsi="Arial Unicode MS" w:cs="Arial Unicode MS"/>
          <w:i/>
          <w:iCs/>
        </w:rPr>
        <w:t xml:space="preserve"> </w:t>
      </w:r>
      <w:r>
        <w:rPr>
          <w:rFonts w:ascii="Arial Unicode MS" w:eastAsia="Arial Unicode MS" w:hAnsi="Arial Unicode MS" w:cs="Arial Unicode MS"/>
          <w:i/>
          <w:iCs/>
        </w:rPr>
        <w:t>권장한다</w:t>
      </w:r>
      <w:r>
        <w:rPr>
          <w:rFonts w:ascii="Arial Unicode MS" w:eastAsia="Arial Unicode MS" w:hAnsi="Arial Unicode MS" w:cs="Arial Unicode MS"/>
          <w:i/>
          <w:iCs/>
        </w:rPr>
        <w:t>.)</w:t>
      </w:r>
    </w:p>
    <w:p w14:paraId="2D30A6D2" w14:textId="77777777" w:rsidR="00D80D8A" w:rsidRDefault="00BE6280">
      <w:pPr>
        <w:pStyle w:val="3"/>
      </w:pPr>
      <w:bookmarkStart w:id="48" w:name="_2m98sofnfd4c" w:colFirst="0" w:colLast="0"/>
      <w:bookmarkEnd w:id="48"/>
      <w:r>
        <w:rPr>
          <w:rFonts w:ascii="Arial Unicode MS" w:eastAsia="Arial Unicode MS" w:hAnsi="Arial Unicode MS" w:cs="Arial Unicode MS"/>
        </w:rPr>
        <w:t xml:space="preserve">3.4 </w:t>
      </w:r>
      <w:r>
        <w:rPr>
          <w:rFonts w:ascii="Arial Unicode MS" w:eastAsia="Arial Unicode MS" w:hAnsi="Arial Unicode MS" w:cs="Arial Unicode MS"/>
        </w:rPr>
        <w:t>모델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조합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전략</w:t>
      </w:r>
      <w:r>
        <w:rPr>
          <w:rFonts w:ascii="Arial Unicode MS" w:eastAsia="Arial Unicode MS" w:hAnsi="Arial Unicode MS" w:cs="Arial Unicode MS"/>
        </w:rPr>
        <w:t xml:space="preserve"> (</w:t>
      </w:r>
      <w:proofErr w:type="spellStart"/>
      <w:r>
        <w:rPr>
          <w:rFonts w:ascii="Arial Unicode MS" w:eastAsia="Arial Unicode MS" w:hAnsi="Arial Unicode MS" w:cs="Arial Unicode MS"/>
        </w:rPr>
        <w:t>Model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Routing</w:t>
      </w:r>
      <w:proofErr w:type="spellEnd"/>
      <w:r>
        <w:rPr>
          <w:rFonts w:ascii="Arial Unicode MS" w:eastAsia="Arial Unicode MS" w:hAnsi="Arial Unicode MS" w:cs="Arial Unicode MS"/>
        </w:rPr>
        <w:t>)</w:t>
      </w:r>
    </w:p>
    <w:p w14:paraId="3E7CA0CE" w14:textId="77777777" w:rsidR="00D80D8A" w:rsidRDefault="00BE6280">
      <w:r>
        <w:rPr>
          <w:rFonts w:ascii="Arial Unicode MS" w:eastAsia="Arial Unicode MS" w:hAnsi="Arial Unicode MS" w:cs="Arial Unicode MS"/>
        </w:rPr>
        <w:t>단일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모델은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구현과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운영이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단순하다는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장점이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있다</w:t>
      </w:r>
      <w:r>
        <w:rPr>
          <w:rFonts w:ascii="Arial Unicode MS" w:eastAsia="Arial Unicode MS" w:hAnsi="Arial Unicode MS" w:cs="Arial Unicode MS"/>
        </w:rPr>
        <w:t xml:space="preserve">. </w:t>
      </w:r>
      <w:r>
        <w:rPr>
          <w:rFonts w:ascii="Arial Unicode MS" w:eastAsia="Arial Unicode MS" w:hAnsi="Arial Unicode MS" w:cs="Arial Unicode MS"/>
        </w:rPr>
        <w:t>그러나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서비스가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커질수록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단순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분류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일반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응답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고난도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추론이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혼재하게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되며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단일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플래그십만으로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전체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트래픽을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처리하면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비용이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빠르게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증가한다</w:t>
      </w:r>
      <w:r>
        <w:rPr>
          <w:rFonts w:ascii="Arial Unicode MS" w:eastAsia="Arial Unicode MS" w:hAnsi="Arial Unicode MS" w:cs="Arial Unicode MS"/>
        </w:rPr>
        <w:t xml:space="preserve">. </w:t>
      </w:r>
      <w:proofErr w:type="spellStart"/>
      <w:r>
        <w:rPr>
          <w:rFonts w:ascii="Arial Unicode MS" w:eastAsia="Arial Unicode MS" w:hAnsi="Arial Unicode MS" w:cs="Arial Unicode MS"/>
        </w:rPr>
        <w:t>Model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Routing</w:t>
      </w:r>
      <w:r>
        <w:rPr>
          <w:rFonts w:ascii="Arial Unicode MS" w:eastAsia="Arial Unicode MS" w:hAnsi="Arial Unicode MS" w:cs="Arial Unicode MS"/>
        </w:rPr>
        <w:t>은</w:t>
      </w:r>
      <w:proofErr w:type="spellEnd"/>
      <w:r>
        <w:rPr>
          <w:rFonts w:ascii="Arial Unicode MS" w:eastAsia="Arial Unicode MS" w:hAnsi="Arial Unicode MS" w:cs="Arial Unicode MS"/>
        </w:rPr>
        <w:t xml:space="preserve"> "</w:t>
      </w:r>
      <w:r>
        <w:rPr>
          <w:rFonts w:ascii="Arial Unicode MS" w:eastAsia="Arial Unicode MS" w:hAnsi="Arial Unicode MS" w:cs="Arial Unicode MS"/>
        </w:rPr>
        <w:t>여러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모델을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쓴다</w:t>
      </w:r>
      <w:r>
        <w:rPr>
          <w:rFonts w:ascii="Arial Unicode MS" w:eastAsia="Arial Unicode MS" w:hAnsi="Arial Unicode MS" w:cs="Arial Unicode MS"/>
        </w:rPr>
        <w:t>"</w:t>
      </w:r>
      <w:r>
        <w:rPr>
          <w:rFonts w:ascii="Arial Unicode MS" w:eastAsia="Arial Unicode MS" w:hAnsi="Arial Unicode MS" w:cs="Arial Unicode MS"/>
        </w:rPr>
        <w:t>는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것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자체보다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  <w:b/>
          <w:bCs/>
        </w:rPr>
        <w:t>어떤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요청을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어느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b/>
          <w:bCs/>
        </w:rPr>
        <w:t>티어로</w:t>
      </w:r>
      <w:proofErr w:type="spellEnd"/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보낼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것인가를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설계하는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것</w:t>
      </w:r>
      <w:r>
        <w:rPr>
          <w:rFonts w:ascii="Arial Unicode MS" w:eastAsia="Arial Unicode MS" w:hAnsi="Arial Unicode MS" w:cs="Arial Unicode MS"/>
        </w:rPr>
        <w:t>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가깝다</w:t>
      </w:r>
      <w:r>
        <w:rPr>
          <w:rFonts w:ascii="Arial Unicode MS" w:eastAsia="Arial Unicode MS" w:hAnsi="Arial Unicode MS" w:cs="Arial Unicode MS"/>
        </w:rPr>
        <w:t>.</w:t>
      </w:r>
    </w:p>
    <w:p w14:paraId="4E31D980" w14:textId="77777777" w:rsidR="00D80D8A" w:rsidRDefault="00D80D8A"/>
    <w:p w14:paraId="6971D518" w14:textId="77777777" w:rsidR="00D80D8A" w:rsidRDefault="00BE6280">
      <w:r>
        <w:rPr>
          <w:rFonts w:ascii="Arial Unicode MS" w:eastAsia="Arial Unicode MS" w:hAnsi="Arial Unicode MS" w:cs="Arial Unicode MS"/>
          <w:b/>
          <w:bCs/>
        </w:rPr>
        <w:t>이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절에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오는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경로</w:t>
      </w:r>
      <w:r>
        <w:rPr>
          <w:rFonts w:ascii="Arial Unicode MS" w:eastAsia="Arial Unicode MS" w:hAnsi="Arial Unicode MS" w:cs="Arial Unicode MS"/>
        </w:rPr>
        <w:t xml:space="preserve">: 3.2 </w:t>
      </w:r>
      <w:r>
        <w:rPr>
          <w:rFonts w:ascii="Arial Unicode MS" w:eastAsia="Arial Unicode MS" w:hAnsi="Arial Unicode MS" w:cs="Arial Unicode MS"/>
        </w:rPr>
        <w:t>분기</w:t>
      </w:r>
      <w:r>
        <w:rPr>
          <w:rFonts w:ascii="Arial Unicode MS" w:eastAsia="Arial Unicode MS" w:hAnsi="Arial Unicode MS" w:cs="Arial Unicode MS"/>
        </w:rPr>
        <w:t xml:space="preserve"> 2</w:t>
      </w:r>
      <w:r>
        <w:rPr>
          <w:rFonts w:ascii="Arial Unicode MS" w:eastAsia="Arial Unicode MS" w:hAnsi="Arial Unicode MS" w:cs="Arial Unicode MS"/>
        </w:rPr>
        <w:t>에서</w:t>
      </w:r>
      <w:r>
        <w:rPr>
          <w:rFonts w:ascii="Arial Unicode MS" w:eastAsia="Arial Unicode MS" w:hAnsi="Arial Unicode MS" w:cs="Arial Unicode MS"/>
        </w:rPr>
        <w:t xml:space="preserve"> "</w:t>
      </w:r>
      <w:r>
        <w:rPr>
          <w:rFonts w:ascii="Arial Unicode MS" w:eastAsia="Arial Unicode MS" w:hAnsi="Arial Unicode MS" w:cs="Arial Unicode MS"/>
        </w:rPr>
        <w:t>대규모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고도화</w:t>
      </w:r>
      <w:r>
        <w:rPr>
          <w:rFonts w:ascii="Arial Unicode MS" w:eastAsia="Arial Unicode MS" w:hAnsi="Arial Unicode MS" w:cs="Arial Unicode MS"/>
        </w:rPr>
        <w:t xml:space="preserve"> → </w:t>
      </w:r>
      <w:r>
        <w:rPr>
          <w:rFonts w:ascii="Arial Unicode MS" w:eastAsia="Arial Unicode MS" w:hAnsi="Arial Unicode MS" w:cs="Arial Unicode MS"/>
        </w:rPr>
        <w:t>라우팅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조합</w:t>
      </w:r>
      <w:r>
        <w:rPr>
          <w:rFonts w:ascii="Arial Unicode MS" w:eastAsia="Arial Unicode MS" w:hAnsi="Arial Unicode MS" w:cs="Arial Unicode MS"/>
        </w:rPr>
        <w:t>"</w:t>
      </w:r>
      <w:r>
        <w:rPr>
          <w:rFonts w:ascii="Arial Unicode MS" w:eastAsia="Arial Unicode MS" w:hAnsi="Arial Unicode MS" w:cs="Arial Unicode MS"/>
        </w:rPr>
        <w:t>으로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도달했거나</w:t>
      </w:r>
      <w:r>
        <w:rPr>
          <w:rFonts w:ascii="Arial Unicode MS" w:eastAsia="Arial Unicode MS" w:hAnsi="Arial Unicode MS" w:cs="Arial Unicode MS"/>
        </w:rPr>
        <w:t xml:space="preserve">, 3.3 </w:t>
      </w:r>
      <w:r>
        <w:rPr>
          <w:rFonts w:ascii="Arial Unicode MS" w:eastAsia="Arial Unicode MS" w:hAnsi="Arial Unicode MS" w:cs="Arial Unicode MS"/>
        </w:rPr>
        <w:t>비교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과정에서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단일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모델로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비용</w:t>
      </w:r>
      <w:r>
        <w:rPr>
          <w:rFonts w:ascii="Arial Unicode MS" w:eastAsia="Arial Unicode MS" w:hAnsi="Arial Unicode MS" w:cs="Arial Unicode MS"/>
        </w:rPr>
        <w:t>·</w:t>
      </w:r>
      <w:r>
        <w:rPr>
          <w:rFonts w:ascii="Arial Unicode MS" w:eastAsia="Arial Unicode MS" w:hAnsi="Arial Unicode MS" w:cs="Arial Unicode MS"/>
        </w:rPr>
        <w:t>품질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균형이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어렵다고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판단된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경우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절을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참조한다</w:t>
      </w:r>
      <w:r>
        <w:rPr>
          <w:rFonts w:ascii="Arial Unicode MS" w:eastAsia="Arial Unicode MS" w:hAnsi="Arial Unicode MS" w:cs="Arial Unicode MS"/>
        </w:rPr>
        <w:t xml:space="preserve">. </w:t>
      </w:r>
      <w:r>
        <w:rPr>
          <w:rFonts w:ascii="Arial Unicode MS" w:eastAsia="Arial Unicode MS" w:hAnsi="Arial Unicode MS" w:cs="Arial Unicode MS"/>
        </w:rPr>
        <w:t>이미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멀티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모델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도입을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결정한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경우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아래</w:t>
      </w:r>
      <w:r>
        <w:rPr>
          <w:rFonts w:ascii="Arial Unicode MS" w:eastAsia="Arial Unicode MS" w:hAnsi="Arial Unicode MS" w:cs="Arial Unicode MS"/>
        </w:rPr>
        <w:t xml:space="preserve"> "</w:t>
      </w:r>
      <w:r>
        <w:rPr>
          <w:rFonts w:ascii="Arial Unicode MS" w:eastAsia="Arial Unicode MS" w:hAnsi="Arial Unicode MS" w:cs="Arial Unicode MS"/>
        </w:rPr>
        <w:t>단일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vs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멀티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판단</w:t>
      </w:r>
      <w:r>
        <w:rPr>
          <w:rFonts w:ascii="Arial Unicode MS" w:eastAsia="Arial Unicode MS" w:hAnsi="Arial Unicode MS" w:cs="Arial Unicode MS"/>
        </w:rPr>
        <w:t>"</w:t>
      </w:r>
      <w:r>
        <w:rPr>
          <w:rFonts w:ascii="Arial Unicode MS" w:eastAsia="Arial Unicode MS" w:hAnsi="Arial Unicode MS" w:cs="Arial Unicode MS"/>
        </w:rPr>
        <w:t>을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건너뛰고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바로</w:t>
      </w:r>
      <w:r>
        <w:rPr>
          <w:rFonts w:ascii="Arial Unicode MS" w:eastAsia="Arial Unicode MS" w:hAnsi="Arial Unicode MS" w:cs="Arial Unicode MS"/>
        </w:rPr>
        <w:t xml:space="preserve"> "</w:t>
      </w:r>
      <w:r>
        <w:rPr>
          <w:rFonts w:ascii="Arial Unicode MS" w:eastAsia="Arial Unicode MS" w:hAnsi="Arial Unicode MS" w:cs="Arial Unicode MS"/>
        </w:rPr>
        <w:t>라우팅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패턴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선택</w:t>
      </w:r>
      <w:r>
        <w:rPr>
          <w:rFonts w:ascii="Arial Unicode MS" w:eastAsia="Arial Unicode MS" w:hAnsi="Arial Unicode MS" w:cs="Arial Unicode MS"/>
        </w:rPr>
        <w:t>"</w:t>
      </w:r>
      <w:r>
        <w:rPr>
          <w:rFonts w:ascii="Arial Unicode MS" w:eastAsia="Arial Unicode MS" w:hAnsi="Arial Unicode MS" w:cs="Arial Unicode MS"/>
        </w:rPr>
        <w:t>으로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진행한다</w:t>
      </w:r>
      <w:r>
        <w:rPr>
          <w:rFonts w:ascii="Arial Unicode MS" w:eastAsia="Arial Unicode MS" w:hAnsi="Arial Unicode MS" w:cs="Arial Unicode MS"/>
        </w:rPr>
        <w:t>.</w:t>
      </w:r>
    </w:p>
    <w:p w14:paraId="4F08F281" w14:textId="77777777" w:rsidR="00D80D8A" w:rsidRDefault="00BE6280">
      <w:pPr>
        <w:pStyle w:val="4"/>
      </w:pPr>
      <w:bookmarkStart w:id="49" w:name="_kvqrk0jk5bjk" w:colFirst="0" w:colLast="0"/>
      <w:bookmarkEnd w:id="49"/>
      <w:r>
        <w:rPr>
          <w:rFonts w:ascii="Arial Unicode MS" w:eastAsia="Arial Unicode MS" w:hAnsi="Arial Unicode MS" w:cs="Arial Unicode MS"/>
        </w:rPr>
        <w:t>단일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모델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vs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멀티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모델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판단</w:t>
      </w:r>
    </w:p>
    <w:tbl>
      <w:tblPr>
        <w:tblStyle w:val="aff7"/>
        <w:tblW w:w="9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870"/>
        <w:gridCol w:w="1110"/>
        <w:gridCol w:w="4020"/>
      </w:tblGrid>
      <w:tr w:rsidR="00D80D8A" w14:paraId="068302EB" w14:textId="77777777">
        <w:trPr>
          <w:tblHeader/>
        </w:trPr>
        <w:tc>
          <w:tcPr>
            <w:tcW w:w="387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4C1136" w14:textId="77777777" w:rsidR="00D80D8A" w:rsidRDefault="00BE6280">
            <w:pPr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조건</w:t>
            </w:r>
          </w:p>
        </w:tc>
        <w:tc>
          <w:tcPr>
            <w:tcW w:w="111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3D0FFE" w14:textId="77777777" w:rsidR="00D80D8A" w:rsidRDefault="00BE6280">
            <w:pPr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권장</w:t>
            </w:r>
          </w:p>
        </w:tc>
        <w:tc>
          <w:tcPr>
            <w:tcW w:w="402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9B7923" w14:textId="77777777" w:rsidR="00D80D8A" w:rsidRDefault="00BE6280">
            <w:pPr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근거</w:t>
            </w:r>
          </w:p>
        </w:tc>
      </w:tr>
      <w:tr w:rsidR="00D80D8A" w14:paraId="2CB7F684" w14:textId="77777777">
        <w:trPr>
          <w:trHeight w:val="420"/>
        </w:trPr>
        <w:tc>
          <w:tcPr>
            <w:tcW w:w="38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13A49F" w14:textId="77777777" w:rsidR="00D80D8A" w:rsidRDefault="00BE6280">
            <w:r>
              <w:rPr>
                <w:rFonts w:ascii="Arial Unicode MS" w:eastAsia="Arial Unicode MS" w:hAnsi="Arial Unicode MS" w:cs="Arial Unicode MS"/>
              </w:rPr>
              <w:t>태스크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유형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균일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복잡도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편차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작음</w:t>
            </w:r>
          </w:p>
        </w:tc>
        <w:tc>
          <w:tcPr>
            <w:tcW w:w="1110" w:type="dxa"/>
            <w:vMerge w:val="restar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9F4AE4" w14:textId="77777777" w:rsidR="00D80D8A" w:rsidRDefault="00D80D8A"/>
          <w:p w14:paraId="5908F2A8" w14:textId="77777777" w:rsidR="00D80D8A" w:rsidRDefault="00BE6280">
            <w:pPr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단일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모델</w:t>
            </w:r>
          </w:p>
        </w:tc>
        <w:tc>
          <w:tcPr>
            <w:tcW w:w="40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51EB2D" w14:textId="77777777" w:rsidR="00D80D8A" w:rsidRDefault="00BE6280">
            <w:r>
              <w:rPr>
                <w:rFonts w:ascii="Arial Unicode MS" w:eastAsia="Arial Unicode MS" w:hAnsi="Arial Unicode MS" w:cs="Arial Unicode MS"/>
              </w:rPr>
              <w:t>운영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복잡도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최소화</w:t>
            </w:r>
            <w:r>
              <w:rPr>
                <w:rFonts w:ascii="Arial Unicode MS" w:eastAsia="Arial Unicode MS" w:hAnsi="Arial Unicode MS" w:cs="Arial Unicode MS"/>
              </w:rPr>
              <w:t>. MVP/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PoC</w:t>
            </w:r>
            <w:r>
              <w:rPr>
                <w:rFonts w:ascii="Arial Unicode MS" w:eastAsia="Arial Unicode MS" w:hAnsi="Arial Unicode MS" w:cs="Arial Unicode MS"/>
              </w:rPr>
              <w:t>에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적합</w:t>
            </w:r>
            <w:r>
              <w:rPr>
                <w:rFonts w:ascii="Arial Unicode MS" w:eastAsia="Arial Unicode MS" w:hAnsi="Arial Unicode MS" w:cs="Arial Unicode MS"/>
              </w:rPr>
              <w:t>.</w:t>
            </w:r>
          </w:p>
        </w:tc>
      </w:tr>
      <w:tr w:rsidR="00D80D8A" w14:paraId="6951DA90" w14:textId="77777777">
        <w:trPr>
          <w:trHeight w:val="420"/>
        </w:trPr>
        <w:tc>
          <w:tcPr>
            <w:tcW w:w="38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78DF46" w14:textId="77777777" w:rsidR="00D80D8A" w:rsidRDefault="00BE6280">
            <w:r>
              <w:rPr>
                <w:rFonts w:ascii="Arial Unicode MS" w:eastAsia="Arial Unicode MS" w:hAnsi="Arial Unicode MS" w:cs="Arial Unicode MS"/>
              </w:rPr>
              <w:t>초기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단계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트래픽</w:t>
            </w:r>
            <w:r>
              <w:rPr>
                <w:rFonts w:ascii="Arial Unicode MS" w:eastAsia="Arial Unicode MS" w:hAnsi="Arial Unicode MS" w:cs="Arial Unicode MS"/>
              </w:rPr>
              <w:t>·</w:t>
            </w:r>
            <w:r>
              <w:rPr>
                <w:rFonts w:ascii="Arial Unicode MS" w:eastAsia="Arial Unicode MS" w:hAnsi="Arial Unicode MS" w:cs="Arial Unicode MS"/>
              </w:rPr>
              <w:t>예산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규모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작음</w:t>
            </w:r>
          </w:p>
        </w:tc>
        <w:tc>
          <w:tcPr>
            <w:tcW w:w="1110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1A588C" w14:textId="77777777" w:rsidR="00D80D8A" w:rsidRDefault="00D80D8A">
            <w:pPr>
              <w:spacing w:line="240" w:lineRule="auto"/>
            </w:pPr>
          </w:p>
        </w:tc>
        <w:tc>
          <w:tcPr>
            <w:tcW w:w="40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C3BDB6" w14:textId="77777777" w:rsidR="00D80D8A" w:rsidRDefault="00BE6280">
            <w:r>
              <w:rPr>
                <w:rFonts w:ascii="Arial Unicode MS" w:eastAsia="Arial Unicode MS" w:hAnsi="Arial Unicode MS" w:cs="Arial Unicode MS"/>
              </w:rPr>
              <w:t>라우팅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최적화의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ROI</w:t>
            </w:r>
            <w:r>
              <w:rPr>
                <w:rFonts w:ascii="Arial Unicode MS" w:eastAsia="Arial Unicode MS" w:hAnsi="Arial Unicode MS" w:cs="Arial Unicode MS"/>
              </w:rPr>
              <w:t>가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미미</w:t>
            </w:r>
            <w:r>
              <w:rPr>
                <w:rFonts w:ascii="Arial Unicode MS" w:eastAsia="Arial Unicode MS" w:hAnsi="Arial Unicode MS" w:cs="Arial Unicode MS"/>
              </w:rPr>
              <w:t>.</w:t>
            </w:r>
          </w:p>
        </w:tc>
      </w:tr>
      <w:tr w:rsidR="00D80D8A" w14:paraId="3619D537" w14:textId="77777777">
        <w:trPr>
          <w:trHeight w:val="420"/>
        </w:trPr>
        <w:tc>
          <w:tcPr>
            <w:tcW w:w="38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3AB24A" w14:textId="77777777" w:rsidR="00D80D8A" w:rsidRDefault="00BE6280">
            <w:r>
              <w:rPr>
                <w:rFonts w:ascii="Arial Unicode MS" w:eastAsia="Arial Unicode MS" w:hAnsi="Arial Unicode MS" w:cs="Arial Unicode MS"/>
              </w:rPr>
              <w:t>단순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분류와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복잡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추론이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혼재</w:t>
            </w:r>
          </w:p>
        </w:tc>
        <w:tc>
          <w:tcPr>
            <w:tcW w:w="1110" w:type="dxa"/>
            <w:vMerge w:val="restar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D66A8B" w14:textId="77777777" w:rsidR="00D80D8A" w:rsidRDefault="00D80D8A">
            <w:pPr>
              <w:jc w:val="center"/>
            </w:pPr>
          </w:p>
          <w:p w14:paraId="6EC23008" w14:textId="77777777" w:rsidR="00D80D8A" w:rsidRDefault="00D80D8A">
            <w:pPr>
              <w:jc w:val="center"/>
            </w:pPr>
          </w:p>
          <w:p w14:paraId="2AB9A56F" w14:textId="77777777" w:rsidR="00D80D8A" w:rsidRDefault="00D80D8A">
            <w:pPr>
              <w:jc w:val="center"/>
            </w:pPr>
          </w:p>
          <w:p w14:paraId="2F0C56FC" w14:textId="77777777" w:rsidR="00D80D8A" w:rsidRDefault="00BE6280">
            <w:pPr>
              <w:jc w:val="center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멀티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모델</w:t>
            </w:r>
          </w:p>
        </w:tc>
        <w:tc>
          <w:tcPr>
            <w:tcW w:w="40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71DC37" w14:textId="77777777" w:rsidR="00D80D8A" w:rsidRDefault="00BE6280">
            <w:r>
              <w:rPr>
                <w:rFonts w:ascii="Arial Unicode MS" w:eastAsia="Arial Unicode MS" w:hAnsi="Arial Unicode MS" w:cs="Arial Unicode MS"/>
              </w:rPr>
              <w:t>경량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모델로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비용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절감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플래그십으로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품질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확보</w:t>
            </w:r>
            <w:r>
              <w:rPr>
                <w:rFonts w:ascii="Arial Unicode MS" w:eastAsia="Arial Unicode MS" w:hAnsi="Arial Unicode MS" w:cs="Arial Unicode MS"/>
              </w:rPr>
              <w:t>.</w:t>
            </w:r>
          </w:p>
        </w:tc>
      </w:tr>
      <w:tr w:rsidR="00D80D8A" w14:paraId="3B8FA3A1" w14:textId="77777777">
        <w:trPr>
          <w:trHeight w:val="420"/>
        </w:trPr>
        <w:tc>
          <w:tcPr>
            <w:tcW w:w="38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157168" w14:textId="77777777" w:rsidR="00D80D8A" w:rsidRDefault="00BE6280">
            <w:r>
              <w:rPr>
                <w:rFonts w:ascii="Arial Unicode MS" w:eastAsia="Arial Unicode MS" w:hAnsi="Arial Unicode MS" w:cs="Arial Unicode MS"/>
              </w:rPr>
              <w:t>대규모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트래픽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비용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최적화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효과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유의미</w:t>
            </w:r>
            <w:proofErr w:type="spellEnd"/>
          </w:p>
        </w:tc>
        <w:tc>
          <w:tcPr>
            <w:tcW w:w="1110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AC4EC5" w14:textId="77777777" w:rsidR="00D80D8A" w:rsidRDefault="00D80D8A">
            <w:pPr>
              <w:spacing w:line="240" w:lineRule="auto"/>
            </w:pPr>
          </w:p>
        </w:tc>
        <w:tc>
          <w:tcPr>
            <w:tcW w:w="40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568095" w14:textId="77777777" w:rsidR="00D80D8A" w:rsidRDefault="00BE6280">
            <w:proofErr w:type="spellStart"/>
            <w:r>
              <w:rPr>
                <w:rFonts w:ascii="Arial Unicode MS" w:eastAsia="Arial Unicode MS" w:hAnsi="Arial Unicode MS" w:cs="Arial Unicode MS"/>
              </w:rPr>
              <w:t>티어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분리만으로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전체</w:t>
            </w:r>
            <w:r>
              <w:rPr>
                <w:rFonts w:ascii="Arial Unicode MS" w:eastAsia="Arial Unicode MS" w:hAnsi="Arial Unicode MS" w:cs="Arial Unicode MS"/>
              </w:rPr>
              <w:t xml:space="preserve"> API </w:t>
            </w:r>
            <w:r>
              <w:rPr>
                <w:rFonts w:ascii="Arial Unicode MS" w:eastAsia="Arial Unicode MS" w:hAnsi="Arial Unicode MS" w:cs="Arial Unicode MS"/>
              </w:rPr>
              <w:t>비용</w:t>
            </w:r>
            <w:r>
              <w:rPr>
                <w:rFonts w:ascii="Arial Unicode MS" w:eastAsia="Arial Unicode MS" w:hAnsi="Arial Unicode MS" w:cs="Arial Unicode MS"/>
              </w:rPr>
              <w:t xml:space="preserve"> 40~60% </w:t>
            </w:r>
            <w:r>
              <w:rPr>
                <w:rFonts w:ascii="Arial Unicode MS" w:eastAsia="Arial Unicode MS" w:hAnsi="Arial Unicode MS" w:cs="Arial Unicode MS"/>
              </w:rPr>
              <w:t>절감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가능</w:t>
            </w:r>
            <w:r>
              <w:rPr>
                <w:rFonts w:ascii="Arial Unicode MS" w:eastAsia="Arial Unicode MS" w:hAnsi="Arial Unicode MS" w:cs="Arial Unicode MS"/>
              </w:rPr>
              <w:t>.</w:t>
            </w:r>
          </w:p>
        </w:tc>
      </w:tr>
      <w:tr w:rsidR="00D80D8A" w14:paraId="77EC053E" w14:textId="77777777">
        <w:trPr>
          <w:trHeight w:val="420"/>
        </w:trPr>
        <w:tc>
          <w:tcPr>
            <w:tcW w:w="38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85269E" w14:textId="77777777" w:rsidR="00D80D8A" w:rsidRDefault="00BE6280">
            <w:r>
              <w:rPr>
                <w:rFonts w:ascii="Arial Unicode MS" w:eastAsia="Arial Unicode MS" w:hAnsi="Arial Unicode MS" w:cs="Arial Unicode MS"/>
              </w:rPr>
              <w:t>태스크별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요구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강점이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명확히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다름</w:t>
            </w:r>
          </w:p>
        </w:tc>
        <w:tc>
          <w:tcPr>
            <w:tcW w:w="1110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2727AE" w14:textId="77777777" w:rsidR="00D80D8A" w:rsidRDefault="00D80D8A">
            <w:pPr>
              <w:spacing w:line="240" w:lineRule="auto"/>
            </w:pPr>
          </w:p>
        </w:tc>
        <w:tc>
          <w:tcPr>
            <w:tcW w:w="40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2A2575" w14:textId="77777777" w:rsidR="00D80D8A" w:rsidRDefault="00BE6280">
            <w:r>
              <w:rPr>
                <w:rFonts w:ascii="Arial Unicode MS" w:eastAsia="Arial Unicode MS" w:hAnsi="Arial Unicode MS" w:cs="Arial Unicode MS"/>
              </w:rPr>
              <w:t>코딩은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Claude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멀티모달은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Gemini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등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역할별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최적화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가능</w:t>
            </w:r>
            <w:r>
              <w:rPr>
                <w:rFonts w:ascii="Arial Unicode MS" w:eastAsia="Arial Unicode MS" w:hAnsi="Arial Unicode MS" w:cs="Arial Unicode MS"/>
              </w:rPr>
              <w:t>.</w:t>
            </w:r>
          </w:p>
        </w:tc>
      </w:tr>
    </w:tbl>
    <w:p w14:paraId="34921296" w14:textId="77777777" w:rsidR="00D80D8A" w:rsidRDefault="00BE6280">
      <w:pPr>
        <w:pStyle w:val="4"/>
      </w:pPr>
      <w:bookmarkStart w:id="50" w:name="_hof4pcl73sw5" w:colFirst="0" w:colLast="0"/>
      <w:bookmarkEnd w:id="50"/>
      <w:r>
        <w:rPr>
          <w:rFonts w:ascii="Arial Unicode MS" w:eastAsia="Arial Unicode MS" w:hAnsi="Arial Unicode MS" w:cs="Arial Unicode MS"/>
        </w:rPr>
        <w:lastRenderedPageBreak/>
        <w:t>라우팅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패턴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선택</w:t>
      </w:r>
    </w:p>
    <w:p w14:paraId="62DFD018" w14:textId="77777777" w:rsidR="00D80D8A" w:rsidRDefault="00BE6280">
      <w:r>
        <w:rPr>
          <w:rFonts w:ascii="Arial Unicode MS" w:eastAsia="Arial Unicode MS" w:hAnsi="Arial Unicode MS" w:cs="Arial Unicode MS"/>
        </w:rPr>
        <w:t>멀티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모델을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도입하기로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결정했다면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다음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질문은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어떤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패턴으로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요청을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분배할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것인가이다</w:t>
      </w:r>
      <w:r>
        <w:rPr>
          <w:rFonts w:ascii="Arial Unicode MS" w:eastAsia="Arial Unicode MS" w:hAnsi="Arial Unicode MS" w:cs="Arial Unicode MS"/>
        </w:rPr>
        <w:t xml:space="preserve">. </w:t>
      </w:r>
      <w:r>
        <w:rPr>
          <w:rFonts w:ascii="Arial Unicode MS" w:eastAsia="Arial Unicode MS" w:hAnsi="Arial Unicode MS" w:cs="Arial Unicode MS"/>
        </w:rPr>
        <w:t>아래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조건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매핑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테이블에서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자사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상황에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가장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가까운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행을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찾은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뒤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해당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패턴의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상세를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확인한다</w:t>
      </w:r>
      <w:r>
        <w:rPr>
          <w:rFonts w:ascii="Arial Unicode MS" w:eastAsia="Arial Unicode MS" w:hAnsi="Arial Unicode MS" w:cs="Arial Unicode MS"/>
        </w:rPr>
        <w:t xml:space="preserve">. </w:t>
      </w:r>
      <w:r>
        <w:rPr>
          <w:rFonts w:ascii="Arial Unicode MS" w:eastAsia="Arial Unicode MS" w:hAnsi="Arial Unicode MS" w:cs="Arial Unicode MS"/>
        </w:rPr>
        <w:t>각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패턴의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상세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내용은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아래에서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설명한다</w:t>
      </w:r>
      <w:r>
        <w:rPr>
          <w:rFonts w:ascii="Arial Unicode MS" w:eastAsia="Arial Unicode MS" w:hAnsi="Arial Unicode MS" w:cs="Arial Unicode MS"/>
        </w:rPr>
        <w:t>.</w:t>
      </w:r>
    </w:p>
    <w:p w14:paraId="3F3F0D1F" w14:textId="77777777" w:rsidR="00D80D8A" w:rsidRDefault="00D80D8A"/>
    <w:tbl>
      <w:tblPr>
        <w:tblStyle w:val="aff8"/>
        <w:tblW w:w="901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206"/>
        <w:gridCol w:w="3444"/>
        <w:gridCol w:w="1110"/>
        <w:gridCol w:w="3255"/>
      </w:tblGrid>
      <w:tr w:rsidR="00D80D8A" w14:paraId="79A6E4EC" w14:textId="77777777">
        <w:trPr>
          <w:tblHeader/>
        </w:trPr>
        <w:tc>
          <w:tcPr>
            <w:tcW w:w="1205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E74762" w14:textId="77777777" w:rsidR="00D80D8A" w:rsidRDefault="00BE6280">
            <w:pPr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확정</w:t>
            </w:r>
          </w:p>
        </w:tc>
        <w:tc>
          <w:tcPr>
            <w:tcW w:w="3444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AA74BB" w14:textId="77777777" w:rsidR="00D80D8A" w:rsidRDefault="00BE6280">
            <w:pPr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조건</w:t>
            </w:r>
          </w:p>
        </w:tc>
        <w:tc>
          <w:tcPr>
            <w:tcW w:w="111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4D2D21" w14:textId="77777777" w:rsidR="00D80D8A" w:rsidRDefault="00BE6280">
            <w:pPr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권장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패턴</w:t>
            </w:r>
          </w:p>
        </w:tc>
        <w:tc>
          <w:tcPr>
            <w:tcW w:w="3255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C94D4A" w14:textId="77777777" w:rsidR="00D80D8A" w:rsidRDefault="00BE6280">
            <w:pPr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근거</w:t>
            </w:r>
          </w:p>
        </w:tc>
      </w:tr>
      <w:tr w:rsidR="00D80D8A" w14:paraId="524C232B" w14:textId="77777777">
        <w:trPr>
          <w:trHeight w:val="420"/>
        </w:trPr>
        <w:tc>
          <w:tcPr>
            <w:tcW w:w="1205" w:type="dxa"/>
            <w:vMerge w:val="restar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A93829" w14:textId="77777777" w:rsidR="00D80D8A" w:rsidRDefault="00BE6280">
            <w:r>
              <w:rPr>
                <w:rFonts w:ascii="Arial Unicode MS" w:eastAsia="Arial Unicode MS" w:hAnsi="Arial Unicode MS" w:cs="Arial Unicode MS"/>
              </w:rPr>
              <w:t>멀티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모델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도입</w:t>
            </w:r>
          </w:p>
        </w:tc>
        <w:tc>
          <w:tcPr>
            <w:tcW w:w="344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DC2B48" w14:textId="77777777" w:rsidR="00D80D8A" w:rsidRDefault="00BE6280">
            <w:r>
              <w:rPr>
                <w:rFonts w:ascii="Arial Unicode MS" w:eastAsia="Arial Unicode MS" w:hAnsi="Arial Unicode MS" w:cs="Arial Unicode MS"/>
              </w:rPr>
              <w:t>태스크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복잡도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편차가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크고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대부분이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단순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요청</w:t>
            </w:r>
          </w:p>
        </w:tc>
        <w:tc>
          <w:tcPr>
            <w:tcW w:w="11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7506FB" w14:textId="77777777" w:rsidR="00D80D8A" w:rsidRDefault="00BE6280">
            <w:r>
              <w:rPr>
                <w:rFonts w:ascii="Arial Unicode MS" w:eastAsia="Arial Unicode MS" w:hAnsi="Arial Unicode MS" w:cs="Arial Unicode MS"/>
                <w:b/>
                <w:bCs/>
              </w:rPr>
              <w:t>패턴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1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복잡도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기반</w:t>
            </w:r>
          </w:p>
        </w:tc>
        <w:tc>
          <w:tcPr>
            <w:tcW w:w="32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9989E7" w14:textId="77777777" w:rsidR="00D80D8A" w:rsidRDefault="00BE6280">
            <w:r>
              <w:rPr>
                <w:rFonts w:ascii="Arial Unicode MS" w:eastAsia="Arial Unicode MS" w:hAnsi="Arial Unicode MS" w:cs="Arial Unicode MS"/>
              </w:rPr>
              <w:t>단순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요청을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경량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모델로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처리하여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비용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대폭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절감</w:t>
            </w:r>
            <w:r>
              <w:rPr>
                <w:rFonts w:ascii="Arial Unicode MS" w:eastAsia="Arial Unicode MS" w:hAnsi="Arial Unicode MS" w:cs="Arial Unicode MS"/>
              </w:rPr>
              <w:t xml:space="preserve">. </w:t>
            </w:r>
            <w:r>
              <w:rPr>
                <w:rFonts w:ascii="Arial Unicode MS" w:eastAsia="Arial Unicode MS" w:hAnsi="Arial Unicode MS" w:cs="Arial Unicode MS"/>
              </w:rPr>
              <w:t>가장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일반적인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패턴</w:t>
            </w:r>
            <w:r>
              <w:rPr>
                <w:rFonts w:ascii="Arial Unicode MS" w:eastAsia="Arial Unicode MS" w:hAnsi="Arial Unicode MS" w:cs="Arial Unicode MS"/>
              </w:rPr>
              <w:t>.</w:t>
            </w:r>
          </w:p>
        </w:tc>
      </w:tr>
      <w:tr w:rsidR="00D80D8A" w14:paraId="00B00060" w14:textId="77777777">
        <w:trPr>
          <w:trHeight w:val="420"/>
        </w:trPr>
        <w:tc>
          <w:tcPr>
            <w:tcW w:w="1205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EE0C46" w14:textId="77777777" w:rsidR="00D80D8A" w:rsidRDefault="00D80D8A">
            <w:pPr>
              <w:spacing w:line="240" w:lineRule="auto"/>
            </w:pPr>
          </w:p>
        </w:tc>
        <w:tc>
          <w:tcPr>
            <w:tcW w:w="344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59C999" w14:textId="77777777" w:rsidR="00D80D8A" w:rsidRDefault="00BE6280">
            <w:r>
              <w:rPr>
                <w:rFonts w:ascii="Arial Unicode MS" w:eastAsia="Arial Unicode MS" w:hAnsi="Arial Unicode MS" w:cs="Arial Unicode MS"/>
              </w:rPr>
              <w:t>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조건</w:t>
            </w:r>
            <w:r>
              <w:rPr>
                <w:rFonts w:ascii="Arial Unicode MS" w:eastAsia="Arial Unicode MS" w:hAnsi="Arial Unicode MS" w:cs="Arial Unicode MS"/>
              </w:rPr>
              <w:t xml:space="preserve"> + </w:t>
            </w:r>
            <w:r>
              <w:rPr>
                <w:rFonts w:ascii="Arial Unicode MS" w:eastAsia="Arial Unicode MS" w:hAnsi="Arial Unicode MS" w:cs="Arial Unicode MS"/>
              </w:rPr>
              <w:t>일부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고복잡도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추론</w:t>
            </w:r>
            <w:r>
              <w:rPr>
                <w:rFonts w:ascii="Arial Unicode MS" w:eastAsia="Arial Unicode MS" w:hAnsi="Arial Unicode MS" w:cs="Arial Unicode MS"/>
              </w:rPr>
              <w:t>(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수학</w:t>
            </w:r>
            <w:r>
              <w:rPr>
                <w:rFonts w:ascii="Arial Unicode MS" w:eastAsia="Arial Unicode MS" w:hAnsi="Arial Unicode MS" w:cs="Arial Unicode MS"/>
              </w:rPr>
              <w:t>·</w:t>
            </w:r>
            <w:r>
              <w:rPr>
                <w:rFonts w:ascii="Arial Unicode MS" w:eastAsia="Arial Unicode MS" w:hAnsi="Arial Unicode MS" w:cs="Arial Unicode MS"/>
              </w:rPr>
              <w:t>코딩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>)</w:t>
            </w:r>
            <w:r>
              <w:rPr>
                <w:rFonts w:ascii="Arial Unicode MS" w:eastAsia="Arial Unicode MS" w:hAnsi="Arial Unicode MS" w:cs="Arial Unicode MS"/>
              </w:rPr>
              <w:t>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섞여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있음</w:t>
            </w:r>
          </w:p>
        </w:tc>
        <w:tc>
          <w:tcPr>
            <w:tcW w:w="11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97C933" w14:textId="77777777" w:rsidR="00D80D8A" w:rsidRDefault="00BE6280">
            <w:r>
              <w:rPr>
                <w:rFonts w:ascii="Arial Unicode MS" w:eastAsia="Arial Unicode MS" w:hAnsi="Arial Unicode MS" w:cs="Arial Unicode MS"/>
                <w:b/>
                <w:bCs/>
              </w:rPr>
              <w:t>패턴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1-A</w:t>
            </w:r>
            <w:r>
              <w:rPr>
                <w:rFonts w:ascii="Arial Unicode MS" w:eastAsia="Arial Unicode MS" w:hAnsi="Arial Unicode MS" w:cs="Arial Unicode MS"/>
              </w:rPr>
              <w:t xml:space="preserve"> 3</w:t>
            </w:r>
            <w:r>
              <w:rPr>
                <w:rFonts w:ascii="Arial Unicode MS" w:eastAsia="Arial Unicode MS" w:hAnsi="Arial Unicode MS" w:cs="Arial Unicode MS"/>
              </w:rPr>
              <w:t>단계</w:t>
            </w:r>
          </w:p>
        </w:tc>
        <w:tc>
          <w:tcPr>
            <w:tcW w:w="32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0E8278" w14:textId="77777777" w:rsidR="00D80D8A" w:rsidRDefault="00BE6280">
            <w:r>
              <w:rPr>
                <w:rFonts w:ascii="Arial Unicode MS" w:eastAsia="Arial Unicode MS" w:hAnsi="Arial Unicode MS" w:cs="Arial Unicode MS"/>
              </w:rPr>
              <w:t>패턴</w:t>
            </w:r>
            <w:r>
              <w:rPr>
                <w:rFonts w:ascii="Arial Unicode MS" w:eastAsia="Arial Unicode MS" w:hAnsi="Arial Unicode MS" w:cs="Arial Unicode MS"/>
              </w:rPr>
              <w:t xml:space="preserve"> 1</w:t>
            </w:r>
            <w:r>
              <w:rPr>
                <w:rFonts w:ascii="Arial Unicode MS" w:eastAsia="Arial Unicode MS" w:hAnsi="Arial Unicode MS" w:cs="Arial Unicode MS"/>
              </w:rPr>
              <w:t>에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Reasoning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티어를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추가</w:t>
            </w:r>
            <w:r>
              <w:rPr>
                <w:rFonts w:ascii="Arial Unicode MS" w:eastAsia="Arial Unicode MS" w:hAnsi="Arial Unicode MS" w:cs="Arial Unicode MS"/>
              </w:rPr>
              <w:t xml:space="preserve">.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고복잡도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비율</w:t>
            </w:r>
            <w:r>
              <w:rPr>
                <w:rFonts w:ascii="Arial Unicode MS" w:eastAsia="Arial Unicode MS" w:hAnsi="Arial Unicode MS" w:cs="Arial Unicode MS"/>
              </w:rPr>
              <w:t xml:space="preserve"> 5~15% </w:t>
            </w:r>
            <w:r>
              <w:rPr>
                <w:rFonts w:ascii="Arial Unicode MS" w:eastAsia="Arial Unicode MS" w:hAnsi="Arial Unicode MS" w:cs="Arial Unicode MS"/>
              </w:rPr>
              <w:t>이내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통제</w:t>
            </w:r>
            <w:r>
              <w:rPr>
                <w:rFonts w:ascii="Arial Unicode MS" w:eastAsia="Arial Unicode MS" w:hAnsi="Arial Unicode MS" w:cs="Arial Unicode MS"/>
              </w:rPr>
              <w:t>.</w:t>
            </w:r>
          </w:p>
        </w:tc>
      </w:tr>
      <w:tr w:rsidR="00D80D8A" w14:paraId="7635CD9A" w14:textId="77777777">
        <w:trPr>
          <w:trHeight w:val="420"/>
        </w:trPr>
        <w:tc>
          <w:tcPr>
            <w:tcW w:w="1205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0B20FD" w14:textId="77777777" w:rsidR="00D80D8A" w:rsidRDefault="00D80D8A">
            <w:pPr>
              <w:spacing w:line="240" w:lineRule="auto"/>
            </w:pPr>
          </w:p>
        </w:tc>
        <w:tc>
          <w:tcPr>
            <w:tcW w:w="344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FD7A00" w14:textId="77777777" w:rsidR="00D80D8A" w:rsidRDefault="00BE6280">
            <w:r>
              <w:rPr>
                <w:rFonts w:ascii="Arial Unicode MS" w:eastAsia="Arial Unicode MS" w:hAnsi="Arial Unicode MS" w:cs="Arial Unicode MS"/>
              </w:rPr>
              <w:t>태스크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유형이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명확히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구분되고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유형별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최적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모델이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다름</w:t>
            </w:r>
          </w:p>
        </w:tc>
        <w:tc>
          <w:tcPr>
            <w:tcW w:w="11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3E538D" w14:textId="77777777" w:rsidR="00D80D8A" w:rsidRDefault="00BE6280">
            <w:r>
              <w:rPr>
                <w:rFonts w:ascii="Arial Unicode MS" w:eastAsia="Arial Unicode MS" w:hAnsi="Arial Unicode MS" w:cs="Arial Unicode MS"/>
                <w:b/>
                <w:bCs/>
              </w:rPr>
              <w:t>패턴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2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태스크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유형별</w:t>
            </w:r>
          </w:p>
        </w:tc>
        <w:tc>
          <w:tcPr>
            <w:tcW w:w="32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18244F" w14:textId="77777777" w:rsidR="00D80D8A" w:rsidRDefault="00BE6280">
            <w:r>
              <w:rPr>
                <w:rFonts w:ascii="Arial Unicode MS" w:eastAsia="Arial Unicode MS" w:hAnsi="Arial Unicode MS" w:cs="Arial Unicode MS"/>
              </w:rPr>
              <w:t>코드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생성은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Claude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문서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요약은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Gemini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등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고정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배정</w:t>
            </w:r>
            <w:r>
              <w:rPr>
                <w:rFonts w:ascii="Arial Unicode MS" w:eastAsia="Arial Unicode MS" w:hAnsi="Arial Unicode MS" w:cs="Arial Unicode MS"/>
              </w:rPr>
              <w:t xml:space="preserve">. </w:t>
            </w:r>
            <w:r>
              <w:rPr>
                <w:rFonts w:ascii="Arial Unicode MS" w:eastAsia="Arial Unicode MS" w:hAnsi="Arial Unicode MS" w:cs="Arial Unicode MS"/>
              </w:rPr>
              <w:t>구현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단순</w:t>
            </w:r>
            <w:r>
              <w:rPr>
                <w:rFonts w:ascii="Arial Unicode MS" w:eastAsia="Arial Unicode MS" w:hAnsi="Arial Unicode MS" w:cs="Arial Unicode MS"/>
              </w:rPr>
              <w:t>.</w:t>
            </w:r>
          </w:p>
        </w:tc>
      </w:tr>
      <w:tr w:rsidR="00D80D8A" w14:paraId="24E630A6" w14:textId="77777777">
        <w:trPr>
          <w:trHeight w:val="420"/>
        </w:trPr>
        <w:tc>
          <w:tcPr>
            <w:tcW w:w="1205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1D8429" w14:textId="77777777" w:rsidR="00D80D8A" w:rsidRDefault="00D80D8A">
            <w:pPr>
              <w:spacing w:line="240" w:lineRule="auto"/>
            </w:pPr>
          </w:p>
        </w:tc>
        <w:tc>
          <w:tcPr>
            <w:tcW w:w="344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63CC12" w14:textId="77777777" w:rsidR="00D80D8A" w:rsidRDefault="00BE6280">
            <w:r>
              <w:rPr>
                <w:rFonts w:ascii="Arial Unicode MS" w:eastAsia="Arial Unicode MS" w:hAnsi="Arial Unicode MS" w:cs="Arial Unicode MS"/>
              </w:rPr>
              <w:t>예산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상한이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엄격하고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초과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서비스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품질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저하를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감수할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있음</w:t>
            </w:r>
          </w:p>
        </w:tc>
        <w:tc>
          <w:tcPr>
            <w:tcW w:w="11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98AAB4" w14:textId="77777777" w:rsidR="00D80D8A" w:rsidRDefault="00BE6280">
            <w:r>
              <w:rPr>
                <w:rFonts w:ascii="Arial Unicode MS" w:eastAsia="Arial Unicode MS" w:hAnsi="Arial Unicode MS" w:cs="Arial Unicode MS"/>
                <w:b/>
                <w:bCs/>
              </w:rPr>
              <w:t>패턴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3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비용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상한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Fallback</w:t>
            </w:r>
            <w:proofErr w:type="spellEnd"/>
          </w:p>
        </w:tc>
        <w:tc>
          <w:tcPr>
            <w:tcW w:w="32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D97EE7" w14:textId="77777777" w:rsidR="00D80D8A" w:rsidRDefault="00BE6280">
            <w:r>
              <w:rPr>
                <w:rFonts w:ascii="Arial Unicode MS" w:eastAsia="Arial Unicode MS" w:hAnsi="Arial Unicode MS" w:cs="Arial Unicode MS"/>
              </w:rPr>
              <w:t>예산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도달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자동으로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저비용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모델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전환</w:t>
            </w:r>
            <w:r>
              <w:rPr>
                <w:rFonts w:ascii="Arial Unicode MS" w:eastAsia="Arial Unicode MS" w:hAnsi="Arial Unicode MS" w:cs="Arial Unicode MS"/>
              </w:rPr>
              <w:t xml:space="preserve">. </w:t>
            </w:r>
            <w:r>
              <w:rPr>
                <w:rFonts w:ascii="Arial Unicode MS" w:eastAsia="Arial Unicode MS" w:hAnsi="Arial Unicode MS" w:cs="Arial Unicode MS"/>
              </w:rPr>
              <w:t>비용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통제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최우선</w:t>
            </w:r>
            <w:r>
              <w:rPr>
                <w:rFonts w:ascii="Arial Unicode MS" w:eastAsia="Arial Unicode MS" w:hAnsi="Arial Unicode MS" w:cs="Arial Unicode MS"/>
              </w:rPr>
              <w:t>.</w:t>
            </w:r>
          </w:p>
        </w:tc>
      </w:tr>
      <w:tr w:rsidR="00D80D8A" w14:paraId="59D1DCFA" w14:textId="77777777">
        <w:trPr>
          <w:trHeight w:val="420"/>
        </w:trPr>
        <w:tc>
          <w:tcPr>
            <w:tcW w:w="1205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E503C8" w14:textId="77777777" w:rsidR="00D80D8A" w:rsidRDefault="00D80D8A">
            <w:pPr>
              <w:spacing w:line="240" w:lineRule="auto"/>
            </w:pPr>
          </w:p>
        </w:tc>
        <w:tc>
          <w:tcPr>
            <w:tcW w:w="344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CEE154" w14:textId="77777777" w:rsidR="00D80D8A" w:rsidRDefault="00BE6280">
            <w:r>
              <w:rPr>
                <w:rFonts w:ascii="Arial Unicode MS" w:eastAsia="Arial Unicode MS" w:hAnsi="Arial Unicode MS" w:cs="Arial Unicode MS"/>
              </w:rPr>
              <w:t>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패턴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중</w:t>
            </w:r>
            <w:r>
              <w:rPr>
                <w:rFonts w:ascii="Arial Unicode MS" w:eastAsia="Arial Unicode MS" w:hAnsi="Arial Unicode MS" w:cs="Arial Unicode MS"/>
              </w:rPr>
              <w:t xml:space="preserve"> 2</w:t>
            </w:r>
            <w:r>
              <w:rPr>
                <w:rFonts w:ascii="Arial Unicode MS" w:eastAsia="Arial Unicode MS" w:hAnsi="Arial Unicode MS" w:cs="Arial Unicode MS"/>
              </w:rPr>
              <w:t>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이상의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조건이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동시에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해당</w:t>
            </w:r>
          </w:p>
        </w:tc>
        <w:tc>
          <w:tcPr>
            <w:tcW w:w="11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A72CE8" w14:textId="77777777" w:rsidR="00D80D8A" w:rsidRDefault="00BE6280">
            <w:r>
              <w:rPr>
                <w:rFonts w:ascii="Arial Unicode MS" w:eastAsia="Arial Unicode MS" w:hAnsi="Arial Unicode MS" w:cs="Arial Unicode MS"/>
                <w:b/>
                <w:bCs/>
              </w:rPr>
              <w:t>조합</w:t>
            </w:r>
          </w:p>
        </w:tc>
        <w:tc>
          <w:tcPr>
            <w:tcW w:w="32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728E82" w14:textId="77777777" w:rsidR="00D80D8A" w:rsidRDefault="00BE6280">
            <w:r>
              <w:rPr>
                <w:rFonts w:ascii="Arial Unicode MS" w:eastAsia="Arial Unicode MS" w:hAnsi="Arial Unicode MS" w:cs="Arial Unicode MS"/>
              </w:rPr>
              <w:t>예</w:t>
            </w:r>
            <w:r>
              <w:rPr>
                <w:rFonts w:ascii="Arial Unicode MS" w:eastAsia="Arial Unicode MS" w:hAnsi="Arial Unicode MS" w:cs="Arial Unicode MS"/>
              </w:rPr>
              <w:t xml:space="preserve">: </w:t>
            </w:r>
            <w:r>
              <w:rPr>
                <w:rFonts w:ascii="Arial Unicode MS" w:eastAsia="Arial Unicode MS" w:hAnsi="Arial Unicode MS" w:cs="Arial Unicode MS"/>
              </w:rPr>
              <w:t>패턴</w:t>
            </w:r>
            <w:r>
              <w:rPr>
                <w:rFonts w:ascii="Arial Unicode MS" w:eastAsia="Arial Unicode MS" w:hAnsi="Arial Unicode MS" w:cs="Arial Unicode MS"/>
              </w:rPr>
              <w:t xml:space="preserve"> 1</w:t>
            </w:r>
            <w:r>
              <w:rPr>
                <w:rFonts w:ascii="Arial Unicode MS" w:eastAsia="Arial Unicode MS" w:hAnsi="Arial Unicode MS" w:cs="Arial Unicode MS"/>
              </w:rPr>
              <w:t>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복잡도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분기</w:t>
            </w:r>
            <w:r>
              <w:rPr>
                <w:rFonts w:ascii="Arial Unicode MS" w:eastAsia="Arial Unicode MS" w:hAnsi="Arial Unicode MS" w:cs="Arial Unicode MS"/>
              </w:rPr>
              <w:t xml:space="preserve"> + </w:t>
            </w:r>
            <w:r>
              <w:rPr>
                <w:rFonts w:ascii="Arial Unicode MS" w:eastAsia="Arial Unicode MS" w:hAnsi="Arial Unicode MS" w:cs="Arial Unicode MS"/>
              </w:rPr>
              <w:t>패턴</w:t>
            </w:r>
            <w:r>
              <w:rPr>
                <w:rFonts w:ascii="Arial Unicode MS" w:eastAsia="Arial Unicode MS" w:hAnsi="Arial Unicode MS" w:cs="Arial Unicode MS"/>
              </w:rPr>
              <w:t xml:space="preserve"> 3</w:t>
            </w:r>
            <w:r>
              <w:rPr>
                <w:rFonts w:ascii="Arial Unicode MS" w:eastAsia="Arial Unicode MS" w:hAnsi="Arial Unicode MS" w:cs="Arial Unicode MS"/>
              </w:rPr>
              <w:t>으로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비용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상한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적용</w:t>
            </w:r>
            <w:r>
              <w:rPr>
                <w:rFonts w:ascii="Arial Unicode MS" w:eastAsia="Arial Unicode MS" w:hAnsi="Arial Unicode MS" w:cs="Arial Unicode MS"/>
              </w:rPr>
              <w:t>.</w:t>
            </w:r>
          </w:p>
        </w:tc>
      </w:tr>
    </w:tbl>
    <w:p w14:paraId="63175529" w14:textId="77777777" w:rsidR="00D80D8A" w:rsidRDefault="00BE6280">
      <w:pPr>
        <w:pStyle w:val="4"/>
      </w:pPr>
      <w:bookmarkStart w:id="51" w:name="_ljj98xg1qrdq" w:colFirst="0" w:colLast="0"/>
      <w:bookmarkEnd w:id="51"/>
      <w:r>
        <w:rPr>
          <w:rFonts w:ascii="Arial Unicode MS" w:eastAsia="Arial Unicode MS" w:hAnsi="Arial Unicode MS" w:cs="Arial Unicode MS"/>
        </w:rPr>
        <w:t>대표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라우팅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패턴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상세</w:t>
      </w:r>
    </w:p>
    <w:p w14:paraId="112AE6C8" w14:textId="77777777" w:rsidR="00D80D8A" w:rsidRDefault="00BE6280">
      <w:pPr>
        <w:pStyle w:val="5"/>
      </w:pPr>
      <w:bookmarkStart w:id="52" w:name="_72ro40dtf9dz" w:colFirst="0" w:colLast="0"/>
      <w:bookmarkEnd w:id="52"/>
      <w:r>
        <w:rPr>
          <w:rFonts w:ascii="Arial Unicode MS" w:eastAsia="Arial Unicode MS" w:hAnsi="Arial Unicode MS" w:cs="Arial Unicode MS"/>
        </w:rPr>
        <w:t>패턴</w:t>
      </w:r>
      <w:r>
        <w:rPr>
          <w:rFonts w:ascii="Arial Unicode MS" w:eastAsia="Arial Unicode MS" w:hAnsi="Arial Unicode MS" w:cs="Arial Unicode MS"/>
        </w:rPr>
        <w:t xml:space="preserve"> 1: </w:t>
      </w:r>
      <w:r>
        <w:rPr>
          <w:rFonts w:ascii="Arial Unicode MS" w:eastAsia="Arial Unicode MS" w:hAnsi="Arial Unicode MS" w:cs="Arial Unicode MS"/>
        </w:rPr>
        <w:t>복잡도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기반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라우팅</w:t>
      </w:r>
      <w:r>
        <w:rPr>
          <w:rFonts w:ascii="Arial Unicode MS" w:eastAsia="Arial Unicode MS" w:hAnsi="Arial Unicode MS" w:cs="Arial Unicode MS"/>
        </w:rPr>
        <w:t xml:space="preserve"> (</w:t>
      </w:r>
      <w:r>
        <w:rPr>
          <w:rFonts w:ascii="Arial Unicode MS" w:eastAsia="Arial Unicode MS" w:hAnsi="Arial Unicode MS" w:cs="Arial Unicode MS"/>
        </w:rPr>
        <w:t>경량</w:t>
      </w:r>
      <w:r>
        <w:rPr>
          <w:rFonts w:ascii="Arial Unicode MS" w:eastAsia="Arial Unicode MS" w:hAnsi="Arial Unicode MS" w:cs="Arial Unicode MS"/>
        </w:rPr>
        <w:t xml:space="preserve"> → </w:t>
      </w:r>
      <w:r>
        <w:rPr>
          <w:rFonts w:ascii="Arial Unicode MS" w:eastAsia="Arial Unicode MS" w:hAnsi="Arial Unicode MS" w:cs="Arial Unicode MS"/>
        </w:rPr>
        <w:t>플래그십</w:t>
      </w:r>
      <w:r>
        <w:rPr>
          <w:rFonts w:ascii="Arial Unicode MS" w:eastAsia="Arial Unicode MS" w:hAnsi="Arial Unicode MS" w:cs="Arial Unicode MS"/>
        </w:rPr>
        <w:t>)</w:t>
      </w:r>
    </w:p>
    <w:p w14:paraId="35E434D0" w14:textId="77777777" w:rsidR="00D80D8A" w:rsidRDefault="00BE6280">
      <w:r>
        <w:rPr>
          <w:rFonts w:ascii="Arial Unicode MS" w:eastAsia="Arial Unicode MS" w:hAnsi="Arial Unicode MS" w:cs="Arial Unicode MS"/>
        </w:rPr>
        <w:t>가장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일반적이고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효율적인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패턴</w:t>
      </w:r>
      <w:r>
        <w:rPr>
          <w:rFonts w:ascii="Arial Unicode MS" w:eastAsia="Arial Unicode MS" w:hAnsi="Arial Unicode MS" w:cs="Arial Unicode MS"/>
        </w:rPr>
        <w:t xml:space="preserve">. </w:t>
      </w:r>
      <w:r>
        <w:rPr>
          <w:rFonts w:ascii="Arial Unicode MS" w:eastAsia="Arial Unicode MS" w:hAnsi="Arial Unicode MS" w:cs="Arial Unicode MS"/>
        </w:rPr>
        <w:t>경량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모델이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요청의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의도와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복잡도를</w:t>
      </w:r>
      <w:r>
        <w:rPr>
          <w:rFonts w:ascii="Arial Unicode MS" w:eastAsia="Arial Unicode MS" w:hAnsi="Arial Unicode MS" w:cs="Arial Unicode MS"/>
        </w:rPr>
        <w:t xml:space="preserve"> 1</w:t>
      </w:r>
      <w:r>
        <w:rPr>
          <w:rFonts w:ascii="Arial Unicode MS" w:eastAsia="Arial Unicode MS" w:hAnsi="Arial Unicode MS" w:cs="Arial Unicode MS"/>
        </w:rPr>
        <w:t>차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분류하여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단순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요청은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직접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처리하고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복잡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요청만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플래그십으로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전달한다</w:t>
      </w:r>
      <w:r>
        <w:rPr>
          <w:rFonts w:ascii="Arial Unicode MS" w:eastAsia="Arial Unicode MS" w:hAnsi="Arial Unicode MS" w:cs="Arial Unicode MS"/>
        </w:rPr>
        <w:t xml:space="preserve">. </w:t>
      </w:r>
      <w:r>
        <w:rPr>
          <w:rFonts w:ascii="Arial Unicode MS" w:eastAsia="Arial Unicode MS" w:hAnsi="Arial Unicode MS" w:cs="Arial Unicode MS"/>
        </w:rPr>
        <w:t>프로덕션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워크로드의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상당수는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경량</w:t>
      </w:r>
      <w:r>
        <w:rPr>
          <w:rFonts w:ascii="Arial Unicode MS" w:eastAsia="Arial Unicode MS" w:hAnsi="Arial Unicode MS" w:cs="Arial Unicode MS"/>
        </w:rPr>
        <w:t>~</w:t>
      </w:r>
      <w:r>
        <w:rPr>
          <w:rFonts w:ascii="Arial Unicode MS" w:eastAsia="Arial Unicode MS" w:hAnsi="Arial Unicode MS" w:cs="Arial Unicode MS"/>
        </w:rPr>
        <w:t>범용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모델로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충분하므로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패턴만으로도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비용을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대폭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절감할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있다</w:t>
      </w:r>
      <w:r>
        <w:rPr>
          <w:rFonts w:ascii="Arial Unicode MS" w:eastAsia="Arial Unicode MS" w:hAnsi="Arial Unicode MS" w:cs="Arial Unicode MS"/>
        </w:rPr>
        <w:t xml:space="preserve">. </w:t>
      </w:r>
      <w:r>
        <w:rPr>
          <w:rFonts w:ascii="Arial Unicode MS" w:eastAsia="Arial Unicode MS" w:hAnsi="Arial Unicode MS" w:cs="Arial Unicode MS"/>
        </w:rPr>
        <w:t>단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분류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모델의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오판이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누적되면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품질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저하가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발생하므로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라우팅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정확도를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별도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측정해야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한다</w:t>
      </w:r>
      <w:r>
        <w:rPr>
          <w:rFonts w:ascii="Arial Unicode MS" w:eastAsia="Arial Unicode MS" w:hAnsi="Arial Unicode MS" w:cs="Arial Unicode MS"/>
        </w:rPr>
        <w:t>.</w:t>
      </w:r>
    </w:p>
    <w:p w14:paraId="0ECAE535" w14:textId="77777777" w:rsidR="00D80D8A" w:rsidRDefault="00BE6280">
      <w:r>
        <w:rPr>
          <w:noProof/>
        </w:rPr>
        <w:lastRenderedPageBreak/>
        <w:drawing>
          <wp:inline distT="114300" distB="114300" distL="114300" distR="114300" wp14:anchorId="7A1F4FBA" wp14:editId="1E427A6C">
            <wp:extent cx="5731200" cy="2133600"/>
            <wp:effectExtent l="0" t="0" r="0" b="0"/>
            <wp:docPr id="9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33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8C7ED56" w14:textId="77777777" w:rsidR="00D80D8A" w:rsidRDefault="00BE6280">
      <w:pPr>
        <w:pStyle w:val="5"/>
      </w:pPr>
      <w:bookmarkStart w:id="53" w:name="_mcj6ggu6lj2r" w:colFirst="0" w:colLast="0"/>
      <w:bookmarkEnd w:id="53"/>
      <w:r>
        <w:rPr>
          <w:rFonts w:ascii="Arial Unicode MS" w:eastAsia="Arial Unicode MS" w:hAnsi="Arial Unicode MS" w:cs="Arial Unicode MS"/>
        </w:rPr>
        <w:t>패턴</w:t>
      </w:r>
      <w:r>
        <w:rPr>
          <w:rFonts w:ascii="Arial Unicode MS" w:eastAsia="Arial Unicode MS" w:hAnsi="Arial Unicode MS" w:cs="Arial Unicode MS"/>
        </w:rPr>
        <w:t xml:space="preserve"> 1-A: 3</w:t>
      </w:r>
      <w:r>
        <w:rPr>
          <w:rFonts w:ascii="Arial Unicode MS" w:eastAsia="Arial Unicode MS" w:hAnsi="Arial Unicode MS" w:cs="Arial Unicode MS"/>
        </w:rPr>
        <w:t>단계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라우팅</w:t>
      </w:r>
      <w:r>
        <w:rPr>
          <w:rFonts w:ascii="Arial Unicode MS" w:eastAsia="Arial Unicode MS" w:hAnsi="Arial Unicode MS" w:cs="Arial Unicode MS"/>
        </w:rPr>
        <w:t xml:space="preserve"> (</w:t>
      </w:r>
      <w:r>
        <w:rPr>
          <w:rFonts w:ascii="Arial Unicode MS" w:eastAsia="Arial Unicode MS" w:hAnsi="Arial Unicode MS" w:cs="Arial Unicode MS"/>
        </w:rPr>
        <w:t>경량</w:t>
      </w:r>
      <w:r>
        <w:rPr>
          <w:rFonts w:ascii="Arial Unicode MS" w:eastAsia="Arial Unicode MS" w:hAnsi="Arial Unicode MS" w:cs="Arial Unicode MS"/>
        </w:rPr>
        <w:t xml:space="preserve"> → </w:t>
      </w:r>
      <w:r>
        <w:rPr>
          <w:rFonts w:ascii="Arial Unicode MS" w:eastAsia="Arial Unicode MS" w:hAnsi="Arial Unicode MS" w:cs="Arial Unicode MS"/>
        </w:rPr>
        <w:t>범용</w:t>
      </w:r>
      <w:r>
        <w:rPr>
          <w:rFonts w:ascii="Arial Unicode MS" w:eastAsia="Arial Unicode MS" w:hAnsi="Arial Unicode MS" w:cs="Arial Unicode MS"/>
        </w:rPr>
        <w:t xml:space="preserve"> → </w:t>
      </w:r>
      <w:proofErr w:type="spellStart"/>
      <w:r>
        <w:rPr>
          <w:rFonts w:ascii="Arial Unicode MS" w:eastAsia="Arial Unicode MS" w:hAnsi="Arial Unicode MS" w:cs="Arial Unicode MS"/>
        </w:rPr>
        <w:t>Reasoning</w:t>
      </w:r>
      <w:proofErr w:type="spellEnd"/>
      <w:r>
        <w:rPr>
          <w:rFonts w:ascii="Arial Unicode MS" w:eastAsia="Arial Unicode MS" w:hAnsi="Arial Unicode MS" w:cs="Arial Unicode MS"/>
        </w:rPr>
        <w:t>)</w:t>
      </w:r>
    </w:p>
    <w:p w14:paraId="48E8AFDE" w14:textId="77777777" w:rsidR="00D80D8A" w:rsidRDefault="00BE6280">
      <w:r>
        <w:rPr>
          <w:rFonts w:ascii="Arial Unicode MS" w:eastAsia="Arial Unicode MS" w:hAnsi="Arial Unicode MS" w:cs="Arial Unicode MS"/>
        </w:rPr>
        <w:t>패턴</w:t>
      </w:r>
      <w:r>
        <w:rPr>
          <w:rFonts w:ascii="Arial Unicode MS" w:eastAsia="Arial Unicode MS" w:hAnsi="Arial Unicode MS" w:cs="Arial Unicode MS"/>
        </w:rPr>
        <w:t xml:space="preserve"> 1</w:t>
      </w:r>
      <w:r>
        <w:rPr>
          <w:rFonts w:ascii="Arial Unicode MS" w:eastAsia="Arial Unicode MS" w:hAnsi="Arial Unicode MS" w:cs="Arial Unicode MS"/>
        </w:rPr>
        <w:t>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확장</w:t>
      </w:r>
      <w:r>
        <w:rPr>
          <w:rFonts w:ascii="Arial Unicode MS" w:eastAsia="Arial Unicode MS" w:hAnsi="Arial Unicode MS" w:cs="Arial Unicode MS"/>
        </w:rPr>
        <w:t xml:space="preserve">. </w:t>
      </w:r>
      <w:proofErr w:type="spellStart"/>
      <w:r>
        <w:rPr>
          <w:rFonts w:ascii="Arial Unicode MS" w:eastAsia="Arial Unicode MS" w:hAnsi="Arial Unicode MS" w:cs="Arial Unicode MS"/>
        </w:rPr>
        <w:t>Reasoning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모델을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최상위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티어로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추가한다</w:t>
      </w:r>
      <w:r>
        <w:rPr>
          <w:rFonts w:ascii="Arial Unicode MS" w:eastAsia="Arial Unicode MS" w:hAnsi="Arial Unicode MS" w:cs="Arial Unicode MS"/>
        </w:rPr>
        <w:t xml:space="preserve">. </w:t>
      </w:r>
      <w:proofErr w:type="spellStart"/>
      <w:r>
        <w:rPr>
          <w:rFonts w:ascii="Arial Unicode MS" w:eastAsia="Arial Unicode MS" w:hAnsi="Arial Unicode MS" w:cs="Arial Unicode MS"/>
        </w:rPr>
        <w:t>Thinking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토큰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비용이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높으므로</w:t>
      </w:r>
      <w:r>
        <w:rPr>
          <w:rFonts w:ascii="Arial Unicode MS" w:eastAsia="Arial Unicode MS" w:hAnsi="Arial Unicode MS" w:cs="Arial Unicode MS"/>
        </w:rPr>
        <w:t xml:space="preserve">, </w:t>
      </w:r>
      <w:proofErr w:type="spellStart"/>
      <w:r>
        <w:rPr>
          <w:rFonts w:ascii="Arial Unicode MS" w:eastAsia="Arial Unicode MS" w:hAnsi="Arial Unicode MS" w:cs="Arial Unicode MS"/>
        </w:rPr>
        <w:t>Reasoning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티어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라우팅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비율을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 xml:space="preserve">5~15% </w:t>
      </w:r>
      <w:r>
        <w:rPr>
          <w:rFonts w:ascii="Arial Unicode MS" w:eastAsia="Arial Unicode MS" w:hAnsi="Arial Unicode MS" w:cs="Arial Unicode MS"/>
          <w:b/>
          <w:bCs/>
        </w:rPr>
        <w:t>이내</w:t>
      </w:r>
      <w:r>
        <w:rPr>
          <w:rFonts w:ascii="Arial Unicode MS" w:eastAsia="Arial Unicode MS" w:hAnsi="Arial Unicode MS" w:cs="Arial Unicode MS"/>
        </w:rPr>
        <w:t>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통제를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권장한다</w:t>
      </w:r>
      <w:r>
        <w:rPr>
          <w:rFonts w:ascii="Arial Unicode MS" w:eastAsia="Arial Unicode MS" w:hAnsi="Arial Unicode MS" w:cs="Arial Unicode MS"/>
        </w:rPr>
        <w:t xml:space="preserve">. </w:t>
      </w:r>
      <w:r>
        <w:rPr>
          <w:rFonts w:ascii="Arial Unicode MS" w:eastAsia="Arial Unicode MS" w:hAnsi="Arial Unicode MS" w:cs="Arial Unicode MS"/>
        </w:rPr>
        <w:t>어떤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요청을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Reasoning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티어로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보낼지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기준</w:t>
      </w:r>
      <w:r>
        <w:rPr>
          <w:rFonts w:ascii="Arial Unicode MS" w:eastAsia="Arial Unicode MS" w:hAnsi="Arial Unicode MS" w:cs="Arial Unicode MS"/>
        </w:rPr>
        <w:t>(</w:t>
      </w:r>
      <w:r>
        <w:rPr>
          <w:rFonts w:ascii="Arial Unicode MS" w:eastAsia="Arial Unicode MS" w:hAnsi="Arial Unicode MS" w:cs="Arial Unicode MS"/>
        </w:rPr>
        <w:t>예</w:t>
      </w:r>
      <w:r>
        <w:rPr>
          <w:rFonts w:ascii="Arial Unicode MS" w:eastAsia="Arial Unicode MS" w:hAnsi="Arial Unicode MS" w:cs="Arial Unicode MS"/>
        </w:rPr>
        <w:t xml:space="preserve">: </w:t>
      </w:r>
      <w:r>
        <w:rPr>
          <w:rFonts w:ascii="Arial Unicode MS" w:eastAsia="Arial Unicode MS" w:hAnsi="Arial Unicode MS" w:cs="Arial Unicode MS"/>
        </w:rPr>
        <w:t>다단계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수학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정밀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코드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생성</w:t>
      </w:r>
      <w:r>
        <w:rPr>
          <w:rFonts w:ascii="Arial Unicode MS" w:eastAsia="Arial Unicode MS" w:hAnsi="Arial Unicode MS" w:cs="Arial Unicode MS"/>
        </w:rPr>
        <w:t>·</w:t>
      </w:r>
      <w:r>
        <w:rPr>
          <w:rFonts w:ascii="Arial Unicode MS" w:eastAsia="Arial Unicode MS" w:hAnsi="Arial Unicode MS" w:cs="Arial Unicode MS"/>
        </w:rPr>
        <w:t>디버깅</w:t>
      </w:r>
      <w:proofErr w:type="spellEnd"/>
      <w:r>
        <w:rPr>
          <w:rFonts w:ascii="Arial Unicode MS" w:eastAsia="Arial Unicode MS" w:hAnsi="Arial Unicode MS" w:cs="Arial Unicode MS"/>
        </w:rPr>
        <w:t>)</w:t>
      </w:r>
      <w:r>
        <w:rPr>
          <w:rFonts w:ascii="Arial Unicode MS" w:eastAsia="Arial Unicode MS" w:hAnsi="Arial Unicode MS" w:cs="Arial Unicode MS"/>
        </w:rPr>
        <w:t>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명확히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정의해야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한다</w:t>
      </w:r>
      <w:r>
        <w:rPr>
          <w:rFonts w:ascii="Arial Unicode MS" w:eastAsia="Arial Unicode MS" w:hAnsi="Arial Unicode MS" w:cs="Arial Unicode MS"/>
        </w:rPr>
        <w:t>.</w:t>
      </w:r>
    </w:p>
    <w:p w14:paraId="21AFB742" w14:textId="77777777" w:rsidR="00D80D8A" w:rsidRDefault="00BE6280">
      <w:r>
        <w:rPr>
          <w:noProof/>
        </w:rPr>
        <w:drawing>
          <wp:inline distT="114300" distB="114300" distL="114300" distR="114300" wp14:anchorId="775F51C7" wp14:editId="1ED1499D">
            <wp:extent cx="5731200" cy="2717800"/>
            <wp:effectExtent l="0" t="0" r="0" b="0"/>
            <wp:docPr id="4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17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D16301F" w14:textId="77777777" w:rsidR="00D80D8A" w:rsidRDefault="00D80D8A"/>
    <w:p w14:paraId="07410A9A" w14:textId="77777777" w:rsidR="00D80D8A" w:rsidRDefault="00D80D8A"/>
    <w:p w14:paraId="65407ACD" w14:textId="77777777" w:rsidR="00D80D8A" w:rsidRDefault="00D80D8A"/>
    <w:p w14:paraId="75B407E6" w14:textId="77777777" w:rsidR="00D80D8A" w:rsidRDefault="00D80D8A"/>
    <w:p w14:paraId="16A0054F" w14:textId="77777777" w:rsidR="00D80D8A" w:rsidRDefault="00BE6280">
      <w:pPr>
        <w:pStyle w:val="5"/>
      </w:pPr>
      <w:bookmarkStart w:id="54" w:name="_5xkl4oq1a3z6" w:colFirst="0" w:colLast="0"/>
      <w:bookmarkEnd w:id="54"/>
      <w:r>
        <w:rPr>
          <w:rFonts w:ascii="Arial Unicode MS" w:eastAsia="Arial Unicode MS" w:hAnsi="Arial Unicode MS" w:cs="Arial Unicode MS"/>
        </w:rPr>
        <w:t>패턴</w:t>
      </w:r>
      <w:r>
        <w:rPr>
          <w:rFonts w:ascii="Arial Unicode MS" w:eastAsia="Arial Unicode MS" w:hAnsi="Arial Unicode MS" w:cs="Arial Unicode MS"/>
        </w:rPr>
        <w:t xml:space="preserve"> 2: </w:t>
      </w:r>
      <w:r>
        <w:rPr>
          <w:rFonts w:ascii="Arial Unicode MS" w:eastAsia="Arial Unicode MS" w:hAnsi="Arial Unicode MS" w:cs="Arial Unicode MS"/>
        </w:rPr>
        <w:t>태스크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유형별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고정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라우팅</w:t>
      </w:r>
    </w:p>
    <w:p w14:paraId="13F859D4" w14:textId="77777777" w:rsidR="00D80D8A" w:rsidRDefault="00BE6280">
      <w:r>
        <w:rPr>
          <w:rFonts w:ascii="Arial Unicode MS" w:eastAsia="Arial Unicode MS" w:hAnsi="Arial Unicode MS" w:cs="Arial Unicode MS"/>
        </w:rPr>
        <w:t>태스크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유형을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사전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정의하고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각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유형에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최적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모델을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고정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배정한다</w:t>
      </w:r>
      <w:r>
        <w:rPr>
          <w:rFonts w:ascii="Arial Unicode MS" w:eastAsia="Arial Unicode MS" w:hAnsi="Arial Unicode MS" w:cs="Arial Unicode MS"/>
        </w:rPr>
        <w:t xml:space="preserve">. </w:t>
      </w:r>
      <w:r>
        <w:rPr>
          <w:rFonts w:ascii="Arial Unicode MS" w:eastAsia="Arial Unicode MS" w:hAnsi="Arial Unicode MS" w:cs="Arial Unicode MS"/>
        </w:rPr>
        <w:t>예</w:t>
      </w:r>
      <w:r>
        <w:rPr>
          <w:rFonts w:ascii="Arial Unicode MS" w:eastAsia="Arial Unicode MS" w:hAnsi="Arial Unicode MS" w:cs="Arial Unicode MS"/>
        </w:rPr>
        <w:t xml:space="preserve">: </w:t>
      </w:r>
      <w:r>
        <w:rPr>
          <w:rFonts w:ascii="Arial Unicode MS" w:eastAsia="Arial Unicode MS" w:hAnsi="Arial Unicode MS" w:cs="Arial Unicode MS"/>
        </w:rPr>
        <w:t>코드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생성</w:t>
      </w:r>
      <w:r>
        <w:rPr>
          <w:rFonts w:ascii="Arial Unicode MS" w:eastAsia="Arial Unicode MS" w:hAnsi="Arial Unicode MS" w:cs="Arial Unicode MS"/>
        </w:rPr>
        <w:t xml:space="preserve"> → </w:t>
      </w:r>
      <w:proofErr w:type="spellStart"/>
      <w:r>
        <w:rPr>
          <w:rFonts w:ascii="Arial Unicode MS" w:eastAsia="Arial Unicode MS" w:hAnsi="Arial Unicode MS" w:cs="Arial Unicode MS"/>
        </w:rPr>
        <w:t>Claude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Sonnet</w:t>
      </w:r>
      <w:proofErr w:type="spellEnd"/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문서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요약</w:t>
      </w:r>
      <w:r>
        <w:rPr>
          <w:rFonts w:ascii="Arial Unicode MS" w:eastAsia="Arial Unicode MS" w:hAnsi="Arial Unicode MS" w:cs="Arial Unicode MS"/>
        </w:rPr>
        <w:t xml:space="preserve"> → </w:t>
      </w:r>
      <w:proofErr w:type="spellStart"/>
      <w:r>
        <w:rPr>
          <w:rFonts w:ascii="Arial Unicode MS" w:eastAsia="Arial Unicode MS" w:hAnsi="Arial Unicode MS" w:cs="Arial Unicode MS"/>
        </w:rPr>
        <w:t>Gemini</w:t>
      </w:r>
      <w:proofErr w:type="spellEnd"/>
      <w:r>
        <w:rPr>
          <w:rFonts w:ascii="Arial Unicode MS" w:eastAsia="Arial Unicode MS" w:hAnsi="Arial Unicode MS" w:cs="Arial Unicode MS"/>
        </w:rPr>
        <w:t xml:space="preserve"> 2.5 </w:t>
      </w:r>
      <w:proofErr w:type="spellStart"/>
      <w:r>
        <w:rPr>
          <w:rFonts w:ascii="Arial Unicode MS" w:eastAsia="Arial Unicode MS" w:hAnsi="Arial Unicode MS" w:cs="Arial Unicode MS"/>
        </w:rPr>
        <w:t>Pro</w:t>
      </w:r>
      <w:proofErr w:type="spellEnd"/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단순</w:t>
      </w:r>
      <w:r>
        <w:rPr>
          <w:rFonts w:ascii="Arial Unicode MS" w:eastAsia="Arial Unicode MS" w:hAnsi="Arial Unicode MS" w:cs="Arial Unicode MS"/>
        </w:rPr>
        <w:t xml:space="preserve"> Q&amp;A → GPT-4.1 </w:t>
      </w:r>
      <w:proofErr w:type="spellStart"/>
      <w:r>
        <w:rPr>
          <w:rFonts w:ascii="Arial Unicode MS" w:eastAsia="Arial Unicode MS" w:hAnsi="Arial Unicode MS" w:cs="Arial Unicode MS"/>
        </w:rPr>
        <w:t>Nano</w:t>
      </w:r>
      <w:proofErr w:type="spellEnd"/>
      <w:r>
        <w:rPr>
          <w:rFonts w:ascii="Arial Unicode MS" w:eastAsia="Arial Unicode MS" w:hAnsi="Arial Unicode MS" w:cs="Arial Unicode MS"/>
        </w:rPr>
        <w:t xml:space="preserve">. </w:t>
      </w:r>
      <w:r>
        <w:rPr>
          <w:rFonts w:ascii="Arial Unicode MS" w:eastAsia="Arial Unicode MS" w:hAnsi="Arial Unicode MS" w:cs="Arial Unicode MS"/>
        </w:rPr>
        <w:t>구현이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단순하고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비용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예측이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가능하나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새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태스크가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늘어날수록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규칙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관리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비용이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증가한다</w:t>
      </w:r>
      <w:r>
        <w:rPr>
          <w:rFonts w:ascii="Arial Unicode MS" w:eastAsia="Arial Unicode MS" w:hAnsi="Arial Unicode MS" w:cs="Arial Unicode MS"/>
        </w:rPr>
        <w:t>.</w:t>
      </w:r>
    </w:p>
    <w:p w14:paraId="399AE159" w14:textId="77777777" w:rsidR="00D80D8A" w:rsidRDefault="00BE6280">
      <w:pPr>
        <w:pStyle w:val="4"/>
      </w:pPr>
      <w:bookmarkStart w:id="55" w:name="_xixrtqdnhft0" w:colFirst="0" w:colLast="0"/>
      <w:bookmarkEnd w:id="55"/>
      <w:r>
        <w:rPr>
          <w:noProof/>
        </w:rPr>
        <w:lastRenderedPageBreak/>
        <w:drawing>
          <wp:inline distT="114300" distB="114300" distL="114300" distR="114300" wp14:anchorId="5E01CB7F" wp14:editId="05E8C193">
            <wp:extent cx="5731200" cy="2476500"/>
            <wp:effectExtent l="0" t="0" r="0" b="0"/>
            <wp:docPr id="6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76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5C3EA2E" w14:textId="77777777" w:rsidR="00D80D8A" w:rsidRDefault="00BE6280">
      <w:pPr>
        <w:pStyle w:val="5"/>
      </w:pPr>
      <w:bookmarkStart w:id="56" w:name="_gilthj6wf7um" w:colFirst="0" w:colLast="0"/>
      <w:bookmarkEnd w:id="56"/>
      <w:r>
        <w:rPr>
          <w:rFonts w:ascii="Arial Unicode MS" w:eastAsia="Arial Unicode MS" w:hAnsi="Arial Unicode MS" w:cs="Arial Unicode MS"/>
        </w:rPr>
        <w:t>패턴</w:t>
      </w:r>
      <w:r>
        <w:rPr>
          <w:rFonts w:ascii="Arial Unicode MS" w:eastAsia="Arial Unicode MS" w:hAnsi="Arial Unicode MS" w:cs="Arial Unicode MS"/>
        </w:rPr>
        <w:t xml:space="preserve"> 3: </w:t>
      </w:r>
      <w:r>
        <w:rPr>
          <w:rFonts w:ascii="Arial Unicode MS" w:eastAsia="Arial Unicode MS" w:hAnsi="Arial Unicode MS" w:cs="Arial Unicode MS"/>
        </w:rPr>
        <w:t>비용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상한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기반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동적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전환</w:t>
      </w:r>
      <w:r>
        <w:rPr>
          <w:rFonts w:ascii="Arial Unicode MS" w:eastAsia="Arial Unicode MS" w:hAnsi="Arial Unicode MS" w:cs="Arial Unicode MS"/>
        </w:rPr>
        <w:t xml:space="preserve"> (</w:t>
      </w:r>
      <w:proofErr w:type="spellStart"/>
      <w:r>
        <w:rPr>
          <w:rFonts w:ascii="Arial Unicode MS" w:eastAsia="Arial Unicode MS" w:hAnsi="Arial Unicode MS" w:cs="Arial Unicode MS"/>
        </w:rPr>
        <w:t>Fallback</w:t>
      </w:r>
      <w:proofErr w:type="spellEnd"/>
      <w:r>
        <w:rPr>
          <w:rFonts w:ascii="Arial Unicode MS" w:eastAsia="Arial Unicode MS" w:hAnsi="Arial Unicode MS" w:cs="Arial Unicode MS"/>
        </w:rPr>
        <w:t>)</w:t>
      </w:r>
    </w:p>
    <w:p w14:paraId="47FB87D4" w14:textId="77777777" w:rsidR="00D80D8A" w:rsidRDefault="00BE6280">
      <w:r>
        <w:rPr>
          <w:rFonts w:ascii="Arial Unicode MS" w:eastAsia="Arial Unicode MS" w:hAnsi="Arial Unicode MS" w:cs="Arial Unicode MS"/>
        </w:rPr>
        <w:t>일별</w:t>
      </w:r>
      <w:r>
        <w:rPr>
          <w:rFonts w:ascii="Arial Unicode MS" w:eastAsia="Arial Unicode MS" w:hAnsi="Arial Unicode MS" w:cs="Arial Unicode MS"/>
        </w:rPr>
        <w:t>/</w:t>
      </w:r>
      <w:r>
        <w:rPr>
          <w:rFonts w:ascii="Arial Unicode MS" w:eastAsia="Arial Unicode MS" w:hAnsi="Arial Unicode MS" w:cs="Arial Unicode MS"/>
        </w:rPr>
        <w:t>월별</w:t>
      </w:r>
      <w:r>
        <w:rPr>
          <w:rFonts w:ascii="Arial Unicode MS" w:eastAsia="Arial Unicode MS" w:hAnsi="Arial Unicode MS" w:cs="Arial Unicode MS"/>
        </w:rPr>
        <w:t xml:space="preserve"> API </w:t>
      </w:r>
      <w:r>
        <w:rPr>
          <w:rFonts w:ascii="Arial Unicode MS" w:eastAsia="Arial Unicode MS" w:hAnsi="Arial Unicode MS" w:cs="Arial Unicode MS"/>
        </w:rPr>
        <w:t>예산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상한을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설정하고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상한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도달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저비용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모델로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자동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전환한다</w:t>
      </w:r>
      <w:r>
        <w:rPr>
          <w:rFonts w:ascii="Arial Unicode MS" w:eastAsia="Arial Unicode MS" w:hAnsi="Arial Unicode MS" w:cs="Arial Unicode MS"/>
        </w:rPr>
        <w:t xml:space="preserve">. </w:t>
      </w:r>
      <w:r>
        <w:rPr>
          <w:rFonts w:ascii="Arial Unicode MS" w:eastAsia="Arial Unicode MS" w:hAnsi="Arial Unicode MS" w:cs="Arial Unicode MS"/>
        </w:rPr>
        <w:t>비용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통제가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명확하나</w:t>
      </w:r>
      <w:r>
        <w:rPr>
          <w:rFonts w:ascii="Arial Unicode MS" w:eastAsia="Arial Unicode MS" w:hAnsi="Arial Unicode MS" w:cs="Arial Unicode MS"/>
        </w:rPr>
        <w:t>,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전환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시점에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품질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변동이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사용자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경험에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영향을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있으므로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서비스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정책</w:t>
      </w:r>
      <w:r>
        <w:rPr>
          <w:rFonts w:ascii="Arial Unicode MS" w:eastAsia="Arial Unicode MS" w:hAnsi="Arial Unicode MS" w:cs="Arial Unicode MS"/>
        </w:rPr>
        <w:t>(</w:t>
      </w:r>
      <w:r>
        <w:rPr>
          <w:rFonts w:ascii="Arial Unicode MS" w:eastAsia="Arial Unicode MS" w:hAnsi="Arial Unicode MS" w:cs="Arial Unicode MS"/>
        </w:rPr>
        <w:t>예</w:t>
      </w:r>
      <w:r>
        <w:rPr>
          <w:rFonts w:ascii="Arial Unicode MS" w:eastAsia="Arial Unicode MS" w:hAnsi="Arial Unicode MS" w:cs="Arial Unicode MS"/>
        </w:rPr>
        <w:t xml:space="preserve">: </w:t>
      </w:r>
      <w:r>
        <w:rPr>
          <w:rFonts w:ascii="Arial Unicode MS" w:eastAsia="Arial Unicode MS" w:hAnsi="Arial Unicode MS" w:cs="Arial Unicode MS"/>
        </w:rPr>
        <w:t>사용자에게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품질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저하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안내</w:t>
      </w:r>
      <w:r>
        <w:rPr>
          <w:rFonts w:ascii="Arial Unicode MS" w:eastAsia="Arial Unicode MS" w:hAnsi="Arial Unicode MS" w:cs="Arial Unicode MS"/>
        </w:rPr>
        <w:t>)</w:t>
      </w:r>
      <w:r>
        <w:rPr>
          <w:rFonts w:ascii="Arial Unicode MS" w:eastAsia="Arial Unicode MS" w:hAnsi="Arial Unicode MS" w:cs="Arial Unicode MS"/>
        </w:rPr>
        <w:t>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함께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설계해야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한다</w:t>
      </w:r>
      <w:r>
        <w:rPr>
          <w:rFonts w:ascii="Arial Unicode MS" w:eastAsia="Arial Unicode MS" w:hAnsi="Arial Unicode MS" w:cs="Arial Unicode MS"/>
        </w:rPr>
        <w:t>.</w:t>
      </w:r>
    </w:p>
    <w:p w14:paraId="1796B4CC" w14:textId="77777777" w:rsidR="00D80D8A" w:rsidRDefault="00BE6280">
      <w:r>
        <w:rPr>
          <w:noProof/>
        </w:rPr>
        <w:drawing>
          <wp:inline distT="114300" distB="114300" distL="114300" distR="114300" wp14:anchorId="4D56D03C" wp14:editId="167F719B">
            <wp:extent cx="5731200" cy="1879600"/>
            <wp:effectExtent l="0" t="0" r="0" b="0"/>
            <wp:docPr id="7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79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BA2B55A" w14:textId="77777777" w:rsidR="00D80D8A" w:rsidRDefault="00D80D8A"/>
    <w:p w14:paraId="7C13FCDB" w14:textId="77777777" w:rsidR="00D80D8A" w:rsidRDefault="00D80D8A"/>
    <w:p w14:paraId="25D8627C" w14:textId="77777777" w:rsidR="00D80D8A" w:rsidRDefault="00D80D8A">
      <w:pPr>
        <w:pStyle w:val="4"/>
      </w:pPr>
      <w:bookmarkStart w:id="57" w:name="_26zfydhh85io" w:colFirst="0" w:colLast="0"/>
      <w:bookmarkEnd w:id="57"/>
    </w:p>
    <w:p w14:paraId="7946EB83" w14:textId="77777777" w:rsidR="00D80D8A" w:rsidRDefault="00D80D8A"/>
    <w:p w14:paraId="30C5F0D5" w14:textId="77777777" w:rsidR="00D80D8A" w:rsidRDefault="00D80D8A"/>
    <w:p w14:paraId="34B4F91D" w14:textId="77777777" w:rsidR="00D80D8A" w:rsidRDefault="00D80D8A"/>
    <w:p w14:paraId="1DC5B04B" w14:textId="77777777" w:rsidR="00D80D8A" w:rsidRDefault="00D80D8A"/>
    <w:p w14:paraId="4408F028" w14:textId="77777777" w:rsidR="00D80D8A" w:rsidRDefault="00D80D8A"/>
    <w:p w14:paraId="25F2103D" w14:textId="77777777" w:rsidR="00D80D8A" w:rsidRDefault="00BE6280">
      <w:pPr>
        <w:pStyle w:val="4"/>
      </w:pPr>
      <w:bookmarkStart w:id="58" w:name="_auap1smmxkss" w:colFirst="0" w:colLast="0"/>
      <w:bookmarkEnd w:id="58"/>
      <w:proofErr w:type="spellStart"/>
      <w:r>
        <w:t>Multi-Provider</w:t>
      </w:r>
      <w:proofErr w:type="spellEnd"/>
      <w:r>
        <w:t xml:space="preserve"> </w:t>
      </w:r>
      <w:proofErr w:type="spellStart"/>
      <w:r>
        <w:t>Failover</w:t>
      </w:r>
      <w:proofErr w:type="spellEnd"/>
    </w:p>
    <w:p w14:paraId="5265C89B" w14:textId="77777777" w:rsidR="00D80D8A" w:rsidRDefault="00BE6280">
      <w:r>
        <w:rPr>
          <w:rFonts w:ascii="Arial Unicode MS" w:eastAsia="Arial Unicode MS" w:hAnsi="Arial Unicode MS" w:cs="Arial Unicode MS"/>
        </w:rPr>
        <w:t>라우팅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패턴을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선택했다면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마지막으로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장애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시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대체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경로</w:t>
      </w:r>
      <w:r>
        <w:rPr>
          <w:rFonts w:ascii="Arial Unicode MS" w:eastAsia="Arial Unicode MS" w:hAnsi="Arial Unicode MS" w:cs="Arial Unicode MS"/>
        </w:rPr>
        <w:t>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함께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설계해야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한다</w:t>
      </w:r>
      <w:r>
        <w:rPr>
          <w:rFonts w:ascii="Arial Unicode MS" w:eastAsia="Arial Unicode MS" w:hAnsi="Arial Unicode MS" w:cs="Arial Unicode MS"/>
        </w:rPr>
        <w:t xml:space="preserve">. </w:t>
      </w:r>
      <w:r>
        <w:rPr>
          <w:rFonts w:ascii="Arial Unicode MS" w:eastAsia="Arial Unicode MS" w:hAnsi="Arial Unicode MS" w:cs="Arial Unicode MS"/>
        </w:rPr>
        <w:t>라우팅과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Failover</w:t>
      </w:r>
      <w:r>
        <w:rPr>
          <w:rFonts w:ascii="Arial Unicode MS" w:eastAsia="Arial Unicode MS" w:hAnsi="Arial Unicode MS" w:cs="Arial Unicode MS"/>
        </w:rPr>
        <w:t>는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같은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라우터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안에서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동작하므로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패턴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설계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시점에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함께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정의하는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것을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권장한다</w:t>
      </w:r>
      <w:r>
        <w:rPr>
          <w:rFonts w:ascii="Arial Unicode MS" w:eastAsia="Arial Unicode MS" w:hAnsi="Arial Unicode MS" w:cs="Arial Unicode MS"/>
        </w:rPr>
        <w:t>.</w:t>
      </w:r>
    </w:p>
    <w:p w14:paraId="25CDB0FC" w14:textId="77777777" w:rsidR="00D80D8A" w:rsidRDefault="00D80D8A">
      <w:pPr>
        <w:pBdr>
          <w:top w:val="nil"/>
          <w:left w:val="nil"/>
          <w:bottom w:val="nil"/>
          <w:right w:val="nil"/>
          <w:between w:val="nil"/>
        </w:pBdr>
      </w:pPr>
    </w:p>
    <w:tbl>
      <w:tblPr>
        <w:tblStyle w:val="aff9"/>
        <w:tblW w:w="9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10"/>
        <w:gridCol w:w="7890"/>
      </w:tblGrid>
      <w:tr w:rsidR="00D80D8A" w14:paraId="3E16EA21" w14:textId="77777777">
        <w:trPr>
          <w:tblHeader/>
        </w:trPr>
        <w:tc>
          <w:tcPr>
            <w:tcW w:w="111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0B82BF" w14:textId="77777777" w:rsidR="00D80D8A" w:rsidRDefault="00BE6280">
            <w:pPr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lastRenderedPageBreak/>
              <w:t>항목</w:t>
            </w:r>
          </w:p>
        </w:tc>
        <w:tc>
          <w:tcPr>
            <w:tcW w:w="789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A3B300" w14:textId="77777777" w:rsidR="00D80D8A" w:rsidRDefault="00BE6280">
            <w:pPr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권장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원칙</w:t>
            </w:r>
          </w:p>
        </w:tc>
      </w:tr>
      <w:tr w:rsidR="00D80D8A" w14:paraId="6A7370F1" w14:textId="77777777">
        <w:tc>
          <w:tcPr>
            <w:tcW w:w="11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20D9BF" w14:textId="77777777" w:rsidR="00D80D8A" w:rsidRDefault="00BE6280">
            <w:r>
              <w:rPr>
                <w:rFonts w:ascii="Arial Unicode MS" w:eastAsia="Arial Unicode MS" w:hAnsi="Arial Unicode MS" w:cs="Arial Unicode MS"/>
              </w:rPr>
              <w:t>기본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구성</w:t>
            </w:r>
          </w:p>
        </w:tc>
        <w:tc>
          <w:tcPr>
            <w:tcW w:w="78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4E1B20" w14:textId="77777777" w:rsidR="00D80D8A" w:rsidRDefault="00BE6280">
            <w:proofErr w:type="spellStart"/>
            <w:r>
              <w:rPr>
                <w:rFonts w:ascii="Arial Unicode MS" w:eastAsia="Arial Unicode MS" w:hAnsi="Arial Unicode MS" w:cs="Arial Unicode MS"/>
              </w:rPr>
              <w:t>Primary-Secondary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구조</w:t>
            </w:r>
            <w:r>
              <w:rPr>
                <w:rFonts w:ascii="Arial Unicode MS" w:eastAsia="Arial Unicode MS" w:hAnsi="Arial Unicode MS" w:cs="Arial Unicode MS"/>
              </w:rPr>
              <w:t xml:space="preserve">. </w:t>
            </w:r>
            <w:r>
              <w:rPr>
                <w:rFonts w:ascii="Arial Unicode MS" w:eastAsia="Arial Unicode MS" w:hAnsi="Arial Unicode MS" w:cs="Arial Unicode MS"/>
              </w:rPr>
              <w:t>예</w:t>
            </w:r>
            <w:r>
              <w:rPr>
                <w:rFonts w:ascii="Arial Unicode MS" w:eastAsia="Arial Unicode MS" w:hAnsi="Arial Unicode MS" w:cs="Arial Unicode MS"/>
              </w:rPr>
              <w:t xml:space="preserve">: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Claude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Sonnet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>(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Primary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>) → GPT-5(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Secondary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>).</w:t>
            </w:r>
          </w:p>
        </w:tc>
      </w:tr>
      <w:tr w:rsidR="00D80D8A" w14:paraId="147DC066" w14:textId="77777777">
        <w:tc>
          <w:tcPr>
            <w:tcW w:w="11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C0B0FA" w14:textId="77777777" w:rsidR="00D80D8A" w:rsidRDefault="00BE6280">
            <w:r>
              <w:rPr>
                <w:rFonts w:ascii="Arial Unicode MS" w:eastAsia="Arial Unicode MS" w:hAnsi="Arial Unicode MS" w:cs="Arial Unicode MS"/>
              </w:rPr>
              <w:t>전환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조건</w:t>
            </w:r>
          </w:p>
        </w:tc>
        <w:tc>
          <w:tcPr>
            <w:tcW w:w="78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526873" w14:textId="77777777" w:rsidR="00D80D8A" w:rsidRDefault="00BE6280">
            <w:r>
              <w:rPr>
                <w:rFonts w:ascii="Arial Unicode MS" w:eastAsia="Arial Unicode MS" w:hAnsi="Arial Unicode MS" w:cs="Arial Unicode MS"/>
              </w:rPr>
              <w:t>장애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Rate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Limit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초과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응답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지연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급증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특정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기능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오류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등</w:t>
            </w:r>
            <w:r>
              <w:rPr>
                <w:rFonts w:ascii="Arial Unicode MS" w:eastAsia="Arial Unicode MS" w:hAnsi="Arial Unicode MS" w:cs="Arial Unicode MS"/>
              </w:rPr>
              <w:t>.</w:t>
            </w:r>
          </w:p>
        </w:tc>
      </w:tr>
      <w:tr w:rsidR="00D80D8A" w14:paraId="1CBDD09C" w14:textId="77777777">
        <w:tc>
          <w:tcPr>
            <w:tcW w:w="11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4ABA82" w14:textId="77777777" w:rsidR="00D80D8A" w:rsidRDefault="00BE6280">
            <w:r>
              <w:rPr>
                <w:rFonts w:ascii="Arial Unicode MS" w:eastAsia="Arial Unicode MS" w:hAnsi="Arial Unicode MS" w:cs="Arial Unicode MS"/>
              </w:rPr>
              <w:t>사전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검증</w:t>
            </w:r>
          </w:p>
        </w:tc>
        <w:tc>
          <w:tcPr>
            <w:tcW w:w="78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E1E292" w14:textId="77777777" w:rsidR="00D80D8A" w:rsidRDefault="00BE6280">
            <w:proofErr w:type="spellStart"/>
            <w:r>
              <w:rPr>
                <w:rFonts w:ascii="Arial Unicode MS" w:eastAsia="Arial Unicode MS" w:hAnsi="Arial Unicode MS" w:cs="Arial Unicode MS"/>
              </w:rPr>
              <w:t>Provider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간</w:t>
            </w:r>
            <w:r>
              <w:rPr>
                <w:rFonts w:ascii="Arial Unicode MS" w:eastAsia="Arial Unicode MS" w:hAnsi="Arial Unicode MS" w:cs="Arial Unicode MS"/>
              </w:rPr>
              <w:t xml:space="preserve"> System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Prompt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해석</w:t>
            </w:r>
            <w:r>
              <w:rPr>
                <w:rFonts w:ascii="Arial Unicode MS" w:eastAsia="Arial Unicode MS" w:hAnsi="Arial Unicode MS" w:cs="Arial Unicode MS"/>
              </w:rPr>
              <w:t xml:space="preserve">, Tool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Use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스키마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응답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형식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차이를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사전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테스트</w:t>
            </w:r>
            <w:r>
              <w:rPr>
                <w:rFonts w:ascii="Arial Unicode MS" w:eastAsia="Arial Unicode MS" w:hAnsi="Arial Unicode MS" w:cs="Arial Unicode MS"/>
              </w:rPr>
              <w:t>.</w:t>
            </w:r>
          </w:p>
        </w:tc>
      </w:tr>
      <w:tr w:rsidR="00D80D8A" w14:paraId="79A7506F" w14:textId="77777777">
        <w:tc>
          <w:tcPr>
            <w:tcW w:w="11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F8B4C8" w14:textId="77777777" w:rsidR="00D80D8A" w:rsidRDefault="00BE6280">
            <w:r>
              <w:rPr>
                <w:rFonts w:ascii="Arial Unicode MS" w:eastAsia="Arial Unicode MS" w:hAnsi="Arial Unicode MS" w:cs="Arial Unicode MS"/>
              </w:rPr>
              <w:t>운영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원칙</w:t>
            </w:r>
          </w:p>
        </w:tc>
        <w:tc>
          <w:tcPr>
            <w:tcW w:w="78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3C3AC4" w14:textId="77777777" w:rsidR="00D80D8A" w:rsidRDefault="00BE6280">
            <w:r>
              <w:rPr>
                <w:rFonts w:ascii="Arial Unicode MS" w:eastAsia="Arial Unicode MS" w:hAnsi="Arial Unicode MS" w:cs="Arial Unicode MS"/>
              </w:rPr>
              <w:t>분기별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의도적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Failover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테스트와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롤백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절차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문서화</w:t>
            </w:r>
            <w:r>
              <w:rPr>
                <w:rFonts w:ascii="Arial Unicode MS" w:eastAsia="Arial Unicode MS" w:hAnsi="Arial Unicode MS" w:cs="Arial Unicode MS"/>
              </w:rPr>
              <w:t>.</w:t>
            </w:r>
          </w:p>
        </w:tc>
      </w:tr>
    </w:tbl>
    <w:p w14:paraId="22C5AD5C" w14:textId="77777777" w:rsidR="00D80D8A" w:rsidRDefault="00D80D8A">
      <w:pPr>
        <w:pBdr>
          <w:top w:val="nil"/>
          <w:left w:val="nil"/>
          <w:bottom w:val="nil"/>
          <w:right w:val="nil"/>
          <w:between w:val="nil"/>
        </w:pBdr>
      </w:pPr>
    </w:p>
    <w:p w14:paraId="14985FCB" w14:textId="77777777" w:rsidR="00D80D8A" w:rsidRDefault="00BE6280">
      <w:r>
        <w:rPr>
          <w:rFonts w:ascii="Arial Unicode MS" w:eastAsia="Arial Unicode MS" w:hAnsi="Arial Unicode MS" w:cs="Arial Unicode MS"/>
        </w:rPr>
        <w:t>라우팅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패턴과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Failover</w:t>
      </w:r>
      <w:r>
        <w:rPr>
          <w:rFonts w:ascii="Arial Unicode MS" w:eastAsia="Arial Unicode MS" w:hAnsi="Arial Unicode MS" w:cs="Arial Unicode MS"/>
        </w:rPr>
        <w:t>를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결정한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뒤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운영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단계에서의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라우팅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정확도</w:t>
      </w:r>
      <w:r>
        <w:rPr>
          <w:rFonts w:ascii="Arial Unicode MS" w:eastAsia="Arial Unicode MS" w:hAnsi="Arial Unicode MS" w:cs="Arial Unicode MS"/>
        </w:rPr>
        <w:t>·</w:t>
      </w:r>
      <w:r>
        <w:rPr>
          <w:rFonts w:ascii="Arial Unicode MS" w:eastAsia="Arial Unicode MS" w:hAnsi="Arial Unicode MS" w:cs="Arial Unicode MS"/>
        </w:rPr>
        <w:t>비용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절감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효과</w:t>
      </w:r>
      <w:r>
        <w:rPr>
          <w:rFonts w:ascii="Arial Unicode MS" w:eastAsia="Arial Unicode MS" w:hAnsi="Arial Unicode MS" w:cs="Arial Unicode MS"/>
        </w:rPr>
        <w:t>·</w:t>
      </w:r>
      <w:r>
        <w:rPr>
          <w:rFonts w:ascii="Arial Unicode MS" w:eastAsia="Arial Unicode MS" w:hAnsi="Arial Unicode MS" w:cs="Arial Unicode MS"/>
        </w:rPr>
        <w:t>장애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전환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성공률은</w:t>
      </w:r>
      <w:r>
        <w:rPr>
          <w:rFonts w:ascii="Arial Unicode MS" w:eastAsia="Arial Unicode MS" w:hAnsi="Arial Unicode MS" w:cs="Arial Unicode MS"/>
        </w:rPr>
        <w:t xml:space="preserve"> 10</w:t>
      </w:r>
      <w:r>
        <w:rPr>
          <w:rFonts w:ascii="Arial Unicode MS" w:eastAsia="Arial Unicode MS" w:hAnsi="Arial Unicode MS" w:cs="Arial Unicode MS"/>
        </w:rPr>
        <w:t>장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Observability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도구로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지속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모니터링한다</w:t>
      </w:r>
      <w:r>
        <w:rPr>
          <w:rFonts w:ascii="Arial Unicode MS" w:eastAsia="Arial Unicode MS" w:hAnsi="Arial Unicode MS" w:cs="Arial Unicode MS"/>
        </w:rPr>
        <w:t>.</w:t>
      </w:r>
    </w:p>
    <w:p w14:paraId="349F9928" w14:textId="77777777" w:rsidR="00D80D8A" w:rsidRDefault="00D80D8A"/>
    <w:p w14:paraId="69C36606" w14:textId="77777777" w:rsidR="00D80D8A" w:rsidRDefault="00BE6280">
      <w:pPr>
        <w:pStyle w:val="3"/>
      </w:pPr>
      <w:bookmarkStart w:id="59" w:name="_j17lvzxf1qzl" w:colFirst="0" w:colLast="0"/>
      <w:bookmarkEnd w:id="59"/>
      <w:r>
        <w:rPr>
          <w:rFonts w:ascii="Arial Unicode MS" w:eastAsia="Arial Unicode MS" w:hAnsi="Arial Unicode MS" w:cs="Arial Unicode MS"/>
        </w:rPr>
        <w:t xml:space="preserve">3.5 LLM </w:t>
      </w:r>
      <w:r>
        <w:rPr>
          <w:rFonts w:ascii="Arial Unicode MS" w:eastAsia="Arial Unicode MS" w:hAnsi="Arial Unicode MS" w:cs="Arial Unicode MS"/>
        </w:rPr>
        <w:t>교체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전략</w:t>
      </w:r>
    </w:p>
    <w:p w14:paraId="082DF3DC" w14:textId="77777777" w:rsidR="00D80D8A" w:rsidRDefault="00BE6280">
      <w:r>
        <w:rPr>
          <w:rFonts w:ascii="Arial Unicode MS" w:eastAsia="Arial Unicode MS" w:hAnsi="Arial Unicode MS" w:cs="Arial Unicode MS"/>
        </w:rPr>
        <w:t>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절은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운영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중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모델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교체가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필요한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시점에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참조</w:t>
      </w:r>
      <w:r>
        <w:rPr>
          <w:rFonts w:ascii="Arial Unicode MS" w:eastAsia="Arial Unicode MS" w:hAnsi="Arial Unicode MS" w:cs="Arial Unicode MS"/>
        </w:rPr>
        <w:t>한다</w:t>
      </w:r>
      <w:r>
        <w:rPr>
          <w:rFonts w:ascii="Arial Unicode MS" w:eastAsia="Arial Unicode MS" w:hAnsi="Arial Unicode MS" w:cs="Arial Unicode MS"/>
        </w:rPr>
        <w:t xml:space="preserve">. </w:t>
      </w:r>
      <w:r>
        <w:rPr>
          <w:rFonts w:ascii="Arial Unicode MS" w:eastAsia="Arial Unicode MS" w:hAnsi="Arial Unicode MS" w:cs="Arial Unicode MS"/>
        </w:rPr>
        <w:t>초기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모델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선정은</w:t>
      </w:r>
      <w:r>
        <w:rPr>
          <w:rFonts w:ascii="Arial Unicode MS" w:eastAsia="Arial Unicode MS" w:hAnsi="Arial Unicode MS" w:cs="Arial Unicode MS"/>
        </w:rPr>
        <w:t xml:space="preserve"> 3.1~3.4</w:t>
      </w:r>
      <w:r>
        <w:rPr>
          <w:rFonts w:ascii="Arial Unicode MS" w:eastAsia="Arial Unicode MS" w:hAnsi="Arial Unicode MS" w:cs="Arial Unicode MS"/>
        </w:rPr>
        <w:t>에서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완료되며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절은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서비스가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운영되는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동안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신규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모델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출시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비용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변화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성능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요구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변경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등으로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교체를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검토할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때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적용한다</w:t>
      </w:r>
      <w:r>
        <w:rPr>
          <w:rFonts w:ascii="Arial Unicode MS" w:eastAsia="Arial Unicode MS" w:hAnsi="Arial Unicode MS" w:cs="Arial Unicode MS"/>
        </w:rPr>
        <w:t>.</w:t>
      </w:r>
    </w:p>
    <w:p w14:paraId="65F1062D" w14:textId="77777777" w:rsidR="00D80D8A" w:rsidRDefault="00D80D8A">
      <w:pPr>
        <w:pBdr>
          <w:top w:val="nil"/>
          <w:left w:val="nil"/>
          <w:bottom w:val="nil"/>
          <w:right w:val="nil"/>
          <w:between w:val="nil"/>
        </w:pBdr>
      </w:pPr>
    </w:p>
    <w:p w14:paraId="6A86E295" w14:textId="77777777" w:rsidR="00D80D8A" w:rsidRDefault="00BE6280">
      <w:r>
        <w:rPr>
          <w:rFonts w:ascii="Arial Unicode MS" w:eastAsia="Arial Unicode MS" w:hAnsi="Arial Unicode MS" w:cs="Arial Unicode MS"/>
          <w:b/>
          <w:bCs/>
        </w:rPr>
        <w:t>교체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의사결정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원칙</w:t>
      </w:r>
      <w:r>
        <w:rPr>
          <w:rFonts w:ascii="Arial Unicode MS" w:eastAsia="Arial Unicode MS" w:hAnsi="Arial Unicode MS" w:cs="Arial Unicode MS"/>
        </w:rPr>
        <w:t xml:space="preserve">: LLM </w:t>
      </w:r>
      <w:r>
        <w:rPr>
          <w:rFonts w:ascii="Arial Unicode MS" w:eastAsia="Arial Unicode MS" w:hAnsi="Arial Unicode MS" w:cs="Arial Unicode MS"/>
        </w:rPr>
        <w:t>시장은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빠르게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변하며</w:t>
      </w:r>
      <w:r>
        <w:rPr>
          <w:rFonts w:ascii="Arial Unicode MS" w:eastAsia="Arial Unicode MS" w:hAnsi="Arial Unicode MS" w:cs="Arial Unicode MS"/>
        </w:rPr>
        <w:t>, "</w:t>
      </w:r>
      <w:r>
        <w:rPr>
          <w:rFonts w:ascii="Arial Unicode MS" w:eastAsia="Arial Unicode MS" w:hAnsi="Arial Unicode MS" w:cs="Arial Unicode MS"/>
        </w:rPr>
        <w:t>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최신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모델</w:t>
      </w:r>
      <w:r>
        <w:rPr>
          <w:rFonts w:ascii="Arial Unicode MS" w:eastAsia="Arial Unicode MS" w:hAnsi="Arial Unicode MS" w:cs="Arial Unicode MS"/>
        </w:rPr>
        <w:t>"</w:t>
      </w:r>
      <w:r>
        <w:rPr>
          <w:rFonts w:ascii="Arial Unicode MS" w:eastAsia="Arial Unicode MS" w:hAnsi="Arial Unicode MS" w:cs="Arial Unicode MS"/>
        </w:rPr>
        <w:t>이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항상</w:t>
      </w:r>
      <w:r>
        <w:rPr>
          <w:rFonts w:ascii="Arial Unicode MS" w:eastAsia="Arial Unicode MS" w:hAnsi="Arial Unicode MS" w:cs="Arial Unicode MS"/>
        </w:rPr>
        <w:t xml:space="preserve"> "</w:t>
      </w:r>
      <w:r>
        <w:rPr>
          <w:rFonts w:ascii="Arial Unicode MS" w:eastAsia="Arial Unicode MS" w:hAnsi="Arial Unicode MS" w:cs="Arial Unicode MS"/>
        </w:rPr>
        <w:t>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적합한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모델</w:t>
      </w:r>
      <w:r>
        <w:rPr>
          <w:rFonts w:ascii="Arial Unicode MS" w:eastAsia="Arial Unicode MS" w:hAnsi="Arial Unicode MS" w:cs="Arial Unicode MS"/>
        </w:rPr>
        <w:t>"</w:t>
      </w:r>
      <w:r>
        <w:rPr>
          <w:rFonts w:ascii="Arial Unicode MS" w:eastAsia="Arial Unicode MS" w:hAnsi="Arial Unicode MS" w:cs="Arial Unicode MS"/>
        </w:rPr>
        <w:t>을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의미하지는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않는다</w:t>
      </w:r>
      <w:r>
        <w:rPr>
          <w:rFonts w:ascii="Arial Unicode MS" w:eastAsia="Arial Unicode MS" w:hAnsi="Arial Unicode MS" w:cs="Arial Unicode MS"/>
        </w:rPr>
        <w:t xml:space="preserve">. </w:t>
      </w:r>
      <w:r>
        <w:rPr>
          <w:rFonts w:ascii="Arial Unicode MS" w:eastAsia="Arial Unicode MS" w:hAnsi="Arial Unicode MS" w:cs="Arial Unicode MS"/>
        </w:rPr>
        <w:t>교체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판단은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아래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세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가지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원칙을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기준으로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한다</w:t>
      </w:r>
      <w:r>
        <w:rPr>
          <w:rFonts w:ascii="Arial Unicode MS" w:eastAsia="Arial Unicode MS" w:hAnsi="Arial Unicode MS" w:cs="Arial Unicode MS"/>
        </w:rPr>
        <w:t>.</w:t>
      </w:r>
    </w:p>
    <w:p w14:paraId="53AF6018" w14:textId="77777777" w:rsidR="00D80D8A" w:rsidRDefault="00D80D8A">
      <w:pPr>
        <w:pBdr>
          <w:top w:val="nil"/>
          <w:left w:val="nil"/>
          <w:bottom w:val="nil"/>
          <w:right w:val="nil"/>
          <w:between w:val="nil"/>
        </w:pBdr>
      </w:pPr>
    </w:p>
    <w:p w14:paraId="0A065D20" w14:textId="77777777" w:rsidR="00D80D8A" w:rsidRDefault="00BE6280">
      <w:pPr>
        <w:numPr>
          <w:ilvl w:val="0"/>
          <w:numId w:val="3"/>
        </w:numPr>
        <w:rPr>
          <w:color w:val="000000"/>
        </w:rPr>
      </w:pPr>
      <w:r>
        <w:rPr>
          <w:rFonts w:ascii="Arial Unicode MS" w:eastAsia="Arial Unicode MS" w:hAnsi="Arial Unicode MS" w:cs="Arial Unicode MS"/>
        </w:rPr>
        <w:t>"</w:t>
      </w:r>
      <w:r>
        <w:rPr>
          <w:rFonts w:ascii="Arial Unicode MS" w:eastAsia="Arial Unicode MS" w:hAnsi="Arial Unicode MS" w:cs="Arial Unicode MS"/>
        </w:rPr>
        <w:t>최신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모델이므로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교체</w:t>
      </w:r>
      <w:r>
        <w:rPr>
          <w:rFonts w:ascii="Arial Unicode MS" w:eastAsia="Arial Unicode MS" w:hAnsi="Arial Unicode MS" w:cs="Arial Unicode MS"/>
        </w:rPr>
        <w:t>"</w:t>
      </w:r>
      <w:r>
        <w:rPr>
          <w:rFonts w:ascii="Arial Unicode MS" w:eastAsia="Arial Unicode MS" w:hAnsi="Arial Unicode MS" w:cs="Arial Unicode MS"/>
        </w:rPr>
        <w:t>가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아니라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  <w:b/>
          <w:bCs/>
        </w:rPr>
        <w:t>현재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서비스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목표에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더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잘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맞으므로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교체</w:t>
      </w:r>
      <w:r>
        <w:rPr>
          <w:rFonts w:ascii="Arial Unicode MS" w:eastAsia="Arial Unicode MS" w:hAnsi="Arial Unicode MS" w:cs="Arial Unicode MS"/>
        </w:rPr>
        <w:t>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되어야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한다</w:t>
      </w:r>
      <w:r>
        <w:rPr>
          <w:rFonts w:ascii="Arial Unicode MS" w:eastAsia="Arial Unicode MS" w:hAnsi="Arial Unicode MS" w:cs="Arial Unicode MS"/>
        </w:rPr>
        <w:t>.</w:t>
      </w:r>
    </w:p>
    <w:p w14:paraId="312F5763" w14:textId="77777777" w:rsidR="00D80D8A" w:rsidRDefault="00BE6280">
      <w:pPr>
        <w:numPr>
          <w:ilvl w:val="0"/>
          <w:numId w:val="3"/>
        </w:numPr>
        <w:rPr>
          <w:color w:val="000000"/>
        </w:rPr>
      </w:pPr>
      <w:r>
        <w:rPr>
          <w:rFonts w:ascii="Arial Unicode MS" w:eastAsia="Arial Unicode MS" w:hAnsi="Arial Unicode MS" w:cs="Arial Unicode MS"/>
        </w:rPr>
        <w:t>교체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판단은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단일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벤치마크가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아니라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자사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시나리오</w:t>
      </w:r>
      <w:r>
        <w:rPr>
          <w:rFonts w:ascii="Arial Unicode MS" w:eastAsia="Arial Unicode MS" w:hAnsi="Arial Unicode MS" w:cs="Arial Unicode MS"/>
          <w:b/>
          <w:bCs/>
        </w:rPr>
        <w:t xml:space="preserve">, </w:t>
      </w:r>
      <w:r>
        <w:rPr>
          <w:rFonts w:ascii="Arial Unicode MS" w:eastAsia="Arial Unicode MS" w:hAnsi="Arial Unicode MS" w:cs="Arial Unicode MS"/>
          <w:b/>
          <w:bCs/>
        </w:rPr>
        <w:t>운영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지표</w:t>
      </w:r>
      <w:r>
        <w:rPr>
          <w:rFonts w:ascii="Arial Unicode MS" w:eastAsia="Arial Unicode MS" w:hAnsi="Arial Unicode MS" w:cs="Arial Unicode MS"/>
          <w:b/>
          <w:bCs/>
        </w:rPr>
        <w:t xml:space="preserve">, </w:t>
      </w:r>
      <w:proofErr w:type="spellStart"/>
      <w:r>
        <w:rPr>
          <w:rFonts w:ascii="Arial Unicode MS" w:eastAsia="Arial Unicode MS" w:hAnsi="Arial Unicode MS" w:cs="Arial Unicode MS"/>
          <w:b/>
          <w:bCs/>
        </w:rPr>
        <w:t>보안</w:t>
      </w:r>
      <w:r>
        <w:rPr>
          <w:rFonts w:ascii="Arial Unicode MS" w:eastAsia="Arial Unicode MS" w:hAnsi="Arial Unicode MS" w:cs="Arial Unicode MS"/>
          <w:b/>
          <w:bCs/>
        </w:rPr>
        <w:t>·</w:t>
      </w:r>
      <w:r>
        <w:rPr>
          <w:rFonts w:ascii="Arial Unicode MS" w:eastAsia="Arial Unicode MS" w:hAnsi="Arial Unicode MS" w:cs="Arial Unicode MS"/>
          <w:b/>
          <w:bCs/>
        </w:rPr>
        <w:t>계약</w:t>
      </w:r>
      <w:proofErr w:type="spellEnd"/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조건</w:t>
      </w:r>
      <w:r>
        <w:rPr>
          <w:rFonts w:ascii="Arial Unicode MS" w:eastAsia="Arial Unicode MS" w:hAnsi="Arial Unicode MS" w:cs="Arial Unicode MS"/>
        </w:rPr>
        <w:t>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함께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기준으로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삼는다</w:t>
      </w:r>
      <w:r>
        <w:rPr>
          <w:rFonts w:ascii="Arial Unicode MS" w:eastAsia="Arial Unicode MS" w:hAnsi="Arial Unicode MS" w:cs="Arial Unicode MS"/>
        </w:rPr>
        <w:t>.</w:t>
      </w:r>
    </w:p>
    <w:p w14:paraId="003844BD" w14:textId="77777777" w:rsidR="00D80D8A" w:rsidRDefault="00BE6280">
      <w:pPr>
        <w:numPr>
          <w:ilvl w:val="0"/>
          <w:numId w:val="3"/>
        </w:numPr>
        <w:rPr>
          <w:color w:val="000000"/>
        </w:rPr>
      </w:pPr>
      <w:r>
        <w:rPr>
          <w:rFonts w:ascii="Arial Unicode MS" w:eastAsia="Arial Unicode MS" w:hAnsi="Arial Unicode MS" w:cs="Arial Unicode MS"/>
        </w:rPr>
        <w:t xml:space="preserve">LLM </w:t>
      </w:r>
      <w:r>
        <w:rPr>
          <w:rFonts w:ascii="Arial Unicode MS" w:eastAsia="Arial Unicode MS" w:hAnsi="Arial Unicode MS" w:cs="Arial Unicode MS"/>
        </w:rPr>
        <w:t>교체는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Framework</w:t>
      </w:r>
      <w:proofErr w:type="spellEnd"/>
      <w:r>
        <w:rPr>
          <w:rFonts w:ascii="Arial Unicode MS" w:eastAsia="Arial Unicode MS" w:hAnsi="Arial Unicode MS" w:cs="Arial Unicode MS"/>
        </w:rPr>
        <w:t xml:space="preserve">, </w:t>
      </w:r>
      <w:proofErr w:type="spellStart"/>
      <w:r>
        <w:rPr>
          <w:rFonts w:ascii="Arial Unicode MS" w:eastAsia="Arial Unicode MS" w:hAnsi="Arial Unicode MS" w:cs="Arial Unicode MS"/>
        </w:rPr>
        <w:t>Guardrails</w:t>
      </w:r>
      <w:proofErr w:type="spellEnd"/>
      <w:r>
        <w:rPr>
          <w:rFonts w:ascii="Arial Unicode MS" w:eastAsia="Arial Unicode MS" w:hAnsi="Arial Unicode MS" w:cs="Arial Unicode MS"/>
        </w:rPr>
        <w:t xml:space="preserve">, </w:t>
      </w:r>
      <w:proofErr w:type="spellStart"/>
      <w:r>
        <w:rPr>
          <w:rFonts w:ascii="Arial Unicode MS" w:eastAsia="Arial Unicode MS" w:hAnsi="Arial Unicode MS" w:cs="Arial Unicode MS"/>
        </w:rPr>
        <w:t>Observability</w:t>
      </w:r>
      <w:r>
        <w:rPr>
          <w:rFonts w:ascii="Arial Unicode MS" w:eastAsia="Arial Unicode MS" w:hAnsi="Arial Unicode MS" w:cs="Arial Unicode MS"/>
        </w:rPr>
        <w:t>와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얽힌다</w:t>
      </w:r>
      <w:r>
        <w:rPr>
          <w:rFonts w:ascii="Arial Unicode MS" w:eastAsia="Arial Unicode MS" w:hAnsi="Arial Unicode MS" w:cs="Arial Unicode MS"/>
        </w:rPr>
        <w:t xml:space="preserve">. </w:t>
      </w:r>
      <w:r>
        <w:rPr>
          <w:rFonts w:ascii="Arial Unicode MS" w:eastAsia="Arial Unicode MS" w:hAnsi="Arial Unicode MS" w:cs="Arial Unicode MS"/>
        </w:rPr>
        <w:t>개별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모델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비교가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아니라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전체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스택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관점</w:t>
      </w:r>
      <w:r>
        <w:rPr>
          <w:rFonts w:ascii="Arial Unicode MS" w:eastAsia="Arial Unicode MS" w:hAnsi="Arial Unicode MS" w:cs="Arial Unicode MS"/>
        </w:rPr>
        <w:t>에서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검토한다</w:t>
      </w:r>
      <w:r>
        <w:rPr>
          <w:rFonts w:ascii="Arial Unicode MS" w:eastAsia="Arial Unicode MS" w:hAnsi="Arial Unicode MS" w:cs="Arial Unicode MS"/>
        </w:rPr>
        <w:t>.</w:t>
      </w:r>
    </w:p>
    <w:p w14:paraId="09B1BCFD" w14:textId="77777777" w:rsidR="00D80D8A" w:rsidRDefault="00BE6280">
      <w:pPr>
        <w:pStyle w:val="4"/>
      </w:pPr>
      <w:bookmarkStart w:id="60" w:name="_k4f5rda1klom" w:colFirst="0" w:colLast="0"/>
      <w:bookmarkEnd w:id="60"/>
      <w:r>
        <w:rPr>
          <w:rFonts w:ascii="Arial Unicode MS" w:eastAsia="Arial Unicode MS" w:hAnsi="Arial Unicode MS" w:cs="Arial Unicode MS"/>
        </w:rPr>
        <w:t>교체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검토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트리거</w:t>
      </w:r>
    </w:p>
    <w:p w14:paraId="02ABDD7A" w14:textId="77777777" w:rsidR="00D80D8A" w:rsidRDefault="00BE6280">
      <w:r>
        <w:rPr>
          <w:rFonts w:ascii="Arial Unicode MS" w:eastAsia="Arial Unicode MS" w:hAnsi="Arial Unicode MS" w:cs="Arial Unicode MS"/>
        </w:rPr>
        <w:t>아래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상황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중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하나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이상에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해당하면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교체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검토를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시작한다</w:t>
      </w:r>
      <w:r>
        <w:rPr>
          <w:rFonts w:ascii="Arial Unicode MS" w:eastAsia="Arial Unicode MS" w:hAnsi="Arial Unicode MS" w:cs="Arial Unicode MS"/>
        </w:rPr>
        <w:t xml:space="preserve">. </w:t>
      </w:r>
      <w:r>
        <w:rPr>
          <w:rFonts w:ascii="Arial Unicode MS" w:eastAsia="Arial Unicode MS" w:hAnsi="Arial Unicode MS" w:cs="Arial Unicode MS"/>
        </w:rPr>
        <w:t>해당하지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않으면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현재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모델을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유지하는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것이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안정적이다</w:t>
      </w:r>
      <w:r>
        <w:rPr>
          <w:rFonts w:ascii="Arial Unicode MS" w:eastAsia="Arial Unicode MS" w:hAnsi="Arial Unicode MS" w:cs="Arial Unicode MS"/>
        </w:rPr>
        <w:t>.</w:t>
      </w:r>
    </w:p>
    <w:p w14:paraId="165C4F94" w14:textId="77777777" w:rsidR="00D80D8A" w:rsidRDefault="00D80D8A">
      <w:pPr>
        <w:pBdr>
          <w:top w:val="nil"/>
          <w:left w:val="nil"/>
          <w:bottom w:val="nil"/>
          <w:right w:val="nil"/>
          <w:between w:val="nil"/>
        </w:pBdr>
      </w:pPr>
    </w:p>
    <w:tbl>
      <w:tblPr>
        <w:tblStyle w:val="affa"/>
        <w:tblW w:w="9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980"/>
        <w:gridCol w:w="7020"/>
      </w:tblGrid>
      <w:tr w:rsidR="00D80D8A" w14:paraId="2DD3A317" w14:textId="77777777">
        <w:trPr>
          <w:tblHeader/>
        </w:trPr>
        <w:tc>
          <w:tcPr>
            <w:tcW w:w="198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65A92D" w14:textId="77777777" w:rsidR="00D80D8A" w:rsidRDefault="00BE6280">
            <w:pPr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트리거</w:t>
            </w:r>
          </w:p>
        </w:tc>
        <w:tc>
          <w:tcPr>
            <w:tcW w:w="702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18070F" w14:textId="77777777" w:rsidR="00D80D8A" w:rsidRDefault="00BE6280">
            <w:pPr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설명</w:t>
            </w:r>
          </w:p>
        </w:tc>
      </w:tr>
      <w:tr w:rsidR="00D80D8A" w14:paraId="3FE23DCD" w14:textId="77777777">
        <w:tc>
          <w:tcPr>
            <w:tcW w:w="19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247EA0" w14:textId="77777777" w:rsidR="00D80D8A" w:rsidRDefault="00BE6280">
            <w:r>
              <w:rPr>
                <w:rFonts w:ascii="Arial Unicode MS" w:eastAsia="Arial Unicode MS" w:hAnsi="Arial Unicode MS" w:cs="Arial Unicode MS"/>
              </w:rPr>
              <w:t>신규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모델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출시</w:t>
            </w:r>
          </w:p>
        </w:tc>
        <w:tc>
          <w:tcPr>
            <w:tcW w:w="70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1A8EBA" w14:textId="77777777" w:rsidR="00D80D8A" w:rsidRDefault="00BE6280">
            <w:r>
              <w:rPr>
                <w:rFonts w:ascii="Arial Unicode MS" w:eastAsia="Arial Unicode MS" w:hAnsi="Arial Unicode MS" w:cs="Arial Unicode MS"/>
              </w:rPr>
              <w:t>현재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모델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대비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비용</w:t>
            </w:r>
            <w:r>
              <w:rPr>
                <w:rFonts w:ascii="Arial Unicode MS" w:eastAsia="Arial Unicode MS" w:hAnsi="Arial Unicode MS" w:cs="Arial Unicode MS"/>
              </w:rPr>
              <w:t>·</w:t>
            </w:r>
            <w:r>
              <w:rPr>
                <w:rFonts w:ascii="Arial Unicode MS" w:eastAsia="Arial Unicode MS" w:hAnsi="Arial Unicode MS" w:cs="Arial Unicode MS"/>
              </w:rPr>
              <w:t>성능</w:t>
            </w:r>
            <w:r>
              <w:rPr>
                <w:rFonts w:ascii="Arial Unicode MS" w:eastAsia="Arial Unicode MS" w:hAnsi="Arial Unicode MS" w:cs="Arial Unicode MS"/>
              </w:rPr>
              <w:t>·</w:t>
            </w:r>
            <w:r>
              <w:rPr>
                <w:rFonts w:ascii="Arial Unicode MS" w:eastAsia="Arial Unicode MS" w:hAnsi="Arial Unicode MS" w:cs="Arial Unicode MS"/>
              </w:rPr>
              <w:t>기능에서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유의미한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개선이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공개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벤치마크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또는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커뮤니티에서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확인됨</w:t>
            </w:r>
            <w:r>
              <w:rPr>
                <w:rFonts w:ascii="Arial Unicode MS" w:eastAsia="Arial Unicode MS" w:hAnsi="Arial Unicode MS" w:cs="Arial Unicode MS"/>
              </w:rPr>
              <w:t>.</w:t>
            </w:r>
          </w:p>
        </w:tc>
      </w:tr>
      <w:tr w:rsidR="00D80D8A" w14:paraId="3C203100" w14:textId="77777777">
        <w:tc>
          <w:tcPr>
            <w:tcW w:w="19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69BF35" w14:textId="77777777" w:rsidR="00D80D8A" w:rsidRDefault="00BE6280">
            <w:r>
              <w:rPr>
                <w:rFonts w:ascii="Arial Unicode MS" w:eastAsia="Arial Unicode MS" w:hAnsi="Arial Unicode MS" w:cs="Arial Unicode MS"/>
              </w:rPr>
              <w:lastRenderedPageBreak/>
              <w:t>비용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구조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변화</w:t>
            </w:r>
          </w:p>
        </w:tc>
        <w:tc>
          <w:tcPr>
            <w:tcW w:w="70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D93703" w14:textId="77777777" w:rsidR="00D80D8A" w:rsidRDefault="00BE6280">
            <w:proofErr w:type="spellStart"/>
            <w:r>
              <w:rPr>
                <w:rFonts w:ascii="Arial Unicode MS" w:eastAsia="Arial Unicode MS" w:hAnsi="Arial Unicode MS" w:cs="Arial Unicode MS"/>
              </w:rPr>
              <w:t>Provider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가격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인상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트래픽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증가로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월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비용이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예산을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지속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초과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또는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경쟁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모델이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대폭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저렴해짐</w:t>
            </w:r>
            <w:r>
              <w:rPr>
                <w:rFonts w:ascii="Arial Unicode MS" w:eastAsia="Arial Unicode MS" w:hAnsi="Arial Unicode MS" w:cs="Arial Unicode MS"/>
              </w:rPr>
              <w:t>.</w:t>
            </w:r>
          </w:p>
        </w:tc>
      </w:tr>
      <w:tr w:rsidR="00D80D8A" w14:paraId="3AF2B534" w14:textId="77777777">
        <w:tc>
          <w:tcPr>
            <w:tcW w:w="19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04AEB5" w14:textId="77777777" w:rsidR="00D80D8A" w:rsidRDefault="00BE6280">
            <w:proofErr w:type="spellStart"/>
            <w:r>
              <w:rPr>
                <w:rFonts w:ascii="Arial Unicode MS" w:eastAsia="Arial Unicode MS" w:hAnsi="Arial Unicode MS" w:cs="Arial Unicode MS"/>
              </w:rPr>
              <w:t>성능</w:t>
            </w:r>
            <w:r>
              <w:rPr>
                <w:rFonts w:ascii="Arial Unicode MS" w:eastAsia="Arial Unicode MS" w:hAnsi="Arial Unicode MS" w:cs="Arial Unicode MS"/>
              </w:rPr>
              <w:t>·</w:t>
            </w:r>
            <w:r>
              <w:rPr>
                <w:rFonts w:ascii="Arial Unicode MS" w:eastAsia="Arial Unicode MS" w:hAnsi="Arial Unicode MS" w:cs="Arial Unicode MS"/>
              </w:rPr>
              <w:t>품질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불만</w:t>
            </w:r>
          </w:p>
        </w:tc>
        <w:tc>
          <w:tcPr>
            <w:tcW w:w="70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AF2A32" w14:textId="77777777" w:rsidR="00D80D8A" w:rsidRDefault="00BE6280">
            <w:r>
              <w:rPr>
                <w:rFonts w:ascii="Arial Unicode MS" w:eastAsia="Arial Unicode MS" w:hAnsi="Arial Unicode MS" w:cs="Arial Unicode MS"/>
              </w:rPr>
              <w:t>10</w:t>
            </w:r>
            <w:r>
              <w:rPr>
                <w:rFonts w:ascii="Arial Unicode MS" w:eastAsia="Arial Unicode MS" w:hAnsi="Arial Unicode MS" w:cs="Arial Unicode MS"/>
              </w:rPr>
              <w:t>장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Observability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지표에서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응답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품질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하락</w:t>
            </w:r>
            <w:r>
              <w:rPr>
                <w:rFonts w:ascii="Arial Unicode MS" w:eastAsia="Arial Unicode MS" w:hAnsi="Arial Unicode MS" w:cs="Arial Unicode MS"/>
              </w:rPr>
              <w:t xml:space="preserve">, Tool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Use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오류율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증가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한국어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환각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빈도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상승이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감지됨</w:t>
            </w:r>
            <w:r>
              <w:rPr>
                <w:rFonts w:ascii="Arial Unicode MS" w:eastAsia="Arial Unicode MS" w:hAnsi="Arial Unicode MS" w:cs="Arial Unicode MS"/>
              </w:rPr>
              <w:t>.</w:t>
            </w:r>
          </w:p>
        </w:tc>
      </w:tr>
      <w:tr w:rsidR="00D80D8A" w14:paraId="2D43BF3A" w14:textId="77777777">
        <w:tc>
          <w:tcPr>
            <w:tcW w:w="19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1E5B18" w14:textId="77777777" w:rsidR="00D80D8A" w:rsidRDefault="00BE6280">
            <w:proofErr w:type="spellStart"/>
            <w:r>
              <w:rPr>
                <w:rFonts w:ascii="Arial Unicode MS" w:eastAsia="Arial Unicode MS" w:hAnsi="Arial Unicode MS" w:cs="Arial Unicode MS"/>
              </w:rPr>
              <w:t>Provider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정책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변경</w:t>
            </w:r>
          </w:p>
        </w:tc>
        <w:tc>
          <w:tcPr>
            <w:tcW w:w="70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995AF9" w14:textId="77777777" w:rsidR="00D80D8A" w:rsidRDefault="00BE6280">
            <w:r>
              <w:rPr>
                <w:rFonts w:ascii="Arial Unicode MS" w:eastAsia="Arial Unicode MS" w:hAnsi="Arial Unicode MS" w:cs="Arial Unicode MS"/>
              </w:rPr>
              <w:t>사용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중인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모델의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Deprecation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예고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Rate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Limit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축소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약관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변경</w:t>
            </w:r>
            <w:r>
              <w:rPr>
                <w:rFonts w:ascii="Arial Unicode MS" w:eastAsia="Arial Unicode MS" w:hAnsi="Arial Unicode MS" w:cs="Arial Unicode MS"/>
              </w:rPr>
              <w:t>(</w:t>
            </w:r>
            <w:r>
              <w:rPr>
                <w:rFonts w:ascii="Arial Unicode MS" w:eastAsia="Arial Unicode MS" w:hAnsi="Arial Unicode MS" w:cs="Arial Unicode MS"/>
              </w:rPr>
              <w:t>데이터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활용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정책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등</w:t>
            </w:r>
            <w:r>
              <w:rPr>
                <w:rFonts w:ascii="Arial Unicode MS" w:eastAsia="Arial Unicode MS" w:hAnsi="Arial Unicode MS" w:cs="Arial Unicode MS"/>
              </w:rPr>
              <w:t>).</w:t>
            </w:r>
          </w:p>
        </w:tc>
      </w:tr>
      <w:tr w:rsidR="00D80D8A" w14:paraId="5F965A69" w14:textId="77777777">
        <w:tc>
          <w:tcPr>
            <w:tcW w:w="19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0BD376" w14:textId="77777777" w:rsidR="00D80D8A" w:rsidRDefault="00BE6280">
            <w:r>
              <w:rPr>
                <w:rFonts w:ascii="Arial Unicode MS" w:eastAsia="Arial Unicode MS" w:hAnsi="Arial Unicode MS" w:cs="Arial Unicode MS"/>
              </w:rPr>
              <w:t>요구사항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변경</w:t>
            </w:r>
          </w:p>
        </w:tc>
        <w:tc>
          <w:tcPr>
            <w:tcW w:w="70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BC22F8" w14:textId="77777777" w:rsidR="00D80D8A" w:rsidRDefault="00BE6280">
            <w:proofErr w:type="spellStart"/>
            <w:r>
              <w:rPr>
                <w:rFonts w:ascii="Arial Unicode MS" w:eastAsia="Arial Unicode MS" w:hAnsi="Arial Unicode MS" w:cs="Arial Unicode MS"/>
              </w:rPr>
              <w:t>멀티모달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입력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추가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Reasoning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필요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태스크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증가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등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기존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모델로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충족하기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어려운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새로운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요구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발생</w:t>
            </w:r>
            <w:r>
              <w:rPr>
                <w:rFonts w:ascii="Arial Unicode MS" w:eastAsia="Arial Unicode MS" w:hAnsi="Arial Unicode MS" w:cs="Arial Unicode MS"/>
              </w:rPr>
              <w:t>.</w:t>
            </w:r>
          </w:p>
        </w:tc>
      </w:tr>
    </w:tbl>
    <w:p w14:paraId="26175194" w14:textId="77777777" w:rsidR="00D80D8A" w:rsidRDefault="00BE6280">
      <w:pPr>
        <w:pStyle w:val="4"/>
      </w:pPr>
      <w:bookmarkStart w:id="61" w:name="_l5fu3cm0j8hu" w:colFirst="0" w:colLast="0"/>
      <w:bookmarkEnd w:id="61"/>
      <w:r>
        <w:rPr>
          <w:rFonts w:ascii="Arial Unicode MS" w:eastAsia="Arial Unicode MS" w:hAnsi="Arial Unicode MS" w:cs="Arial Unicode MS"/>
        </w:rPr>
        <w:t>교체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검증</w:t>
      </w:r>
      <w:r>
        <w:rPr>
          <w:rFonts w:ascii="Arial Unicode MS" w:eastAsia="Arial Unicode MS" w:hAnsi="Arial Unicode MS" w:cs="Arial Unicode MS"/>
        </w:rPr>
        <w:t xml:space="preserve">: </w:t>
      </w:r>
      <w:r>
        <w:rPr>
          <w:rFonts w:ascii="Arial Unicode MS" w:eastAsia="Arial Unicode MS" w:hAnsi="Arial Unicode MS" w:cs="Arial Unicode MS"/>
        </w:rPr>
        <w:t>무엇을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확인할</w:t>
      </w:r>
      <w:r>
        <w:rPr>
          <w:rFonts w:ascii="Arial Unicode MS" w:eastAsia="Arial Unicode MS" w:hAnsi="Arial Unicode MS" w:cs="Arial Unicode MS"/>
        </w:rPr>
        <w:t xml:space="preserve"> </w:t>
      </w:r>
      <w:proofErr w:type="gramStart"/>
      <w:r>
        <w:rPr>
          <w:rFonts w:ascii="Arial Unicode MS" w:eastAsia="Arial Unicode MS" w:hAnsi="Arial Unicode MS" w:cs="Arial Unicode MS"/>
        </w:rPr>
        <w:t>것인가</w:t>
      </w:r>
      <w:proofErr w:type="gramEnd"/>
    </w:p>
    <w:p w14:paraId="67A14FAA" w14:textId="77777777" w:rsidR="00D80D8A" w:rsidRDefault="00BE6280">
      <w:r>
        <w:rPr>
          <w:rFonts w:ascii="Arial Unicode MS" w:eastAsia="Arial Unicode MS" w:hAnsi="Arial Unicode MS" w:cs="Arial Unicode MS"/>
        </w:rPr>
        <w:t>교체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트리거에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해당하여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후보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모델</w:t>
      </w:r>
      <w:r>
        <w:rPr>
          <w:rFonts w:ascii="Arial Unicode MS" w:eastAsia="Arial Unicode MS" w:hAnsi="Arial Unicode MS" w:cs="Arial Unicode MS"/>
        </w:rPr>
        <w:t>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선정했다면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프로덕션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전환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전에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아래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항목을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검증한다</w:t>
      </w:r>
      <w:r>
        <w:rPr>
          <w:rFonts w:ascii="Arial Unicode MS" w:eastAsia="Arial Unicode MS" w:hAnsi="Arial Unicode MS" w:cs="Arial Unicode MS"/>
        </w:rPr>
        <w:t>.</w:t>
      </w:r>
    </w:p>
    <w:p w14:paraId="327A0FBD" w14:textId="77777777" w:rsidR="00D80D8A" w:rsidRDefault="00D80D8A">
      <w:pPr>
        <w:pBdr>
          <w:top w:val="nil"/>
          <w:left w:val="nil"/>
          <w:bottom w:val="nil"/>
          <w:right w:val="nil"/>
          <w:between w:val="nil"/>
        </w:pBdr>
      </w:pPr>
    </w:p>
    <w:tbl>
      <w:tblPr>
        <w:tblStyle w:val="affb"/>
        <w:tblW w:w="9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50"/>
        <w:gridCol w:w="6750"/>
      </w:tblGrid>
      <w:tr w:rsidR="00D80D8A" w14:paraId="56301D53" w14:textId="77777777">
        <w:trPr>
          <w:tblHeader/>
        </w:trPr>
        <w:tc>
          <w:tcPr>
            <w:tcW w:w="22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BA9D7B" w14:textId="77777777" w:rsidR="00D80D8A" w:rsidRDefault="00BE6280">
            <w:pPr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점검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항목</w:t>
            </w:r>
          </w:p>
        </w:tc>
        <w:tc>
          <w:tcPr>
            <w:tcW w:w="67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3826AB" w14:textId="77777777" w:rsidR="00D80D8A" w:rsidRDefault="00BE6280">
            <w:pPr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확인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내용</w:t>
            </w:r>
          </w:p>
        </w:tc>
      </w:tr>
      <w:tr w:rsidR="00D80D8A" w14:paraId="407A9008" w14:textId="77777777">
        <w:tc>
          <w:tcPr>
            <w:tcW w:w="22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E1E3A1" w14:textId="77777777" w:rsidR="00D80D8A" w:rsidRDefault="00BE6280">
            <w:r>
              <w:rPr>
                <w:rFonts w:ascii="Arial Unicode MS" w:eastAsia="Arial Unicode MS" w:hAnsi="Arial Unicode MS" w:cs="Arial Unicode MS"/>
              </w:rPr>
              <w:t>프롬프트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호환성</w:t>
            </w:r>
          </w:p>
        </w:tc>
        <w:tc>
          <w:tcPr>
            <w:tcW w:w="67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E64F3D" w14:textId="77777777" w:rsidR="00D80D8A" w:rsidRDefault="00BE6280">
            <w:r>
              <w:rPr>
                <w:rFonts w:ascii="Arial Unicode MS" w:eastAsia="Arial Unicode MS" w:hAnsi="Arial Unicode MS" w:cs="Arial Unicode MS"/>
              </w:rPr>
              <w:t>기존</w:t>
            </w:r>
            <w:r>
              <w:rPr>
                <w:rFonts w:ascii="Arial Unicode MS" w:eastAsia="Arial Unicode MS" w:hAnsi="Arial Unicode MS" w:cs="Arial Unicode MS"/>
              </w:rPr>
              <w:t xml:space="preserve"> System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Prompt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Few-shot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출력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형식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지시가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신규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모델에서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동일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동작하는지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전수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테스트</w:t>
            </w:r>
            <w:r>
              <w:rPr>
                <w:rFonts w:ascii="Arial Unicode MS" w:eastAsia="Arial Unicode MS" w:hAnsi="Arial Unicode MS" w:cs="Arial Unicode MS"/>
              </w:rPr>
              <w:t xml:space="preserve">.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Provider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교체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시</w:t>
            </w:r>
            <w:r>
              <w:rPr>
                <w:rFonts w:ascii="Arial Unicode MS" w:eastAsia="Arial Unicode MS" w:hAnsi="Arial Unicode MS" w:cs="Arial Unicode MS"/>
              </w:rPr>
              <w:t xml:space="preserve"> Tool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Use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스키마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형식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차이에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특히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유의</w:t>
            </w:r>
            <w:r>
              <w:rPr>
                <w:rFonts w:ascii="Arial Unicode MS" w:eastAsia="Arial Unicode MS" w:hAnsi="Arial Unicode MS" w:cs="Arial Unicode MS"/>
              </w:rPr>
              <w:t>.</w:t>
            </w:r>
          </w:p>
        </w:tc>
      </w:tr>
      <w:tr w:rsidR="00D80D8A" w14:paraId="2AB0D762" w14:textId="77777777">
        <w:tc>
          <w:tcPr>
            <w:tcW w:w="22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F45793" w14:textId="77777777" w:rsidR="00D80D8A" w:rsidRDefault="00BE6280">
            <w:r>
              <w:rPr>
                <w:rFonts w:ascii="Arial Unicode MS" w:eastAsia="Arial Unicode MS" w:hAnsi="Arial Unicode MS" w:cs="Arial Unicode MS"/>
              </w:rPr>
              <w:t>출력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품질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회귀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테스트</w:t>
            </w:r>
          </w:p>
        </w:tc>
        <w:tc>
          <w:tcPr>
            <w:tcW w:w="67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D085FC" w14:textId="77777777" w:rsidR="00D80D8A" w:rsidRDefault="00BE6280">
            <w:proofErr w:type="spellStart"/>
            <w:r>
              <w:rPr>
                <w:rFonts w:ascii="Arial Unicode MS" w:eastAsia="Arial Unicode MS" w:hAnsi="Arial Unicode MS" w:cs="Arial Unicode MS"/>
              </w:rPr>
              <w:t>Golden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Set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기준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정확도</w:t>
            </w:r>
            <w:r>
              <w:rPr>
                <w:rFonts w:ascii="Arial Unicode MS" w:eastAsia="Arial Unicode MS" w:hAnsi="Arial Unicode MS" w:cs="Arial Unicode MS"/>
              </w:rPr>
              <w:t>·</w:t>
            </w:r>
            <w:r>
              <w:rPr>
                <w:rFonts w:ascii="Arial Unicode MS" w:eastAsia="Arial Unicode MS" w:hAnsi="Arial Unicode MS" w:cs="Arial Unicode MS"/>
              </w:rPr>
              <w:t>형식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준수율</w:t>
            </w:r>
            <w:r>
              <w:rPr>
                <w:rFonts w:ascii="Arial Unicode MS" w:eastAsia="Arial Unicode MS" w:hAnsi="Arial Unicode MS" w:cs="Arial Unicode MS"/>
              </w:rPr>
              <w:t>·Tool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Use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정확도</w:t>
            </w:r>
            <w:r>
              <w:rPr>
                <w:rFonts w:ascii="Arial Unicode MS" w:eastAsia="Arial Unicode MS" w:hAnsi="Arial Unicode MS" w:cs="Arial Unicode MS"/>
              </w:rPr>
              <w:t>·</w:t>
            </w:r>
            <w:r>
              <w:rPr>
                <w:rFonts w:ascii="Arial Unicode MS" w:eastAsia="Arial Unicode MS" w:hAnsi="Arial Unicode MS" w:cs="Arial Unicode MS"/>
              </w:rPr>
              <w:t>한국어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품질이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유지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또는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개선되는지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확인</w:t>
            </w:r>
            <w:r>
              <w:rPr>
                <w:rFonts w:ascii="Arial Unicode MS" w:eastAsia="Arial Unicode MS" w:hAnsi="Arial Unicode MS" w:cs="Arial Unicode MS"/>
              </w:rPr>
              <w:t xml:space="preserve">. </w:t>
            </w:r>
            <w:r>
              <w:rPr>
                <w:rFonts w:ascii="Arial Unicode MS" w:eastAsia="Arial Unicode MS" w:hAnsi="Arial Unicode MS" w:cs="Arial Unicode MS"/>
              </w:rPr>
              <w:t>허용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기준</w:t>
            </w:r>
            <w:r>
              <w:rPr>
                <w:rFonts w:ascii="Arial Unicode MS" w:eastAsia="Arial Unicode MS" w:hAnsi="Arial Unicode MS" w:cs="Arial Unicode MS"/>
              </w:rPr>
              <w:t>(</w:t>
            </w:r>
            <w:r>
              <w:rPr>
                <w:rFonts w:ascii="Arial Unicode MS" w:eastAsia="Arial Unicode MS" w:hAnsi="Arial Unicode MS" w:cs="Arial Unicode MS"/>
              </w:rPr>
              <w:t>예</w:t>
            </w:r>
            <w:r>
              <w:rPr>
                <w:rFonts w:ascii="Arial Unicode MS" w:eastAsia="Arial Unicode MS" w:hAnsi="Arial Unicode MS" w:cs="Arial Unicode MS"/>
              </w:rPr>
              <w:t xml:space="preserve">: </w:t>
            </w:r>
            <w:r>
              <w:rPr>
                <w:rFonts w:ascii="Arial Unicode MS" w:eastAsia="Arial Unicode MS" w:hAnsi="Arial Unicode MS" w:cs="Arial Unicode MS"/>
              </w:rPr>
              <w:t>하락</w:t>
            </w:r>
            <w:r>
              <w:rPr>
                <w:rFonts w:ascii="Arial Unicode MS" w:eastAsia="Arial Unicode MS" w:hAnsi="Arial Unicode MS" w:cs="Arial Unicode MS"/>
              </w:rPr>
              <w:t xml:space="preserve"> 5% </w:t>
            </w:r>
            <w:r>
              <w:rPr>
                <w:rFonts w:ascii="Arial Unicode MS" w:eastAsia="Arial Unicode MS" w:hAnsi="Arial Unicode MS" w:cs="Arial Unicode MS"/>
              </w:rPr>
              <w:t>이내</w:t>
            </w:r>
            <w:r>
              <w:rPr>
                <w:rFonts w:ascii="Arial Unicode MS" w:eastAsia="Arial Unicode MS" w:hAnsi="Arial Unicode MS" w:cs="Arial Unicode MS"/>
              </w:rPr>
              <w:t xml:space="preserve">) </w:t>
            </w:r>
            <w:r>
              <w:rPr>
                <w:rFonts w:ascii="Arial Unicode MS" w:eastAsia="Arial Unicode MS" w:hAnsi="Arial Unicode MS" w:cs="Arial Unicode MS"/>
              </w:rPr>
              <w:t>사전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정의</w:t>
            </w:r>
            <w:r>
              <w:rPr>
                <w:rFonts w:ascii="Arial Unicode MS" w:eastAsia="Arial Unicode MS" w:hAnsi="Arial Unicode MS" w:cs="Arial Unicode MS"/>
              </w:rPr>
              <w:t>.</w:t>
            </w:r>
          </w:p>
        </w:tc>
      </w:tr>
      <w:tr w:rsidR="00D80D8A" w14:paraId="10F40D4A" w14:textId="77777777">
        <w:tc>
          <w:tcPr>
            <w:tcW w:w="22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43A557" w14:textId="77777777" w:rsidR="00D80D8A" w:rsidRDefault="00BE6280">
            <w:proofErr w:type="spellStart"/>
            <w:r>
              <w:rPr>
                <w:rFonts w:ascii="Arial Unicode MS" w:eastAsia="Arial Unicode MS" w:hAnsi="Arial Unicode MS" w:cs="Arial Unicode MS"/>
              </w:rPr>
              <w:t>비용</w:t>
            </w:r>
            <w:r>
              <w:rPr>
                <w:rFonts w:ascii="Arial Unicode MS" w:eastAsia="Arial Unicode MS" w:hAnsi="Arial Unicode MS" w:cs="Arial Unicode MS"/>
              </w:rPr>
              <w:t>·</w:t>
            </w:r>
            <w:r>
              <w:rPr>
                <w:rFonts w:ascii="Arial Unicode MS" w:eastAsia="Arial Unicode MS" w:hAnsi="Arial Unicode MS" w:cs="Arial Unicode MS"/>
              </w:rPr>
              <w:t>지연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시뮬레이션</w:t>
            </w:r>
          </w:p>
        </w:tc>
        <w:tc>
          <w:tcPr>
            <w:tcW w:w="67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2AD32D" w14:textId="77777777" w:rsidR="00D80D8A" w:rsidRDefault="00BE6280">
            <w:r>
              <w:rPr>
                <w:rFonts w:ascii="Arial Unicode MS" w:eastAsia="Arial Unicode MS" w:hAnsi="Arial Unicode MS" w:cs="Arial Unicode MS"/>
              </w:rPr>
              <w:t>명시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단가뿐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아니라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재시도율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캐시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적중률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평균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응답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길이까지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반영하여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실제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운영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비용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산출</w:t>
            </w:r>
            <w:r>
              <w:rPr>
                <w:rFonts w:ascii="Arial Unicode MS" w:eastAsia="Arial Unicode MS" w:hAnsi="Arial Unicode MS" w:cs="Arial Unicode MS"/>
              </w:rPr>
              <w:t>.</w:t>
            </w:r>
          </w:p>
        </w:tc>
      </w:tr>
      <w:tr w:rsidR="00D80D8A" w14:paraId="3C575092" w14:textId="77777777">
        <w:tc>
          <w:tcPr>
            <w:tcW w:w="22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AE7C3D" w14:textId="77777777" w:rsidR="00D80D8A" w:rsidRDefault="00BE6280">
            <w:r>
              <w:rPr>
                <w:rFonts w:ascii="Arial Unicode MS" w:eastAsia="Arial Unicode MS" w:hAnsi="Arial Unicode MS" w:cs="Arial Unicode MS"/>
              </w:rPr>
              <w:t>응답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지연</w:t>
            </w:r>
          </w:p>
        </w:tc>
        <w:tc>
          <w:tcPr>
            <w:tcW w:w="67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E11E62" w14:textId="77777777" w:rsidR="00D80D8A" w:rsidRDefault="00BE6280">
            <w:r>
              <w:rPr>
                <w:rFonts w:ascii="Arial Unicode MS" w:eastAsia="Arial Unicode MS" w:hAnsi="Arial Unicode MS" w:cs="Arial Unicode MS"/>
              </w:rPr>
              <w:t>서비스</w:t>
            </w:r>
            <w:r>
              <w:rPr>
                <w:rFonts w:ascii="Arial Unicode MS" w:eastAsia="Arial Unicode MS" w:hAnsi="Arial Unicode MS" w:cs="Arial Unicode MS"/>
              </w:rPr>
              <w:t xml:space="preserve"> SLO </w:t>
            </w:r>
            <w:r>
              <w:rPr>
                <w:rFonts w:ascii="Arial Unicode MS" w:eastAsia="Arial Unicode MS" w:hAnsi="Arial Unicode MS" w:cs="Arial Unicode MS"/>
              </w:rPr>
              <w:t>내에서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안정적으로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동작하는지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실측</w:t>
            </w:r>
            <w:r>
              <w:rPr>
                <w:rFonts w:ascii="Arial Unicode MS" w:eastAsia="Arial Unicode MS" w:hAnsi="Arial Unicode MS" w:cs="Arial Unicode MS"/>
              </w:rPr>
              <w:t>.</w:t>
            </w:r>
          </w:p>
        </w:tc>
      </w:tr>
      <w:tr w:rsidR="00D80D8A" w14:paraId="2A449D58" w14:textId="77777777">
        <w:tc>
          <w:tcPr>
            <w:tcW w:w="22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BAC900" w14:textId="77777777" w:rsidR="00D80D8A" w:rsidRDefault="00BE6280">
            <w:r>
              <w:rPr>
                <w:rFonts w:ascii="Arial Unicode MS" w:eastAsia="Arial Unicode MS" w:hAnsi="Arial Unicode MS" w:cs="Arial Unicode MS"/>
              </w:rPr>
              <w:t>운영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안정성</w:t>
            </w:r>
          </w:p>
        </w:tc>
        <w:tc>
          <w:tcPr>
            <w:tcW w:w="67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BE0EA5" w14:textId="77777777" w:rsidR="00D80D8A" w:rsidRDefault="00BE6280">
            <w:proofErr w:type="spellStart"/>
            <w:r>
              <w:rPr>
                <w:rFonts w:ascii="Arial Unicode MS" w:eastAsia="Arial Unicode MS" w:hAnsi="Arial Unicode MS" w:cs="Arial Unicode MS"/>
              </w:rPr>
              <w:t>에러율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Rate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Limit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, SDK </w:t>
            </w:r>
            <w:r>
              <w:rPr>
                <w:rFonts w:ascii="Arial Unicode MS" w:eastAsia="Arial Unicode MS" w:hAnsi="Arial Unicode MS" w:cs="Arial Unicode MS"/>
              </w:rPr>
              <w:t>호환성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장애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대응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방식에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문제가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없는지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점검</w:t>
            </w:r>
            <w:r>
              <w:rPr>
                <w:rFonts w:ascii="Arial Unicode MS" w:eastAsia="Arial Unicode MS" w:hAnsi="Arial Unicode MS" w:cs="Arial Unicode MS"/>
              </w:rPr>
              <w:t>.</w:t>
            </w:r>
          </w:p>
        </w:tc>
      </w:tr>
    </w:tbl>
    <w:p w14:paraId="255504CC" w14:textId="77777777" w:rsidR="00D80D8A" w:rsidRDefault="00BE6280">
      <w:pPr>
        <w:pStyle w:val="4"/>
      </w:pPr>
      <w:bookmarkStart w:id="62" w:name="_lyuvs1tm8kub" w:colFirst="0" w:colLast="0"/>
      <w:bookmarkEnd w:id="62"/>
      <w:r>
        <w:rPr>
          <w:rFonts w:ascii="Arial Unicode MS" w:eastAsia="Arial Unicode MS" w:hAnsi="Arial Unicode MS" w:cs="Arial Unicode MS"/>
        </w:rPr>
        <w:t>연쇄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영향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점검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(2.4</w:t>
      </w:r>
      <w:r>
        <w:rPr>
          <w:rFonts w:ascii="Arial Unicode MS" w:eastAsia="Arial Unicode MS" w:hAnsi="Arial Unicode MS" w:cs="Arial Unicode MS"/>
        </w:rPr>
        <w:t>절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의존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관계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기반</w:t>
      </w:r>
      <w:r>
        <w:rPr>
          <w:rFonts w:ascii="Arial Unicode MS" w:eastAsia="Arial Unicode MS" w:hAnsi="Arial Unicode MS" w:cs="Arial Unicode MS"/>
        </w:rPr>
        <w:t>)</w:t>
      </w:r>
    </w:p>
    <w:p w14:paraId="49A5D90E" w14:textId="77777777" w:rsidR="00D80D8A" w:rsidRDefault="00BE6280">
      <w:r>
        <w:rPr>
          <w:rFonts w:ascii="Arial Unicode MS" w:eastAsia="Arial Unicode MS" w:hAnsi="Arial Unicode MS" w:cs="Arial Unicode MS"/>
        </w:rPr>
        <w:t xml:space="preserve">LLM </w:t>
      </w:r>
      <w:r>
        <w:rPr>
          <w:rFonts w:ascii="Arial Unicode MS" w:eastAsia="Arial Unicode MS" w:hAnsi="Arial Unicode MS" w:cs="Arial Unicode MS"/>
        </w:rPr>
        <w:t>교체는</w:t>
      </w:r>
      <w:r>
        <w:rPr>
          <w:rFonts w:ascii="Arial Unicode MS" w:eastAsia="Arial Unicode MS" w:hAnsi="Arial Unicode MS" w:cs="Arial Unicode MS"/>
        </w:rPr>
        <w:t xml:space="preserve"> 3</w:t>
      </w:r>
      <w:r>
        <w:rPr>
          <w:rFonts w:ascii="Arial Unicode MS" w:eastAsia="Arial Unicode MS" w:hAnsi="Arial Unicode MS" w:cs="Arial Unicode MS"/>
        </w:rPr>
        <w:t>장만의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문제가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아니며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다른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기술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영역에도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영향을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미친다</w:t>
      </w:r>
      <w:r>
        <w:rPr>
          <w:rFonts w:ascii="Arial Unicode MS" w:eastAsia="Arial Unicode MS" w:hAnsi="Arial Unicode MS" w:cs="Arial Unicode MS"/>
        </w:rPr>
        <w:t xml:space="preserve">. </w:t>
      </w:r>
      <w:r>
        <w:rPr>
          <w:rFonts w:ascii="Arial Unicode MS" w:eastAsia="Arial Unicode MS" w:hAnsi="Arial Unicode MS" w:cs="Arial Unicode MS"/>
        </w:rPr>
        <w:t>아래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영역별로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영향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여부를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사전에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점검한다</w:t>
      </w:r>
      <w:r>
        <w:rPr>
          <w:rFonts w:ascii="Arial Unicode MS" w:eastAsia="Arial Unicode MS" w:hAnsi="Arial Unicode MS" w:cs="Arial Unicode MS"/>
        </w:rPr>
        <w:t>.</w:t>
      </w:r>
    </w:p>
    <w:p w14:paraId="7A84CAD8" w14:textId="77777777" w:rsidR="00D80D8A" w:rsidRDefault="00D80D8A">
      <w:pPr>
        <w:pBdr>
          <w:top w:val="nil"/>
          <w:left w:val="nil"/>
          <w:bottom w:val="nil"/>
          <w:right w:val="nil"/>
          <w:between w:val="nil"/>
        </w:pBdr>
      </w:pPr>
    </w:p>
    <w:tbl>
      <w:tblPr>
        <w:tblStyle w:val="affc"/>
        <w:tblW w:w="9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475"/>
        <w:gridCol w:w="6525"/>
      </w:tblGrid>
      <w:tr w:rsidR="00D80D8A" w14:paraId="5BF06302" w14:textId="77777777">
        <w:trPr>
          <w:tblHeader/>
        </w:trPr>
        <w:tc>
          <w:tcPr>
            <w:tcW w:w="2475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66BBBA" w14:textId="77777777" w:rsidR="00D80D8A" w:rsidRDefault="00BE6280">
            <w:pPr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영향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영역</w:t>
            </w:r>
          </w:p>
        </w:tc>
        <w:tc>
          <w:tcPr>
            <w:tcW w:w="6525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3CA0C5" w14:textId="77777777" w:rsidR="00D80D8A" w:rsidRDefault="00BE6280">
            <w:pPr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점검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사항</w:t>
            </w:r>
          </w:p>
        </w:tc>
      </w:tr>
      <w:tr w:rsidR="00D80D8A" w14:paraId="06263BC9" w14:textId="77777777">
        <w:tc>
          <w:tcPr>
            <w:tcW w:w="24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131B78" w14:textId="77777777" w:rsidR="00D80D8A" w:rsidRDefault="00BE6280">
            <w:proofErr w:type="spellStart"/>
            <w:r>
              <w:rPr>
                <w:rFonts w:ascii="Arial Unicode MS" w:eastAsia="Arial Unicode MS" w:hAnsi="Arial Unicode MS" w:cs="Arial Unicode MS"/>
                <w:b/>
                <w:bCs/>
              </w:rPr>
              <w:t>Model</w:t>
            </w:r>
            <w:proofErr w:type="spellEnd"/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b/>
                <w:bCs/>
              </w:rPr>
              <w:t>Routing</w:t>
            </w:r>
            <w:proofErr w:type="spellEnd"/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(3.4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절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)</w:t>
            </w:r>
          </w:p>
        </w:tc>
        <w:tc>
          <w:tcPr>
            <w:tcW w:w="65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1198F7" w14:textId="77777777" w:rsidR="00D80D8A" w:rsidRDefault="00BE6280">
            <w:r>
              <w:rPr>
                <w:rFonts w:ascii="Arial Unicode MS" w:eastAsia="Arial Unicode MS" w:hAnsi="Arial Unicode MS" w:cs="Arial Unicode MS"/>
              </w:rPr>
              <w:t>라우팅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패턴을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사용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중인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경우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신규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모델이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기존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티어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배정과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맞는지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확인</w:t>
            </w:r>
            <w:r>
              <w:rPr>
                <w:rFonts w:ascii="Arial Unicode MS" w:eastAsia="Arial Unicode MS" w:hAnsi="Arial Unicode MS" w:cs="Arial Unicode MS"/>
              </w:rPr>
              <w:t xml:space="preserve">. </w:t>
            </w:r>
            <w:r>
              <w:rPr>
                <w:rFonts w:ascii="Arial Unicode MS" w:eastAsia="Arial Unicode MS" w:hAnsi="Arial Unicode MS" w:cs="Arial Unicode MS"/>
              </w:rPr>
              <w:t>라우팅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규칙</w:t>
            </w:r>
            <w:r>
              <w:rPr>
                <w:rFonts w:ascii="Arial Unicode MS" w:eastAsia="Arial Unicode MS" w:hAnsi="Arial Unicode MS" w:cs="Arial Unicode MS"/>
              </w:rPr>
              <w:t>·</w:t>
            </w:r>
            <w:r>
              <w:rPr>
                <w:rFonts w:ascii="Arial Unicode MS" w:eastAsia="Arial Unicode MS" w:hAnsi="Arial Unicode MS" w:cs="Arial Unicode MS"/>
              </w:rPr>
              <w:t>복잡도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분류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기준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재검증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>.</w:t>
            </w:r>
          </w:p>
        </w:tc>
      </w:tr>
      <w:tr w:rsidR="00D80D8A" w14:paraId="67237EDC" w14:textId="77777777">
        <w:tc>
          <w:tcPr>
            <w:tcW w:w="24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D051C2" w14:textId="77777777" w:rsidR="00D80D8A" w:rsidRDefault="00BE6280">
            <w:proofErr w:type="spellStart"/>
            <w:r>
              <w:rPr>
                <w:rFonts w:ascii="Arial Unicode MS" w:eastAsia="Arial Unicode MS" w:hAnsi="Arial Unicode MS" w:cs="Arial Unicode MS"/>
                <w:b/>
                <w:bCs/>
              </w:rPr>
              <w:lastRenderedPageBreak/>
              <w:t>Framework</w:t>
            </w:r>
            <w:proofErr w:type="spellEnd"/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(4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장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)</w:t>
            </w:r>
          </w:p>
        </w:tc>
        <w:tc>
          <w:tcPr>
            <w:tcW w:w="65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DD3ABE" w14:textId="77777777" w:rsidR="00D80D8A" w:rsidRDefault="00BE6280">
            <w:r>
              <w:rPr>
                <w:rFonts w:ascii="Arial Unicode MS" w:eastAsia="Arial Unicode MS" w:hAnsi="Arial Unicode MS" w:cs="Arial Unicode MS"/>
              </w:rPr>
              <w:t>신규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Provider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또는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모델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계열이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현재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Framework</w:t>
            </w:r>
            <w:r>
              <w:rPr>
                <w:rFonts w:ascii="Arial Unicode MS" w:eastAsia="Arial Unicode MS" w:hAnsi="Arial Unicode MS" w:cs="Arial Unicode MS"/>
              </w:rPr>
              <w:t>와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충분히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proofErr w:type="gramStart"/>
            <w:r>
              <w:rPr>
                <w:rFonts w:ascii="Arial Unicode MS" w:eastAsia="Arial Unicode MS" w:hAnsi="Arial Unicode MS" w:cs="Arial Unicode MS"/>
              </w:rPr>
              <w:t>호환되는가</w:t>
            </w:r>
            <w:r>
              <w:rPr>
                <w:rFonts w:ascii="Arial Unicode MS" w:eastAsia="Arial Unicode MS" w:hAnsi="Arial Unicode MS" w:cs="Arial Unicode MS"/>
              </w:rPr>
              <w:t>.</w:t>
            </w:r>
            <w:proofErr w:type="gramEnd"/>
            <w:r>
              <w:rPr>
                <w:rFonts w:ascii="Arial Unicode MS" w:eastAsia="Arial Unicode MS" w:hAnsi="Arial Unicode MS" w:cs="Arial Unicode MS"/>
              </w:rPr>
              <w:t xml:space="preserve"> Tool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Use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Streaming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동작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검증</w:t>
            </w:r>
            <w:r>
              <w:rPr>
                <w:rFonts w:ascii="Arial Unicode MS" w:eastAsia="Arial Unicode MS" w:hAnsi="Arial Unicode MS" w:cs="Arial Unicode MS"/>
              </w:rPr>
              <w:t>.</w:t>
            </w:r>
          </w:p>
        </w:tc>
      </w:tr>
      <w:tr w:rsidR="00D80D8A" w14:paraId="77429246" w14:textId="77777777">
        <w:tc>
          <w:tcPr>
            <w:tcW w:w="24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C6B714" w14:textId="77777777" w:rsidR="00D80D8A" w:rsidRDefault="00BE6280">
            <w:proofErr w:type="spellStart"/>
            <w:r>
              <w:rPr>
                <w:rFonts w:ascii="Arial Unicode MS" w:eastAsia="Arial Unicode MS" w:hAnsi="Arial Unicode MS" w:cs="Arial Unicode MS"/>
                <w:b/>
                <w:bCs/>
              </w:rPr>
              <w:t>Memory</w:t>
            </w:r>
            <w:proofErr w:type="spellEnd"/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전략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(6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장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)</w:t>
            </w:r>
          </w:p>
        </w:tc>
        <w:tc>
          <w:tcPr>
            <w:tcW w:w="65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6A6F73" w14:textId="77777777" w:rsidR="00D80D8A" w:rsidRDefault="00BE6280">
            <w:r>
              <w:rPr>
                <w:rFonts w:ascii="Arial Unicode MS" w:eastAsia="Arial Unicode MS" w:hAnsi="Arial Unicode MS" w:cs="Arial Unicode MS"/>
              </w:rPr>
              <w:t>컨텍스트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윈도우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크기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변경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Sliding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Window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크기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요약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주기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재조정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필요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여부</w:t>
            </w:r>
            <w:r>
              <w:rPr>
                <w:rFonts w:ascii="Arial Unicode MS" w:eastAsia="Arial Unicode MS" w:hAnsi="Arial Unicode MS" w:cs="Arial Unicode MS"/>
              </w:rPr>
              <w:t>.</w:t>
            </w:r>
          </w:p>
        </w:tc>
      </w:tr>
      <w:tr w:rsidR="00D80D8A" w14:paraId="4676312F" w14:textId="77777777">
        <w:tc>
          <w:tcPr>
            <w:tcW w:w="24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F27F3D" w14:textId="77777777" w:rsidR="00D80D8A" w:rsidRDefault="00BE6280">
            <w:proofErr w:type="spellStart"/>
            <w:r>
              <w:rPr>
                <w:rFonts w:ascii="Arial Unicode MS" w:eastAsia="Arial Unicode MS" w:hAnsi="Arial Unicode MS" w:cs="Arial Unicode MS"/>
                <w:b/>
                <w:bCs/>
              </w:rPr>
              <w:t>Guardrails</w:t>
            </w:r>
            <w:proofErr w:type="spellEnd"/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규칙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(9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장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)</w:t>
            </w:r>
          </w:p>
        </w:tc>
        <w:tc>
          <w:tcPr>
            <w:tcW w:w="65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083216" w14:textId="77777777" w:rsidR="00D80D8A" w:rsidRDefault="00BE6280">
            <w:r>
              <w:rPr>
                <w:rFonts w:ascii="Arial Unicode MS" w:eastAsia="Arial Unicode MS" w:hAnsi="Arial Unicode MS" w:cs="Arial Unicode MS"/>
              </w:rPr>
              <w:t>신규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모델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응답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형식에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맞춰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입출력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검증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규칙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재검증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>.</w:t>
            </w:r>
          </w:p>
        </w:tc>
      </w:tr>
      <w:tr w:rsidR="00D80D8A" w14:paraId="287E0FD5" w14:textId="77777777">
        <w:tc>
          <w:tcPr>
            <w:tcW w:w="24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49C4F2" w14:textId="77777777" w:rsidR="00D80D8A" w:rsidRDefault="00BE6280">
            <w:proofErr w:type="spellStart"/>
            <w:r>
              <w:rPr>
                <w:rFonts w:ascii="Arial Unicode MS" w:eastAsia="Arial Unicode MS" w:hAnsi="Arial Unicode MS" w:cs="Arial Unicode MS"/>
                <w:b/>
                <w:bCs/>
              </w:rPr>
              <w:t>Observability</w:t>
            </w:r>
            <w:proofErr w:type="spellEnd"/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(10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장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)</w:t>
            </w:r>
          </w:p>
        </w:tc>
        <w:tc>
          <w:tcPr>
            <w:tcW w:w="65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154ED6" w14:textId="77777777" w:rsidR="00D80D8A" w:rsidRDefault="00BE6280">
            <w:r>
              <w:rPr>
                <w:rFonts w:ascii="Arial Unicode MS" w:eastAsia="Arial Unicode MS" w:hAnsi="Arial Unicode MS" w:cs="Arial Unicode MS"/>
              </w:rPr>
              <w:t>새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모델의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호출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경로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비용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추적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품질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평가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지표를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기존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대시보드에서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계</w:t>
            </w:r>
            <w:r>
              <w:rPr>
                <w:rFonts w:ascii="Arial Unicode MS" w:eastAsia="Arial Unicode MS" w:hAnsi="Arial Unicode MS" w:cs="Arial Unicode MS"/>
              </w:rPr>
              <w:t>속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추적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가능한가</w:t>
            </w:r>
            <w:r>
              <w:rPr>
                <w:rFonts w:ascii="Arial Unicode MS" w:eastAsia="Arial Unicode MS" w:hAnsi="Arial Unicode MS" w:cs="Arial Unicode MS"/>
              </w:rPr>
              <w:t>.</w:t>
            </w:r>
          </w:p>
        </w:tc>
      </w:tr>
      <w:tr w:rsidR="00D80D8A" w14:paraId="3FBFE4E0" w14:textId="77777777">
        <w:tc>
          <w:tcPr>
            <w:tcW w:w="24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3218AD" w14:textId="77777777" w:rsidR="00D80D8A" w:rsidRDefault="00BE6280">
            <w:proofErr w:type="spellStart"/>
            <w:r>
              <w:rPr>
                <w:rFonts w:ascii="Arial Unicode MS" w:eastAsia="Arial Unicode MS" w:hAnsi="Arial Unicode MS" w:cs="Arial Unicode MS"/>
                <w:b/>
                <w:bCs/>
              </w:rPr>
              <w:t>Embedding</w:t>
            </w:r>
            <w:proofErr w:type="spellEnd"/>
            <w:r>
              <w:rPr>
                <w:rFonts w:ascii="Arial Unicode MS" w:eastAsia="Arial Unicode MS" w:hAnsi="Arial Unicode MS" w:cs="Arial Unicode MS"/>
                <w:b/>
                <w:bCs/>
              </w:rPr>
              <w:t>/RAG (7·8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장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)</w:t>
            </w:r>
          </w:p>
        </w:tc>
        <w:tc>
          <w:tcPr>
            <w:tcW w:w="65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E96477" w14:textId="77777777" w:rsidR="00D80D8A" w:rsidRDefault="00BE6280">
            <w:proofErr w:type="spellStart"/>
            <w:r>
              <w:rPr>
                <w:rFonts w:ascii="Arial Unicode MS" w:eastAsia="Arial Unicode MS" w:hAnsi="Arial Unicode MS" w:cs="Arial Unicode MS"/>
              </w:rPr>
              <w:t>LLM</w:t>
            </w:r>
            <w:r>
              <w:rPr>
                <w:rFonts w:ascii="Arial Unicode MS" w:eastAsia="Arial Unicode MS" w:hAnsi="Arial Unicode MS" w:cs="Arial Unicode MS"/>
              </w:rPr>
              <w:t>만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교체하는지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Embedding</w:t>
            </w:r>
            <w:r>
              <w:rPr>
                <w:rFonts w:ascii="Arial Unicode MS" w:eastAsia="Arial Unicode MS" w:hAnsi="Arial Unicode MS" w:cs="Arial Unicode MS"/>
              </w:rPr>
              <w:t>까지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함께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바꾸는지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구분</w:t>
            </w:r>
            <w:r>
              <w:rPr>
                <w:rFonts w:ascii="Arial Unicode MS" w:eastAsia="Arial Unicode MS" w:hAnsi="Arial Unicode MS" w:cs="Arial Unicode MS"/>
              </w:rPr>
              <w:t xml:space="preserve">.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Embedding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동시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교체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인덱스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전면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재구축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필요</w:t>
            </w:r>
            <w:r>
              <w:rPr>
                <w:rFonts w:ascii="Arial Unicode MS" w:eastAsia="Arial Unicode MS" w:hAnsi="Arial Unicode MS" w:cs="Arial Unicode MS"/>
              </w:rPr>
              <w:t xml:space="preserve"> → </w:t>
            </w:r>
            <w:r>
              <w:rPr>
                <w:rFonts w:ascii="Arial Unicode MS" w:eastAsia="Arial Unicode MS" w:hAnsi="Arial Unicode MS" w:cs="Arial Unicode MS"/>
              </w:rPr>
              <w:t>별도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계획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수립</w:t>
            </w:r>
            <w:r>
              <w:rPr>
                <w:rFonts w:ascii="Arial Unicode MS" w:eastAsia="Arial Unicode MS" w:hAnsi="Arial Unicode MS" w:cs="Arial Unicode MS"/>
              </w:rPr>
              <w:t>.</w:t>
            </w:r>
          </w:p>
        </w:tc>
      </w:tr>
    </w:tbl>
    <w:p w14:paraId="3FBC2F54" w14:textId="77777777" w:rsidR="00D80D8A" w:rsidRDefault="00BE6280">
      <w:pPr>
        <w:pStyle w:val="4"/>
      </w:pPr>
      <w:bookmarkStart w:id="63" w:name="_yx5e2jtdya95" w:colFirst="0" w:colLast="0"/>
      <w:bookmarkEnd w:id="63"/>
      <w:r>
        <w:rPr>
          <w:rFonts w:ascii="Arial Unicode MS" w:eastAsia="Arial Unicode MS" w:hAnsi="Arial Unicode MS" w:cs="Arial Unicode MS"/>
        </w:rPr>
        <w:t>교체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실행</w:t>
      </w:r>
      <w:r>
        <w:rPr>
          <w:rFonts w:ascii="Arial Unicode MS" w:eastAsia="Arial Unicode MS" w:hAnsi="Arial Unicode MS" w:cs="Arial Unicode MS"/>
        </w:rPr>
        <w:t xml:space="preserve">: </w:t>
      </w:r>
      <w:r>
        <w:rPr>
          <w:rFonts w:ascii="Arial Unicode MS" w:eastAsia="Arial Unicode MS" w:hAnsi="Arial Unicode MS" w:cs="Arial Unicode MS"/>
        </w:rPr>
        <w:t>어떻게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배포할</w:t>
      </w:r>
      <w:r>
        <w:rPr>
          <w:rFonts w:ascii="Arial Unicode MS" w:eastAsia="Arial Unicode MS" w:hAnsi="Arial Unicode MS" w:cs="Arial Unicode MS"/>
        </w:rPr>
        <w:t xml:space="preserve"> </w:t>
      </w:r>
      <w:proofErr w:type="gramStart"/>
      <w:r>
        <w:rPr>
          <w:rFonts w:ascii="Arial Unicode MS" w:eastAsia="Arial Unicode MS" w:hAnsi="Arial Unicode MS" w:cs="Arial Unicode MS"/>
        </w:rPr>
        <w:t>것인가</w:t>
      </w:r>
      <w:proofErr w:type="gramEnd"/>
    </w:p>
    <w:p w14:paraId="31708E12" w14:textId="77777777" w:rsidR="00D80D8A" w:rsidRDefault="00BE6280">
      <w:r>
        <w:rPr>
          <w:rFonts w:ascii="Arial Unicode MS" w:eastAsia="Arial Unicode MS" w:hAnsi="Arial Unicode MS" w:cs="Arial Unicode MS"/>
        </w:rPr>
        <w:t>검증을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통과한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후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아래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절차에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따라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단계적으로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배포한다</w:t>
      </w:r>
      <w:r>
        <w:rPr>
          <w:rFonts w:ascii="Arial Unicode MS" w:eastAsia="Arial Unicode MS" w:hAnsi="Arial Unicode MS" w:cs="Arial Unicode MS"/>
        </w:rPr>
        <w:t>.</w:t>
      </w:r>
    </w:p>
    <w:p w14:paraId="4607193D" w14:textId="77777777" w:rsidR="00D80D8A" w:rsidRDefault="00D80D8A">
      <w:pPr>
        <w:pBdr>
          <w:top w:val="nil"/>
          <w:left w:val="nil"/>
          <w:bottom w:val="nil"/>
          <w:right w:val="nil"/>
          <w:between w:val="nil"/>
        </w:pBdr>
      </w:pPr>
    </w:p>
    <w:tbl>
      <w:tblPr>
        <w:tblStyle w:val="affd"/>
        <w:tblW w:w="9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395"/>
        <w:gridCol w:w="7605"/>
      </w:tblGrid>
      <w:tr w:rsidR="00D80D8A" w14:paraId="16C176C3" w14:textId="77777777">
        <w:trPr>
          <w:tblHeader/>
        </w:trPr>
        <w:tc>
          <w:tcPr>
            <w:tcW w:w="1395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6004B1" w14:textId="77777777" w:rsidR="00D80D8A" w:rsidRDefault="00BE6280">
            <w:pPr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단계</w:t>
            </w:r>
          </w:p>
        </w:tc>
        <w:tc>
          <w:tcPr>
            <w:tcW w:w="7605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A0B160" w14:textId="77777777" w:rsidR="00D80D8A" w:rsidRDefault="00BE6280">
            <w:pPr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방법</w:t>
            </w:r>
          </w:p>
        </w:tc>
      </w:tr>
      <w:tr w:rsidR="00D80D8A" w14:paraId="4EF5A0E0" w14:textId="77777777">
        <w:tc>
          <w:tcPr>
            <w:tcW w:w="13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F5C3E0" w14:textId="77777777" w:rsidR="00D80D8A" w:rsidRDefault="00BE6280">
            <w:proofErr w:type="spellStart"/>
            <w:r>
              <w:rPr>
                <w:rFonts w:ascii="Arial Unicode MS" w:eastAsia="Arial Unicode MS" w:hAnsi="Arial Unicode MS" w:cs="Arial Unicode MS"/>
              </w:rPr>
              <w:t>Canary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배포</w:t>
            </w:r>
          </w:p>
        </w:tc>
        <w:tc>
          <w:tcPr>
            <w:tcW w:w="76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682238" w14:textId="77777777" w:rsidR="00D80D8A" w:rsidRDefault="00BE6280">
            <w:r>
              <w:rPr>
                <w:rFonts w:ascii="Arial Unicode MS" w:eastAsia="Arial Unicode MS" w:hAnsi="Arial Unicode MS" w:cs="Arial Unicode MS"/>
              </w:rPr>
              <w:t>전체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트래픽의</w:t>
            </w:r>
            <w:r>
              <w:rPr>
                <w:rFonts w:ascii="Arial Unicode MS" w:eastAsia="Arial Unicode MS" w:hAnsi="Arial Unicode MS" w:cs="Arial Unicode MS"/>
              </w:rPr>
              <w:t xml:space="preserve"> 5~10%</w:t>
            </w:r>
            <w:r>
              <w:rPr>
                <w:rFonts w:ascii="Arial Unicode MS" w:eastAsia="Arial Unicode MS" w:hAnsi="Arial Unicode MS" w:cs="Arial Unicode MS"/>
              </w:rPr>
              <w:t>를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신규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모델로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전환</w:t>
            </w:r>
            <w:r>
              <w:rPr>
                <w:rFonts w:ascii="Arial Unicode MS" w:eastAsia="Arial Unicode MS" w:hAnsi="Arial Unicode MS" w:cs="Arial Unicode MS"/>
              </w:rPr>
              <w:t xml:space="preserve">.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품질</w:t>
            </w:r>
            <w:r>
              <w:rPr>
                <w:rFonts w:ascii="Arial Unicode MS" w:eastAsia="Arial Unicode MS" w:hAnsi="Arial Unicode MS" w:cs="Arial Unicode MS"/>
              </w:rPr>
              <w:t>·</w:t>
            </w:r>
            <w:r>
              <w:rPr>
                <w:rFonts w:ascii="Arial Unicode MS" w:eastAsia="Arial Unicode MS" w:hAnsi="Arial Unicode MS" w:cs="Arial Unicode MS"/>
              </w:rPr>
              <w:t>지연</w:t>
            </w:r>
            <w:r>
              <w:rPr>
                <w:rFonts w:ascii="Arial Unicode MS" w:eastAsia="Arial Unicode MS" w:hAnsi="Arial Unicode MS" w:cs="Arial Unicode MS"/>
              </w:rPr>
              <w:t>·</w:t>
            </w:r>
            <w:r>
              <w:rPr>
                <w:rFonts w:ascii="Arial Unicode MS" w:eastAsia="Arial Unicode MS" w:hAnsi="Arial Unicode MS" w:cs="Arial Unicode MS"/>
              </w:rPr>
              <w:t>에러율</w:t>
            </w:r>
            <w:r>
              <w:rPr>
                <w:rFonts w:ascii="Arial Unicode MS" w:eastAsia="Arial Unicode MS" w:hAnsi="Arial Unicode MS" w:cs="Arial Unicode MS"/>
              </w:rPr>
              <w:t>·</w:t>
            </w:r>
            <w:r>
              <w:rPr>
                <w:rFonts w:ascii="Arial Unicode MS" w:eastAsia="Arial Unicode MS" w:hAnsi="Arial Unicode MS" w:cs="Arial Unicode MS"/>
              </w:rPr>
              <w:t>비용을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실서비스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조건에서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모니터링</w:t>
            </w:r>
            <w:r>
              <w:rPr>
                <w:rFonts w:ascii="Arial Unicode MS" w:eastAsia="Arial Unicode MS" w:hAnsi="Arial Unicode MS" w:cs="Arial Unicode MS"/>
              </w:rPr>
              <w:t>.</w:t>
            </w:r>
          </w:p>
        </w:tc>
      </w:tr>
      <w:tr w:rsidR="00D80D8A" w14:paraId="4F75ADEE" w14:textId="77777777">
        <w:tc>
          <w:tcPr>
            <w:tcW w:w="13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2985D2" w14:textId="77777777" w:rsidR="00D80D8A" w:rsidRDefault="00BE6280">
            <w:r>
              <w:rPr>
                <w:rFonts w:ascii="Arial Unicode MS" w:eastAsia="Arial Unicode MS" w:hAnsi="Arial Unicode MS" w:cs="Arial Unicode MS"/>
              </w:rPr>
              <w:t>단계적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확대</w:t>
            </w:r>
          </w:p>
        </w:tc>
        <w:tc>
          <w:tcPr>
            <w:tcW w:w="76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FF97F7" w14:textId="77777777" w:rsidR="00D80D8A" w:rsidRDefault="00BE6280">
            <w:proofErr w:type="spellStart"/>
            <w:r>
              <w:rPr>
                <w:rFonts w:ascii="Arial Unicode MS" w:eastAsia="Arial Unicode MS" w:hAnsi="Arial Unicode MS" w:cs="Arial Unicode MS"/>
              </w:rPr>
              <w:t>Canary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기준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충족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점진적으로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비율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확대</w:t>
            </w:r>
            <w:r>
              <w:rPr>
                <w:rFonts w:ascii="Arial Unicode MS" w:eastAsia="Arial Unicode MS" w:hAnsi="Arial Unicode MS" w:cs="Arial Unicode MS"/>
              </w:rPr>
              <w:t>.</w:t>
            </w:r>
          </w:p>
        </w:tc>
      </w:tr>
      <w:tr w:rsidR="00D80D8A" w14:paraId="7FAD69BB" w14:textId="77777777">
        <w:tc>
          <w:tcPr>
            <w:tcW w:w="13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9E5D13" w14:textId="77777777" w:rsidR="00D80D8A" w:rsidRDefault="00BE6280">
            <w:r>
              <w:rPr>
                <w:rFonts w:ascii="Arial Unicode MS" w:eastAsia="Arial Unicode MS" w:hAnsi="Arial Unicode MS" w:cs="Arial Unicode MS"/>
              </w:rPr>
              <w:t>즉시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롤백</w:t>
            </w:r>
          </w:p>
        </w:tc>
        <w:tc>
          <w:tcPr>
            <w:tcW w:w="76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658509" w14:textId="77777777" w:rsidR="00D80D8A" w:rsidRDefault="00BE6280">
            <w:r>
              <w:rPr>
                <w:rFonts w:ascii="Arial Unicode MS" w:eastAsia="Arial Unicode MS" w:hAnsi="Arial Unicode MS" w:cs="Arial Unicode MS"/>
              </w:rPr>
              <w:t>품질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저하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또는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장애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발생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이전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모델로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신속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복귀</w:t>
            </w:r>
            <w:r>
              <w:rPr>
                <w:rFonts w:ascii="Arial Unicode MS" w:eastAsia="Arial Unicode MS" w:hAnsi="Arial Unicode MS" w:cs="Arial Unicode MS"/>
              </w:rPr>
              <w:t>. 3.4</w:t>
            </w:r>
            <w:r>
              <w:rPr>
                <w:rFonts w:ascii="Arial Unicode MS" w:eastAsia="Arial Unicode MS" w:hAnsi="Arial Unicode MS" w:cs="Arial Unicode MS"/>
              </w:rPr>
              <w:t>절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Multi-Provider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Failover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구성이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있으면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롤백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용이</w:t>
            </w:r>
            <w:r>
              <w:rPr>
                <w:rFonts w:ascii="Arial Unicode MS" w:eastAsia="Arial Unicode MS" w:hAnsi="Arial Unicode MS" w:cs="Arial Unicode MS"/>
              </w:rPr>
              <w:t>.</w:t>
            </w:r>
          </w:p>
        </w:tc>
      </w:tr>
    </w:tbl>
    <w:p w14:paraId="3ABE255E" w14:textId="77777777" w:rsidR="00D80D8A" w:rsidRDefault="00D80D8A"/>
    <w:p w14:paraId="2BAC597F" w14:textId="77777777" w:rsidR="00D80D8A" w:rsidRDefault="00BE6280">
      <w:r>
        <w:pict w14:anchorId="3235F8B0">
          <v:rect id="_x0000_i1031" style="width:0;height:1.5pt" o:hralign="center" o:hrstd="t" o:hr="t" fillcolor="#a0a0a0" stroked="f"/>
        </w:pict>
      </w:r>
    </w:p>
    <w:p w14:paraId="0DF22885" w14:textId="77777777" w:rsidR="00D80D8A" w:rsidRDefault="00BE6280">
      <w:pPr>
        <w:pStyle w:val="2"/>
      </w:pPr>
      <w:bookmarkStart w:id="64" w:name="_36la7eygr0jv" w:colFirst="0" w:colLast="0"/>
      <w:bookmarkEnd w:id="64"/>
      <w:r>
        <w:rPr>
          <w:rFonts w:ascii="Arial Unicode MS" w:eastAsia="Arial Unicode MS" w:hAnsi="Arial Unicode MS" w:cs="Arial Unicode MS"/>
        </w:rPr>
        <w:t xml:space="preserve">4. </w:t>
      </w:r>
      <w:proofErr w:type="spellStart"/>
      <w:r>
        <w:rPr>
          <w:rFonts w:ascii="Arial Unicode MS" w:eastAsia="Arial Unicode MS" w:hAnsi="Arial Unicode MS" w:cs="Arial Unicode MS"/>
        </w:rPr>
        <w:t>Agent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Framework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선정</w:t>
      </w:r>
    </w:p>
    <w:p w14:paraId="1E091F74" w14:textId="77777777" w:rsidR="00D80D8A" w:rsidRDefault="00BE6280">
      <w:proofErr w:type="spellStart"/>
      <w:r>
        <w:rPr>
          <w:rFonts w:ascii="Arial Unicode MS" w:eastAsia="Arial Unicode MS" w:hAnsi="Arial Unicode MS" w:cs="Arial Unicode MS"/>
        </w:rPr>
        <w:t>Agent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Framework</w:t>
      </w:r>
      <w:r>
        <w:rPr>
          <w:rFonts w:ascii="Arial Unicode MS" w:eastAsia="Arial Unicode MS" w:hAnsi="Arial Unicode MS" w:cs="Arial Unicode MS"/>
        </w:rPr>
        <w:t>는</w:t>
      </w:r>
      <w:proofErr w:type="spellEnd"/>
      <w:r>
        <w:rPr>
          <w:rFonts w:ascii="Arial Unicode MS" w:eastAsia="Arial Unicode MS" w:hAnsi="Arial Unicode MS" w:cs="Arial Unicode MS"/>
        </w:rPr>
        <w:t xml:space="preserve"> AI </w:t>
      </w:r>
      <w:proofErr w:type="spellStart"/>
      <w:r>
        <w:rPr>
          <w:rFonts w:ascii="Arial Unicode MS" w:eastAsia="Arial Unicode MS" w:hAnsi="Arial Unicode MS" w:cs="Arial Unicode MS"/>
        </w:rPr>
        <w:t>Agent</w:t>
      </w:r>
      <w:r>
        <w:rPr>
          <w:rFonts w:ascii="Arial Unicode MS" w:eastAsia="Arial Unicode MS" w:hAnsi="Arial Unicode MS" w:cs="Arial Unicode MS"/>
        </w:rPr>
        <w:t>의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실행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흐름</w:t>
      </w:r>
      <w:r>
        <w:rPr>
          <w:rFonts w:ascii="Arial Unicode MS" w:eastAsia="Arial Unicode MS" w:hAnsi="Arial Unicode MS" w:cs="Arial Unicode MS"/>
        </w:rPr>
        <w:t>(</w:t>
      </w:r>
      <w:r>
        <w:rPr>
          <w:rFonts w:ascii="Arial Unicode MS" w:eastAsia="Arial Unicode MS" w:hAnsi="Arial Unicode MS" w:cs="Arial Unicode MS"/>
        </w:rPr>
        <w:t>계획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수립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도구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호출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상태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관리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에러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복구</w:t>
      </w:r>
      <w:r>
        <w:rPr>
          <w:rFonts w:ascii="Arial Unicode MS" w:eastAsia="Arial Unicode MS" w:hAnsi="Arial Unicode MS" w:cs="Arial Unicode MS"/>
        </w:rPr>
        <w:t>)</w:t>
      </w:r>
      <w:r>
        <w:rPr>
          <w:rFonts w:ascii="Arial Unicode MS" w:eastAsia="Arial Unicode MS" w:hAnsi="Arial Unicode MS" w:cs="Arial Unicode MS"/>
        </w:rPr>
        <w:t>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구현하는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뼈대이다</w:t>
      </w:r>
      <w:r>
        <w:rPr>
          <w:rFonts w:ascii="Arial Unicode MS" w:eastAsia="Arial Unicode MS" w:hAnsi="Arial Unicode MS" w:cs="Arial Unicode MS"/>
        </w:rPr>
        <w:t xml:space="preserve">. </w:t>
      </w:r>
      <w:proofErr w:type="spellStart"/>
      <w:r>
        <w:rPr>
          <w:rFonts w:ascii="Arial Unicode MS" w:eastAsia="Arial Unicode MS" w:hAnsi="Arial Unicode MS" w:cs="Arial Unicode MS"/>
        </w:rPr>
        <w:t>Framework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선택은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Topology</w:t>
      </w:r>
      <w:proofErr w:type="spellEnd"/>
      <w:r>
        <w:rPr>
          <w:rFonts w:ascii="Arial Unicode MS" w:eastAsia="Arial Unicode MS" w:hAnsi="Arial Unicode MS" w:cs="Arial Unicode MS"/>
        </w:rPr>
        <w:t>(2.1</w:t>
      </w:r>
      <w:r>
        <w:rPr>
          <w:rFonts w:ascii="Arial Unicode MS" w:eastAsia="Arial Unicode MS" w:hAnsi="Arial Unicode MS" w:cs="Arial Unicode MS"/>
        </w:rPr>
        <w:t>절</w:t>
      </w:r>
      <w:r>
        <w:rPr>
          <w:rFonts w:ascii="Arial Unicode MS" w:eastAsia="Arial Unicode MS" w:hAnsi="Arial Unicode MS" w:cs="Arial Unicode MS"/>
        </w:rPr>
        <w:t xml:space="preserve">), LLM </w:t>
      </w:r>
      <w:proofErr w:type="spellStart"/>
      <w:r>
        <w:rPr>
          <w:rFonts w:ascii="Arial Unicode MS" w:eastAsia="Arial Unicode MS" w:hAnsi="Arial Unicode MS" w:cs="Arial Unicode MS"/>
        </w:rPr>
        <w:t>Provider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호환성</w:t>
      </w:r>
      <w:r>
        <w:rPr>
          <w:rFonts w:ascii="Arial Unicode MS" w:eastAsia="Arial Unicode MS" w:hAnsi="Arial Unicode MS" w:cs="Arial Unicode MS"/>
        </w:rPr>
        <w:t>(3</w:t>
      </w:r>
      <w:r>
        <w:rPr>
          <w:rFonts w:ascii="Arial Unicode MS" w:eastAsia="Arial Unicode MS" w:hAnsi="Arial Unicode MS" w:cs="Arial Unicode MS"/>
        </w:rPr>
        <w:t>장</w:t>
      </w:r>
      <w:r>
        <w:rPr>
          <w:rFonts w:ascii="Arial Unicode MS" w:eastAsia="Arial Unicode MS" w:hAnsi="Arial Unicode MS" w:cs="Arial Unicode MS"/>
        </w:rPr>
        <w:t xml:space="preserve">), Tool </w:t>
      </w:r>
      <w:r>
        <w:rPr>
          <w:rFonts w:ascii="Arial Unicode MS" w:eastAsia="Arial Unicode MS" w:hAnsi="Arial Unicode MS" w:cs="Arial Unicode MS"/>
        </w:rPr>
        <w:t>연동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방식</w:t>
      </w:r>
      <w:r>
        <w:rPr>
          <w:rFonts w:ascii="Arial Unicode MS" w:eastAsia="Arial Unicode MS" w:hAnsi="Arial Unicode MS" w:cs="Arial Unicode MS"/>
        </w:rPr>
        <w:t>(5</w:t>
      </w:r>
      <w:r>
        <w:rPr>
          <w:rFonts w:ascii="Arial Unicode MS" w:eastAsia="Arial Unicode MS" w:hAnsi="Arial Unicode MS" w:cs="Arial Unicode MS"/>
        </w:rPr>
        <w:t>장</w:t>
      </w:r>
      <w:r>
        <w:rPr>
          <w:rFonts w:ascii="Arial Unicode MS" w:eastAsia="Arial Unicode MS" w:hAnsi="Arial Unicode MS" w:cs="Arial Unicode MS"/>
        </w:rPr>
        <w:t xml:space="preserve">), </w:t>
      </w:r>
      <w:proofErr w:type="spellStart"/>
      <w:r>
        <w:rPr>
          <w:rFonts w:ascii="Arial Unicode MS" w:eastAsia="Arial Unicode MS" w:hAnsi="Arial Unicode MS" w:cs="Arial Unicode MS"/>
        </w:rPr>
        <w:t>Observability</w:t>
      </w:r>
      <w:proofErr w:type="spellEnd"/>
      <w:r>
        <w:rPr>
          <w:rFonts w:ascii="Arial Unicode MS" w:eastAsia="Arial Unicode MS" w:hAnsi="Arial Unicode MS" w:cs="Arial Unicode MS"/>
        </w:rPr>
        <w:t>(10</w:t>
      </w:r>
      <w:r>
        <w:rPr>
          <w:rFonts w:ascii="Arial Unicode MS" w:eastAsia="Arial Unicode MS" w:hAnsi="Arial Unicode MS" w:cs="Arial Unicode MS"/>
        </w:rPr>
        <w:t>장</w:t>
      </w:r>
      <w:r>
        <w:rPr>
          <w:rFonts w:ascii="Arial Unicode MS" w:eastAsia="Arial Unicode MS" w:hAnsi="Arial Unicode MS" w:cs="Arial Unicode MS"/>
        </w:rPr>
        <w:t>)</w:t>
      </w:r>
      <w:r>
        <w:rPr>
          <w:rFonts w:ascii="Arial Unicode MS" w:eastAsia="Arial Unicode MS" w:hAnsi="Arial Unicode MS" w:cs="Arial Unicode MS"/>
        </w:rPr>
        <w:t>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직접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영향을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미치며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프로젝트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중반에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교체하면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사실상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전면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재작성에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가까운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비용이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발생한다</w:t>
      </w:r>
      <w:r>
        <w:rPr>
          <w:rFonts w:ascii="Arial Unicode MS" w:eastAsia="Arial Unicode MS" w:hAnsi="Arial Unicode MS" w:cs="Arial Unicode MS"/>
        </w:rPr>
        <w:t>. 3</w:t>
      </w:r>
      <w:r>
        <w:rPr>
          <w:rFonts w:ascii="Arial Unicode MS" w:eastAsia="Arial Unicode MS" w:hAnsi="Arial Unicode MS" w:cs="Arial Unicode MS"/>
        </w:rPr>
        <w:t>장에서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선정한</w:t>
      </w:r>
      <w:r>
        <w:rPr>
          <w:rFonts w:ascii="Arial Unicode MS" w:eastAsia="Arial Unicode MS" w:hAnsi="Arial Unicode MS" w:cs="Arial Unicode MS"/>
        </w:rPr>
        <w:t xml:space="preserve"> LLM </w:t>
      </w:r>
      <w:proofErr w:type="spellStart"/>
      <w:r>
        <w:rPr>
          <w:rFonts w:ascii="Arial Unicode MS" w:eastAsia="Arial Unicode MS" w:hAnsi="Arial Unicode MS" w:cs="Arial Unicode MS"/>
        </w:rPr>
        <w:t>Provider</w:t>
      </w:r>
      <w:r>
        <w:rPr>
          <w:rFonts w:ascii="Arial Unicode MS" w:eastAsia="Arial Unicode MS" w:hAnsi="Arial Unicode MS" w:cs="Arial Unicode MS"/>
        </w:rPr>
        <w:t>와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Model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Routing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전략이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장의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입력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조건이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되므로</w:t>
      </w:r>
      <w:r>
        <w:rPr>
          <w:rFonts w:ascii="Arial Unicode MS" w:eastAsia="Arial Unicode MS" w:hAnsi="Arial Unicode MS" w:cs="Arial Unicode MS"/>
        </w:rPr>
        <w:t>, 3</w:t>
      </w:r>
      <w:r>
        <w:rPr>
          <w:rFonts w:ascii="Arial Unicode MS" w:eastAsia="Arial Unicode MS" w:hAnsi="Arial Unicode MS" w:cs="Arial Unicode MS"/>
        </w:rPr>
        <w:t>장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결과를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확정한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뒤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진입할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것을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권장한다</w:t>
      </w:r>
      <w:r>
        <w:rPr>
          <w:rFonts w:ascii="Arial Unicode MS" w:eastAsia="Arial Unicode MS" w:hAnsi="Arial Unicode MS" w:cs="Arial Unicode MS"/>
        </w:rPr>
        <w:t>.</w:t>
      </w:r>
    </w:p>
    <w:p w14:paraId="5F087443" w14:textId="77777777" w:rsidR="00D80D8A" w:rsidRDefault="00D80D8A"/>
    <w:p w14:paraId="62612759" w14:textId="77777777" w:rsidR="00D80D8A" w:rsidRDefault="00BE6280">
      <w:pPr>
        <w:pStyle w:val="3"/>
      </w:pPr>
      <w:bookmarkStart w:id="65" w:name="_fkx54ec69s49" w:colFirst="0" w:colLast="0"/>
      <w:bookmarkEnd w:id="65"/>
      <w:r>
        <w:rPr>
          <w:rFonts w:ascii="Arial Unicode MS" w:eastAsia="Arial Unicode MS" w:hAnsi="Arial Unicode MS" w:cs="Arial Unicode MS"/>
        </w:rPr>
        <w:lastRenderedPageBreak/>
        <w:t xml:space="preserve">4.1 </w:t>
      </w:r>
      <w:r>
        <w:rPr>
          <w:rFonts w:ascii="Arial Unicode MS" w:eastAsia="Arial Unicode MS" w:hAnsi="Arial Unicode MS" w:cs="Arial Unicode MS"/>
        </w:rPr>
        <w:t>개요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및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비교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대상</w:t>
      </w:r>
    </w:p>
    <w:p w14:paraId="442F6895" w14:textId="77777777" w:rsidR="00D80D8A" w:rsidRDefault="00BE6280">
      <w:pPr>
        <w:pStyle w:val="4"/>
      </w:pPr>
      <w:bookmarkStart w:id="66" w:name="_yzmseopqzikm" w:colFirst="0" w:colLast="0"/>
      <w:bookmarkEnd w:id="66"/>
      <w:r>
        <w:rPr>
          <w:rFonts w:ascii="Arial Unicode MS" w:eastAsia="Arial Unicode MS" w:hAnsi="Arial Unicode MS" w:cs="Arial Unicode MS"/>
        </w:rPr>
        <w:t xml:space="preserve">4.1.1 </w:t>
      </w:r>
      <w:r>
        <w:rPr>
          <w:rFonts w:ascii="Arial Unicode MS" w:eastAsia="Arial Unicode MS" w:hAnsi="Arial Unicode MS" w:cs="Arial Unicode MS"/>
        </w:rPr>
        <w:t>비교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대상</w:t>
      </w:r>
      <w:r>
        <w:rPr>
          <w:rFonts w:ascii="Arial Unicode MS" w:eastAsia="Arial Unicode MS" w:hAnsi="Arial Unicode MS" w:cs="Arial Unicode MS"/>
        </w:rPr>
        <w:t xml:space="preserve"> (2026.03 </w:t>
      </w:r>
      <w:r>
        <w:rPr>
          <w:rFonts w:ascii="Arial Unicode MS" w:eastAsia="Arial Unicode MS" w:hAnsi="Arial Unicode MS" w:cs="Arial Unicode MS"/>
        </w:rPr>
        <w:t>기준</w:t>
      </w:r>
      <w:r>
        <w:rPr>
          <w:rFonts w:ascii="Arial Unicode MS" w:eastAsia="Arial Unicode MS" w:hAnsi="Arial Unicode MS" w:cs="Arial Unicode MS"/>
        </w:rPr>
        <w:t>)</w:t>
      </w:r>
    </w:p>
    <w:tbl>
      <w:tblPr>
        <w:tblStyle w:val="affe"/>
        <w:tblW w:w="9000" w:type="dxa"/>
        <w:tblInd w:w="0" w:type="dxa"/>
        <w:tblBorders>
          <w:top w:val="single" w:sz="8" w:space="0" w:color="1E1E1E"/>
          <w:left w:val="single" w:sz="8" w:space="0" w:color="1E1E1E"/>
          <w:bottom w:val="single" w:sz="8" w:space="0" w:color="1E1E1E"/>
          <w:right w:val="single" w:sz="8" w:space="0" w:color="1E1E1E"/>
          <w:insideH w:val="single" w:sz="8" w:space="0" w:color="1E1E1E"/>
          <w:insideV w:val="single" w:sz="8" w:space="0" w:color="1E1E1E"/>
        </w:tblBorders>
        <w:tblLayout w:type="fixed"/>
        <w:tblLook w:val="0600" w:firstRow="0" w:lastRow="0" w:firstColumn="0" w:lastColumn="0" w:noHBand="1" w:noVBand="1"/>
      </w:tblPr>
      <w:tblGrid>
        <w:gridCol w:w="1530"/>
        <w:gridCol w:w="7470"/>
      </w:tblGrid>
      <w:tr w:rsidR="00D80D8A" w14:paraId="2DF477C2" w14:textId="77777777">
        <w:trPr>
          <w:tblHeader/>
        </w:trPr>
        <w:tc>
          <w:tcPr>
            <w:tcW w:w="153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CC0181" w14:textId="77777777" w:rsidR="00D80D8A" w:rsidRDefault="00BE6280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Framework</w:t>
            </w:r>
            <w:proofErr w:type="spellEnd"/>
          </w:p>
        </w:tc>
        <w:tc>
          <w:tcPr>
            <w:tcW w:w="747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62A8D9" w14:textId="77777777" w:rsidR="00D80D8A" w:rsidRDefault="00BE6280">
            <w:pPr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선정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근거</w:t>
            </w:r>
          </w:p>
        </w:tc>
      </w:tr>
      <w:tr w:rsidR="00D80D8A" w14:paraId="4BE50B31" w14:textId="77777777">
        <w:tc>
          <w:tcPr>
            <w:tcW w:w="15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A308AC" w14:textId="77777777" w:rsidR="00D80D8A" w:rsidRDefault="00BE6280">
            <w:proofErr w:type="spellStart"/>
            <w:r>
              <w:t>LangGraph</w:t>
            </w:r>
            <w:proofErr w:type="spellEnd"/>
          </w:p>
        </w:tc>
        <w:tc>
          <w:tcPr>
            <w:tcW w:w="74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9074FF" w14:textId="77777777" w:rsidR="00D80D8A" w:rsidRDefault="00BE6280">
            <w:r>
              <w:rPr>
                <w:rFonts w:ascii="Arial Unicode MS" w:eastAsia="Arial Unicode MS" w:hAnsi="Arial Unicode MS" w:cs="Arial Unicode MS"/>
              </w:rPr>
              <w:t>그래프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기반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Agent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오케스트레이션의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사실상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표준</w:t>
            </w:r>
            <w:r>
              <w:rPr>
                <w:rFonts w:ascii="Arial Unicode MS" w:eastAsia="Arial Unicode MS" w:hAnsi="Arial Unicode MS" w:cs="Arial Unicode MS"/>
              </w:rPr>
              <w:t xml:space="preserve">. v1.1.0 GA.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PyPI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~38M+/</w:t>
            </w:r>
            <w:r>
              <w:rPr>
                <w:rFonts w:ascii="Arial Unicode MS" w:eastAsia="Arial Unicode MS" w:hAnsi="Arial Unicode MS" w:cs="Arial Unicode MS"/>
              </w:rPr>
              <w:t>월</w:t>
            </w:r>
            <w:r>
              <w:rPr>
                <w:rFonts w:ascii="Arial Unicode MS" w:eastAsia="Arial Unicode MS" w:hAnsi="Arial Unicode MS" w:cs="Arial Unicode MS"/>
              </w:rPr>
              <w:t xml:space="preserve">.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Uber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LinkedIn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Klarna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등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프로덕션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사례</w:t>
            </w:r>
            <w:r>
              <w:rPr>
                <w:rFonts w:ascii="Arial Unicode MS" w:eastAsia="Arial Unicode MS" w:hAnsi="Arial Unicode MS" w:cs="Arial Unicode MS"/>
              </w:rPr>
              <w:t xml:space="preserve">. </w:t>
            </w:r>
            <w:r>
              <w:rPr>
                <w:rFonts w:ascii="Arial Unicode MS" w:eastAsia="Arial Unicode MS" w:hAnsi="Arial Unicode MS" w:cs="Arial Unicode MS"/>
              </w:rPr>
              <w:t>라이선스</w:t>
            </w:r>
            <w:r>
              <w:rPr>
                <w:rFonts w:ascii="Arial Unicode MS" w:eastAsia="Arial Unicode MS" w:hAnsi="Arial Unicode MS" w:cs="Arial Unicode MS"/>
              </w:rPr>
              <w:t xml:space="preserve">: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LangGraph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License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>(</w:t>
            </w:r>
            <w:r>
              <w:rPr>
                <w:rFonts w:ascii="Arial Unicode MS" w:eastAsia="Arial Unicode MS" w:hAnsi="Arial Unicode MS" w:cs="Arial Unicode MS"/>
              </w:rPr>
              <w:t>독자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라이선스</w:t>
            </w:r>
            <w:r>
              <w:rPr>
                <w:rFonts w:ascii="Arial Unicode MS" w:eastAsia="Arial Unicode MS" w:hAnsi="Arial Unicode MS" w:cs="Arial Unicode MS"/>
              </w:rPr>
              <w:t xml:space="preserve">).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LangGraph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API </w:t>
            </w:r>
            <w:r>
              <w:rPr>
                <w:rFonts w:ascii="Arial Unicode MS" w:eastAsia="Arial Unicode MS" w:hAnsi="Arial Unicode MS" w:cs="Arial Unicode MS"/>
              </w:rPr>
              <w:t>서버는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Elastic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License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2.0.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LangChain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공식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사이트에서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MIT</w:t>
            </w:r>
            <w:r>
              <w:rPr>
                <w:rFonts w:ascii="Arial Unicode MS" w:eastAsia="Arial Unicode MS" w:hAnsi="Arial Unicode MS" w:cs="Arial Unicode MS"/>
              </w:rPr>
              <w:t>로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표기하는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경우가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있으나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PyPI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등록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기준과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상이하므로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상업적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사용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라이선스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원문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확인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필수</w:t>
            </w:r>
            <w:r>
              <w:rPr>
                <w:rFonts w:ascii="Arial Unicode MS" w:eastAsia="Arial Unicode MS" w:hAnsi="Arial Unicode MS" w:cs="Arial Unicode MS"/>
              </w:rPr>
              <w:t>.</w:t>
            </w:r>
          </w:p>
        </w:tc>
      </w:tr>
      <w:tr w:rsidR="00D80D8A" w14:paraId="41F3F242" w14:textId="77777777">
        <w:tc>
          <w:tcPr>
            <w:tcW w:w="15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EB2541" w14:textId="77777777" w:rsidR="00D80D8A" w:rsidRDefault="00BE6280">
            <w:proofErr w:type="spellStart"/>
            <w:r>
              <w:t>CrewAI</w:t>
            </w:r>
            <w:proofErr w:type="spellEnd"/>
          </w:p>
        </w:tc>
        <w:tc>
          <w:tcPr>
            <w:tcW w:w="74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00E8E8" w14:textId="77777777" w:rsidR="00D80D8A" w:rsidRDefault="00BE6280">
            <w:r>
              <w:rPr>
                <w:rFonts w:ascii="Arial Unicode MS" w:eastAsia="Arial Unicode MS" w:hAnsi="Arial Unicode MS" w:cs="Arial Unicode MS"/>
              </w:rPr>
              <w:t>역할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기반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멀티에이전트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대표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Framework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. v1.11.0 GA. GitHub ~45.9K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Stars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. MCP·A2A </w:t>
            </w:r>
            <w:r>
              <w:rPr>
                <w:rFonts w:ascii="Arial Unicode MS" w:eastAsia="Arial Unicode MS" w:hAnsi="Arial Unicode MS" w:cs="Arial Unicode MS"/>
              </w:rPr>
              <w:t>네이티브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지원</w:t>
            </w:r>
            <w:r>
              <w:rPr>
                <w:rFonts w:ascii="Arial Unicode MS" w:eastAsia="Arial Unicode MS" w:hAnsi="Arial Unicode MS" w:cs="Arial Unicode MS"/>
              </w:rPr>
              <w:t>. MIT.</w:t>
            </w:r>
          </w:p>
        </w:tc>
      </w:tr>
      <w:tr w:rsidR="00D80D8A" w14:paraId="6190B30D" w14:textId="77777777">
        <w:tc>
          <w:tcPr>
            <w:tcW w:w="15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A1AFFC" w14:textId="77777777" w:rsidR="00D80D8A" w:rsidRDefault="00BE6280">
            <w:r>
              <w:t>Google ADK</w:t>
            </w:r>
          </w:p>
        </w:tc>
        <w:tc>
          <w:tcPr>
            <w:tcW w:w="74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E92080" w14:textId="77777777" w:rsidR="00D80D8A" w:rsidRDefault="00BE6280">
            <w:r>
              <w:rPr>
                <w:rFonts w:ascii="Arial Unicode MS" w:eastAsia="Arial Unicode MS" w:hAnsi="Arial Unicode MS" w:cs="Arial Unicode MS"/>
              </w:rPr>
              <w:t xml:space="preserve">A2A </w:t>
            </w:r>
            <w:r>
              <w:rPr>
                <w:rFonts w:ascii="Arial Unicode MS" w:eastAsia="Arial Unicode MS" w:hAnsi="Arial Unicode MS" w:cs="Arial Unicode MS"/>
              </w:rPr>
              <w:t>중심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멀티에이전트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협업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Framework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.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Python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>/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TypeScript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>/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Go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>/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Java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4</w:t>
            </w:r>
            <w:r>
              <w:rPr>
                <w:rFonts w:ascii="Arial Unicode MS" w:eastAsia="Arial Unicode MS" w:hAnsi="Arial Unicode MS" w:cs="Arial Unicode MS"/>
              </w:rPr>
              <w:t>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언어</w:t>
            </w:r>
            <w:r>
              <w:rPr>
                <w:rFonts w:ascii="Arial Unicode MS" w:eastAsia="Arial Unicode MS" w:hAnsi="Arial Unicode MS" w:cs="Arial Unicode MS"/>
              </w:rPr>
              <w:t xml:space="preserve">. MCP·A2A </w:t>
            </w:r>
            <w:r>
              <w:rPr>
                <w:rFonts w:ascii="Arial Unicode MS" w:eastAsia="Arial Unicode MS" w:hAnsi="Arial Unicode MS" w:cs="Arial Unicode MS"/>
              </w:rPr>
              <w:t>네이티브</w:t>
            </w:r>
            <w:r>
              <w:rPr>
                <w:rFonts w:ascii="Arial Unicode MS" w:eastAsia="Arial Unicode MS" w:hAnsi="Arial Unicode MS" w:cs="Arial Unicode MS"/>
              </w:rPr>
              <w:t xml:space="preserve">.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Gemini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최적화</w:t>
            </w:r>
            <w:r>
              <w:rPr>
                <w:rFonts w:ascii="Arial Unicode MS" w:eastAsia="Arial Unicode MS" w:hAnsi="Arial Unicode MS" w:cs="Arial Unicode MS"/>
              </w:rPr>
              <w:t xml:space="preserve"> +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LiteLLM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확장</w:t>
            </w:r>
            <w:r>
              <w:rPr>
                <w:rFonts w:ascii="Arial Unicode MS" w:eastAsia="Arial Unicode MS" w:hAnsi="Arial Unicode MS" w:cs="Arial Unicode MS"/>
              </w:rPr>
              <w:t xml:space="preserve">. 2.0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Alpha</w:t>
            </w:r>
            <w:r>
              <w:rPr>
                <w:rFonts w:ascii="Arial Unicode MS" w:eastAsia="Arial Unicode MS" w:hAnsi="Arial Unicode MS" w:cs="Arial Unicode MS"/>
              </w:rPr>
              <w:t>에서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그래프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기반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워크플로우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도입</w:t>
            </w:r>
            <w:r>
              <w:rPr>
                <w:rFonts w:ascii="Arial Unicode MS" w:eastAsia="Arial Unicode MS" w:hAnsi="Arial Unicode MS" w:cs="Arial Unicode MS"/>
              </w:rPr>
              <w:t>(</w:t>
            </w:r>
            <w:r>
              <w:rPr>
                <w:rFonts w:ascii="Arial Unicode MS" w:eastAsia="Arial Unicode MS" w:hAnsi="Arial Unicode MS" w:cs="Arial Unicode MS"/>
              </w:rPr>
              <w:t>안정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버전은</w:t>
            </w:r>
            <w:r>
              <w:rPr>
                <w:rFonts w:ascii="Arial Unicode MS" w:eastAsia="Arial Unicode MS" w:hAnsi="Arial Unicode MS" w:cs="Arial Unicode MS"/>
              </w:rPr>
              <w:t xml:space="preserve"> 1.x). Apache 2.0.</w:t>
            </w:r>
          </w:p>
        </w:tc>
      </w:tr>
      <w:tr w:rsidR="00D80D8A" w14:paraId="6CDA4A4B" w14:textId="77777777">
        <w:tc>
          <w:tcPr>
            <w:tcW w:w="15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31F0CA" w14:textId="77777777" w:rsidR="00D80D8A" w:rsidRDefault="00BE6280">
            <w:proofErr w:type="spellStart"/>
            <w:r>
              <w:t>OpenAI</w:t>
            </w:r>
            <w:proofErr w:type="spellEnd"/>
            <w:r>
              <w:t xml:space="preserve"> </w:t>
            </w:r>
            <w:proofErr w:type="spellStart"/>
            <w:r>
              <w:t>Agents</w:t>
            </w:r>
            <w:proofErr w:type="spellEnd"/>
            <w:r>
              <w:t xml:space="preserve"> SDK</w:t>
            </w:r>
          </w:p>
        </w:tc>
        <w:tc>
          <w:tcPr>
            <w:tcW w:w="74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EF1A8D" w14:textId="77777777" w:rsidR="00D80D8A" w:rsidRDefault="00BE6280">
            <w:proofErr w:type="spellStart"/>
            <w:r>
              <w:rPr>
                <w:rFonts w:ascii="Arial Unicode MS" w:eastAsia="Arial Unicode MS" w:hAnsi="Arial Unicode MS" w:cs="Arial Unicode MS"/>
              </w:rPr>
              <w:t>OpenAI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모델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최적화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경량</w:t>
            </w:r>
            <w:r>
              <w:rPr>
                <w:rFonts w:ascii="Arial Unicode MS" w:eastAsia="Arial Unicode MS" w:hAnsi="Arial Unicode MS" w:cs="Arial Unicode MS"/>
              </w:rPr>
              <w:t xml:space="preserve"> SDK. v0.12.5. </w:t>
            </w:r>
            <w:r>
              <w:rPr>
                <w:rFonts w:ascii="Arial Unicode MS" w:eastAsia="Arial Unicode MS" w:hAnsi="Arial Unicode MS" w:cs="Arial Unicode MS"/>
              </w:rPr>
              <w:t>가장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빠른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프로토타이핑</w:t>
            </w:r>
            <w:r>
              <w:rPr>
                <w:rFonts w:ascii="Arial Unicode MS" w:eastAsia="Arial Unicode MS" w:hAnsi="Arial Unicode MS" w:cs="Arial Unicode MS"/>
              </w:rPr>
              <w:t xml:space="preserve">.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OpenAI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네이티브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최적화</w:t>
            </w:r>
            <w:r>
              <w:rPr>
                <w:rFonts w:ascii="Arial Unicode MS" w:eastAsia="Arial Unicode MS" w:hAnsi="Arial Unicode MS" w:cs="Arial Unicode MS"/>
              </w:rPr>
              <w:t xml:space="preserve"> +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LiteLLM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확장</w:t>
            </w:r>
            <w:r>
              <w:rPr>
                <w:rFonts w:ascii="Arial Unicode MS" w:eastAsia="Arial Unicode MS" w:hAnsi="Arial Unicode MS" w:cs="Arial Unicode MS"/>
              </w:rPr>
              <w:t>(</w:t>
            </w:r>
            <w:r>
              <w:rPr>
                <w:rFonts w:ascii="Arial Unicode MS" w:eastAsia="Arial Unicode MS" w:hAnsi="Arial Unicode MS" w:cs="Arial Unicode MS"/>
              </w:rPr>
              <w:t>베타</w:t>
            </w:r>
            <w:r>
              <w:rPr>
                <w:rFonts w:ascii="Arial Unicode MS" w:eastAsia="Arial Unicode MS" w:hAnsi="Arial Unicode MS" w:cs="Arial Unicode MS"/>
              </w:rPr>
              <w:t>)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으로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100+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Provider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접근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가능</w:t>
            </w:r>
            <w:r>
              <w:rPr>
                <w:rFonts w:ascii="Arial Unicode MS" w:eastAsia="Arial Unicode MS" w:hAnsi="Arial Unicode MS" w:cs="Arial Unicode MS"/>
              </w:rPr>
              <w:t xml:space="preserve">. GitHub ~19K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Stars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>. MIT.</w:t>
            </w:r>
          </w:p>
        </w:tc>
      </w:tr>
      <w:tr w:rsidR="00D80D8A" w14:paraId="458A3E92" w14:textId="77777777">
        <w:tc>
          <w:tcPr>
            <w:tcW w:w="15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610C7F" w14:textId="77777777" w:rsidR="00D80D8A" w:rsidRDefault="00BE6280">
            <w:r>
              <w:t xml:space="preserve">MS </w:t>
            </w:r>
            <w:proofErr w:type="spellStart"/>
            <w:r>
              <w:t>Agent</w:t>
            </w:r>
            <w:proofErr w:type="spellEnd"/>
            <w:r>
              <w:t xml:space="preserve"> </w:t>
            </w:r>
            <w:proofErr w:type="spellStart"/>
            <w:r>
              <w:t>Framework</w:t>
            </w:r>
            <w:proofErr w:type="spellEnd"/>
          </w:p>
        </w:tc>
        <w:tc>
          <w:tcPr>
            <w:tcW w:w="74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291151" w14:textId="77777777" w:rsidR="00D80D8A" w:rsidRDefault="00BE6280">
            <w:proofErr w:type="spellStart"/>
            <w:r>
              <w:rPr>
                <w:rFonts w:ascii="Arial Unicode MS" w:eastAsia="Arial Unicode MS" w:hAnsi="Arial Unicode MS" w:cs="Arial Unicode MS"/>
              </w:rPr>
              <w:t>Semantic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Kernel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+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AutoGen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후속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통합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Framework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. RC(2026.03 </w:t>
            </w:r>
            <w:r>
              <w:rPr>
                <w:rFonts w:ascii="Arial Unicode MS" w:eastAsia="Arial Unicode MS" w:hAnsi="Arial Unicode MS" w:cs="Arial Unicode MS"/>
              </w:rPr>
              <w:t>기준</w:t>
            </w:r>
            <w:r>
              <w:rPr>
                <w:rFonts w:ascii="Arial Unicode MS" w:eastAsia="Arial Unicode MS" w:hAnsi="Arial Unicode MS" w:cs="Arial Unicode MS"/>
              </w:rPr>
              <w:t xml:space="preserve">, GA </w:t>
            </w:r>
            <w:r>
              <w:rPr>
                <w:rFonts w:ascii="Arial Unicode MS" w:eastAsia="Arial Unicode MS" w:hAnsi="Arial Unicode MS" w:cs="Arial Unicode MS"/>
              </w:rPr>
              <w:t>목표</w:t>
            </w:r>
            <w:r>
              <w:rPr>
                <w:rFonts w:ascii="Arial Unicode MS" w:eastAsia="Arial Unicode MS" w:hAnsi="Arial Unicode MS" w:cs="Arial Unicode MS"/>
              </w:rPr>
              <w:t xml:space="preserve"> 2026.03 </w:t>
            </w:r>
            <w:r>
              <w:rPr>
                <w:rFonts w:ascii="Arial Unicode MS" w:eastAsia="Arial Unicode MS" w:hAnsi="Arial Unicode MS" w:cs="Arial Unicode MS"/>
              </w:rPr>
              <w:t>말</w:t>
            </w:r>
            <w:r>
              <w:rPr>
                <w:rFonts w:ascii="Arial Unicode MS" w:eastAsia="Arial Unicode MS" w:hAnsi="Arial Unicode MS" w:cs="Arial Unicode MS"/>
              </w:rPr>
              <w:t xml:space="preserve">). .NET +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Python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>. A2</w:t>
            </w:r>
            <w:r>
              <w:rPr>
                <w:rFonts w:ascii="Arial Unicode MS" w:eastAsia="Arial Unicode MS" w:hAnsi="Arial Unicode MS" w:cs="Arial Unicode MS"/>
              </w:rPr>
              <w:t xml:space="preserve">A·MCP·AG-UI </w:t>
            </w:r>
            <w:r>
              <w:rPr>
                <w:rFonts w:ascii="Arial Unicode MS" w:eastAsia="Arial Unicode MS" w:hAnsi="Arial Unicode MS" w:cs="Arial Unicode MS"/>
              </w:rPr>
              <w:t>지원</w:t>
            </w:r>
            <w:r>
              <w:rPr>
                <w:rFonts w:ascii="Arial Unicode MS" w:eastAsia="Arial Unicode MS" w:hAnsi="Arial Unicode MS" w:cs="Arial Unicode MS"/>
              </w:rPr>
              <w:t xml:space="preserve">.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Azure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네이티브</w:t>
            </w:r>
            <w:r>
              <w:rPr>
                <w:rFonts w:ascii="Arial Unicode MS" w:eastAsia="Arial Unicode MS" w:hAnsi="Arial Unicode MS" w:cs="Arial Unicode MS"/>
              </w:rPr>
              <w:t>. MIT.</w:t>
            </w:r>
          </w:p>
        </w:tc>
      </w:tr>
    </w:tbl>
    <w:p w14:paraId="638F4153" w14:textId="77777777" w:rsidR="00D80D8A" w:rsidRDefault="00D80D8A"/>
    <w:p w14:paraId="09CA08A3" w14:textId="77777777" w:rsidR="00D80D8A" w:rsidRDefault="00BE6280">
      <w:pPr>
        <w:pStyle w:val="4"/>
      </w:pPr>
      <w:bookmarkStart w:id="67" w:name="_v5n7xwqaql6i" w:colFirst="0" w:colLast="0"/>
      <w:bookmarkEnd w:id="67"/>
      <w:r>
        <w:rPr>
          <w:rFonts w:ascii="Arial Unicode MS" w:eastAsia="Arial Unicode MS" w:hAnsi="Arial Unicode MS" w:cs="Arial Unicode MS"/>
        </w:rPr>
        <w:t xml:space="preserve">4.1.2 </w:t>
      </w:r>
      <w:r>
        <w:rPr>
          <w:rFonts w:ascii="Arial Unicode MS" w:eastAsia="Arial Unicode MS" w:hAnsi="Arial Unicode MS" w:cs="Arial Unicode MS"/>
        </w:rPr>
        <w:t>비교에서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제외한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Framework</w:t>
      </w:r>
      <w:proofErr w:type="spellEnd"/>
    </w:p>
    <w:p w14:paraId="26BA15E1" w14:textId="77777777" w:rsidR="00D80D8A" w:rsidRDefault="00BE6280">
      <w:proofErr w:type="spellStart"/>
      <w:r>
        <w:rPr>
          <w:b/>
          <w:bCs/>
        </w:rPr>
        <w:t>Haystack</w:t>
      </w:r>
      <w:proofErr w:type="spellEnd"/>
      <w:r>
        <w:rPr>
          <w:b/>
          <w:bCs/>
        </w:rPr>
        <w:t>:</w:t>
      </w:r>
      <w:r>
        <w:rPr>
          <w:rFonts w:ascii="Arial Unicode MS" w:eastAsia="Arial Unicode MS" w:hAnsi="Arial Unicode MS" w:cs="Arial Unicode MS"/>
        </w:rPr>
        <w:t xml:space="preserve"> RAG Pipeline </w:t>
      </w:r>
      <w:r>
        <w:rPr>
          <w:rFonts w:ascii="Arial Unicode MS" w:eastAsia="Arial Unicode MS" w:hAnsi="Arial Unicode MS" w:cs="Arial Unicode MS"/>
        </w:rPr>
        <w:t>특화</w:t>
      </w:r>
      <w:r>
        <w:rPr>
          <w:rFonts w:ascii="Arial Unicode MS" w:eastAsia="Arial Unicode MS" w:hAnsi="Arial Unicode MS" w:cs="Arial Unicode MS"/>
        </w:rPr>
        <w:t>(9</w:t>
      </w:r>
      <w:r>
        <w:rPr>
          <w:rFonts w:ascii="Arial Unicode MS" w:eastAsia="Arial Unicode MS" w:hAnsi="Arial Unicode MS" w:cs="Arial Unicode MS"/>
        </w:rPr>
        <w:t>장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참조</w:t>
      </w:r>
      <w:r>
        <w:rPr>
          <w:rFonts w:ascii="Arial Unicode MS" w:eastAsia="Arial Unicode MS" w:hAnsi="Arial Unicode MS" w:cs="Arial Unicode MS"/>
        </w:rPr>
        <w:t xml:space="preserve">). </w:t>
      </w:r>
      <w:r>
        <w:rPr>
          <w:rFonts w:ascii="Arial Unicode MS" w:eastAsia="Arial Unicode MS" w:hAnsi="Arial Unicode MS" w:cs="Arial Unicode MS"/>
        </w:rPr>
        <w:t>범용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Agent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오케스트레이션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목적으로는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적합하지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않다</w:t>
      </w:r>
      <w:r>
        <w:rPr>
          <w:rFonts w:ascii="Arial Unicode MS" w:eastAsia="Arial Unicode MS" w:hAnsi="Arial Unicode MS" w:cs="Arial Unicode MS"/>
        </w:rPr>
        <w:t>.</w:t>
      </w:r>
    </w:p>
    <w:p w14:paraId="4BE62936" w14:textId="77777777" w:rsidR="00D80D8A" w:rsidRDefault="00D80D8A"/>
    <w:p w14:paraId="57C7D99A" w14:textId="77777777" w:rsidR="00D80D8A" w:rsidRDefault="00BE6280">
      <w:proofErr w:type="spellStart"/>
      <w:r>
        <w:rPr>
          <w:b/>
          <w:bCs/>
        </w:rPr>
        <w:t>LlamaIndex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Workflows</w:t>
      </w:r>
      <w:proofErr w:type="spellEnd"/>
      <w:r>
        <w:rPr>
          <w:b/>
          <w:bCs/>
        </w:rPr>
        <w:t>: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데이터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중심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Agent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특화</w:t>
      </w:r>
      <w:r>
        <w:rPr>
          <w:rFonts w:ascii="Arial Unicode MS" w:eastAsia="Arial Unicode MS" w:hAnsi="Arial Unicode MS" w:cs="Arial Unicode MS"/>
        </w:rPr>
        <w:t xml:space="preserve">. </w:t>
      </w:r>
      <w:r>
        <w:rPr>
          <w:rFonts w:ascii="Arial Unicode MS" w:eastAsia="Arial Unicode MS" w:hAnsi="Arial Unicode MS" w:cs="Arial Unicode MS"/>
        </w:rPr>
        <w:t>범용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오케스트레이션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기능이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위</w:t>
      </w:r>
      <w:r>
        <w:rPr>
          <w:rFonts w:ascii="Arial Unicode MS" w:eastAsia="Arial Unicode MS" w:hAnsi="Arial Unicode MS" w:cs="Arial Unicode MS"/>
        </w:rPr>
        <w:t xml:space="preserve"> 5</w:t>
      </w:r>
      <w:r>
        <w:rPr>
          <w:rFonts w:ascii="Arial Unicode MS" w:eastAsia="Arial Unicode MS" w:hAnsi="Arial Unicode MS" w:cs="Arial Unicode MS"/>
        </w:rPr>
        <w:t>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대비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제한적</w:t>
      </w:r>
      <w:r>
        <w:rPr>
          <w:rFonts w:ascii="Arial Unicode MS" w:eastAsia="Arial Unicode MS" w:hAnsi="Arial Unicode MS" w:cs="Arial Unicode MS"/>
        </w:rPr>
        <w:t>.</w:t>
      </w:r>
    </w:p>
    <w:p w14:paraId="28F3D2BF" w14:textId="77777777" w:rsidR="00D80D8A" w:rsidRDefault="00D80D8A"/>
    <w:p w14:paraId="2CE8AF25" w14:textId="77777777" w:rsidR="00D80D8A" w:rsidRDefault="00BE6280">
      <w:proofErr w:type="spellStart"/>
      <w:r>
        <w:rPr>
          <w:b/>
          <w:bCs/>
        </w:rPr>
        <w:t>Pydantic</w:t>
      </w:r>
      <w:proofErr w:type="spellEnd"/>
      <w:r>
        <w:rPr>
          <w:b/>
          <w:bCs/>
        </w:rPr>
        <w:t xml:space="preserve"> AI: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코드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우선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경량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Framework</w:t>
      </w:r>
      <w:proofErr w:type="spellEnd"/>
      <w:r>
        <w:rPr>
          <w:rFonts w:ascii="Arial Unicode MS" w:eastAsia="Arial Unicode MS" w:hAnsi="Arial Unicode MS" w:cs="Arial Unicode MS"/>
        </w:rPr>
        <w:t xml:space="preserve">. </w:t>
      </w:r>
      <w:proofErr w:type="spellStart"/>
      <w:r>
        <w:rPr>
          <w:rFonts w:ascii="Arial Unicode MS" w:eastAsia="Arial Unicode MS" w:hAnsi="Arial Unicode MS" w:cs="Arial Unicode MS"/>
        </w:rPr>
        <w:t>멀티에이전트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오케스트레이션</w:t>
      </w:r>
      <w:r>
        <w:rPr>
          <w:rFonts w:ascii="Arial Unicode MS" w:eastAsia="Arial Unicode MS" w:hAnsi="Arial Unicode MS" w:cs="Arial Unicode MS"/>
        </w:rPr>
        <w:t>·Durable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Execu</w:t>
      </w:r>
      <w:r>
        <w:rPr>
          <w:rFonts w:ascii="Arial Unicode MS" w:eastAsia="Arial Unicode MS" w:hAnsi="Arial Unicode MS" w:cs="Arial Unicode MS"/>
        </w:rPr>
        <w:t>tion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부족</w:t>
      </w:r>
      <w:r>
        <w:rPr>
          <w:rFonts w:ascii="Arial Unicode MS" w:eastAsia="Arial Unicode MS" w:hAnsi="Arial Unicode MS" w:cs="Arial Unicode MS"/>
        </w:rPr>
        <w:t xml:space="preserve">. </w:t>
      </w:r>
      <w:r>
        <w:rPr>
          <w:rFonts w:ascii="Arial Unicode MS" w:eastAsia="Arial Unicode MS" w:hAnsi="Arial Unicode MS" w:cs="Arial Unicode MS"/>
        </w:rPr>
        <w:t>단일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Agent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경량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용도로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검토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가치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있으며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향후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재평가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대상</w:t>
      </w:r>
      <w:r>
        <w:rPr>
          <w:rFonts w:ascii="Arial Unicode MS" w:eastAsia="Arial Unicode MS" w:hAnsi="Arial Unicode MS" w:cs="Arial Unicode MS"/>
        </w:rPr>
        <w:t>.</w:t>
      </w:r>
    </w:p>
    <w:p w14:paraId="7593FC66" w14:textId="77777777" w:rsidR="00D80D8A" w:rsidRDefault="00D80D8A"/>
    <w:p w14:paraId="4946CCB7" w14:textId="77777777" w:rsidR="00D80D8A" w:rsidRDefault="00BE6280">
      <w:pPr>
        <w:pStyle w:val="3"/>
      </w:pPr>
      <w:bookmarkStart w:id="68" w:name="_3kbumrd8l52i" w:colFirst="0" w:colLast="0"/>
      <w:bookmarkEnd w:id="68"/>
      <w:r>
        <w:rPr>
          <w:rFonts w:ascii="Arial Unicode MS" w:eastAsia="Arial Unicode MS" w:hAnsi="Arial Unicode MS" w:cs="Arial Unicode MS"/>
        </w:rPr>
        <w:t xml:space="preserve">4.2 </w:t>
      </w:r>
      <w:r>
        <w:rPr>
          <w:rFonts w:ascii="Arial Unicode MS" w:eastAsia="Arial Unicode MS" w:hAnsi="Arial Unicode MS" w:cs="Arial Unicode MS"/>
        </w:rPr>
        <w:t>선정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판단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기초</w:t>
      </w:r>
    </w:p>
    <w:p w14:paraId="3C286578" w14:textId="77777777" w:rsidR="00D80D8A" w:rsidRDefault="00BE6280">
      <w:r>
        <w:rPr>
          <w:rFonts w:ascii="Arial Unicode MS" w:eastAsia="Arial Unicode MS" w:hAnsi="Arial Unicode MS" w:cs="Arial Unicode MS"/>
        </w:rPr>
        <w:t xml:space="preserve">4.3 </w:t>
      </w:r>
      <w:r>
        <w:rPr>
          <w:rFonts w:ascii="Arial Unicode MS" w:eastAsia="Arial Unicode MS" w:hAnsi="Arial Unicode MS" w:cs="Arial Unicode MS"/>
        </w:rPr>
        <w:t>의사결정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분기에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진입하기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전에</w:t>
      </w:r>
      <w:r>
        <w:rPr>
          <w:rFonts w:ascii="Arial Unicode MS" w:eastAsia="Arial Unicode MS" w:hAnsi="Arial Unicode MS" w:cs="Arial Unicode MS"/>
        </w:rPr>
        <w:t>, 5</w:t>
      </w:r>
      <w:r>
        <w:rPr>
          <w:rFonts w:ascii="Arial Unicode MS" w:eastAsia="Arial Unicode MS" w:hAnsi="Arial Unicode MS" w:cs="Arial Unicode MS"/>
        </w:rPr>
        <w:t>개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Framework</w:t>
      </w:r>
      <w:r>
        <w:rPr>
          <w:rFonts w:ascii="Arial Unicode MS" w:eastAsia="Arial Unicode MS" w:hAnsi="Arial Unicode MS" w:cs="Arial Unicode MS"/>
        </w:rPr>
        <w:t>의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핵심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차이를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파악한다</w:t>
      </w:r>
      <w:r>
        <w:rPr>
          <w:rFonts w:ascii="Arial Unicode MS" w:eastAsia="Arial Unicode MS" w:hAnsi="Arial Unicode MS" w:cs="Arial Unicode MS"/>
        </w:rPr>
        <w:t xml:space="preserve">. </w:t>
      </w:r>
      <w:r>
        <w:rPr>
          <w:rFonts w:ascii="Arial Unicode MS" w:eastAsia="Arial Unicode MS" w:hAnsi="Arial Unicode MS" w:cs="Arial Unicode MS"/>
        </w:rPr>
        <w:t>아래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표는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선정에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결정적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영향을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미치는</w:t>
      </w:r>
      <w:r>
        <w:rPr>
          <w:rFonts w:ascii="Arial Unicode MS" w:eastAsia="Arial Unicode MS" w:hAnsi="Arial Unicode MS" w:cs="Arial Unicode MS"/>
        </w:rPr>
        <w:t xml:space="preserve"> 6</w:t>
      </w:r>
      <w:r>
        <w:rPr>
          <w:rFonts w:ascii="Arial Unicode MS" w:eastAsia="Arial Unicode MS" w:hAnsi="Arial Unicode MS" w:cs="Arial Unicode MS"/>
        </w:rPr>
        <w:t>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축으로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각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Framework</w:t>
      </w:r>
      <w:r>
        <w:rPr>
          <w:rFonts w:ascii="Arial Unicode MS" w:eastAsia="Arial Unicode MS" w:hAnsi="Arial Unicode MS" w:cs="Arial Unicode MS"/>
        </w:rPr>
        <w:t>를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요약한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것이다</w:t>
      </w:r>
      <w:r>
        <w:rPr>
          <w:rFonts w:ascii="Arial Unicode MS" w:eastAsia="Arial Unicode MS" w:hAnsi="Arial Unicode MS" w:cs="Arial Unicode MS"/>
        </w:rPr>
        <w:t xml:space="preserve">. </w:t>
      </w:r>
      <w:r>
        <w:rPr>
          <w:rFonts w:ascii="Arial Unicode MS" w:eastAsia="Arial Unicode MS" w:hAnsi="Arial Unicode MS" w:cs="Arial Unicode MS"/>
        </w:rPr>
        <w:t>상세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스펙과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수치는</w:t>
      </w:r>
      <w:r>
        <w:rPr>
          <w:rFonts w:ascii="Arial Unicode MS" w:eastAsia="Arial Unicode MS" w:hAnsi="Arial Unicode MS" w:cs="Arial Unicode MS"/>
        </w:rPr>
        <w:t xml:space="preserve"> 4.4</w:t>
      </w:r>
      <w:r>
        <w:rPr>
          <w:rFonts w:ascii="Arial Unicode MS" w:eastAsia="Arial Unicode MS" w:hAnsi="Arial Unicode MS" w:cs="Arial Unicode MS"/>
        </w:rPr>
        <w:t>절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비교표에서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확인한다</w:t>
      </w:r>
      <w:r>
        <w:rPr>
          <w:rFonts w:ascii="Arial Unicode MS" w:eastAsia="Arial Unicode MS" w:hAnsi="Arial Unicode MS" w:cs="Arial Unicode MS"/>
        </w:rPr>
        <w:t>.</w:t>
      </w:r>
    </w:p>
    <w:p w14:paraId="74C97007" w14:textId="77777777" w:rsidR="00D80D8A" w:rsidRDefault="00D80D8A"/>
    <w:p w14:paraId="6EDBA8A9" w14:textId="77777777" w:rsidR="00D80D8A" w:rsidRDefault="00BE6280">
      <w:pPr>
        <w:pStyle w:val="4"/>
      </w:pPr>
      <w:bookmarkStart w:id="69" w:name="_t5sqr0qpszs8" w:colFirst="0" w:colLast="0"/>
      <w:bookmarkEnd w:id="69"/>
      <w:commentRangeStart w:id="70"/>
      <w:proofErr w:type="spellStart"/>
      <w:r>
        <w:rPr>
          <w:rFonts w:ascii="Arial Unicode MS" w:eastAsia="Arial Unicode MS" w:hAnsi="Arial Unicode MS" w:cs="Arial Unicode MS"/>
        </w:rPr>
        <w:lastRenderedPageBreak/>
        <w:t>Framework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핵심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차이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요약</w:t>
      </w:r>
      <w:r>
        <w:rPr>
          <w:rFonts w:ascii="Arial Unicode MS" w:eastAsia="Arial Unicode MS" w:hAnsi="Arial Unicode MS" w:cs="Arial Unicode MS"/>
        </w:rPr>
        <w:t xml:space="preserve"> (2026.03 </w:t>
      </w:r>
      <w:r>
        <w:rPr>
          <w:rFonts w:ascii="Arial Unicode MS" w:eastAsia="Arial Unicode MS" w:hAnsi="Arial Unicode MS" w:cs="Arial Unicode MS"/>
        </w:rPr>
        <w:t>기준</w:t>
      </w:r>
      <w:r>
        <w:rPr>
          <w:rFonts w:ascii="Arial Unicode MS" w:eastAsia="Arial Unicode MS" w:hAnsi="Arial Unicode MS" w:cs="Arial Unicode MS"/>
        </w:rPr>
        <w:t>)</w:t>
      </w:r>
      <w:commentRangeEnd w:id="70"/>
      <w:r>
        <w:commentReference w:id="70"/>
      </w:r>
    </w:p>
    <w:tbl>
      <w:tblPr>
        <w:tblStyle w:val="afff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504"/>
        <w:gridCol w:w="1505"/>
        <w:gridCol w:w="1505"/>
        <w:gridCol w:w="1505"/>
        <w:gridCol w:w="1505"/>
        <w:gridCol w:w="1505"/>
      </w:tblGrid>
      <w:tr w:rsidR="00D80D8A" w14:paraId="6D6B4CFB" w14:textId="77777777">
        <w:trPr>
          <w:tblHeader/>
        </w:trPr>
        <w:tc>
          <w:tcPr>
            <w:tcW w:w="1504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E25FCA" w14:textId="77777777" w:rsidR="00D80D8A" w:rsidRDefault="00BE6280">
            <w:pPr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판단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축</w:t>
            </w:r>
          </w:p>
        </w:tc>
        <w:tc>
          <w:tcPr>
            <w:tcW w:w="1504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81C716" w14:textId="77777777" w:rsidR="00D80D8A" w:rsidRDefault="00BE6280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LangGraph</w:t>
            </w:r>
            <w:proofErr w:type="spellEnd"/>
          </w:p>
        </w:tc>
        <w:tc>
          <w:tcPr>
            <w:tcW w:w="1504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BF76D4" w14:textId="77777777" w:rsidR="00D80D8A" w:rsidRDefault="00BE6280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CrewAI</w:t>
            </w:r>
            <w:proofErr w:type="spellEnd"/>
          </w:p>
        </w:tc>
        <w:tc>
          <w:tcPr>
            <w:tcW w:w="1504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3E62B4" w14:textId="77777777" w:rsidR="00D80D8A" w:rsidRDefault="00BE6280">
            <w:pPr>
              <w:rPr>
                <w:b/>
                <w:bCs/>
              </w:rPr>
            </w:pPr>
            <w:r>
              <w:rPr>
                <w:b/>
                <w:bCs/>
              </w:rPr>
              <w:t>Google ADK</w:t>
            </w:r>
          </w:p>
        </w:tc>
        <w:tc>
          <w:tcPr>
            <w:tcW w:w="1504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5D7C5D" w14:textId="77777777" w:rsidR="00D80D8A" w:rsidRDefault="00BE6280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OpenAI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Agents</w:t>
            </w:r>
            <w:proofErr w:type="spellEnd"/>
            <w:r>
              <w:rPr>
                <w:b/>
                <w:bCs/>
              </w:rPr>
              <w:t xml:space="preserve"> SDK</w:t>
            </w:r>
          </w:p>
        </w:tc>
        <w:tc>
          <w:tcPr>
            <w:tcW w:w="1504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78E80E" w14:textId="77777777" w:rsidR="00D80D8A" w:rsidRDefault="00BE6280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MS </w:t>
            </w:r>
            <w:proofErr w:type="spellStart"/>
            <w:r>
              <w:rPr>
                <w:b/>
                <w:bCs/>
              </w:rPr>
              <w:t>Agent</w:t>
            </w:r>
            <w:proofErr w:type="spellEnd"/>
            <w:r>
              <w:rPr>
                <w:b/>
                <w:bCs/>
              </w:rPr>
              <w:t xml:space="preserve"> FW</w:t>
            </w:r>
          </w:p>
        </w:tc>
      </w:tr>
      <w:tr w:rsidR="00D80D8A" w14:paraId="48933339" w14:textId="77777777">
        <w:tc>
          <w:tcPr>
            <w:tcW w:w="150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75289A" w14:textId="77777777" w:rsidR="00D80D8A" w:rsidRDefault="00BE6280">
            <w:r>
              <w:rPr>
                <w:rFonts w:ascii="Arial Unicode MS" w:eastAsia="Arial Unicode MS" w:hAnsi="Arial Unicode MS" w:cs="Arial Unicode MS"/>
              </w:rPr>
              <w:t>워크플로우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복잡도</w:t>
            </w:r>
          </w:p>
        </w:tc>
        <w:tc>
          <w:tcPr>
            <w:tcW w:w="150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A379AE" w14:textId="77777777" w:rsidR="00D80D8A" w:rsidRDefault="00BE6280">
            <w:r>
              <w:rPr>
                <w:rFonts w:ascii="Arial Unicode MS" w:eastAsia="Arial Unicode MS" w:hAnsi="Arial Unicode MS" w:cs="Arial Unicode MS"/>
              </w:rPr>
              <w:t>최상</w:t>
            </w:r>
            <w:r>
              <w:rPr>
                <w:rFonts w:ascii="Arial Unicode MS" w:eastAsia="Arial Unicode MS" w:hAnsi="Arial Unicode MS" w:cs="Arial Unicode MS"/>
              </w:rPr>
              <w:t xml:space="preserve"> (</w:t>
            </w:r>
            <w:r>
              <w:rPr>
                <w:rFonts w:ascii="Arial Unicode MS" w:eastAsia="Arial Unicode MS" w:hAnsi="Arial Unicode MS" w:cs="Arial Unicode MS"/>
              </w:rPr>
              <w:t>임의</w:t>
            </w:r>
            <w:r>
              <w:rPr>
                <w:rFonts w:ascii="Arial Unicode MS" w:eastAsia="Arial Unicode MS" w:hAnsi="Arial Unicode MS" w:cs="Arial Unicode MS"/>
              </w:rPr>
              <w:t xml:space="preserve"> DAG, </w:t>
            </w:r>
            <w:r>
              <w:rPr>
                <w:rFonts w:ascii="Arial Unicode MS" w:eastAsia="Arial Unicode MS" w:hAnsi="Arial Unicode MS" w:cs="Arial Unicode MS"/>
              </w:rPr>
              <w:t>루프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서브그래프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Durable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Exec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>)</w:t>
            </w:r>
          </w:p>
        </w:tc>
        <w:tc>
          <w:tcPr>
            <w:tcW w:w="150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7FEAF8" w14:textId="77777777" w:rsidR="00D80D8A" w:rsidRDefault="00BE6280">
            <w:r>
              <w:rPr>
                <w:rFonts w:ascii="Arial Unicode MS" w:eastAsia="Arial Unicode MS" w:hAnsi="Arial Unicode MS" w:cs="Arial Unicode MS"/>
              </w:rPr>
              <w:t>중상</w:t>
            </w:r>
            <w:r>
              <w:rPr>
                <w:rFonts w:ascii="Arial Unicode MS" w:eastAsia="Arial Unicode MS" w:hAnsi="Arial Unicode MS" w:cs="Arial Unicode MS"/>
              </w:rPr>
              <w:t xml:space="preserve"> (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Sequential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Hierarchical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Flows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>)</w:t>
            </w:r>
          </w:p>
        </w:tc>
        <w:tc>
          <w:tcPr>
            <w:tcW w:w="150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65EF01" w14:textId="77777777" w:rsidR="00D80D8A" w:rsidRDefault="00BE6280">
            <w:proofErr w:type="spellStart"/>
            <w:r>
              <w:rPr>
                <w:rFonts w:ascii="Arial Unicode MS" w:eastAsia="Arial Unicode MS" w:hAnsi="Arial Unicode MS" w:cs="Arial Unicode MS"/>
              </w:rPr>
              <w:t>중상</w:t>
            </w:r>
            <w:r>
              <w:rPr>
                <w:rFonts w:ascii="Arial Unicode MS" w:eastAsia="Arial Unicode MS" w:hAnsi="Arial Unicode MS" w:cs="Arial Unicode MS"/>
              </w:rPr>
              <w:t>→</w:t>
            </w:r>
            <w:r>
              <w:rPr>
                <w:rFonts w:ascii="Arial Unicode MS" w:eastAsia="Arial Unicode MS" w:hAnsi="Arial Unicode MS" w:cs="Arial Unicode MS"/>
              </w:rPr>
              <w:t>상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(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순차</w:t>
            </w:r>
            <w:r>
              <w:rPr>
                <w:rFonts w:ascii="Arial Unicode MS" w:eastAsia="Arial Unicode MS" w:hAnsi="Arial Unicode MS" w:cs="Arial Unicode MS"/>
              </w:rPr>
              <w:t>·</w:t>
            </w:r>
            <w:r>
              <w:rPr>
                <w:rFonts w:ascii="Arial Unicode MS" w:eastAsia="Arial Unicode MS" w:hAnsi="Arial Unicode MS" w:cs="Arial Unicode MS"/>
              </w:rPr>
              <w:t>병렬</w:t>
            </w:r>
            <w:r>
              <w:rPr>
                <w:rFonts w:ascii="Arial Unicode MS" w:eastAsia="Arial Unicode MS" w:hAnsi="Arial Unicode MS" w:cs="Arial Unicode MS"/>
              </w:rPr>
              <w:t>·</w:t>
            </w:r>
            <w:r>
              <w:rPr>
                <w:rFonts w:ascii="Arial Unicode MS" w:eastAsia="Arial Unicode MS" w:hAnsi="Arial Unicode MS" w:cs="Arial Unicode MS"/>
              </w:rPr>
              <w:t>루프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, A2A </w:t>
            </w:r>
            <w:r>
              <w:rPr>
                <w:rFonts w:ascii="Arial Unicode MS" w:eastAsia="Arial Unicode MS" w:hAnsi="Arial Unicode MS" w:cs="Arial Unicode MS"/>
              </w:rPr>
              <w:t>강점</w:t>
            </w:r>
            <w:r>
              <w:rPr>
                <w:rFonts w:ascii="Arial Unicode MS" w:eastAsia="Arial Unicode MS" w:hAnsi="Arial Unicode MS" w:cs="Arial Unicode MS"/>
              </w:rPr>
              <w:t xml:space="preserve">. 2.0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Alpha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그래프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워크플로우</w:t>
            </w:r>
            <w:r>
              <w:rPr>
                <w:rFonts w:ascii="Arial Unicode MS" w:eastAsia="Arial Unicode MS" w:hAnsi="Arial Unicode MS" w:cs="Arial Unicode MS"/>
              </w:rPr>
              <w:t>)</w:t>
            </w:r>
          </w:p>
        </w:tc>
        <w:tc>
          <w:tcPr>
            <w:tcW w:w="150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8EDB12" w14:textId="77777777" w:rsidR="00D80D8A" w:rsidRDefault="00BE6280">
            <w:r>
              <w:rPr>
                <w:rFonts w:ascii="Arial Unicode MS" w:eastAsia="Arial Unicode MS" w:hAnsi="Arial Unicode MS" w:cs="Arial Unicode MS"/>
              </w:rPr>
              <w:t>중</w:t>
            </w:r>
            <w:r>
              <w:rPr>
                <w:rFonts w:ascii="Arial Unicode MS" w:eastAsia="Arial Unicode MS" w:hAnsi="Arial Unicode MS" w:cs="Arial Unicode MS"/>
              </w:rPr>
              <w:t xml:space="preserve"> (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Handoff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위임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분기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직접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구현</w:t>
            </w:r>
            <w:r>
              <w:rPr>
                <w:rFonts w:ascii="Arial Unicode MS" w:eastAsia="Arial Unicode MS" w:hAnsi="Arial Unicode MS" w:cs="Arial Unicode MS"/>
              </w:rPr>
              <w:t>)</w:t>
            </w:r>
          </w:p>
        </w:tc>
        <w:tc>
          <w:tcPr>
            <w:tcW w:w="150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7715FB" w14:textId="77777777" w:rsidR="00D80D8A" w:rsidRDefault="00BE6280">
            <w:r>
              <w:rPr>
                <w:rFonts w:ascii="Arial Unicode MS" w:eastAsia="Arial Unicode MS" w:hAnsi="Arial Unicode MS" w:cs="Arial Unicode MS"/>
              </w:rPr>
              <w:t>상</w:t>
            </w:r>
            <w:r>
              <w:rPr>
                <w:rFonts w:ascii="Arial Unicode MS" w:eastAsia="Arial Unicode MS" w:hAnsi="Arial Unicode MS" w:cs="Arial Unicode MS"/>
              </w:rPr>
              <w:t xml:space="preserve"> (</w:t>
            </w:r>
            <w:r>
              <w:rPr>
                <w:rFonts w:ascii="Arial Unicode MS" w:eastAsia="Arial Unicode MS" w:hAnsi="Arial Unicode MS" w:cs="Arial Unicode MS"/>
              </w:rPr>
              <w:t>그래프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GroupChat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순차</w:t>
            </w:r>
            <w:r>
              <w:rPr>
                <w:rFonts w:ascii="Arial Unicode MS" w:eastAsia="Arial Unicode MS" w:hAnsi="Arial Unicode MS" w:cs="Arial Unicode MS"/>
              </w:rPr>
              <w:t>·</w:t>
            </w:r>
            <w:r>
              <w:rPr>
                <w:rFonts w:ascii="Arial Unicode MS" w:eastAsia="Arial Unicode MS" w:hAnsi="Arial Unicode MS" w:cs="Arial Unicode MS"/>
              </w:rPr>
              <w:t>병렬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>)</w:t>
            </w:r>
          </w:p>
        </w:tc>
      </w:tr>
      <w:tr w:rsidR="00D80D8A" w14:paraId="773206C3" w14:textId="77777777">
        <w:tc>
          <w:tcPr>
            <w:tcW w:w="150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20E0E8" w14:textId="77777777" w:rsidR="00D80D8A" w:rsidRDefault="00BE6280">
            <w:r>
              <w:rPr>
                <w:rFonts w:ascii="Arial Unicode MS" w:eastAsia="Arial Unicode MS" w:hAnsi="Arial Unicode MS" w:cs="Arial Unicode MS"/>
              </w:rPr>
              <w:t xml:space="preserve">LLM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Provider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호환성</w:t>
            </w:r>
          </w:p>
        </w:tc>
        <w:tc>
          <w:tcPr>
            <w:tcW w:w="150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60FDE5" w14:textId="77777777" w:rsidR="00D80D8A" w:rsidRDefault="00BE6280">
            <w:r>
              <w:rPr>
                <w:rFonts w:ascii="Arial Unicode MS" w:eastAsia="Arial Unicode MS" w:hAnsi="Arial Unicode MS" w:cs="Arial Unicode MS"/>
              </w:rPr>
              <w:t>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Provider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네이티브</w:t>
            </w:r>
            <w:r>
              <w:rPr>
                <w:rFonts w:ascii="Arial Unicode MS" w:eastAsia="Arial Unicode MS" w:hAnsi="Arial Unicode MS" w:cs="Arial Unicode MS"/>
              </w:rPr>
              <w:t xml:space="preserve"> (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LangChain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통합</w:t>
            </w:r>
            <w:r>
              <w:rPr>
                <w:rFonts w:ascii="Arial Unicode MS" w:eastAsia="Arial Unicode MS" w:hAnsi="Arial Unicode MS" w:cs="Arial Unicode MS"/>
              </w:rPr>
              <w:t>)</w:t>
            </w:r>
          </w:p>
        </w:tc>
        <w:tc>
          <w:tcPr>
            <w:tcW w:w="150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F91D52" w14:textId="77777777" w:rsidR="00D80D8A" w:rsidRDefault="00BE6280">
            <w:r>
              <w:rPr>
                <w:rFonts w:ascii="Arial Unicode MS" w:eastAsia="Arial Unicode MS" w:hAnsi="Arial Unicode MS" w:cs="Arial Unicode MS"/>
              </w:rPr>
              <w:t>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Provider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네이티브</w:t>
            </w:r>
            <w:r>
              <w:rPr>
                <w:rFonts w:ascii="Arial Unicode MS" w:eastAsia="Arial Unicode MS" w:hAnsi="Arial Unicode MS" w:cs="Arial Unicode MS"/>
              </w:rPr>
              <w:t xml:space="preserve"> (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LiteLLM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통합</w:t>
            </w:r>
            <w:r>
              <w:rPr>
                <w:rFonts w:ascii="Arial Unicode MS" w:eastAsia="Arial Unicode MS" w:hAnsi="Arial Unicode MS" w:cs="Arial Unicode MS"/>
              </w:rPr>
              <w:t>)</w:t>
            </w:r>
          </w:p>
        </w:tc>
        <w:tc>
          <w:tcPr>
            <w:tcW w:w="150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E6B88C" w14:textId="77777777" w:rsidR="00D80D8A" w:rsidRDefault="00BE6280">
            <w:proofErr w:type="spellStart"/>
            <w:r>
              <w:rPr>
                <w:rFonts w:ascii="Arial Unicode MS" w:eastAsia="Arial Unicode MS" w:hAnsi="Arial Unicode MS" w:cs="Arial Unicode MS"/>
              </w:rPr>
              <w:t>Gemini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>/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Vertex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AI </w:t>
            </w:r>
            <w:r>
              <w:rPr>
                <w:rFonts w:ascii="Arial Unicode MS" w:eastAsia="Arial Unicode MS" w:hAnsi="Arial Unicode MS" w:cs="Arial Unicode MS"/>
              </w:rPr>
              <w:t>직접</w:t>
            </w:r>
            <w:r>
              <w:rPr>
                <w:rFonts w:ascii="Arial Unicode MS" w:eastAsia="Arial Unicode MS" w:hAnsi="Arial Unicode MS" w:cs="Arial Unicode MS"/>
              </w:rPr>
              <w:t xml:space="preserve"> +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LiteLLM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확장</w:t>
            </w:r>
          </w:p>
        </w:tc>
        <w:tc>
          <w:tcPr>
            <w:tcW w:w="150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4279C0" w14:textId="77777777" w:rsidR="00D80D8A" w:rsidRDefault="00BE6280">
            <w:proofErr w:type="spellStart"/>
            <w:r>
              <w:rPr>
                <w:rFonts w:ascii="Arial Unicode MS" w:eastAsia="Arial Unicode MS" w:hAnsi="Arial Unicode MS" w:cs="Arial Unicode MS"/>
              </w:rPr>
              <w:t>OpenAI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네이티브</w:t>
            </w:r>
            <w:r>
              <w:rPr>
                <w:rFonts w:ascii="Arial Unicode MS" w:eastAsia="Arial Unicode MS" w:hAnsi="Arial Unicode MS" w:cs="Arial Unicode MS"/>
              </w:rPr>
              <w:t xml:space="preserve">.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LiteLLM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확장</w:t>
            </w:r>
            <w:r>
              <w:rPr>
                <w:rFonts w:ascii="Arial Unicode MS" w:eastAsia="Arial Unicode MS" w:hAnsi="Arial Unicode MS" w:cs="Arial Unicode MS"/>
              </w:rPr>
              <w:t>(</w:t>
            </w:r>
            <w:r>
              <w:rPr>
                <w:rFonts w:ascii="Arial Unicode MS" w:eastAsia="Arial Unicode MS" w:hAnsi="Arial Unicode MS" w:cs="Arial Unicode MS"/>
              </w:rPr>
              <w:t>베타</w:t>
            </w:r>
            <w:r>
              <w:rPr>
                <w:rFonts w:ascii="Arial Unicode MS" w:eastAsia="Arial Unicode MS" w:hAnsi="Arial Unicode MS" w:cs="Arial Unicode MS"/>
              </w:rPr>
              <w:t>)</w:t>
            </w:r>
          </w:p>
        </w:tc>
        <w:tc>
          <w:tcPr>
            <w:tcW w:w="150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4578A5" w14:textId="77777777" w:rsidR="00D80D8A" w:rsidRDefault="00BE6280">
            <w:r>
              <w:rPr>
                <w:rFonts w:ascii="Arial Unicode MS" w:eastAsia="Arial Unicode MS" w:hAnsi="Arial Unicode MS" w:cs="Arial Unicode MS"/>
              </w:rPr>
              <w:t>멀티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Provider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+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Azure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네이티브</w:t>
            </w:r>
          </w:p>
        </w:tc>
      </w:tr>
      <w:tr w:rsidR="00D80D8A" w14:paraId="1E9A1690" w14:textId="77777777">
        <w:tc>
          <w:tcPr>
            <w:tcW w:w="150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3A6937" w14:textId="77777777" w:rsidR="00D80D8A" w:rsidRDefault="00BE6280">
            <w:r>
              <w:rPr>
                <w:rFonts w:ascii="Arial Unicode MS" w:eastAsia="Arial Unicode MS" w:hAnsi="Arial Unicode MS" w:cs="Arial Unicode MS"/>
              </w:rPr>
              <w:t>프로토콜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지원</w:t>
            </w:r>
            <w:r>
              <w:rPr>
                <w:rFonts w:ascii="Arial Unicode MS" w:eastAsia="Arial Unicode MS" w:hAnsi="Arial Unicode MS" w:cs="Arial Unicode MS"/>
              </w:rPr>
              <w:t xml:space="preserve"> (MCP/A2A)</w:t>
            </w:r>
          </w:p>
        </w:tc>
        <w:tc>
          <w:tcPr>
            <w:tcW w:w="150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E33EEB" w14:textId="77777777" w:rsidR="00D80D8A" w:rsidRDefault="00BE6280">
            <w:r>
              <w:rPr>
                <w:rFonts w:ascii="Arial Unicode MS" w:eastAsia="Arial Unicode MS" w:hAnsi="Arial Unicode MS" w:cs="Arial Unicode MS"/>
              </w:rPr>
              <w:t xml:space="preserve">MCP </w:t>
            </w:r>
            <w:proofErr w:type="gramStart"/>
            <w:r>
              <w:rPr>
                <w:rFonts w:ascii="Arial Unicode MS" w:eastAsia="Arial Unicode MS" w:hAnsi="Arial Unicode MS" w:cs="Arial Unicode MS"/>
              </w:rPr>
              <w:t>어댑터</w:t>
            </w:r>
            <w:r>
              <w:rPr>
                <w:rFonts w:ascii="Arial Unicode MS" w:eastAsia="Arial Unicode MS" w:hAnsi="Arial Unicode MS" w:cs="Arial Unicode MS"/>
              </w:rPr>
              <w:t xml:space="preserve"> /</w:t>
            </w:r>
            <w:proofErr w:type="gramEnd"/>
            <w:r>
              <w:rPr>
                <w:rFonts w:ascii="Arial Unicode MS" w:eastAsia="Arial Unicode MS" w:hAnsi="Arial Unicode MS" w:cs="Arial Unicode MS"/>
              </w:rPr>
              <w:t xml:space="preserve"> A2A </w:t>
            </w:r>
            <w:r>
              <w:rPr>
                <w:rFonts w:ascii="Arial Unicode MS" w:eastAsia="Arial Unicode MS" w:hAnsi="Arial Unicode MS" w:cs="Arial Unicode MS"/>
              </w:rPr>
              <w:t>미지원</w:t>
            </w:r>
          </w:p>
        </w:tc>
        <w:tc>
          <w:tcPr>
            <w:tcW w:w="150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F19256" w14:textId="77777777" w:rsidR="00D80D8A" w:rsidRDefault="00BE6280">
            <w:r>
              <w:rPr>
                <w:rFonts w:ascii="Arial Unicode MS" w:eastAsia="Arial Unicode MS" w:hAnsi="Arial Unicode MS" w:cs="Arial Unicode MS"/>
              </w:rPr>
              <w:t xml:space="preserve">MCP·A2A </w:t>
            </w:r>
            <w:r>
              <w:rPr>
                <w:rFonts w:ascii="Arial Unicode MS" w:eastAsia="Arial Unicode MS" w:hAnsi="Arial Unicode MS" w:cs="Arial Unicode MS"/>
              </w:rPr>
              <w:t>네이티브</w:t>
            </w:r>
          </w:p>
        </w:tc>
        <w:tc>
          <w:tcPr>
            <w:tcW w:w="150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87ECB1" w14:textId="77777777" w:rsidR="00D80D8A" w:rsidRDefault="00BE6280">
            <w:r>
              <w:rPr>
                <w:rFonts w:ascii="Arial Unicode MS" w:eastAsia="Arial Unicode MS" w:hAnsi="Arial Unicode MS" w:cs="Arial Unicode MS"/>
              </w:rPr>
              <w:t xml:space="preserve">MCP·A2A </w:t>
            </w:r>
            <w:r>
              <w:rPr>
                <w:rFonts w:ascii="Arial Unicode MS" w:eastAsia="Arial Unicode MS" w:hAnsi="Arial Unicode MS" w:cs="Arial Unicode MS"/>
              </w:rPr>
              <w:t>네이티브</w:t>
            </w:r>
          </w:p>
        </w:tc>
        <w:tc>
          <w:tcPr>
            <w:tcW w:w="150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904174" w14:textId="77777777" w:rsidR="00D80D8A" w:rsidRDefault="00BE6280">
            <w:r>
              <w:rPr>
                <w:rFonts w:ascii="Arial Unicode MS" w:eastAsia="Arial Unicode MS" w:hAnsi="Arial Unicode MS" w:cs="Arial Unicode MS"/>
              </w:rPr>
              <w:t xml:space="preserve">MCP </w:t>
            </w:r>
            <w:proofErr w:type="gramStart"/>
            <w:r>
              <w:rPr>
                <w:rFonts w:ascii="Arial Unicode MS" w:eastAsia="Arial Unicode MS" w:hAnsi="Arial Unicode MS" w:cs="Arial Unicode MS"/>
              </w:rPr>
              <w:t>지원</w:t>
            </w:r>
            <w:r>
              <w:rPr>
                <w:rFonts w:ascii="Arial Unicode MS" w:eastAsia="Arial Unicode MS" w:hAnsi="Arial Unicode MS" w:cs="Arial Unicode MS"/>
              </w:rPr>
              <w:t xml:space="preserve"> /</w:t>
            </w:r>
            <w:proofErr w:type="gramEnd"/>
            <w:r>
              <w:rPr>
                <w:rFonts w:ascii="Arial Unicode MS" w:eastAsia="Arial Unicode MS" w:hAnsi="Arial Unicode MS" w:cs="Arial Unicode MS"/>
              </w:rPr>
              <w:t xml:space="preserve"> A2A </w:t>
            </w:r>
            <w:r>
              <w:rPr>
                <w:rFonts w:ascii="Arial Unicode MS" w:eastAsia="Arial Unicode MS" w:hAnsi="Arial Unicode MS" w:cs="Arial Unicode MS"/>
              </w:rPr>
              <w:t>미지원</w:t>
            </w:r>
          </w:p>
        </w:tc>
        <w:tc>
          <w:tcPr>
            <w:tcW w:w="150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2BE26C" w14:textId="77777777" w:rsidR="00D80D8A" w:rsidRDefault="00BE6280">
            <w:r>
              <w:rPr>
                <w:rFonts w:ascii="Arial Unicode MS" w:eastAsia="Arial Unicode MS" w:hAnsi="Arial Unicode MS" w:cs="Arial Unicode MS"/>
              </w:rPr>
              <w:t xml:space="preserve">MCP·A2A·AG-UI </w:t>
            </w:r>
            <w:r>
              <w:rPr>
                <w:rFonts w:ascii="Arial Unicode MS" w:eastAsia="Arial Unicode MS" w:hAnsi="Arial Unicode MS" w:cs="Arial Unicode MS"/>
              </w:rPr>
              <w:t>지원</w:t>
            </w:r>
          </w:p>
        </w:tc>
      </w:tr>
      <w:tr w:rsidR="00D80D8A" w14:paraId="0C6741FE" w14:textId="77777777">
        <w:tc>
          <w:tcPr>
            <w:tcW w:w="150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60572D" w14:textId="77777777" w:rsidR="00D80D8A" w:rsidRDefault="00BE6280">
            <w:r>
              <w:rPr>
                <w:rFonts w:ascii="Arial Unicode MS" w:eastAsia="Arial Unicode MS" w:hAnsi="Arial Unicode MS" w:cs="Arial Unicode MS"/>
              </w:rPr>
              <w:t xml:space="preserve">HITL </w:t>
            </w:r>
            <w:r>
              <w:rPr>
                <w:rFonts w:ascii="Arial Unicode MS" w:eastAsia="Arial Unicode MS" w:hAnsi="Arial Unicode MS" w:cs="Arial Unicode MS"/>
              </w:rPr>
              <w:t>지원</w:t>
            </w:r>
          </w:p>
        </w:tc>
        <w:tc>
          <w:tcPr>
            <w:tcW w:w="150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FD0A0D" w14:textId="77777777" w:rsidR="00D80D8A" w:rsidRDefault="00BE6280">
            <w:r>
              <w:rPr>
                <w:rFonts w:ascii="Arial Unicode MS" w:eastAsia="Arial Unicode MS" w:hAnsi="Arial Unicode MS" w:cs="Arial Unicode MS"/>
              </w:rPr>
              <w:t>네이티브</w:t>
            </w:r>
            <w:r>
              <w:rPr>
                <w:rFonts w:ascii="Arial Unicode MS" w:eastAsia="Arial Unicode MS" w:hAnsi="Arial Unicode MS" w:cs="Arial Unicode MS"/>
              </w:rPr>
              <w:t xml:space="preserve"> (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interrupt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+ </w:t>
            </w:r>
            <w:r>
              <w:rPr>
                <w:rFonts w:ascii="Arial Unicode MS" w:eastAsia="Arial Unicode MS" w:hAnsi="Arial Unicode MS" w:cs="Arial Unicode MS"/>
              </w:rPr>
              <w:t>비동기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재개</w:t>
            </w:r>
            <w:r>
              <w:rPr>
                <w:rFonts w:ascii="Arial Unicode MS" w:eastAsia="Arial Unicode MS" w:hAnsi="Arial Unicode MS" w:cs="Arial Unicode MS"/>
              </w:rPr>
              <w:t>)</w:t>
            </w:r>
          </w:p>
        </w:tc>
        <w:tc>
          <w:tcPr>
            <w:tcW w:w="150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77711D" w14:textId="77777777" w:rsidR="00D80D8A" w:rsidRDefault="00BE6280">
            <w:r>
              <w:rPr>
                <w:rFonts w:ascii="Arial Unicode MS" w:eastAsia="Arial Unicode MS" w:hAnsi="Arial Unicode MS" w:cs="Arial Unicode MS"/>
              </w:rPr>
              <w:t>지원</w:t>
            </w:r>
            <w:r>
              <w:rPr>
                <w:rFonts w:ascii="Arial Unicode MS" w:eastAsia="Arial Unicode MS" w:hAnsi="Arial Unicode MS" w:cs="Arial Unicode MS"/>
              </w:rPr>
              <w:t xml:space="preserve"> (</w:t>
            </w:r>
            <w:r>
              <w:rPr>
                <w:rFonts w:ascii="Arial Unicode MS" w:eastAsia="Arial Unicode MS" w:hAnsi="Arial Unicode MS" w:cs="Arial Unicode MS"/>
              </w:rPr>
              <w:t>승인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게이트</w:t>
            </w:r>
            <w:r>
              <w:rPr>
                <w:rFonts w:ascii="Arial Unicode MS" w:eastAsia="Arial Unicode MS" w:hAnsi="Arial Unicode MS" w:cs="Arial Unicode MS"/>
              </w:rPr>
              <w:t>)</w:t>
            </w:r>
          </w:p>
        </w:tc>
        <w:tc>
          <w:tcPr>
            <w:tcW w:w="150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3B1797" w14:textId="77777777" w:rsidR="00D80D8A" w:rsidRDefault="00BE6280">
            <w:r>
              <w:rPr>
                <w:rFonts w:ascii="Arial Unicode MS" w:eastAsia="Arial Unicode MS" w:hAnsi="Arial Unicode MS" w:cs="Arial Unicode MS"/>
              </w:rPr>
              <w:t>기본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패턴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가능</w:t>
            </w:r>
            <w:r>
              <w:rPr>
                <w:rFonts w:ascii="Arial Unicode MS" w:eastAsia="Arial Unicode MS" w:hAnsi="Arial Unicode MS" w:cs="Arial Unicode MS"/>
              </w:rPr>
              <w:t xml:space="preserve">. </w:t>
            </w:r>
            <w:r>
              <w:rPr>
                <w:rFonts w:ascii="Arial Unicode MS" w:eastAsia="Arial Unicode MS" w:hAnsi="Arial Unicode MS" w:cs="Arial Unicode MS"/>
              </w:rPr>
              <w:t>추가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검증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필요</w:t>
            </w:r>
          </w:p>
        </w:tc>
        <w:tc>
          <w:tcPr>
            <w:tcW w:w="150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04BC38" w14:textId="77777777" w:rsidR="00D80D8A" w:rsidRDefault="00BE6280">
            <w:r>
              <w:rPr>
                <w:rFonts w:ascii="Arial Unicode MS" w:eastAsia="Arial Unicode MS" w:hAnsi="Arial Unicode MS" w:cs="Arial Unicode MS"/>
              </w:rPr>
              <w:t>기본</w:t>
            </w:r>
            <w:r>
              <w:rPr>
                <w:rFonts w:ascii="Arial Unicode MS" w:eastAsia="Arial Unicode MS" w:hAnsi="Arial Unicode MS" w:cs="Arial Unicode MS"/>
              </w:rPr>
              <w:t xml:space="preserve"> (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Guardrails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연계</w:t>
            </w:r>
            <w:r>
              <w:rPr>
                <w:rFonts w:ascii="Arial Unicode MS" w:eastAsia="Arial Unicode MS" w:hAnsi="Arial Unicode MS" w:cs="Arial Unicode MS"/>
              </w:rPr>
              <w:t>)</w:t>
            </w:r>
          </w:p>
        </w:tc>
        <w:tc>
          <w:tcPr>
            <w:tcW w:w="150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B596CE" w14:textId="77777777" w:rsidR="00D80D8A" w:rsidRDefault="00BE6280">
            <w:r>
              <w:rPr>
                <w:rFonts w:ascii="Arial Unicode MS" w:eastAsia="Arial Unicode MS" w:hAnsi="Arial Unicode MS" w:cs="Arial Unicode MS"/>
              </w:rPr>
              <w:t>지원</w:t>
            </w:r>
            <w:r>
              <w:rPr>
                <w:rFonts w:ascii="Arial Unicode MS" w:eastAsia="Arial Unicode MS" w:hAnsi="Arial Unicode MS" w:cs="Arial Unicode MS"/>
              </w:rPr>
              <w:t xml:space="preserve"> (</w:t>
            </w:r>
            <w:r>
              <w:rPr>
                <w:rFonts w:ascii="Arial Unicode MS" w:eastAsia="Arial Unicode MS" w:hAnsi="Arial Unicode MS" w:cs="Arial Unicode MS"/>
              </w:rPr>
              <w:t>체크포인트</w:t>
            </w:r>
            <w:r>
              <w:rPr>
                <w:rFonts w:ascii="Arial Unicode MS" w:eastAsia="Arial Unicode MS" w:hAnsi="Arial Unicode MS" w:cs="Arial Unicode MS"/>
              </w:rPr>
              <w:t xml:space="preserve"> + </w:t>
            </w:r>
            <w:r>
              <w:rPr>
                <w:rFonts w:ascii="Arial Unicode MS" w:eastAsia="Arial Unicode MS" w:hAnsi="Arial Unicode MS" w:cs="Arial Unicode MS"/>
              </w:rPr>
              <w:t>대화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루프</w:t>
            </w:r>
            <w:r>
              <w:rPr>
                <w:rFonts w:ascii="Arial Unicode MS" w:eastAsia="Arial Unicode MS" w:hAnsi="Arial Unicode MS" w:cs="Arial Unicode MS"/>
              </w:rPr>
              <w:t>)</w:t>
            </w:r>
          </w:p>
        </w:tc>
      </w:tr>
      <w:tr w:rsidR="00D80D8A" w14:paraId="10BD8B3D" w14:textId="77777777">
        <w:tc>
          <w:tcPr>
            <w:tcW w:w="150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5B6923" w14:textId="77777777" w:rsidR="00D80D8A" w:rsidRDefault="00BE6280">
            <w:r>
              <w:rPr>
                <w:rFonts w:ascii="Arial Unicode MS" w:eastAsia="Arial Unicode MS" w:hAnsi="Arial Unicode MS" w:cs="Arial Unicode MS"/>
              </w:rPr>
              <w:t>학습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난이도</w:t>
            </w:r>
          </w:p>
        </w:tc>
        <w:tc>
          <w:tcPr>
            <w:tcW w:w="150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DD68EF" w14:textId="77777777" w:rsidR="00D80D8A" w:rsidRDefault="00BE6280">
            <w:r>
              <w:rPr>
                <w:rFonts w:ascii="Arial Unicode MS" w:eastAsia="Arial Unicode MS" w:hAnsi="Arial Unicode MS" w:cs="Arial Unicode MS"/>
              </w:rPr>
              <w:t>높음</w:t>
            </w:r>
            <w:r>
              <w:rPr>
                <w:rFonts w:ascii="Arial Unicode MS" w:eastAsia="Arial Unicode MS" w:hAnsi="Arial Unicode MS" w:cs="Arial Unicode MS"/>
              </w:rPr>
              <w:t xml:space="preserve"> (1~2</w:t>
            </w:r>
            <w:r>
              <w:rPr>
                <w:rFonts w:ascii="Arial Unicode MS" w:eastAsia="Arial Unicode MS" w:hAnsi="Arial Unicode MS" w:cs="Arial Unicode MS"/>
              </w:rPr>
              <w:t>주</w:t>
            </w:r>
            <w:r>
              <w:rPr>
                <w:rFonts w:ascii="Arial Unicode MS" w:eastAsia="Arial Unicode MS" w:hAnsi="Arial Unicode MS" w:cs="Arial Unicode MS"/>
              </w:rPr>
              <w:t>)</w:t>
            </w:r>
          </w:p>
        </w:tc>
        <w:tc>
          <w:tcPr>
            <w:tcW w:w="150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0F9787" w14:textId="77777777" w:rsidR="00D80D8A" w:rsidRDefault="00BE6280">
            <w:r>
              <w:rPr>
                <w:rFonts w:ascii="Arial Unicode MS" w:eastAsia="Arial Unicode MS" w:hAnsi="Arial Unicode MS" w:cs="Arial Unicode MS"/>
              </w:rPr>
              <w:t>낮음</w:t>
            </w:r>
            <w:r>
              <w:rPr>
                <w:rFonts w:ascii="Arial Unicode MS" w:eastAsia="Arial Unicode MS" w:hAnsi="Arial Unicode MS" w:cs="Arial Unicode MS"/>
              </w:rPr>
              <w:t xml:space="preserve"> (2~3</w:t>
            </w:r>
            <w:r>
              <w:rPr>
                <w:rFonts w:ascii="Arial Unicode MS" w:eastAsia="Arial Unicode MS" w:hAnsi="Arial Unicode MS" w:cs="Arial Unicode MS"/>
              </w:rPr>
              <w:t>일</w:t>
            </w:r>
            <w:r>
              <w:rPr>
                <w:rFonts w:ascii="Arial Unicode MS" w:eastAsia="Arial Unicode MS" w:hAnsi="Arial Unicode MS" w:cs="Arial Unicode MS"/>
              </w:rPr>
              <w:t>)</w:t>
            </w:r>
          </w:p>
        </w:tc>
        <w:tc>
          <w:tcPr>
            <w:tcW w:w="150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34F5E1" w14:textId="77777777" w:rsidR="00D80D8A" w:rsidRDefault="00BE6280">
            <w:r>
              <w:rPr>
                <w:rFonts w:ascii="Arial Unicode MS" w:eastAsia="Arial Unicode MS" w:hAnsi="Arial Unicode MS" w:cs="Arial Unicode MS"/>
              </w:rPr>
              <w:t>중간</w:t>
            </w:r>
          </w:p>
        </w:tc>
        <w:tc>
          <w:tcPr>
            <w:tcW w:w="150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C9786D" w14:textId="77777777" w:rsidR="00D80D8A" w:rsidRDefault="00BE6280">
            <w:r>
              <w:rPr>
                <w:rFonts w:ascii="Arial Unicode MS" w:eastAsia="Arial Unicode MS" w:hAnsi="Arial Unicode MS" w:cs="Arial Unicode MS"/>
              </w:rPr>
              <w:t>최저</w:t>
            </w:r>
            <w:r>
              <w:rPr>
                <w:rFonts w:ascii="Arial Unicode MS" w:eastAsia="Arial Unicode MS" w:hAnsi="Arial Unicode MS" w:cs="Arial Unicode MS"/>
              </w:rPr>
              <w:t xml:space="preserve"> (</w:t>
            </w:r>
            <w:r>
              <w:rPr>
                <w:rFonts w:ascii="Arial Unicode MS" w:eastAsia="Arial Unicode MS" w:hAnsi="Arial Unicode MS" w:cs="Arial Unicode MS"/>
              </w:rPr>
              <w:t>수시간</w:t>
            </w:r>
            <w:r>
              <w:rPr>
                <w:rFonts w:ascii="Arial Unicode MS" w:eastAsia="Arial Unicode MS" w:hAnsi="Arial Unicode MS" w:cs="Arial Unicode MS"/>
              </w:rPr>
              <w:t>~1</w:t>
            </w:r>
            <w:r>
              <w:rPr>
                <w:rFonts w:ascii="Arial Unicode MS" w:eastAsia="Arial Unicode MS" w:hAnsi="Arial Unicode MS" w:cs="Arial Unicode MS"/>
              </w:rPr>
              <w:t>일</w:t>
            </w:r>
            <w:r>
              <w:rPr>
                <w:rFonts w:ascii="Arial Unicode MS" w:eastAsia="Arial Unicode MS" w:hAnsi="Arial Unicode MS" w:cs="Arial Unicode MS"/>
              </w:rPr>
              <w:t>)</w:t>
            </w:r>
          </w:p>
        </w:tc>
        <w:tc>
          <w:tcPr>
            <w:tcW w:w="150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1DD693" w14:textId="77777777" w:rsidR="00D80D8A" w:rsidRDefault="00BE6280">
            <w:r>
              <w:rPr>
                <w:rFonts w:ascii="Arial Unicode MS" w:eastAsia="Arial Unicode MS" w:hAnsi="Arial Unicode MS" w:cs="Arial Unicode MS"/>
              </w:rPr>
              <w:t>중간</w:t>
            </w:r>
            <w:r>
              <w:rPr>
                <w:rFonts w:ascii="Arial Unicode MS" w:eastAsia="Arial Unicode MS" w:hAnsi="Arial Unicode MS" w:cs="Arial Unicode MS"/>
              </w:rPr>
              <w:t xml:space="preserve"> (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Azure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생태계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이해</w:t>
            </w:r>
            <w:r>
              <w:rPr>
                <w:rFonts w:ascii="Arial Unicode MS" w:eastAsia="Arial Unicode MS" w:hAnsi="Arial Unicode MS" w:cs="Arial Unicode MS"/>
              </w:rPr>
              <w:t>)</w:t>
            </w:r>
          </w:p>
        </w:tc>
      </w:tr>
      <w:tr w:rsidR="00D80D8A" w14:paraId="04956C3C" w14:textId="77777777">
        <w:tc>
          <w:tcPr>
            <w:tcW w:w="150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9361B9" w14:textId="77777777" w:rsidR="00D80D8A" w:rsidRDefault="00BE6280">
            <w:r>
              <w:rPr>
                <w:rFonts w:ascii="Arial Unicode MS" w:eastAsia="Arial Unicode MS" w:hAnsi="Arial Unicode MS" w:cs="Arial Unicode MS"/>
              </w:rPr>
              <w:t>프로덕션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준비도</w:t>
            </w:r>
          </w:p>
        </w:tc>
        <w:tc>
          <w:tcPr>
            <w:tcW w:w="150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18E9BE" w14:textId="77777777" w:rsidR="00D80D8A" w:rsidRDefault="00BE6280">
            <w:r>
              <w:rPr>
                <w:rFonts w:ascii="Arial Unicode MS" w:eastAsia="Arial Unicode MS" w:hAnsi="Arial Unicode MS" w:cs="Arial Unicode MS"/>
              </w:rPr>
              <w:t>최상</w:t>
            </w:r>
            <w:r>
              <w:rPr>
                <w:rFonts w:ascii="Arial Unicode MS" w:eastAsia="Arial Unicode MS" w:hAnsi="Arial Unicode MS" w:cs="Arial Unicode MS"/>
              </w:rPr>
              <w:t xml:space="preserve"> (GA,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Durable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Exec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Checkpointing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LangSmith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>)</w:t>
            </w:r>
          </w:p>
        </w:tc>
        <w:tc>
          <w:tcPr>
            <w:tcW w:w="150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CC21AD" w14:textId="77777777" w:rsidR="00D80D8A" w:rsidRDefault="00BE6280">
            <w:r>
              <w:rPr>
                <w:rFonts w:ascii="Arial Unicode MS" w:eastAsia="Arial Unicode MS" w:hAnsi="Arial Unicode MS" w:cs="Arial Unicode MS"/>
              </w:rPr>
              <w:t>중간</w:t>
            </w:r>
            <w:r>
              <w:rPr>
                <w:rFonts w:ascii="Arial Unicode MS" w:eastAsia="Arial Unicode MS" w:hAnsi="Arial Unicode MS" w:cs="Arial Unicode MS"/>
              </w:rPr>
              <w:t xml:space="preserve"> (GA, </w:t>
            </w:r>
            <w:r>
              <w:rPr>
                <w:rFonts w:ascii="Arial Unicode MS" w:eastAsia="Arial Unicode MS" w:hAnsi="Arial Unicode MS" w:cs="Arial Unicode MS"/>
              </w:rPr>
              <w:t>기본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재시도</w:t>
            </w:r>
            <w:r>
              <w:rPr>
                <w:rFonts w:ascii="Arial Unicode MS" w:eastAsia="Arial Unicode MS" w:hAnsi="Arial Unicode MS" w:cs="Arial Unicode MS"/>
              </w:rPr>
              <w:t xml:space="preserve">.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Durable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Exec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미지원</w:t>
            </w:r>
            <w:r>
              <w:rPr>
                <w:rFonts w:ascii="Arial Unicode MS" w:eastAsia="Arial Unicode MS" w:hAnsi="Arial Unicode MS" w:cs="Arial Unicode MS"/>
              </w:rPr>
              <w:t>)</w:t>
            </w:r>
          </w:p>
        </w:tc>
        <w:tc>
          <w:tcPr>
            <w:tcW w:w="150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34A2DF" w14:textId="77777777" w:rsidR="00D80D8A" w:rsidRDefault="00BE6280">
            <w:r>
              <w:rPr>
                <w:rFonts w:ascii="Arial Unicode MS" w:eastAsia="Arial Unicode MS" w:hAnsi="Arial Unicode MS" w:cs="Arial Unicode MS"/>
              </w:rPr>
              <w:t>검증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필요</w:t>
            </w:r>
            <w:r>
              <w:rPr>
                <w:rFonts w:ascii="Arial Unicode MS" w:eastAsia="Arial Unicode MS" w:hAnsi="Arial Unicode MS" w:cs="Arial Unicode MS"/>
              </w:rPr>
              <w:t xml:space="preserve"> (</w:t>
            </w:r>
            <w:r>
              <w:rPr>
                <w:rFonts w:ascii="Arial Unicode MS" w:eastAsia="Arial Unicode MS" w:hAnsi="Arial Unicode MS" w:cs="Arial Unicode MS"/>
              </w:rPr>
              <w:t>명시적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Durable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Execution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미확인</w:t>
            </w:r>
            <w:r>
              <w:rPr>
                <w:rFonts w:ascii="Arial Unicode MS" w:eastAsia="Arial Unicode MS" w:hAnsi="Arial Unicode MS" w:cs="Arial Unicode MS"/>
              </w:rPr>
              <w:t xml:space="preserve">. </w:t>
            </w:r>
            <w:r>
              <w:rPr>
                <w:rFonts w:ascii="Arial Unicode MS" w:eastAsia="Arial Unicode MS" w:hAnsi="Arial Unicode MS" w:cs="Arial Unicode MS"/>
              </w:rPr>
              <w:t>세션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상태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관리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지원</w:t>
            </w:r>
            <w:r>
              <w:rPr>
                <w:rFonts w:ascii="Arial Unicode MS" w:eastAsia="Arial Unicode MS" w:hAnsi="Arial Unicode MS" w:cs="Arial Unicode MS"/>
              </w:rPr>
              <w:t>)</w:t>
            </w:r>
          </w:p>
        </w:tc>
        <w:tc>
          <w:tcPr>
            <w:tcW w:w="150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590142" w14:textId="77777777" w:rsidR="00D80D8A" w:rsidRDefault="00BE6280">
            <w:r>
              <w:rPr>
                <w:rFonts w:ascii="Arial Unicode MS" w:eastAsia="Arial Unicode MS" w:hAnsi="Arial Unicode MS" w:cs="Arial Unicode MS"/>
              </w:rPr>
              <w:t>낮음</w:t>
            </w:r>
            <w:r>
              <w:rPr>
                <w:rFonts w:ascii="Arial Unicode MS" w:eastAsia="Arial Unicode MS" w:hAnsi="Arial Unicode MS" w:cs="Arial Unicode MS"/>
              </w:rPr>
              <w:t xml:space="preserve"> (v0.x </w:t>
            </w:r>
            <w:r>
              <w:rPr>
                <w:rFonts w:ascii="Arial Unicode MS" w:eastAsia="Arial Unicode MS" w:hAnsi="Arial Unicode MS" w:cs="Arial Unicode MS"/>
              </w:rPr>
              <w:t>단계</w:t>
            </w:r>
            <w:r>
              <w:rPr>
                <w:rFonts w:ascii="Arial Unicode MS" w:eastAsia="Arial Unicode MS" w:hAnsi="Arial Unicode MS" w:cs="Arial Unicode MS"/>
              </w:rPr>
              <w:t>)</w:t>
            </w:r>
          </w:p>
        </w:tc>
        <w:tc>
          <w:tcPr>
            <w:tcW w:w="150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91F5F5" w14:textId="77777777" w:rsidR="00D80D8A" w:rsidRDefault="00BE6280">
            <w:r>
              <w:rPr>
                <w:rFonts w:ascii="Arial Unicode MS" w:eastAsia="Arial Unicode MS" w:hAnsi="Arial Unicode MS" w:cs="Arial Unicode MS"/>
              </w:rPr>
              <w:t>검증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필요</w:t>
            </w:r>
            <w:r>
              <w:rPr>
                <w:rFonts w:ascii="Arial Unicode MS" w:eastAsia="Arial Unicode MS" w:hAnsi="Arial Unicode MS" w:cs="Arial Unicode MS"/>
              </w:rPr>
              <w:t xml:space="preserve"> (RC, GA </w:t>
            </w:r>
            <w:r>
              <w:rPr>
                <w:rFonts w:ascii="Arial Unicode MS" w:eastAsia="Arial Unicode MS" w:hAnsi="Arial Unicode MS" w:cs="Arial Unicode MS"/>
              </w:rPr>
              <w:t>목표</w:t>
            </w:r>
            <w:r>
              <w:rPr>
                <w:rFonts w:ascii="Arial Unicode MS" w:eastAsia="Arial Unicode MS" w:hAnsi="Arial Unicode MS" w:cs="Arial Unicode MS"/>
              </w:rPr>
              <w:t xml:space="preserve"> 2026.03 </w:t>
            </w:r>
            <w:r>
              <w:rPr>
                <w:rFonts w:ascii="Arial Unicode MS" w:eastAsia="Arial Unicode MS" w:hAnsi="Arial Unicode MS" w:cs="Arial Unicode MS"/>
              </w:rPr>
              <w:t>말</w:t>
            </w:r>
            <w:r>
              <w:rPr>
                <w:rFonts w:ascii="Arial Unicode MS" w:eastAsia="Arial Unicode MS" w:hAnsi="Arial Unicode MS" w:cs="Arial Unicode MS"/>
              </w:rPr>
              <w:t>)</w:t>
            </w:r>
          </w:p>
        </w:tc>
      </w:tr>
    </w:tbl>
    <w:p w14:paraId="7365DE0F" w14:textId="77777777" w:rsidR="00D80D8A" w:rsidRDefault="00D80D8A"/>
    <w:p w14:paraId="2604E25B" w14:textId="77777777" w:rsidR="00D80D8A" w:rsidRDefault="00BE6280">
      <w:r>
        <w:rPr>
          <w:rFonts w:ascii="Arial Unicode MS" w:eastAsia="Arial Unicode MS" w:hAnsi="Arial Unicode MS" w:cs="Arial Unicode MS"/>
          <w:i/>
          <w:iCs/>
        </w:rPr>
        <w:t>위</w:t>
      </w:r>
      <w:r>
        <w:rPr>
          <w:rFonts w:ascii="Arial Unicode MS" w:eastAsia="Arial Unicode MS" w:hAnsi="Arial Unicode MS" w:cs="Arial Unicode MS"/>
          <w:i/>
          <w:iCs/>
        </w:rPr>
        <w:t xml:space="preserve"> </w:t>
      </w:r>
      <w:r>
        <w:rPr>
          <w:rFonts w:ascii="Arial Unicode MS" w:eastAsia="Arial Unicode MS" w:hAnsi="Arial Unicode MS" w:cs="Arial Unicode MS"/>
          <w:i/>
          <w:iCs/>
        </w:rPr>
        <w:t>표는</w:t>
      </w:r>
      <w:r>
        <w:rPr>
          <w:rFonts w:ascii="Arial Unicode MS" w:eastAsia="Arial Unicode MS" w:hAnsi="Arial Unicode MS" w:cs="Arial Unicode MS"/>
          <w:i/>
          <w:iCs/>
        </w:rPr>
        <w:t xml:space="preserve"> 4.3 </w:t>
      </w:r>
      <w:r>
        <w:rPr>
          <w:rFonts w:ascii="Arial Unicode MS" w:eastAsia="Arial Unicode MS" w:hAnsi="Arial Unicode MS" w:cs="Arial Unicode MS"/>
          <w:i/>
          <w:iCs/>
        </w:rPr>
        <w:t>분기에서</w:t>
      </w:r>
      <w:r>
        <w:rPr>
          <w:rFonts w:ascii="Arial Unicode MS" w:eastAsia="Arial Unicode MS" w:hAnsi="Arial Unicode MS" w:cs="Arial Unicode MS"/>
          <w:i/>
          <w:iCs/>
        </w:rPr>
        <w:t xml:space="preserve"> "</w:t>
      </w:r>
      <w:r>
        <w:rPr>
          <w:rFonts w:ascii="Arial Unicode MS" w:eastAsia="Arial Unicode MS" w:hAnsi="Arial Unicode MS" w:cs="Arial Unicode MS"/>
          <w:i/>
          <w:iCs/>
        </w:rPr>
        <w:t>왜</w:t>
      </w:r>
      <w:r>
        <w:rPr>
          <w:rFonts w:ascii="Arial Unicode MS" w:eastAsia="Arial Unicode MS" w:hAnsi="Arial Unicode MS" w:cs="Arial Unicode MS"/>
          <w:i/>
          <w:iCs/>
        </w:rPr>
        <w:t xml:space="preserve"> </w:t>
      </w:r>
      <w:r>
        <w:rPr>
          <w:rFonts w:ascii="Arial Unicode MS" w:eastAsia="Arial Unicode MS" w:hAnsi="Arial Unicode MS" w:cs="Arial Unicode MS"/>
          <w:i/>
          <w:iCs/>
        </w:rPr>
        <w:t>이</w:t>
      </w:r>
      <w:r>
        <w:rPr>
          <w:rFonts w:ascii="Arial Unicode MS" w:eastAsia="Arial Unicode MS" w:hAnsi="Arial Unicode MS" w:cs="Arial Unicode MS"/>
          <w:i/>
          <w:iCs/>
        </w:rPr>
        <w:t xml:space="preserve"> </w:t>
      </w:r>
      <w:r>
        <w:rPr>
          <w:rFonts w:ascii="Arial Unicode MS" w:eastAsia="Arial Unicode MS" w:hAnsi="Arial Unicode MS" w:cs="Arial Unicode MS"/>
          <w:i/>
          <w:iCs/>
        </w:rPr>
        <w:t>조건이면</w:t>
      </w:r>
      <w:r>
        <w:rPr>
          <w:rFonts w:ascii="Arial Unicode MS" w:eastAsia="Arial Unicode MS" w:hAnsi="Arial Unicode MS" w:cs="Arial Unicode MS"/>
          <w:i/>
          <w:iCs/>
        </w:rPr>
        <w:t xml:space="preserve"> </w:t>
      </w:r>
      <w:r>
        <w:rPr>
          <w:rFonts w:ascii="Arial Unicode MS" w:eastAsia="Arial Unicode MS" w:hAnsi="Arial Unicode MS" w:cs="Arial Unicode MS"/>
          <w:i/>
          <w:iCs/>
        </w:rPr>
        <w:t>이</w:t>
      </w:r>
      <w:r>
        <w:rPr>
          <w:rFonts w:ascii="Arial Unicode MS" w:eastAsia="Arial Unicode MS" w:hAnsi="Arial Unicode MS" w:cs="Arial Unicode MS"/>
          <w:i/>
          <w:iCs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i/>
          <w:iCs/>
        </w:rPr>
        <w:t>Framework</w:t>
      </w:r>
      <w:r>
        <w:rPr>
          <w:rFonts w:ascii="Arial Unicode MS" w:eastAsia="Arial Unicode MS" w:hAnsi="Arial Unicode MS" w:cs="Arial Unicode MS"/>
          <w:i/>
          <w:iCs/>
        </w:rPr>
        <w:t>인가</w:t>
      </w:r>
      <w:r>
        <w:rPr>
          <w:rFonts w:ascii="Arial Unicode MS" w:eastAsia="Arial Unicode MS" w:hAnsi="Arial Unicode MS" w:cs="Arial Unicode MS"/>
          <w:i/>
          <w:iCs/>
        </w:rPr>
        <w:t>"</w:t>
      </w:r>
      <w:r>
        <w:rPr>
          <w:rFonts w:ascii="Arial Unicode MS" w:eastAsia="Arial Unicode MS" w:hAnsi="Arial Unicode MS" w:cs="Arial Unicode MS"/>
          <w:i/>
          <w:iCs/>
        </w:rPr>
        <w:t>를</w:t>
      </w:r>
      <w:proofErr w:type="spellEnd"/>
      <w:r>
        <w:rPr>
          <w:rFonts w:ascii="Arial Unicode MS" w:eastAsia="Arial Unicode MS" w:hAnsi="Arial Unicode MS" w:cs="Arial Unicode MS"/>
          <w:i/>
          <w:iCs/>
        </w:rPr>
        <w:t xml:space="preserve"> </w:t>
      </w:r>
      <w:r>
        <w:rPr>
          <w:rFonts w:ascii="Arial Unicode MS" w:eastAsia="Arial Unicode MS" w:hAnsi="Arial Unicode MS" w:cs="Arial Unicode MS"/>
          <w:i/>
          <w:iCs/>
        </w:rPr>
        <w:t>이해하기</w:t>
      </w:r>
      <w:r>
        <w:rPr>
          <w:rFonts w:ascii="Arial Unicode MS" w:eastAsia="Arial Unicode MS" w:hAnsi="Arial Unicode MS" w:cs="Arial Unicode MS"/>
          <w:i/>
          <w:iCs/>
        </w:rPr>
        <w:t xml:space="preserve"> </w:t>
      </w:r>
      <w:r>
        <w:rPr>
          <w:rFonts w:ascii="Arial Unicode MS" w:eastAsia="Arial Unicode MS" w:hAnsi="Arial Unicode MS" w:cs="Arial Unicode MS"/>
          <w:i/>
          <w:iCs/>
        </w:rPr>
        <w:t>위한</w:t>
      </w:r>
      <w:r>
        <w:rPr>
          <w:rFonts w:ascii="Arial Unicode MS" w:eastAsia="Arial Unicode MS" w:hAnsi="Arial Unicode MS" w:cs="Arial Unicode MS"/>
          <w:i/>
          <w:iCs/>
        </w:rPr>
        <w:t xml:space="preserve"> </w:t>
      </w:r>
      <w:r>
        <w:rPr>
          <w:rFonts w:ascii="Arial Unicode MS" w:eastAsia="Arial Unicode MS" w:hAnsi="Arial Unicode MS" w:cs="Arial Unicode MS"/>
          <w:i/>
          <w:iCs/>
        </w:rPr>
        <w:t>배경이다</w:t>
      </w:r>
      <w:r>
        <w:rPr>
          <w:rFonts w:ascii="Arial Unicode MS" w:eastAsia="Arial Unicode MS" w:hAnsi="Arial Unicode MS" w:cs="Arial Unicode MS"/>
          <w:i/>
          <w:iCs/>
        </w:rPr>
        <w:t xml:space="preserve">. </w:t>
      </w:r>
      <w:r>
        <w:rPr>
          <w:rFonts w:ascii="Arial Unicode MS" w:eastAsia="Arial Unicode MS" w:hAnsi="Arial Unicode MS" w:cs="Arial Unicode MS"/>
          <w:i/>
          <w:iCs/>
        </w:rPr>
        <w:t>각</w:t>
      </w:r>
      <w:r>
        <w:rPr>
          <w:rFonts w:ascii="Arial Unicode MS" w:eastAsia="Arial Unicode MS" w:hAnsi="Arial Unicode MS" w:cs="Arial Unicode MS"/>
          <w:i/>
          <w:iCs/>
        </w:rPr>
        <w:t xml:space="preserve"> </w:t>
      </w:r>
      <w:r>
        <w:rPr>
          <w:rFonts w:ascii="Arial Unicode MS" w:eastAsia="Arial Unicode MS" w:hAnsi="Arial Unicode MS" w:cs="Arial Unicode MS"/>
          <w:i/>
          <w:iCs/>
        </w:rPr>
        <w:t>셀의</w:t>
      </w:r>
      <w:r>
        <w:rPr>
          <w:rFonts w:ascii="Arial Unicode MS" w:eastAsia="Arial Unicode MS" w:hAnsi="Arial Unicode MS" w:cs="Arial Unicode MS"/>
          <w:i/>
          <w:iCs/>
        </w:rPr>
        <w:t xml:space="preserve"> </w:t>
      </w:r>
      <w:r>
        <w:rPr>
          <w:rFonts w:ascii="Arial Unicode MS" w:eastAsia="Arial Unicode MS" w:hAnsi="Arial Unicode MS" w:cs="Arial Unicode MS"/>
          <w:i/>
          <w:iCs/>
        </w:rPr>
        <w:t>상세</w:t>
      </w:r>
      <w:r>
        <w:rPr>
          <w:rFonts w:ascii="Arial Unicode MS" w:eastAsia="Arial Unicode MS" w:hAnsi="Arial Unicode MS" w:cs="Arial Unicode MS"/>
          <w:i/>
          <w:iCs/>
        </w:rPr>
        <w:t xml:space="preserve"> </w:t>
      </w:r>
      <w:r>
        <w:rPr>
          <w:rFonts w:ascii="Arial Unicode MS" w:eastAsia="Arial Unicode MS" w:hAnsi="Arial Unicode MS" w:cs="Arial Unicode MS"/>
          <w:i/>
          <w:iCs/>
        </w:rPr>
        <w:t>근거와</w:t>
      </w:r>
      <w:r>
        <w:rPr>
          <w:rFonts w:ascii="Arial Unicode MS" w:eastAsia="Arial Unicode MS" w:hAnsi="Arial Unicode MS" w:cs="Arial Unicode MS"/>
          <w:i/>
          <w:iCs/>
        </w:rPr>
        <w:t xml:space="preserve"> </w:t>
      </w:r>
      <w:r>
        <w:rPr>
          <w:rFonts w:ascii="Arial Unicode MS" w:eastAsia="Arial Unicode MS" w:hAnsi="Arial Unicode MS" w:cs="Arial Unicode MS"/>
          <w:i/>
          <w:iCs/>
        </w:rPr>
        <w:t>수치는</w:t>
      </w:r>
      <w:r>
        <w:rPr>
          <w:rFonts w:ascii="Arial Unicode MS" w:eastAsia="Arial Unicode MS" w:hAnsi="Arial Unicode MS" w:cs="Arial Unicode MS"/>
          <w:i/>
          <w:iCs/>
        </w:rPr>
        <w:t xml:space="preserve"> 4.4</w:t>
      </w:r>
      <w:r>
        <w:rPr>
          <w:rFonts w:ascii="Arial Unicode MS" w:eastAsia="Arial Unicode MS" w:hAnsi="Arial Unicode MS" w:cs="Arial Unicode MS"/>
          <w:i/>
          <w:iCs/>
        </w:rPr>
        <w:t>절</w:t>
      </w:r>
      <w:r>
        <w:rPr>
          <w:rFonts w:ascii="Arial Unicode MS" w:eastAsia="Arial Unicode MS" w:hAnsi="Arial Unicode MS" w:cs="Arial Unicode MS"/>
          <w:i/>
          <w:iCs/>
        </w:rPr>
        <w:t xml:space="preserve"> </w:t>
      </w:r>
      <w:r>
        <w:rPr>
          <w:rFonts w:ascii="Arial Unicode MS" w:eastAsia="Arial Unicode MS" w:hAnsi="Arial Unicode MS" w:cs="Arial Unicode MS"/>
          <w:i/>
          <w:iCs/>
        </w:rPr>
        <w:t>비교표에서</w:t>
      </w:r>
      <w:r>
        <w:rPr>
          <w:rFonts w:ascii="Arial Unicode MS" w:eastAsia="Arial Unicode MS" w:hAnsi="Arial Unicode MS" w:cs="Arial Unicode MS"/>
          <w:i/>
          <w:iCs/>
        </w:rPr>
        <w:t xml:space="preserve"> </w:t>
      </w:r>
      <w:r>
        <w:rPr>
          <w:rFonts w:ascii="Arial Unicode MS" w:eastAsia="Arial Unicode MS" w:hAnsi="Arial Unicode MS" w:cs="Arial Unicode MS"/>
          <w:i/>
          <w:iCs/>
        </w:rPr>
        <w:t>확인한다</w:t>
      </w:r>
      <w:r>
        <w:rPr>
          <w:rFonts w:ascii="Arial Unicode MS" w:eastAsia="Arial Unicode MS" w:hAnsi="Arial Unicode MS" w:cs="Arial Unicode MS"/>
          <w:i/>
          <w:iCs/>
        </w:rPr>
        <w:t xml:space="preserve">. (2026.03 </w:t>
      </w:r>
      <w:r>
        <w:rPr>
          <w:rFonts w:ascii="Arial Unicode MS" w:eastAsia="Arial Unicode MS" w:hAnsi="Arial Unicode MS" w:cs="Arial Unicode MS"/>
          <w:i/>
          <w:iCs/>
        </w:rPr>
        <w:t>기준</w:t>
      </w:r>
      <w:r>
        <w:rPr>
          <w:rFonts w:ascii="Arial Unicode MS" w:eastAsia="Arial Unicode MS" w:hAnsi="Arial Unicode MS" w:cs="Arial Unicode MS"/>
          <w:i/>
          <w:iCs/>
        </w:rPr>
        <w:t xml:space="preserve">. </w:t>
      </w:r>
      <w:r>
        <w:rPr>
          <w:rFonts w:ascii="Arial Unicode MS" w:eastAsia="Arial Unicode MS" w:hAnsi="Arial Unicode MS" w:cs="Arial Unicode MS"/>
          <w:i/>
          <w:iCs/>
        </w:rPr>
        <w:t>도입</w:t>
      </w:r>
      <w:r>
        <w:rPr>
          <w:rFonts w:ascii="Arial Unicode MS" w:eastAsia="Arial Unicode MS" w:hAnsi="Arial Unicode MS" w:cs="Arial Unicode MS"/>
          <w:i/>
          <w:iCs/>
        </w:rPr>
        <w:t xml:space="preserve"> </w:t>
      </w:r>
      <w:r>
        <w:rPr>
          <w:rFonts w:ascii="Arial Unicode MS" w:eastAsia="Arial Unicode MS" w:hAnsi="Arial Unicode MS" w:cs="Arial Unicode MS"/>
          <w:i/>
          <w:iCs/>
        </w:rPr>
        <w:t>시점에</w:t>
      </w:r>
      <w:r>
        <w:rPr>
          <w:rFonts w:ascii="Arial Unicode MS" w:eastAsia="Arial Unicode MS" w:hAnsi="Arial Unicode MS" w:cs="Arial Unicode MS"/>
          <w:i/>
          <w:iCs/>
        </w:rPr>
        <w:t xml:space="preserve"> </w:t>
      </w:r>
      <w:r>
        <w:rPr>
          <w:rFonts w:ascii="Arial Unicode MS" w:eastAsia="Arial Unicode MS" w:hAnsi="Arial Unicode MS" w:cs="Arial Unicode MS"/>
          <w:i/>
          <w:iCs/>
        </w:rPr>
        <w:t>공식</w:t>
      </w:r>
      <w:r>
        <w:rPr>
          <w:rFonts w:ascii="Arial Unicode MS" w:eastAsia="Arial Unicode MS" w:hAnsi="Arial Unicode MS" w:cs="Arial Unicode MS"/>
          <w:i/>
          <w:iCs/>
        </w:rPr>
        <w:t xml:space="preserve"> </w:t>
      </w:r>
      <w:r>
        <w:rPr>
          <w:rFonts w:ascii="Arial Unicode MS" w:eastAsia="Arial Unicode MS" w:hAnsi="Arial Unicode MS" w:cs="Arial Unicode MS"/>
          <w:i/>
          <w:iCs/>
        </w:rPr>
        <w:t>문서</w:t>
      </w:r>
      <w:r>
        <w:rPr>
          <w:rFonts w:ascii="Arial Unicode MS" w:eastAsia="Arial Unicode MS" w:hAnsi="Arial Unicode MS" w:cs="Arial Unicode MS"/>
          <w:i/>
          <w:iCs/>
        </w:rPr>
        <w:t xml:space="preserve"> </w:t>
      </w:r>
      <w:r>
        <w:rPr>
          <w:rFonts w:ascii="Arial Unicode MS" w:eastAsia="Arial Unicode MS" w:hAnsi="Arial Unicode MS" w:cs="Arial Unicode MS"/>
          <w:i/>
          <w:iCs/>
        </w:rPr>
        <w:t>재확인</w:t>
      </w:r>
      <w:r>
        <w:rPr>
          <w:rFonts w:ascii="Arial Unicode MS" w:eastAsia="Arial Unicode MS" w:hAnsi="Arial Unicode MS" w:cs="Arial Unicode MS"/>
          <w:i/>
          <w:iCs/>
        </w:rPr>
        <w:t>.)</w:t>
      </w:r>
    </w:p>
    <w:p w14:paraId="246C8F1B" w14:textId="77777777" w:rsidR="00D80D8A" w:rsidRDefault="00D80D8A"/>
    <w:p w14:paraId="73BAD4AC" w14:textId="77777777" w:rsidR="00D80D8A" w:rsidRDefault="00BE6280">
      <w:pPr>
        <w:pStyle w:val="4"/>
      </w:pPr>
      <w:bookmarkStart w:id="71" w:name="_l7uidk2rlq2s" w:colFirst="0" w:colLast="0"/>
      <w:bookmarkEnd w:id="71"/>
      <w:r>
        <w:rPr>
          <w:rFonts w:ascii="Arial Unicode MS" w:eastAsia="Arial Unicode MS" w:hAnsi="Arial Unicode MS" w:cs="Arial Unicode MS"/>
        </w:rPr>
        <w:lastRenderedPageBreak/>
        <w:t xml:space="preserve">4.2.1 </w:t>
      </w:r>
      <w:r>
        <w:rPr>
          <w:rFonts w:ascii="Arial Unicode MS" w:eastAsia="Arial Unicode MS" w:hAnsi="Arial Unicode MS" w:cs="Arial Unicode MS"/>
        </w:rPr>
        <w:t>각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판단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축의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의미</w:t>
      </w:r>
    </w:p>
    <w:p w14:paraId="617DD0D4" w14:textId="77777777" w:rsidR="00D80D8A" w:rsidRDefault="00BE6280">
      <w:r>
        <w:rPr>
          <w:rFonts w:ascii="Arial Unicode MS" w:eastAsia="Arial Unicode MS" w:hAnsi="Arial Unicode MS" w:cs="Arial Unicode MS"/>
          <w:b/>
          <w:bCs/>
        </w:rPr>
        <w:t>워크플로우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복잡도</w:t>
      </w:r>
      <w:r>
        <w:rPr>
          <w:rFonts w:ascii="Arial Unicode MS" w:eastAsia="Arial Unicode MS" w:hAnsi="Arial Unicode MS" w:cs="Arial Unicode MS"/>
          <w:b/>
          <w:bCs/>
        </w:rPr>
        <w:t>: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Agent</w:t>
      </w:r>
      <w:r>
        <w:rPr>
          <w:rFonts w:ascii="Arial Unicode MS" w:eastAsia="Arial Unicode MS" w:hAnsi="Arial Unicode MS" w:cs="Arial Unicode MS"/>
        </w:rPr>
        <w:t>의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실행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흐름이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단순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선형</w:t>
      </w:r>
      <w:r>
        <w:rPr>
          <w:rFonts w:ascii="Arial Unicode MS" w:eastAsia="Arial Unicode MS" w:hAnsi="Arial Unicode MS" w:cs="Arial Unicode MS"/>
        </w:rPr>
        <w:t>(A→B→C)</w:t>
      </w:r>
      <w:r>
        <w:rPr>
          <w:rFonts w:ascii="Arial Unicode MS" w:eastAsia="Arial Unicode MS" w:hAnsi="Arial Unicode MS" w:cs="Arial Unicode MS"/>
        </w:rPr>
        <w:t>인지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조건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분기</w:t>
      </w:r>
      <w:r>
        <w:rPr>
          <w:rFonts w:ascii="Arial Unicode MS" w:eastAsia="Arial Unicode MS" w:hAnsi="Arial Unicode MS" w:cs="Arial Unicode MS"/>
        </w:rPr>
        <w:t>·</w:t>
      </w:r>
      <w:r>
        <w:rPr>
          <w:rFonts w:ascii="Arial Unicode MS" w:eastAsia="Arial Unicode MS" w:hAnsi="Arial Unicode MS" w:cs="Arial Unicode MS"/>
        </w:rPr>
        <w:t>루프가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필요한지</w:t>
      </w:r>
      <w:r>
        <w:rPr>
          <w:rFonts w:ascii="Arial Unicode MS" w:eastAsia="Arial Unicode MS" w:hAnsi="Arial Unicode MS" w:cs="Arial Unicode MS"/>
        </w:rPr>
        <w:t xml:space="preserve">, </w:t>
      </w:r>
      <w:proofErr w:type="spellStart"/>
      <w:r>
        <w:rPr>
          <w:rFonts w:ascii="Arial Unicode MS" w:eastAsia="Arial Unicode MS" w:hAnsi="Arial Unicode MS" w:cs="Arial Unicode MS"/>
        </w:rPr>
        <w:t>멀티에이전트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오케스트레이션이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필요한지</w:t>
      </w:r>
      <w:r>
        <w:rPr>
          <w:rFonts w:ascii="Arial Unicode MS" w:eastAsia="Arial Unicode MS" w:hAnsi="Arial Unicode MS" w:cs="Arial Unicode MS"/>
        </w:rPr>
        <w:t>. 2.1</w:t>
      </w:r>
      <w:r>
        <w:rPr>
          <w:rFonts w:ascii="Arial Unicode MS" w:eastAsia="Arial Unicode MS" w:hAnsi="Arial Unicode MS" w:cs="Arial Unicode MS"/>
        </w:rPr>
        <w:t>절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Topology</w:t>
      </w:r>
      <w:r>
        <w:rPr>
          <w:rFonts w:ascii="Arial Unicode MS" w:eastAsia="Arial Unicode MS" w:hAnsi="Arial Unicode MS" w:cs="Arial Unicode MS"/>
        </w:rPr>
        <w:t>와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직접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대응되며</w:t>
      </w:r>
      <w:r>
        <w:rPr>
          <w:rFonts w:ascii="Arial Unicode MS" w:eastAsia="Arial Unicode MS" w:hAnsi="Arial Unicode MS" w:cs="Arial Unicode MS"/>
        </w:rPr>
        <w:t xml:space="preserve">, </w:t>
      </w:r>
      <w:proofErr w:type="spellStart"/>
      <w:r>
        <w:rPr>
          <w:rFonts w:ascii="Arial Unicode MS" w:eastAsia="Arial Unicode MS" w:hAnsi="Arial Unicode MS" w:cs="Arial Unicode MS"/>
        </w:rPr>
        <w:t>Framework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선택의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가장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결정적인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축이다</w:t>
      </w:r>
      <w:r>
        <w:rPr>
          <w:rFonts w:ascii="Arial Unicode MS" w:eastAsia="Arial Unicode MS" w:hAnsi="Arial Unicode MS" w:cs="Arial Unicode MS"/>
        </w:rPr>
        <w:t>.</w:t>
      </w:r>
    </w:p>
    <w:p w14:paraId="32C14915" w14:textId="77777777" w:rsidR="00D80D8A" w:rsidRDefault="00D80D8A"/>
    <w:p w14:paraId="3C1D6BF8" w14:textId="77777777" w:rsidR="00D80D8A" w:rsidRDefault="00BE6280">
      <w:r>
        <w:rPr>
          <w:rFonts w:ascii="Arial Unicode MS" w:eastAsia="Arial Unicode MS" w:hAnsi="Arial Unicode MS" w:cs="Arial Unicode MS"/>
          <w:b/>
          <w:bCs/>
        </w:rPr>
        <w:t xml:space="preserve">LLM </w:t>
      </w:r>
      <w:proofErr w:type="spellStart"/>
      <w:r>
        <w:rPr>
          <w:rFonts w:ascii="Arial Unicode MS" w:eastAsia="Arial Unicode MS" w:hAnsi="Arial Unicode MS" w:cs="Arial Unicode MS"/>
          <w:b/>
          <w:bCs/>
        </w:rPr>
        <w:t>Provider</w:t>
      </w:r>
      <w:proofErr w:type="spellEnd"/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호환성</w:t>
      </w:r>
      <w:r>
        <w:rPr>
          <w:rFonts w:ascii="Arial Unicode MS" w:eastAsia="Arial Unicode MS" w:hAnsi="Arial Unicode MS" w:cs="Arial Unicode MS"/>
          <w:b/>
          <w:bCs/>
        </w:rPr>
        <w:t>:</w:t>
      </w:r>
      <w:r>
        <w:rPr>
          <w:rFonts w:ascii="Arial Unicode MS" w:eastAsia="Arial Unicode MS" w:hAnsi="Arial Unicode MS" w:cs="Arial Unicode MS"/>
        </w:rPr>
        <w:t xml:space="preserve"> 3</w:t>
      </w:r>
      <w:r>
        <w:rPr>
          <w:rFonts w:ascii="Arial Unicode MS" w:eastAsia="Arial Unicode MS" w:hAnsi="Arial Unicode MS" w:cs="Arial Unicode MS"/>
        </w:rPr>
        <w:t>장에서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선정한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Provider</w:t>
      </w:r>
      <w:r>
        <w:rPr>
          <w:rFonts w:ascii="Arial Unicode MS" w:eastAsia="Arial Unicode MS" w:hAnsi="Arial Unicode MS" w:cs="Arial Unicode MS"/>
        </w:rPr>
        <w:t>를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Framework</w:t>
      </w:r>
      <w:r>
        <w:rPr>
          <w:rFonts w:ascii="Arial Unicode MS" w:eastAsia="Arial Unicode MS" w:hAnsi="Arial Unicode MS" w:cs="Arial Unicode MS"/>
        </w:rPr>
        <w:t>가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네이티브로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지원하는지</w:t>
      </w:r>
      <w:r>
        <w:rPr>
          <w:rFonts w:ascii="Arial Unicode MS" w:eastAsia="Arial Unicode MS" w:hAnsi="Arial Unicode MS" w:cs="Arial Unicode MS"/>
        </w:rPr>
        <w:t xml:space="preserve">. </w:t>
      </w:r>
      <w:r>
        <w:rPr>
          <w:rFonts w:ascii="Arial Unicode MS" w:eastAsia="Arial Unicode MS" w:hAnsi="Arial Unicode MS" w:cs="Arial Unicode MS"/>
        </w:rPr>
        <w:t>멀티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Provider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Routing</w:t>
      </w:r>
      <w:proofErr w:type="spellEnd"/>
      <w:r>
        <w:rPr>
          <w:rFonts w:ascii="Arial Unicode MS" w:eastAsia="Arial Unicode MS" w:hAnsi="Arial Unicode MS" w:cs="Arial Unicode MS"/>
        </w:rPr>
        <w:t>/</w:t>
      </w:r>
      <w:proofErr w:type="spellStart"/>
      <w:r>
        <w:rPr>
          <w:rFonts w:ascii="Arial Unicode MS" w:eastAsia="Arial Unicode MS" w:hAnsi="Arial Unicode MS" w:cs="Arial Unicode MS"/>
        </w:rPr>
        <w:t>Failover</w:t>
      </w:r>
      <w:proofErr w:type="spellEnd"/>
      <w:r>
        <w:rPr>
          <w:rFonts w:ascii="Arial Unicode MS" w:eastAsia="Arial Unicode MS" w:hAnsi="Arial Unicode MS" w:cs="Arial Unicode MS"/>
        </w:rPr>
        <w:t>(3.4</w:t>
      </w:r>
      <w:r>
        <w:rPr>
          <w:rFonts w:ascii="Arial Unicode MS" w:eastAsia="Arial Unicode MS" w:hAnsi="Arial Unicode MS" w:cs="Arial Unicode MS"/>
        </w:rPr>
        <w:t>절</w:t>
      </w:r>
      <w:r>
        <w:rPr>
          <w:rFonts w:ascii="Arial Unicode MS" w:eastAsia="Arial Unicode MS" w:hAnsi="Arial Unicode MS" w:cs="Arial Unicode MS"/>
        </w:rPr>
        <w:t xml:space="preserve">) </w:t>
      </w:r>
      <w:r>
        <w:rPr>
          <w:rFonts w:ascii="Arial Unicode MS" w:eastAsia="Arial Unicode MS" w:hAnsi="Arial Unicode MS" w:cs="Arial Unicode MS"/>
        </w:rPr>
        <w:t>구현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결정적</w:t>
      </w:r>
      <w:r>
        <w:rPr>
          <w:rFonts w:ascii="Arial Unicode MS" w:eastAsia="Arial Unicode MS" w:hAnsi="Arial Unicode MS" w:cs="Arial Unicode MS"/>
        </w:rPr>
        <w:t>.</w:t>
      </w:r>
    </w:p>
    <w:p w14:paraId="4FC3CB8E" w14:textId="77777777" w:rsidR="00D80D8A" w:rsidRDefault="00D80D8A"/>
    <w:p w14:paraId="2564E4D9" w14:textId="77777777" w:rsidR="00D80D8A" w:rsidRDefault="00BE6280">
      <w:r>
        <w:rPr>
          <w:rFonts w:ascii="Arial Unicode MS" w:eastAsia="Arial Unicode MS" w:hAnsi="Arial Unicode MS" w:cs="Arial Unicode MS"/>
          <w:b/>
          <w:bCs/>
        </w:rPr>
        <w:t>프로토콜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지원</w:t>
      </w:r>
      <w:r>
        <w:rPr>
          <w:rFonts w:ascii="Arial Unicode MS" w:eastAsia="Arial Unicode MS" w:hAnsi="Arial Unicode MS" w:cs="Arial Unicode MS"/>
          <w:b/>
          <w:bCs/>
        </w:rPr>
        <w:t xml:space="preserve"> (MCP/A2A):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도구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표준화</w:t>
      </w:r>
      <w:r>
        <w:rPr>
          <w:rFonts w:ascii="Arial Unicode MS" w:eastAsia="Arial Unicode MS" w:hAnsi="Arial Unicode MS" w:cs="Arial Unicode MS"/>
        </w:rPr>
        <w:t>(MC</w:t>
      </w:r>
      <w:r>
        <w:rPr>
          <w:rFonts w:ascii="Arial Unicode MS" w:eastAsia="Arial Unicode MS" w:hAnsi="Arial Unicode MS" w:cs="Arial Unicode MS"/>
        </w:rPr>
        <w:t>P, 5</w:t>
      </w:r>
      <w:r>
        <w:rPr>
          <w:rFonts w:ascii="Arial Unicode MS" w:eastAsia="Arial Unicode MS" w:hAnsi="Arial Unicode MS" w:cs="Arial Unicode MS"/>
        </w:rPr>
        <w:t>장</w:t>
      </w:r>
      <w:r>
        <w:rPr>
          <w:rFonts w:ascii="Arial Unicode MS" w:eastAsia="Arial Unicode MS" w:hAnsi="Arial Unicode MS" w:cs="Arial Unicode MS"/>
        </w:rPr>
        <w:t>)</w:t>
      </w:r>
      <w:r>
        <w:rPr>
          <w:rFonts w:ascii="Arial Unicode MS" w:eastAsia="Arial Unicode MS" w:hAnsi="Arial Unicode MS" w:cs="Arial Unicode MS"/>
        </w:rPr>
        <w:t>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독립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Agent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협업</w:t>
      </w:r>
      <w:r>
        <w:rPr>
          <w:rFonts w:ascii="Arial Unicode MS" w:eastAsia="Arial Unicode MS" w:hAnsi="Arial Unicode MS" w:cs="Arial Unicode MS"/>
        </w:rPr>
        <w:t>(A2A, 6</w:t>
      </w:r>
      <w:r>
        <w:rPr>
          <w:rFonts w:ascii="Arial Unicode MS" w:eastAsia="Arial Unicode MS" w:hAnsi="Arial Unicode MS" w:cs="Arial Unicode MS"/>
        </w:rPr>
        <w:t>장</w:t>
      </w:r>
      <w:r>
        <w:rPr>
          <w:rFonts w:ascii="Arial Unicode MS" w:eastAsia="Arial Unicode MS" w:hAnsi="Arial Unicode MS" w:cs="Arial Unicode MS"/>
        </w:rPr>
        <w:t>)</w:t>
      </w:r>
      <w:r>
        <w:rPr>
          <w:rFonts w:ascii="Arial Unicode MS" w:eastAsia="Arial Unicode MS" w:hAnsi="Arial Unicode MS" w:cs="Arial Unicode MS"/>
        </w:rPr>
        <w:t>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지원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수준</w:t>
      </w:r>
      <w:r>
        <w:rPr>
          <w:rFonts w:ascii="Arial Unicode MS" w:eastAsia="Arial Unicode MS" w:hAnsi="Arial Unicode MS" w:cs="Arial Unicode MS"/>
        </w:rPr>
        <w:t xml:space="preserve">. </w:t>
      </w:r>
      <w:r>
        <w:rPr>
          <w:rFonts w:ascii="Arial Unicode MS" w:eastAsia="Arial Unicode MS" w:hAnsi="Arial Unicode MS" w:cs="Arial Unicode MS"/>
        </w:rPr>
        <w:t>도구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수가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많거나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독립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Agent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협업이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필요한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경우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결정적</w:t>
      </w:r>
      <w:r>
        <w:rPr>
          <w:rFonts w:ascii="Arial Unicode MS" w:eastAsia="Arial Unicode MS" w:hAnsi="Arial Unicode MS" w:cs="Arial Unicode MS"/>
        </w:rPr>
        <w:t>.</w:t>
      </w:r>
    </w:p>
    <w:p w14:paraId="2AAC1FA4" w14:textId="77777777" w:rsidR="00D80D8A" w:rsidRDefault="00D80D8A"/>
    <w:p w14:paraId="2846A302" w14:textId="77777777" w:rsidR="00D80D8A" w:rsidRDefault="00BE6280">
      <w:r>
        <w:rPr>
          <w:b/>
          <w:bCs/>
        </w:rPr>
        <w:t>HITL (</w:t>
      </w:r>
      <w:proofErr w:type="spellStart"/>
      <w:r>
        <w:rPr>
          <w:b/>
          <w:bCs/>
        </w:rPr>
        <w:t>Human-in-the-Loop</w:t>
      </w:r>
      <w:proofErr w:type="spellEnd"/>
      <w:r>
        <w:rPr>
          <w:b/>
          <w:bCs/>
        </w:rPr>
        <w:t>):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고위험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판단에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대한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인간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검토</w:t>
      </w:r>
      <w:r>
        <w:rPr>
          <w:rFonts w:ascii="Arial Unicode MS" w:eastAsia="Arial Unicode MS" w:hAnsi="Arial Unicode MS" w:cs="Arial Unicode MS"/>
        </w:rPr>
        <w:t>·</w:t>
      </w:r>
      <w:r>
        <w:rPr>
          <w:rFonts w:ascii="Arial Unicode MS" w:eastAsia="Arial Unicode MS" w:hAnsi="Arial Unicode MS" w:cs="Arial Unicode MS"/>
        </w:rPr>
        <w:t>승인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지원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수준</w:t>
      </w:r>
      <w:r>
        <w:rPr>
          <w:rFonts w:ascii="Arial Unicode MS" w:eastAsia="Arial Unicode MS" w:hAnsi="Arial Unicode MS" w:cs="Arial Unicode MS"/>
        </w:rPr>
        <w:t xml:space="preserve">. </w:t>
      </w:r>
      <w:r>
        <w:rPr>
          <w:rFonts w:ascii="Arial Unicode MS" w:eastAsia="Arial Unicode MS" w:hAnsi="Arial Unicode MS" w:cs="Arial Unicode MS"/>
        </w:rPr>
        <w:t>비동기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재개</w:t>
      </w:r>
      <w:r>
        <w:rPr>
          <w:rFonts w:ascii="Arial Unicode MS" w:eastAsia="Arial Unicode MS" w:hAnsi="Arial Unicode MS" w:cs="Arial Unicode MS"/>
        </w:rPr>
        <w:t>(</w:t>
      </w:r>
      <w:proofErr w:type="spellStart"/>
      <w:r>
        <w:rPr>
          <w:rFonts w:ascii="Arial Unicode MS" w:eastAsia="Arial Unicode MS" w:hAnsi="Arial Unicode MS" w:cs="Arial Unicode MS"/>
        </w:rPr>
        <w:t>수시간</w:t>
      </w:r>
      <w:r>
        <w:rPr>
          <w:rFonts w:ascii="Arial Unicode MS" w:eastAsia="Arial Unicode MS" w:hAnsi="Arial Unicode MS" w:cs="Arial Unicode MS"/>
        </w:rPr>
        <w:t>~</w:t>
      </w:r>
      <w:r>
        <w:rPr>
          <w:rFonts w:ascii="Arial Unicode MS" w:eastAsia="Arial Unicode MS" w:hAnsi="Arial Unicode MS" w:cs="Arial Unicode MS"/>
        </w:rPr>
        <w:t>수일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중단점에서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재개</w:t>
      </w:r>
      <w:r>
        <w:rPr>
          <w:rFonts w:ascii="Arial Unicode MS" w:eastAsia="Arial Unicode MS" w:hAnsi="Arial Unicode MS" w:cs="Arial Unicode MS"/>
        </w:rPr>
        <w:t>)</w:t>
      </w:r>
      <w:r>
        <w:rPr>
          <w:rFonts w:ascii="Arial Unicode MS" w:eastAsia="Arial Unicode MS" w:hAnsi="Arial Unicode MS" w:cs="Arial Unicode MS"/>
        </w:rPr>
        <w:t>는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Durable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Execution</w:t>
      </w:r>
      <w:r>
        <w:rPr>
          <w:rFonts w:ascii="Arial Unicode MS" w:eastAsia="Arial Unicode MS" w:hAnsi="Arial Unicode MS" w:cs="Arial Unicode MS"/>
        </w:rPr>
        <w:t>과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밀접</w:t>
      </w:r>
      <w:r>
        <w:rPr>
          <w:rFonts w:ascii="Arial Unicode MS" w:eastAsia="Arial Unicode MS" w:hAnsi="Arial Unicode MS" w:cs="Arial Unicode MS"/>
        </w:rPr>
        <w:t>.</w:t>
      </w:r>
    </w:p>
    <w:p w14:paraId="38E841B1" w14:textId="77777777" w:rsidR="00D80D8A" w:rsidRDefault="00D80D8A"/>
    <w:p w14:paraId="412D0575" w14:textId="77777777" w:rsidR="00D80D8A" w:rsidRDefault="00BE6280">
      <w:proofErr w:type="spellStart"/>
      <w:r>
        <w:rPr>
          <w:b/>
          <w:bCs/>
        </w:rPr>
        <w:t>Durable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Execution</w:t>
      </w:r>
      <w:proofErr w:type="spellEnd"/>
      <w:r>
        <w:rPr>
          <w:b/>
          <w:bCs/>
        </w:rPr>
        <w:t>: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워크플로우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실행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상태를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체크포인트로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저장하여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프로세스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장애</w:t>
      </w:r>
      <w:r>
        <w:rPr>
          <w:rFonts w:ascii="Arial Unicode MS" w:eastAsia="Arial Unicode MS" w:hAnsi="Arial Unicode MS" w:cs="Arial Unicode MS"/>
        </w:rPr>
        <w:t>·</w:t>
      </w:r>
      <w:r>
        <w:rPr>
          <w:rFonts w:ascii="Arial Unicode MS" w:eastAsia="Arial Unicode MS" w:hAnsi="Arial Unicode MS" w:cs="Arial Unicode MS"/>
        </w:rPr>
        <w:t>재시작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후에도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마지막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체크포인트에서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이어서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실행하는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메커니즘이다</w:t>
      </w:r>
      <w:r>
        <w:rPr>
          <w:rFonts w:ascii="Arial Unicode MS" w:eastAsia="Arial Unicode MS" w:hAnsi="Arial Unicode MS" w:cs="Arial Unicode MS"/>
        </w:rPr>
        <w:t xml:space="preserve">. </w:t>
      </w:r>
      <w:r>
        <w:rPr>
          <w:rFonts w:ascii="Arial Unicode MS" w:eastAsia="Arial Unicode MS" w:hAnsi="Arial Unicode MS" w:cs="Arial Unicode MS"/>
        </w:rPr>
        <w:t>장기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실행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Agent</w:t>
      </w:r>
      <w:proofErr w:type="spellEnd"/>
      <w:r>
        <w:rPr>
          <w:rFonts w:ascii="Arial Unicode MS" w:eastAsia="Arial Unicode MS" w:hAnsi="Arial Unicode MS" w:cs="Arial Unicode MS"/>
        </w:rPr>
        <w:t>(</w:t>
      </w:r>
      <w:proofErr w:type="spellStart"/>
      <w:r>
        <w:rPr>
          <w:rFonts w:ascii="Arial Unicode MS" w:eastAsia="Arial Unicode MS" w:hAnsi="Arial Unicode MS" w:cs="Arial Unicode MS"/>
        </w:rPr>
        <w:t>수시간</w:t>
      </w:r>
      <w:r>
        <w:rPr>
          <w:rFonts w:ascii="Arial Unicode MS" w:eastAsia="Arial Unicode MS" w:hAnsi="Arial Unicode MS" w:cs="Arial Unicode MS"/>
        </w:rPr>
        <w:t>~</w:t>
      </w:r>
      <w:r>
        <w:rPr>
          <w:rFonts w:ascii="Arial Unicode MS" w:eastAsia="Arial Unicode MS" w:hAnsi="Arial Unicode MS" w:cs="Arial Unicode MS"/>
        </w:rPr>
        <w:t>수일</w:t>
      </w:r>
      <w:proofErr w:type="spellEnd"/>
      <w:r>
        <w:rPr>
          <w:rFonts w:ascii="Arial Unicode MS" w:eastAsia="Arial Unicode MS" w:hAnsi="Arial Unicode MS" w:cs="Arial Unicode MS"/>
        </w:rPr>
        <w:t>)</w:t>
      </w:r>
      <w:r>
        <w:rPr>
          <w:rFonts w:ascii="Arial Unicode MS" w:eastAsia="Arial Unicode MS" w:hAnsi="Arial Unicode MS" w:cs="Arial Unicode MS"/>
        </w:rPr>
        <w:t>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비동기</w:t>
      </w:r>
      <w:r>
        <w:rPr>
          <w:rFonts w:ascii="Arial Unicode MS" w:eastAsia="Arial Unicode MS" w:hAnsi="Arial Unicode MS" w:cs="Arial Unicode MS"/>
        </w:rPr>
        <w:t xml:space="preserve"> HITL </w:t>
      </w:r>
      <w:r>
        <w:rPr>
          <w:rFonts w:ascii="Arial Unicode MS" w:eastAsia="Arial Unicode MS" w:hAnsi="Arial Unicode MS" w:cs="Arial Unicode MS"/>
        </w:rPr>
        <w:t>시나리오에서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필수적이다</w:t>
      </w:r>
      <w:r>
        <w:rPr>
          <w:rFonts w:ascii="Arial Unicode MS" w:eastAsia="Arial Unicode MS" w:hAnsi="Arial Unicode MS" w:cs="Arial Unicode MS"/>
        </w:rPr>
        <w:t>.</w:t>
      </w:r>
    </w:p>
    <w:p w14:paraId="77373164" w14:textId="77777777" w:rsidR="00D80D8A" w:rsidRDefault="00D80D8A"/>
    <w:p w14:paraId="1B6ECC01" w14:textId="77777777" w:rsidR="00D80D8A" w:rsidRDefault="00BE6280">
      <w:r>
        <w:rPr>
          <w:rFonts w:ascii="Arial Unicode MS" w:eastAsia="Arial Unicode MS" w:hAnsi="Arial Unicode MS" w:cs="Arial Unicode MS"/>
          <w:b/>
          <w:bCs/>
        </w:rPr>
        <w:t>학습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난이도</w:t>
      </w:r>
      <w:r>
        <w:rPr>
          <w:rFonts w:ascii="Arial Unicode MS" w:eastAsia="Arial Unicode MS" w:hAnsi="Arial Unicode MS" w:cs="Arial Unicode MS"/>
          <w:b/>
          <w:bCs/>
        </w:rPr>
        <w:t>: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첫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동작하는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Agent</w:t>
      </w:r>
      <w:r>
        <w:rPr>
          <w:rFonts w:ascii="Arial Unicode MS" w:eastAsia="Arial Unicode MS" w:hAnsi="Arial Unicode MS" w:cs="Arial Unicode MS"/>
        </w:rPr>
        <w:t>를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만들기까지의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소요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시간</w:t>
      </w:r>
      <w:r>
        <w:rPr>
          <w:rFonts w:ascii="Arial Unicode MS" w:eastAsia="Arial Unicode MS" w:hAnsi="Arial Unicode MS" w:cs="Arial Unicode MS"/>
        </w:rPr>
        <w:t>. 2~4</w:t>
      </w:r>
      <w:r>
        <w:rPr>
          <w:rFonts w:ascii="Arial Unicode MS" w:eastAsia="Arial Unicode MS" w:hAnsi="Arial Unicode MS" w:cs="Arial Unicode MS"/>
        </w:rPr>
        <w:t>주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PoC</w:t>
      </w:r>
      <w:r>
        <w:rPr>
          <w:rFonts w:ascii="Arial Unicode MS" w:eastAsia="Arial Unicode MS" w:hAnsi="Arial Unicode MS" w:cs="Arial Unicode MS"/>
        </w:rPr>
        <w:t>에서는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사실상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유일한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제약</w:t>
      </w:r>
      <w:r>
        <w:rPr>
          <w:rFonts w:ascii="Arial Unicode MS" w:eastAsia="Arial Unicode MS" w:hAnsi="Arial Unicode MS" w:cs="Arial Unicode MS"/>
        </w:rPr>
        <w:t>.</w:t>
      </w:r>
    </w:p>
    <w:p w14:paraId="049513D0" w14:textId="77777777" w:rsidR="00D80D8A" w:rsidRDefault="00D80D8A"/>
    <w:p w14:paraId="6625D70C" w14:textId="77777777" w:rsidR="00D80D8A" w:rsidRDefault="00BE6280">
      <w:r>
        <w:rPr>
          <w:rFonts w:ascii="Arial Unicode MS" w:eastAsia="Arial Unicode MS" w:hAnsi="Arial Unicode MS" w:cs="Arial Unicode MS"/>
          <w:b/>
          <w:bCs/>
        </w:rPr>
        <w:t>프로덕션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준비도</w:t>
      </w:r>
      <w:r>
        <w:rPr>
          <w:rFonts w:ascii="Arial Unicode MS" w:eastAsia="Arial Unicode MS" w:hAnsi="Arial Unicode MS" w:cs="Arial Unicode MS"/>
          <w:b/>
          <w:bCs/>
        </w:rPr>
        <w:t>: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Durable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Execution</w:t>
      </w:r>
      <w:proofErr w:type="spellEnd"/>
      <w:r>
        <w:rPr>
          <w:rFonts w:ascii="Arial Unicode MS" w:eastAsia="Arial Unicode MS" w:hAnsi="Arial Unicode MS" w:cs="Arial Unicode MS"/>
        </w:rPr>
        <w:t xml:space="preserve">, </w:t>
      </w:r>
      <w:proofErr w:type="spellStart"/>
      <w:r>
        <w:rPr>
          <w:rFonts w:ascii="Arial Unicode MS" w:eastAsia="Arial Unicode MS" w:hAnsi="Arial Unicode MS" w:cs="Arial Unicode MS"/>
        </w:rPr>
        <w:t>Checkpointing</w:t>
      </w:r>
      <w:proofErr w:type="spellEnd"/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에러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핸들링</w:t>
      </w:r>
      <w:r>
        <w:rPr>
          <w:rFonts w:ascii="Arial Unicode MS" w:eastAsia="Arial Unicode MS" w:hAnsi="Arial Unicode MS" w:cs="Arial Unicode MS"/>
        </w:rPr>
        <w:t xml:space="preserve">, </w:t>
      </w:r>
      <w:proofErr w:type="spellStart"/>
      <w:r>
        <w:rPr>
          <w:rFonts w:ascii="Arial Unicode MS" w:eastAsia="Arial Unicode MS" w:hAnsi="Arial Unicode MS" w:cs="Arial Unicode MS"/>
        </w:rPr>
        <w:t>Observability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연계</w:t>
      </w:r>
      <w:r>
        <w:rPr>
          <w:rFonts w:ascii="Arial Unicode MS" w:eastAsia="Arial Unicode MS" w:hAnsi="Arial Unicode MS" w:cs="Arial Unicode MS"/>
        </w:rPr>
        <w:t xml:space="preserve">, </w:t>
      </w:r>
      <w:proofErr w:type="spellStart"/>
      <w:r>
        <w:rPr>
          <w:rFonts w:ascii="Arial Unicode MS" w:eastAsia="Arial Unicode MS" w:hAnsi="Arial Unicode MS" w:cs="Arial Unicode MS"/>
        </w:rPr>
        <w:t>보안</w:t>
      </w:r>
      <w:r>
        <w:rPr>
          <w:rFonts w:ascii="Arial Unicode MS" w:eastAsia="Arial Unicode MS" w:hAnsi="Arial Unicode MS" w:cs="Arial Unicode MS"/>
        </w:rPr>
        <w:t>·</w:t>
      </w:r>
      <w:r>
        <w:rPr>
          <w:rFonts w:ascii="Arial Unicode MS" w:eastAsia="Arial Unicode MS" w:hAnsi="Arial Unicode MS" w:cs="Arial Unicode MS"/>
        </w:rPr>
        <w:t>거버넌스</w:t>
      </w:r>
      <w:proofErr w:type="spellEnd"/>
      <w:r>
        <w:rPr>
          <w:rFonts w:ascii="Arial Unicode MS" w:eastAsia="Arial Unicode MS" w:hAnsi="Arial Unicode MS" w:cs="Arial Unicode MS"/>
        </w:rPr>
        <w:t xml:space="preserve">. </w:t>
      </w:r>
      <w:proofErr w:type="spellStart"/>
      <w:r>
        <w:rPr>
          <w:rFonts w:ascii="Arial Unicode MS" w:eastAsia="Arial Unicode MS" w:hAnsi="Arial Unicode MS" w:cs="Arial Unicode MS"/>
        </w:rPr>
        <w:t>PoC</w:t>
      </w:r>
      <w:r>
        <w:rPr>
          <w:rFonts w:ascii="Arial Unicode MS" w:eastAsia="Arial Unicode MS" w:hAnsi="Arial Unicode MS" w:cs="Arial Unicode MS"/>
        </w:rPr>
        <w:t>에서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경시되나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프로덕션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전환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시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Framework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교체의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가장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흔한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원인</w:t>
      </w:r>
      <w:r>
        <w:rPr>
          <w:rFonts w:ascii="Arial Unicode MS" w:eastAsia="Arial Unicode MS" w:hAnsi="Arial Unicode MS" w:cs="Arial Unicode MS"/>
        </w:rPr>
        <w:t>.</w:t>
      </w:r>
    </w:p>
    <w:p w14:paraId="54B7C1F2" w14:textId="77777777" w:rsidR="00D80D8A" w:rsidRDefault="00D80D8A"/>
    <w:p w14:paraId="289851E8" w14:textId="77777777" w:rsidR="00D80D8A" w:rsidRDefault="00BE6280">
      <w:r>
        <w:rPr>
          <w:rFonts w:ascii="Arial Unicode MS" w:eastAsia="Arial Unicode MS" w:hAnsi="Arial Unicode MS" w:cs="Arial Unicode MS"/>
          <w:i/>
          <w:iCs/>
        </w:rPr>
        <w:t>판단</w:t>
      </w:r>
      <w:r>
        <w:rPr>
          <w:rFonts w:ascii="Arial Unicode MS" w:eastAsia="Arial Unicode MS" w:hAnsi="Arial Unicode MS" w:cs="Arial Unicode MS"/>
          <w:i/>
          <w:iCs/>
        </w:rPr>
        <w:t xml:space="preserve"> </w:t>
      </w:r>
      <w:r>
        <w:rPr>
          <w:rFonts w:ascii="Arial Unicode MS" w:eastAsia="Arial Unicode MS" w:hAnsi="Arial Unicode MS" w:cs="Arial Unicode MS"/>
          <w:i/>
          <w:iCs/>
        </w:rPr>
        <w:t>가이드</w:t>
      </w:r>
      <w:r>
        <w:rPr>
          <w:rFonts w:ascii="Arial Unicode MS" w:eastAsia="Arial Unicode MS" w:hAnsi="Arial Unicode MS" w:cs="Arial Unicode MS"/>
          <w:i/>
          <w:iCs/>
        </w:rPr>
        <w:t xml:space="preserve">: </w:t>
      </w:r>
      <w:r>
        <w:rPr>
          <w:rFonts w:ascii="Arial Unicode MS" w:eastAsia="Arial Unicode MS" w:hAnsi="Arial Unicode MS" w:cs="Arial Unicode MS"/>
          <w:i/>
          <w:iCs/>
        </w:rPr>
        <w:t>프로젝트</w:t>
      </w:r>
      <w:r>
        <w:rPr>
          <w:rFonts w:ascii="Arial Unicode MS" w:eastAsia="Arial Unicode MS" w:hAnsi="Arial Unicode MS" w:cs="Arial Unicode MS"/>
          <w:i/>
          <w:iCs/>
        </w:rPr>
        <w:t xml:space="preserve"> </w:t>
      </w:r>
      <w:r>
        <w:rPr>
          <w:rFonts w:ascii="Arial Unicode MS" w:eastAsia="Arial Unicode MS" w:hAnsi="Arial Unicode MS" w:cs="Arial Unicode MS"/>
          <w:i/>
          <w:iCs/>
        </w:rPr>
        <w:t>초기에는</w:t>
      </w:r>
      <w:r>
        <w:rPr>
          <w:rFonts w:ascii="Arial Unicode MS" w:eastAsia="Arial Unicode MS" w:hAnsi="Arial Unicode MS" w:cs="Arial Unicode MS"/>
          <w:i/>
          <w:iCs/>
        </w:rPr>
        <w:t xml:space="preserve"> "</w:t>
      </w:r>
      <w:r>
        <w:rPr>
          <w:rFonts w:ascii="Arial Unicode MS" w:eastAsia="Arial Unicode MS" w:hAnsi="Arial Unicode MS" w:cs="Arial Unicode MS"/>
          <w:i/>
          <w:iCs/>
        </w:rPr>
        <w:t>단순</w:t>
      </w:r>
      <w:r>
        <w:rPr>
          <w:rFonts w:ascii="Arial Unicode MS" w:eastAsia="Arial Unicode MS" w:hAnsi="Arial Unicode MS" w:cs="Arial Unicode MS"/>
          <w:i/>
          <w:iCs/>
        </w:rPr>
        <w:t xml:space="preserve"> </w:t>
      </w:r>
      <w:r>
        <w:rPr>
          <w:rFonts w:ascii="Arial Unicode MS" w:eastAsia="Arial Unicode MS" w:hAnsi="Arial Unicode MS" w:cs="Arial Unicode MS"/>
          <w:i/>
          <w:iCs/>
        </w:rPr>
        <w:t>선형으로</w:t>
      </w:r>
      <w:r>
        <w:rPr>
          <w:rFonts w:ascii="Arial Unicode MS" w:eastAsia="Arial Unicode MS" w:hAnsi="Arial Unicode MS" w:cs="Arial Unicode MS"/>
          <w:i/>
          <w:iCs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i/>
          <w:iCs/>
        </w:rPr>
        <w:t>충분하다</w:t>
      </w:r>
      <w:r>
        <w:rPr>
          <w:rFonts w:ascii="Arial Unicode MS" w:eastAsia="Arial Unicode MS" w:hAnsi="Arial Unicode MS" w:cs="Arial Unicode MS"/>
          <w:i/>
          <w:iCs/>
        </w:rPr>
        <w:t>"</w:t>
      </w:r>
      <w:r>
        <w:rPr>
          <w:rFonts w:ascii="Arial Unicode MS" w:eastAsia="Arial Unicode MS" w:hAnsi="Arial Unicode MS" w:cs="Arial Unicode MS"/>
          <w:i/>
          <w:iCs/>
        </w:rPr>
        <w:t>고</w:t>
      </w:r>
      <w:proofErr w:type="spellEnd"/>
      <w:r>
        <w:rPr>
          <w:rFonts w:ascii="Arial Unicode MS" w:eastAsia="Arial Unicode MS" w:hAnsi="Arial Unicode MS" w:cs="Arial Unicode MS"/>
          <w:i/>
          <w:iCs/>
        </w:rPr>
        <w:t xml:space="preserve"> </w:t>
      </w:r>
      <w:r>
        <w:rPr>
          <w:rFonts w:ascii="Arial Unicode MS" w:eastAsia="Arial Unicode MS" w:hAnsi="Arial Unicode MS" w:cs="Arial Unicode MS"/>
          <w:i/>
          <w:iCs/>
        </w:rPr>
        <w:t>판단하더라도</w:t>
      </w:r>
      <w:r>
        <w:rPr>
          <w:rFonts w:ascii="Arial Unicode MS" w:eastAsia="Arial Unicode MS" w:hAnsi="Arial Unicode MS" w:cs="Arial Unicode MS"/>
          <w:i/>
          <w:iCs/>
        </w:rPr>
        <w:t xml:space="preserve">, </w:t>
      </w:r>
      <w:r>
        <w:rPr>
          <w:rFonts w:ascii="Arial Unicode MS" w:eastAsia="Arial Unicode MS" w:hAnsi="Arial Unicode MS" w:cs="Arial Unicode MS"/>
          <w:i/>
          <w:iCs/>
        </w:rPr>
        <w:t>에러</w:t>
      </w:r>
      <w:r>
        <w:rPr>
          <w:rFonts w:ascii="Arial Unicode MS" w:eastAsia="Arial Unicode MS" w:hAnsi="Arial Unicode MS" w:cs="Arial Unicode MS"/>
          <w:i/>
          <w:iCs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i/>
          <w:iCs/>
        </w:rPr>
        <w:t>처리</w:t>
      </w:r>
      <w:r>
        <w:rPr>
          <w:rFonts w:ascii="Arial Unicode MS" w:eastAsia="Arial Unicode MS" w:hAnsi="Arial Unicode MS" w:cs="Arial Unicode MS"/>
          <w:i/>
          <w:iCs/>
        </w:rPr>
        <w:t>·</w:t>
      </w:r>
      <w:r>
        <w:rPr>
          <w:rFonts w:ascii="Arial Unicode MS" w:eastAsia="Arial Unicode MS" w:hAnsi="Arial Unicode MS" w:cs="Arial Unicode MS"/>
          <w:i/>
          <w:iCs/>
        </w:rPr>
        <w:t>재시도</w:t>
      </w:r>
      <w:r>
        <w:rPr>
          <w:rFonts w:ascii="Arial Unicode MS" w:eastAsia="Arial Unicode MS" w:hAnsi="Arial Unicode MS" w:cs="Arial Unicode MS"/>
          <w:i/>
          <w:iCs/>
        </w:rPr>
        <w:t>·</w:t>
      </w:r>
      <w:r>
        <w:rPr>
          <w:rFonts w:ascii="Arial Unicode MS" w:eastAsia="Arial Unicode MS" w:hAnsi="Arial Unicode MS" w:cs="Arial Unicode MS"/>
          <w:i/>
          <w:iCs/>
        </w:rPr>
        <w:t>인간</w:t>
      </w:r>
      <w:proofErr w:type="spellEnd"/>
      <w:r>
        <w:rPr>
          <w:rFonts w:ascii="Arial Unicode MS" w:eastAsia="Arial Unicode MS" w:hAnsi="Arial Unicode MS" w:cs="Arial Unicode MS"/>
          <w:i/>
          <w:iCs/>
        </w:rPr>
        <w:t xml:space="preserve"> </w:t>
      </w:r>
      <w:r>
        <w:rPr>
          <w:rFonts w:ascii="Arial Unicode MS" w:eastAsia="Arial Unicode MS" w:hAnsi="Arial Unicode MS" w:cs="Arial Unicode MS"/>
          <w:i/>
          <w:iCs/>
        </w:rPr>
        <w:t>승인</w:t>
      </w:r>
      <w:r>
        <w:rPr>
          <w:rFonts w:ascii="Arial Unicode MS" w:eastAsia="Arial Unicode MS" w:hAnsi="Arial Unicode MS" w:cs="Arial Unicode MS"/>
          <w:i/>
          <w:iCs/>
        </w:rPr>
        <w:t xml:space="preserve"> </w:t>
      </w:r>
      <w:r>
        <w:rPr>
          <w:rFonts w:ascii="Arial Unicode MS" w:eastAsia="Arial Unicode MS" w:hAnsi="Arial Unicode MS" w:cs="Arial Unicode MS"/>
          <w:i/>
          <w:iCs/>
        </w:rPr>
        <w:t>등이</w:t>
      </w:r>
      <w:r>
        <w:rPr>
          <w:rFonts w:ascii="Arial Unicode MS" w:eastAsia="Arial Unicode MS" w:hAnsi="Arial Unicode MS" w:cs="Arial Unicode MS"/>
          <w:i/>
          <w:iCs/>
        </w:rPr>
        <w:t xml:space="preserve"> </w:t>
      </w:r>
      <w:r>
        <w:rPr>
          <w:rFonts w:ascii="Arial Unicode MS" w:eastAsia="Arial Unicode MS" w:hAnsi="Arial Unicode MS" w:cs="Arial Unicode MS"/>
          <w:i/>
          <w:iCs/>
        </w:rPr>
        <w:t>추가되면</w:t>
      </w:r>
      <w:r>
        <w:rPr>
          <w:rFonts w:ascii="Arial Unicode MS" w:eastAsia="Arial Unicode MS" w:hAnsi="Arial Unicode MS" w:cs="Arial Unicode MS"/>
          <w:i/>
          <w:iCs/>
        </w:rPr>
        <w:t xml:space="preserve"> </w:t>
      </w:r>
      <w:r>
        <w:rPr>
          <w:rFonts w:ascii="Arial Unicode MS" w:eastAsia="Arial Unicode MS" w:hAnsi="Arial Unicode MS" w:cs="Arial Unicode MS"/>
          <w:i/>
          <w:iCs/>
        </w:rPr>
        <w:t>빠르게</w:t>
      </w:r>
      <w:r>
        <w:rPr>
          <w:rFonts w:ascii="Arial Unicode MS" w:eastAsia="Arial Unicode MS" w:hAnsi="Arial Unicode MS" w:cs="Arial Unicode MS"/>
          <w:i/>
          <w:iCs/>
        </w:rPr>
        <w:t xml:space="preserve"> </w:t>
      </w:r>
      <w:r>
        <w:rPr>
          <w:rFonts w:ascii="Arial Unicode MS" w:eastAsia="Arial Unicode MS" w:hAnsi="Arial Unicode MS" w:cs="Arial Unicode MS"/>
          <w:i/>
          <w:iCs/>
        </w:rPr>
        <w:t>복잡도가</w:t>
      </w:r>
      <w:r>
        <w:rPr>
          <w:rFonts w:ascii="Arial Unicode MS" w:eastAsia="Arial Unicode MS" w:hAnsi="Arial Unicode MS" w:cs="Arial Unicode MS"/>
          <w:i/>
          <w:iCs/>
        </w:rPr>
        <w:t xml:space="preserve"> </w:t>
      </w:r>
      <w:r>
        <w:rPr>
          <w:rFonts w:ascii="Arial Unicode MS" w:eastAsia="Arial Unicode MS" w:hAnsi="Arial Unicode MS" w:cs="Arial Unicode MS"/>
          <w:i/>
          <w:iCs/>
        </w:rPr>
        <w:t>증가한다</w:t>
      </w:r>
      <w:r>
        <w:rPr>
          <w:rFonts w:ascii="Arial Unicode MS" w:eastAsia="Arial Unicode MS" w:hAnsi="Arial Unicode MS" w:cs="Arial Unicode MS"/>
          <w:i/>
          <w:iCs/>
        </w:rPr>
        <w:t xml:space="preserve">. </w:t>
      </w:r>
      <w:r>
        <w:rPr>
          <w:rFonts w:ascii="Arial Unicode MS" w:eastAsia="Arial Unicode MS" w:hAnsi="Arial Unicode MS" w:cs="Arial Unicode MS"/>
          <w:i/>
          <w:iCs/>
        </w:rPr>
        <w:t>현재</w:t>
      </w:r>
      <w:r>
        <w:rPr>
          <w:rFonts w:ascii="Arial Unicode MS" w:eastAsia="Arial Unicode MS" w:hAnsi="Arial Unicode MS" w:cs="Arial Unicode MS"/>
          <w:i/>
          <w:iCs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i/>
          <w:iCs/>
        </w:rPr>
        <w:t>요구사항뿐</w:t>
      </w:r>
      <w:proofErr w:type="spellEnd"/>
      <w:r>
        <w:rPr>
          <w:rFonts w:ascii="Arial Unicode MS" w:eastAsia="Arial Unicode MS" w:hAnsi="Arial Unicode MS" w:cs="Arial Unicode MS"/>
          <w:i/>
          <w:iCs/>
        </w:rPr>
        <w:t xml:space="preserve"> </w:t>
      </w:r>
      <w:r>
        <w:rPr>
          <w:rFonts w:ascii="Arial Unicode MS" w:eastAsia="Arial Unicode MS" w:hAnsi="Arial Unicode MS" w:cs="Arial Unicode MS"/>
          <w:i/>
          <w:iCs/>
        </w:rPr>
        <w:t>아니라</w:t>
      </w:r>
      <w:r>
        <w:rPr>
          <w:rFonts w:ascii="Arial Unicode MS" w:eastAsia="Arial Unicode MS" w:hAnsi="Arial Unicode MS" w:cs="Arial Unicode MS"/>
          <w:i/>
          <w:iCs/>
        </w:rPr>
        <w:t xml:space="preserve"> 6</w:t>
      </w:r>
      <w:r>
        <w:rPr>
          <w:rFonts w:ascii="Arial Unicode MS" w:eastAsia="Arial Unicode MS" w:hAnsi="Arial Unicode MS" w:cs="Arial Unicode MS"/>
          <w:i/>
          <w:iCs/>
        </w:rPr>
        <w:t>개월</w:t>
      </w:r>
      <w:r>
        <w:rPr>
          <w:rFonts w:ascii="Arial Unicode MS" w:eastAsia="Arial Unicode MS" w:hAnsi="Arial Unicode MS" w:cs="Arial Unicode MS"/>
          <w:i/>
          <w:iCs/>
        </w:rPr>
        <w:t xml:space="preserve"> </w:t>
      </w:r>
      <w:r>
        <w:rPr>
          <w:rFonts w:ascii="Arial Unicode MS" w:eastAsia="Arial Unicode MS" w:hAnsi="Arial Unicode MS" w:cs="Arial Unicode MS"/>
          <w:i/>
          <w:iCs/>
        </w:rPr>
        <w:t>내</w:t>
      </w:r>
      <w:r>
        <w:rPr>
          <w:rFonts w:ascii="Arial Unicode MS" w:eastAsia="Arial Unicode MS" w:hAnsi="Arial Unicode MS" w:cs="Arial Unicode MS"/>
          <w:i/>
          <w:iCs/>
        </w:rPr>
        <w:t xml:space="preserve"> </w:t>
      </w:r>
      <w:r>
        <w:rPr>
          <w:rFonts w:ascii="Arial Unicode MS" w:eastAsia="Arial Unicode MS" w:hAnsi="Arial Unicode MS" w:cs="Arial Unicode MS"/>
          <w:i/>
          <w:iCs/>
        </w:rPr>
        <w:t>예상</w:t>
      </w:r>
      <w:r>
        <w:rPr>
          <w:rFonts w:ascii="Arial Unicode MS" w:eastAsia="Arial Unicode MS" w:hAnsi="Arial Unicode MS" w:cs="Arial Unicode MS"/>
          <w:i/>
          <w:iCs/>
        </w:rPr>
        <w:t xml:space="preserve"> </w:t>
      </w:r>
      <w:r>
        <w:rPr>
          <w:rFonts w:ascii="Arial Unicode MS" w:eastAsia="Arial Unicode MS" w:hAnsi="Arial Unicode MS" w:cs="Arial Unicode MS"/>
          <w:i/>
          <w:iCs/>
        </w:rPr>
        <w:t>확장</w:t>
      </w:r>
      <w:r>
        <w:rPr>
          <w:rFonts w:ascii="Arial Unicode MS" w:eastAsia="Arial Unicode MS" w:hAnsi="Arial Unicode MS" w:cs="Arial Unicode MS"/>
          <w:i/>
          <w:iCs/>
        </w:rPr>
        <w:t xml:space="preserve"> </w:t>
      </w:r>
      <w:r>
        <w:rPr>
          <w:rFonts w:ascii="Arial Unicode MS" w:eastAsia="Arial Unicode MS" w:hAnsi="Arial Unicode MS" w:cs="Arial Unicode MS"/>
          <w:i/>
          <w:iCs/>
        </w:rPr>
        <w:t>방향을</w:t>
      </w:r>
      <w:r>
        <w:rPr>
          <w:rFonts w:ascii="Arial Unicode MS" w:eastAsia="Arial Unicode MS" w:hAnsi="Arial Unicode MS" w:cs="Arial Unicode MS"/>
          <w:i/>
          <w:iCs/>
        </w:rPr>
        <w:t xml:space="preserve"> </w:t>
      </w:r>
      <w:r>
        <w:rPr>
          <w:rFonts w:ascii="Arial Unicode MS" w:eastAsia="Arial Unicode MS" w:hAnsi="Arial Unicode MS" w:cs="Arial Unicode MS"/>
          <w:i/>
          <w:iCs/>
        </w:rPr>
        <w:t>함께</w:t>
      </w:r>
      <w:r>
        <w:rPr>
          <w:rFonts w:ascii="Arial Unicode MS" w:eastAsia="Arial Unicode MS" w:hAnsi="Arial Unicode MS" w:cs="Arial Unicode MS"/>
          <w:i/>
          <w:iCs/>
        </w:rPr>
        <w:t xml:space="preserve"> </w:t>
      </w:r>
      <w:r>
        <w:rPr>
          <w:rFonts w:ascii="Arial Unicode MS" w:eastAsia="Arial Unicode MS" w:hAnsi="Arial Unicode MS" w:cs="Arial Unicode MS"/>
          <w:i/>
          <w:iCs/>
        </w:rPr>
        <w:t>고려해야</w:t>
      </w:r>
      <w:r>
        <w:rPr>
          <w:rFonts w:ascii="Arial Unicode MS" w:eastAsia="Arial Unicode MS" w:hAnsi="Arial Unicode MS" w:cs="Arial Unicode MS"/>
          <w:i/>
          <w:iCs/>
        </w:rPr>
        <w:t xml:space="preserve"> </w:t>
      </w:r>
      <w:r>
        <w:rPr>
          <w:rFonts w:ascii="Arial Unicode MS" w:eastAsia="Arial Unicode MS" w:hAnsi="Arial Unicode MS" w:cs="Arial Unicode MS"/>
          <w:i/>
          <w:iCs/>
        </w:rPr>
        <w:t>한다</w:t>
      </w:r>
      <w:r>
        <w:rPr>
          <w:rFonts w:ascii="Arial Unicode MS" w:eastAsia="Arial Unicode MS" w:hAnsi="Arial Unicode MS" w:cs="Arial Unicode MS"/>
          <w:i/>
          <w:iCs/>
        </w:rPr>
        <w:t>.</w:t>
      </w:r>
    </w:p>
    <w:p w14:paraId="768B07D2" w14:textId="77777777" w:rsidR="00D80D8A" w:rsidRDefault="00D80D8A"/>
    <w:p w14:paraId="4EB7FBA0" w14:textId="77777777" w:rsidR="00D80D8A" w:rsidRDefault="00D80D8A"/>
    <w:p w14:paraId="033CF82E" w14:textId="77777777" w:rsidR="00D80D8A" w:rsidRDefault="00D80D8A"/>
    <w:p w14:paraId="5509A206" w14:textId="77777777" w:rsidR="00D80D8A" w:rsidRDefault="00D80D8A"/>
    <w:p w14:paraId="6D99AB8D" w14:textId="77777777" w:rsidR="00D80D8A" w:rsidRDefault="00D80D8A"/>
    <w:p w14:paraId="3B573C3B" w14:textId="77777777" w:rsidR="00D80D8A" w:rsidRDefault="00D80D8A"/>
    <w:p w14:paraId="1CAE6E97" w14:textId="77777777" w:rsidR="00D80D8A" w:rsidRDefault="00D80D8A"/>
    <w:p w14:paraId="6AD55172" w14:textId="77777777" w:rsidR="00D80D8A" w:rsidRDefault="00D80D8A"/>
    <w:p w14:paraId="14A28445" w14:textId="77777777" w:rsidR="00D80D8A" w:rsidRDefault="00D80D8A"/>
    <w:p w14:paraId="39B8F64D" w14:textId="77777777" w:rsidR="00D80D8A" w:rsidRDefault="00D80D8A"/>
    <w:p w14:paraId="07CDBA66" w14:textId="77777777" w:rsidR="00D80D8A" w:rsidRDefault="00D80D8A"/>
    <w:p w14:paraId="7A748709" w14:textId="77777777" w:rsidR="00D80D8A" w:rsidRDefault="00D80D8A"/>
    <w:p w14:paraId="636D5602" w14:textId="77777777" w:rsidR="00D80D8A" w:rsidRDefault="00D80D8A"/>
    <w:p w14:paraId="748980BC" w14:textId="77777777" w:rsidR="00D80D8A" w:rsidRDefault="00D80D8A"/>
    <w:p w14:paraId="5A1CAFB8" w14:textId="77777777" w:rsidR="00D80D8A" w:rsidRDefault="00D80D8A"/>
    <w:p w14:paraId="198E16C3" w14:textId="77777777" w:rsidR="00D80D8A" w:rsidRDefault="00D80D8A"/>
    <w:p w14:paraId="7B0C0669" w14:textId="77777777" w:rsidR="00D80D8A" w:rsidRDefault="00D80D8A"/>
    <w:p w14:paraId="175EE69A" w14:textId="77777777" w:rsidR="00D80D8A" w:rsidRDefault="00D80D8A"/>
    <w:p w14:paraId="2EC1708C" w14:textId="77777777" w:rsidR="00D80D8A" w:rsidRDefault="00D80D8A"/>
    <w:p w14:paraId="4E077317" w14:textId="77777777" w:rsidR="00D80D8A" w:rsidRDefault="00D80D8A"/>
    <w:p w14:paraId="0ED71718" w14:textId="77777777" w:rsidR="00D80D8A" w:rsidRDefault="00D80D8A"/>
    <w:p w14:paraId="6C9DB01C" w14:textId="77777777" w:rsidR="00D80D8A" w:rsidRDefault="00D80D8A"/>
    <w:p w14:paraId="787A0B71" w14:textId="77777777" w:rsidR="00D80D8A" w:rsidRDefault="00D80D8A"/>
    <w:p w14:paraId="7D15F631" w14:textId="77777777" w:rsidR="00D80D8A" w:rsidRDefault="00D80D8A"/>
    <w:p w14:paraId="4E92B7A7" w14:textId="77777777" w:rsidR="00D80D8A" w:rsidRDefault="00D80D8A"/>
    <w:p w14:paraId="6D9C5343" w14:textId="77777777" w:rsidR="00D80D8A" w:rsidRDefault="00D80D8A"/>
    <w:p w14:paraId="21332A20" w14:textId="77777777" w:rsidR="00D80D8A" w:rsidRDefault="00BE6280">
      <w:pPr>
        <w:pStyle w:val="3"/>
      </w:pPr>
      <w:bookmarkStart w:id="72" w:name="_4z77g647vnjs" w:colFirst="0" w:colLast="0"/>
      <w:bookmarkEnd w:id="72"/>
      <w:r>
        <w:rPr>
          <w:rFonts w:ascii="Arial Unicode MS" w:eastAsia="Arial Unicode MS" w:hAnsi="Arial Unicode MS" w:cs="Arial Unicode MS"/>
        </w:rPr>
        <w:t xml:space="preserve">4.3 </w:t>
      </w:r>
      <w:proofErr w:type="spellStart"/>
      <w:r>
        <w:rPr>
          <w:rFonts w:ascii="Arial Unicode MS" w:eastAsia="Arial Unicode MS" w:hAnsi="Arial Unicode MS" w:cs="Arial Unicode MS"/>
        </w:rPr>
        <w:t>조건별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권장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Framework</w:t>
      </w:r>
      <w:proofErr w:type="spellEnd"/>
    </w:p>
    <w:p w14:paraId="42E3DFF9" w14:textId="77777777" w:rsidR="00D80D8A" w:rsidRDefault="00BE6280">
      <w:r>
        <w:rPr>
          <w:rFonts w:ascii="Arial Unicode MS" w:eastAsia="Arial Unicode MS" w:hAnsi="Arial Unicode MS" w:cs="Arial Unicode MS"/>
        </w:rPr>
        <w:t>4.2</w:t>
      </w:r>
      <w:r>
        <w:rPr>
          <w:rFonts w:ascii="Arial Unicode MS" w:eastAsia="Arial Unicode MS" w:hAnsi="Arial Unicode MS" w:cs="Arial Unicode MS"/>
        </w:rPr>
        <w:t>에서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파악한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배경을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바탕으로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아래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질문을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순서대로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따라가면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권장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Framework</w:t>
      </w:r>
      <w:r>
        <w:rPr>
          <w:rFonts w:ascii="Arial Unicode MS" w:eastAsia="Arial Unicode MS" w:hAnsi="Arial Unicode MS" w:cs="Arial Unicode MS"/>
        </w:rPr>
        <w:t>에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도달한다</w:t>
      </w:r>
      <w:r>
        <w:rPr>
          <w:rFonts w:ascii="Arial Unicode MS" w:eastAsia="Arial Unicode MS" w:hAnsi="Arial Unicode MS" w:cs="Arial Unicode MS"/>
        </w:rPr>
        <w:t xml:space="preserve">. </w:t>
      </w:r>
      <w:r>
        <w:rPr>
          <w:rFonts w:ascii="Arial Unicode MS" w:eastAsia="Arial Unicode MS" w:hAnsi="Arial Unicode MS" w:cs="Arial Unicode MS"/>
        </w:rPr>
        <w:t>각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질문은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서로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다른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판단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축에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해당하므로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질문에서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결론이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나면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이후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질문은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건너뛸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있다</w:t>
      </w:r>
      <w:r>
        <w:rPr>
          <w:rFonts w:ascii="Arial Unicode MS" w:eastAsia="Arial Unicode MS" w:hAnsi="Arial Unicode MS" w:cs="Arial Unicode MS"/>
        </w:rPr>
        <w:t xml:space="preserve">. </w:t>
      </w:r>
      <w:r>
        <w:rPr>
          <w:rFonts w:ascii="Arial Unicode MS" w:eastAsia="Arial Unicode MS" w:hAnsi="Arial Unicode MS" w:cs="Arial Unicode MS"/>
        </w:rPr>
        <w:t>시간이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제한된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경우</w:t>
      </w:r>
      <w:r>
        <w:rPr>
          <w:rFonts w:ascii="Arial Unicode MS" w:eastAsia="Arial Unicode MS" w:hAnsi="Arial Unicode MS" w:cs="Arial Unicode MS"/>
        </w:rPr>
        <w:t xml:space="preserve"> 4.3.6 </w:t>
      </w:r>
      <w:r>
        <w:rPr>
          <w:rFonts w:ascii="Arial Unicode MS" w:eastAsia="Arial Unicode MS" w:hAnsi="Arial Unicode MS" w:cs="Arial Unicode MS"/>
        </w:rPr>
        <w:t>종합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판단표에서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자사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프로젝트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조건과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가장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가까운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행을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먼저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찾은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뒤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해당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분기로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돌아가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근거를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확인하는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역순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독서도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가능하다</w:t>
      </w:r>
      <w:r>
        <w:rPr>
          <w:rFonts w:ascii="Arial Unicode MS" w:eastAsia="Arial Unicode MS" w:hAnsi="Arial Unicode MS" w:cs="Arial Unicode MS"/>
        </w:rPr>
        <w:t>.</w:t>
      </w:r>
    </w:p>
    <w:p w14:paraId="3B141ED6" w14:textId="77777777" w:rsidR="00D80D8A" w:rsidRDefault="00BE6280">
      <w:pPr>
        <w:jc w:val="center"/>
      </w:pPr>
      <w:r>
        <w:rPr>
          <w:noProof/>
        </w:rPr>
        <w:lastRenderedPageBreak/>
        <w:drawing>
          <wp:inline distT="114300" distB="114300" distL="114300" distR="114300" wp14:anchorId="5B924650" wp14:editId="15A044C1">
            <wp:extent cx="5052621" cy="7662863"/>
            <wp:effectExtent l="0" t="0" r="0" b="0"/>
            <wp:docPr id="2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52621" cy="766286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DEFC73F" w14:textId="77777777" w:rsidR="00D80D8A" w:rsidRDefault="00D80D8A"/>
    <w:p w14:paraId="42BB64A6" w14:textId="77777777" w:rsidR="00D80D8A" w:rsidRDefault="00BE6280">
      <w:pPr>
        <w:pStyle w:val="4"/>
      </w:pPr>
      <w:bookmarkStart w:id="73" w:name="_9cp33bum7akw" w:colFirst="0" w:colLast="0"/>
      <w:bookmarkEnd w:id="73"/>
      <w:r>
        <w:rPr>
          <w:rFonts w:ascii="Arial Unicode MS" w:eastAsia="Arial Unicode MS" w:hAnsi="Arial Unicode MS" w:cs="Arial Unicode MS"/>
        </w:rPr>
        <w:lastRenderedPageBreak/>
        <w:t xml:space="preserve">4.3.1 </w:t>
      </w:r>
      <w:r>
        <w:rPr>
          <w:rFonts w:ascii="Arial Unicode MS" w:eastAsia="Arial Unicode MS" w:hAnsi="Arial Unicode MS" w:cs="Arial Unicode MS"/>
        </w:rPr>
        <w:t>분기</w:t>
      </w:r>
      <w:r>
        <w:rPr>
          <w:rFonts w:ascii="Arial Unicode MS" w:eastAsia="Arial Unicode MS" w:hAnsi="Arial Unicode MS" w:cs="Arial Unicode MS"/>
        </w:rPr>
        <w:t xml:space="preserve">1. </w:t>
      </w:r>
      <w:r>
        <w:rPr>
          <w:rFonts w:ascii="Arial Unicode MS" w:eastAsia="Arial Unicode MS" w:hAnsi="Arial Unicode MS" w:cs="Arial Unicode MS"/>
        </w:rPr>
        <w:t>독립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Agent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협업</w:t>
      </w:r>
      <w:r>
        <w:rPr>
          <w:rFonts w:ascii="Arial Unicode MS" w:eastAsia="Arial Unicode MS" w:hAnsi="Arial Unicode MS" w:cs="Arial Unicode MS"/>
        </w:rPr>
        <w:t>(A2A)</w:t>
      </w:r>
      <w:r>
        <w:rPr>
          <w:rFonts w:ascii="Arial Unicode MS" w:eastAsia="Arial Unicode MS" w:hAnsi="Arial Unicode MS" w:cs="Arial Unicode MS"/>
        </w:rPr>
        <w:t>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필요한가</w:t>
      </w:r>
      <w:r>
        <w:rPr>
          <w:rFonts w:ascii="Arial Unicode MS" w:eastAsia="Arial Unicode MS" w:hAnsi="Arial Unicode MS" w:cs="Arial Unicode MS"/>
        </w:rPr>
        <w:t xml:space="preserve">? </w:t>
      </w:r>
    </w:p>
    <w:p w14:paraId="2A1106F4" w14:textId="77777777" w:rsidR="00D80D8A" w:rsidRDefault="00BE6280">
      <w:r>
        <w:rPr>
          <w:rFonts w:ascii="Arial Unicode MS" w:eastAsia="Arial Unicode MS" w:hAnsi="Arial Unicode MS" w:cs="Arial Unicode MS"/>
        </w:rPr>
        <w:t>별도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또는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별도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서</w:t>
      </w:r>
      <w:r>
        <w:rPr>
          <w:rFonts w:ascii="Arial Unicode MS" w:eastAsia="Arial Unicode MS" w:hAnsi="Arial Unicode MS" w:cs="Arial Unicode MS"/>
        </w:rPr>
        <w:t>비스가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소유한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Agent</w:t>
      </w:r>
      <w:r>
        <w:rPr>
          <w:rFonts w:ascii="Arial Unicode MS" w:eastAsia="Arial Unicode MS" w:hAnsi="Arial Unicode MS" w:cs="Arial Unicode MS"/>
        </w:rPr>
        <w:t>가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네트워크를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통해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작업을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위임</w:t>
      </w:r>
      <w:r>
        <w:rPr>
          <w:rFonts w:ascii="Arial Unicode MS" w:eastAsia="Arial Unicode MS" w:hAnsi="Arial Unicode MS" w:cs="Arial Unicode MS"/>
        </w:rPr>
        <w:t>·</w:t>
      </w:r>
      <w:r>
        <w:rPr>
          <w:rFonts w:ascii="Arial Unicode MS" w:eastAsia="Arial Unicode MS" w:hAnsi="Arial Unicode MS" w:cs="Arial Unicode MS"/>
        </w:rPr>
        <w:t>수행하는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구조인지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확인한다</w:t>
      </w:r>
      <w:r>
        <w:rPr>
          <w:rFonts w:ascii="Arial Unicode MS" w:eastAsia="Arial Unicode MS" w:hAnsi="Arial Unicode MS" w:cs="Arial Unicode MS"/>
        </w:rPr>
        <w:t xml:space="preserve">. </w:t>
      </w:r>
      <w:r>
        <w:rPr>
          <w:rFonts w:ascii="Arial Unicode MS" w:eastAsia="Arial Unicode MS" w:hAnsi="Arial Unicode MS" w:cs="Arial Unicode MS"/>
        </w:rPr>
        <w:t>프레임워크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내부에서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sub-agent</w:t>
      </w:r>
      <w:r>
        <w:rPr>
          <w:rFonts w:ascii="Arial Unicode MS" w:eastAsia="Arial Unicode MS" w:hAnsi="Arial Unicode MS" w:cs="Arial Unicode MS"/>
        </w:rPr>
        <w:t>를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제어하는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구조는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해당하지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않는다</w:t>
      </w:r>
      <w:r>
        <w:rPr>
          <w:rFonts w:ascii="Arial Unicode MS" w:eastAsia="Arial Unicode MS" w:hAnsi="Arial Unicode MS" w:cs="Arial Unicode MS"/>
        </w:rPr>
        <w:t>. (6</w:t>
      </w:r>
      <w:r>
        <w:rPr>
          <w:rFonts w:ascii="Arial Unicode MS" w:eastAsia="Arial Unicode MS" w:hAnsi="Arial Unicode MS" w:cs="Arial Unicode MS"/>
        </w:rPr>
        <w:t>장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참조</w:t>
      </w:r>
      <w:r>
        <w:rPr>
          <w:rFonts w:ascii="Arial Unicode MS" w:eastAsia="Arial Unicode MS" w:hAnsi="Arial Unicode MS" w:cs="Arial Unicode MS"/>
        </w:rPr>
        <w:t>)</w:t>
      </w:r>
    </w:p>
    <w:p w14:paraId="6A447F87" w14:textId="77777777" w:rsidR="00D80D8A" w:rsidRDefault="00D80D8A"/>
    <w:tbl>
      <w:tblPr>
        <w:tblStyle w:val="afff0"/>
        <w:tblW w:w="9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65"/>
        <w:gridCol w:w="2550"/>
        <w:gridCol w:w="4185"/>
      </w:tblGrid>
      <w:tr w:rsidR="00D80D8A" w14:paraId="3156223E" w14:textId="77777777">
        <w:trPr>
          <w:tblHeader/>
        </w:trPr>
        <w:tc>
          <w:tcPr>
            <w:tcW w:w="2265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DD436B" w14:textId="77777777" w:rsidR="00D80D8A" w:rsidRDefault="00BE6280">
            <w:pPr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응답</w:t>
            </w:r>
          </w:p>
        </w:tc>
        <w:tc>
          <w:tcPr>
            <w:tcW w:w="25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7056DC" w14:textId="77777777" w:rsidR="00D80D8A" w:rsidRDefault="00BE6280">
            <w:pPr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권장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b/>
                <w:bCs/>
              </w:rPr>
              <w:t>Framework</w:t>
            </w:r>
            <w:proofErr w:type="spellEnd"/>
          </w:p>
        </w:tc>
        <w:tc>
          <w:tcPr>
            <w:tcW w:w="4185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C0FA7C" w14:textId="77777777" w:rsidR="00D80D8A" w:rsidRDefault="00BE6280">
            <w:pPr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근거</w:t>
            </w:r>
          </w:p>
        </w:tc>
      </w:tr>
      <w:tr w:rsidR="00D80D8A" w14:paraId="5AC2871A" w14:textId="77777777">
        <w:tc>
          <w:tcPr>
            <w:tcW w:w="22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6C6B08" w14:textId="77777777" w:rsidR="00D80D8A" w:rsidRDefault="00BE6280">
            <w:r>
              <w:rPr>
                <w:rFonts w:ascii="Arial Unicode MS" w:eastAsia="Arial Unicode MS" w:hAnsi="Arial Unicode MS" w:cs="Arial Unicode MS"/>
              </w:rPr>
              <w:t>예</w:t>
            </w:r>
            <w:r>
              <w:rPr>
                <w:rFonts w:ascii="Arial Unicode MS" w:eastAsia="Arial Unicode MS" w:hAnsi="Arial Unicode MS" w:cs="Arial Unicode MS"/>
              </w:rPr>
              <w:t xml:space="preserve"> — A2A</w:t>
            </w:r>
            <w:r>
              <w:rPr>
                <w:rFonts w:ascii="Arial Unicode MS" w:eastAsia="Arial Unicode MS" w:hAnsi="Arial Unicode MS" w:cs="Arial Unicode MS"/>
              </w:rPr>
              <w:t>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핵심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요구사항</w:t>
            </w:r>
          </w:p>
        </w:tc>
        <w:tc>
          <w:tcPr>
            <w:tcW w:w="25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52E8D2" w14:textId="77777777" w:rsidR="00D80D8A" w:rsidRDefault="00BE6280">
            <w:r>
              <w:rPr>
                <w:rFonts w:ascii="Arial Unicode MS" w:eastAsia="Arial Unicode MS" w:hAnsi="Arial Unicode MS" w:cs="Arial Unicode MS"/>
              </w:rPr>
              <w:t xml:space="preserve">Google ADK </w:t>
            </w:r>
            <w:r>
              <w:rPr>
                <w:rFonts w:ascii="Arial Unicode MS" w:eastAsia="Arial Unicode MS" w:hAnsi="Arial Unicode MS" w:cs="Arial Unicode MS"/>
              </w:rPr>
              <w:t>우선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검토</w:t>
            </w:r>
          </w:p>
        </w:tc>
        <w:tc>
          <w:tcPr>
            <w:tcW w:w="41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BAB51B" w14:textId="77777777" w:rsidR="00D80D8A" w:rsidRDefault="00BE6280">
            <w:r>
              <w:rPr>
                <w:rFonts w:ascii="Arial Unicode MS" w:eastAsia="Arial Unicode MS" w:hAnsi="Arial Unicode MS" w:cs="Arial Unicode MS"/>
              </w:rPr>
              <w:t xml:space="preserve">A2A </w:t>
            </w:r>
            <w:r>
              <w:rPr>
                <w:rFonts w:ascii="Arial Unicode MS" w:eastAsia="Arial Unicode MS" w:hAnsi="Arial Unicode MS" w:cs="Arial Unicode MS"/>
              </w:rPr>
              <w:t>네이티브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지원이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가장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강점</w:t>
            </w:r>
            <w:r>
              <w:rPr>
                <w:rFonts w:ascii="Arial Unicode MS" w:eastAsia="Arial Unicode MS" w:hAnsi="Arial Unicode MS" w:cs="Arial Unicode MS"/>
              </w:rPr>
              <w:t xml:space="preserve">.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Agent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Card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Task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위임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내장</w:t>
            </w:r>
            <w:r>
              <w:rPr>
                <w:rFonts w:ascii="Arial Unicode MS" w:eastAsia="Arial Unicode MS" w:hAnsi="Arial Unicode MS" w:cs="Arial Unicode MS"/>
              </w:rPr>
              <w:t>.</w:t>
            </w:r>
          </w:p>
        </w:tc>
      </w:tr>
      <w:tr w:rsidR="00D80D8A" w14:paraId="5B88F7DF" w14:textId="77777777">
        <w:tc>
          <w:tcPr>
            <w:tcW w:w="22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C5D66B" w14:textId="77777777" w:rsidR="00D80D8A" w:rsidRDefault="00BE6280">
            <w:r>
              <w:rPr>
                <w:rFonts w:ascii="Arial Unicode MS" w:eastAsia="Arial Unicode MS" w:hAnsi="Arial Unicode MS" w:cs="Arial Unicode MS"/>
              </w:rPr>
              <w:t>예</w:t>
            </w:r>
            <w:r>
              <w:rPr>
                <w:rFonts w:ascii="Arial Unicode MS" w:eastAsia="Arial Unicode MS" w:hAnsi="Arial Unicode MS" w:cs="Arial Unicode MS"/>
              </w:rPr>
              <w:t xml:space="preserve"> — A2A + MCP </w:t>
            </w:r>
            <w:r>
              <w:rPr>
                <w:rFonts w:ascii="Arial Unicode MS" w:eastAsia="Arial Unicode MS" w:hAnsi="Arial Unicode MS" w:cs="Arial Unicode MS"/>
              </w:rPr>
              <w:t>도구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표준화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함께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필요</w:t>
            </w:r>
          </w:p>
        </w:tc>
        <w:tc>
          <w:tcPr>
            <w:tcW w:w="25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BFCF3F" w14:textId="77777777" w:rsidR="00D80D8A" w:rsidRDefault="00BE6280">
            <w:proofErr w:type="spellStart"/>
            <w:r>
              <w:rPr>
                <w:rFonts w:ascii="Arial Unicode MS" w:eastAsia="Arial Unicode MS" w:hAnsi="Arial Unicode MS" w:cs="Arial Unicode MS"/>
              </w:rPr>
              <w:t>CrewAI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또는</w:t>
            </w:r>
            <w:r>
              <w:rPr>
                <w:rFonts w:ascii="Arial Unicode MS" w:eastAsia="Arial Unicode MS" w:hAnsi="Arial Unicode MS" w:cs="Arial Unicode MS"/>
              </w:rPr>
              <w:t xml:space="preserve"> Google ADK</w:t>
            </w:r>
          </w:p>
        </w:tc>
        <w:tc>
          <w:tcPr>
            <w:tcW w:w="41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7E477A" w14:textId="77777777" w:rsidR="00D80D8A" w:rsidRDefault="00BE6280">
            <w:r>
              <w:rPr>
                <w:rFonts w:ascii="Arial Unicode MS" w:eastAsia="Arial Unicode MS" w:hAnsi="Arial Unicode MS" w:cs="Arial Unicode MS"/>
              </w:rPr>
              <w:t>양쪽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네이티브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지원</w:t>
            </w:r>
            <w:r>
              <w:rPr>
                <w:rFonts w:ascii="Arial Unicode MS" w:eastAsia="Arial Unicode MS" w:hAnsi="Arial Unicode MS" w:cs="Arial Unicode MS"/>
              </w:rPr>
              <w:t xml:space="preserve">. </w:t>
            </w:r>
            <w:r>
              <w:rPr>
                <w:rFonts w:ascii="Arial Unicode MS" w:eastAsia="Arial Unicode MS" w:hAnsi="Arial Unicode MS" w:cs="Arial Unicode MS"/>
              </w:rPr>
              <w:t>범용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멀티에이전트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PoC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친화성이면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CrewAI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, A2A </w:t>
            </w:r>
            <w:r>
              <w:rPr>
                <w:rFonts w:ascii="Arial Unicode MS" w:eastAsia="Arial Unicode MS" w:hAnsi="Arial Unicode MS" w:cs="Arial Unicode MS"/>
              </w:rPr>
              <w:t>자체가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핵심이면</w:t>
            </w:r>
            <w:r>
              <w:rPr>
                <w:rFonts w:ascii="Arial Unicode MS" w:eastAsia="Arial Unicode MS" w:hAnsi="Arial Unicode MS" w:cs="Arial Unicode MS"/>
              </w:rPr>
              <w:t xml:space="preserve"> Google ADK.</w:t>
            </w:r>
          </w:p>
        </w:tc>
      </w:tr>
      <w:tr w:rsidR="00D80D8A" w14:paraId="3801B9F0" w14:textId="77777777">
        <w:tc>
          <w:tcPr>
            <w:tcW w:w="22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9A1D13" w14:textId="77777777" w:rsidR="00D80D8A" w:rsidRDefault="00BE6280">
            <w:proofErr w:type="spellStart"/>
            <w:r>
              <w:rPr>
                <w:rFonts w:ascii="Arial Unicode MS" w:eastAsia="Arial Unicode MS" w:hAnsi="Arial Unicode MS" w:cs="Arial Unicode MS"/>
              </w:rPr>
              <w:t>아니오</w:t>
            </w:r>
            <w:proofErr w:type="spellEnd"/>
          </w:p>
        </w:tc>
        <w:tc>
          <w:tcPr>
            <w:tcW w:w="25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5A2D6F" w14:textId="77777777" w:rsidR="00D80D8A" w:rsidRDefault="00BE6280">
            <w:r>
              <w:rPr>
                <w:rFonts w:ascii="Arial Unicode MS" w:eastAsia="Arial Unicode MS" w:hAnsi="Arial Unicode MS" w:cs="Arial Unicode MS"/>
              </w:rPr>
              <w:t xml:space="preserve">→ </w:t>
            </w:r>
            <w:r>
              <w:rPr>
                <w:rFonts w:ascii="Arial Unicode MS" w:eastAsia="Arial Unicode MS" w:hAnsi="Arial Unicode MS" w:cs="Arial Unicode MS"/>
              </w:rPr>
              <w:t>분기</w:t>
            </w:r>
            <w:r>
              <w:t>2</w:t>
            </w:r>
            <w:r>
              <w:rPr>
                <w:rFonts w:ascii="Arial Unicode MS" w:eastAsia="Arial Unicode MS" w:hAnsi="Arial Unicode MS" w:cs="Arial Unicode MS"/>
              </w:rPr>
              <w:t>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진행</w:t>
            </w:r>
          </w:p>
        </w:tc>
        <w:tc>
          <w:tcPr>
            <w:tcW w:w="41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8DB265" w14:textId="77777777" w:rsidR="00D80D8A" w:rsidRDefault="00BE6280">
            <w:r>
              <w:rPr>
                <w:rFonts w:ascii="Arial Unicode MS" w:eastAsia="Arial Unicode MS" w:hAnsi="Arial Unicode MS" w:cs="Arial Unicode MS"/>
              </w:rPr>
              <w:t>프레임워크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내부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오케스트레이션으로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충분</w:t>
            </w:r>
            <w:r>
              <w:rPr>
                <w:rFonts w:ascii="Arial Unicode MS" w:eastAsia="Arial Unicode MS" w:hAnsi="Arial Unicode MS" w:cs="Arial Unicode MS"/>
              </w:rPr>
              <w:t>.</w:t>
            </w:r>
          </w:p>
        </w:tc>
      </w:tr>
    </w:tbl>
    <w:p w14:paraId="3546FF95" w14:textId="77777777" w:rsidR="00D80D8A" w:rsidRDefault="00D80D8A"/>
    <w:p w14:paraId="7FC7D755" w14:textId="77777777" w:rsidR="00D80D8A" w:rsidRDefault="00BE6280">
      <w:pPr>
        <w:pStyle w:val="4"/>
      </w:pPr>
      <w:bookmarkStart w:id="74" w:name="_58x2eawuaefo" w:colFirst="0" w:colLast="0"/>
      <w:bookmarkEnd w:id="74"/>
      <w:r>
        <w:rPr>
          <w:rFonts w:ascii="Arial Unicode MS" w:eastAsia="Arial Unicode MS" w:hAnsi="Arial Unicode MS" w:cs="Arial Unicode MS"/>
        </w:rPr>
        <w:t xml:space="preserve">4.3.2 </w:t>
      </w:r>
      <w:r>
        <w:rPr>
          <w:rFonts w:ascii="Arial Unicode MS" w:eastAsia="Arial Unicode MS" w:hAnsi="Arial Unicode MS" w:cs="Arial Unicode MS"/>
        </w:rPr>
        <w:t>분기</w:t>
      </w:r>
      <w:r>
        <w:rPr>
          <w:rFonts w:ascii="Arial Unicode MS" w:eastAsia="Arial Unicode MS" w:hAnsi="Arial Unicode MS" w:cs="Arial Unicode MS"/>
        </w:rPr>
        <w:t xml:space="preserve">2. </w:t>
      </w:r>
      <w:r>
        <w:rPr>
          <w:rFonts w:ascii="Arial Unicode MS" w:eastAsia="Arial Unicode MS" w:hAnsi="Arial Unicode MS" w:cs="Arial Unicode MS"/>
        </w:rPr>
        <w:t>조건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분기</w:t>
      </w:r>
      <w:r>
        <w:rPr>
          <w:rFonts w:ascii="Arial Unicode MS" w:eastAsia="Arial Unicode MS" w:hAnsi="Arial Unicode MS" w:cs="Arial Unicode MS"/>
        </w:rPr>
        <w:t>·</w:t>
      </w:r>
      <w:r>
        <w:rPr>
          <w:rFonts w:ascii="Arial Unicode MS" w:eastAsia="Arial Unicode MS" w:hAnsi="Arial Unicode MS" w:cs="Arial Unicode MS"/>
        </w:rPr>
        <w:t>루프</w:t>
      </w:r>
      <w:r>
        <w:rPr>
          <w:rFonts w:ascii="Arial Unicode MS" w:eastAsia="Arial Unicode MS" w:hAnsi="Arial Unicode MS" w:cs="Arial Unicode MS"/>
        </w:rPr>
        <w:t>·</w:t>
      </w:r>
      <w:r>
        <w:rPr>
          <w:rFonts w:ascii="Arial Unicode MS" w:eastAsia="Arial Unicode MS" w:hAnsi="Arial Unicode MS" w:cs="Arial Unicode MS"/>
        </w:rPr>
        <w:t>비동기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HITL·</w:t>
      </w:r>
      <w:r>
        <w:rPr>
          <w:rFonts w:ascii="Arial Unicode MS" w:eastAsia="Arial Unicode MS" w:hAnsi="Arial Unicode MS" w:cs="Arial Unicode MS"/>
        </w:rPr>
        <w:t>장기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실행이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필요한가</w:t>
      </w:r>
      <w:r>
        <w:rPr>
          <w:rFonts w:ascii="Arial Unicode MS" w:eastAsia="Arial Unicode MS" w:hAnsi="Arial Unicode MS" w:cs="Arial Unicode MS"/>
        </w:rPr>
        <w:t>?</w:t>
      </w:r>
    </w:p>
    <w:p w14:paraId="309CE0C6" w14:textId="77777777" w:rsidR="00D80D8A" w:rsidRDefault="00BE6280">
      <w:r>
        <w:rPr>
          <w:rFonts w:ascii="Arial Unicode MS" w:eastAsia="Arial Unicode MS" w:hAnsi="Arial Unicode MS" w:cs="Arial Unicode MS"/>
        </w:rPr>
        <w:t>실행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중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조건에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따라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경로가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달라지거나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결과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검증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재시도가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필요하거나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인간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승인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대기</w:t>
      </w:r>
      <w:r>
        <w:rPr>
          <w:rFonts w:ascii="Arial Unicode MS" w:eastAsia="Arial Unicode MS" w:hAnsi="Arial Unicode MS" w:cs="Arial Unicode MS"/>
        </w:rPr>
        <w:t>(</w:t>
      </w:r>
      <w:proofErr w:type="spellStart"/>
      <w:r>
        <w:rPr>
          <w:rFonts w:ascii="Arial Unicode MS" w:eastAsia="Arial Unicode MS" w:hAnsi="Arial Unicode MS" w:cs="Arial Unicode MS"/>
        </w:rPr>
        <w:t>수시간</w:t>
      </w:r>
      <w:r>
        <w:rPr>
          <w:rFonts w:ascii="Arial Unicode MS" w:eastAsia="Arial Unicode MS" w:hAnsi="Arial Unicode MS" w:cs="Arial Unicode MS"/>
        </w:rPr>
        <w:t>~</w:t>
      </w:r>
      <w:r>
        <w:rPr>
          <w:rFonts w:ascii="Arial Unicode MS" w:eastAsia="Arial Unicode MS" w:hAnsi="Arial Unicode MS" w:cs="Arial Unicode MS"/>
        </w:rPr>
        <w:t>수일</w:t>
      </w:r>
      <w:proofErr w:type="spellEnd"/>
      <w:r>
        <w:rPr>
          <w:rFonts w:ascii="Arial Unicode MS" w:eastAsia="Arial Unicode MS" w:hAnsi="Arial Unicode MS" w:cs="Arial Unicode MS"/>
        </w:rPr>
        <w:t xml:space="preserve">) </w:t>
      </w:r>
      <w:r>
        <w:rPr>
          <w:rFonts w:ascii="Arial Unicode MS" w:eastAsia="Arial Unicode MS" w:hAnsi="Arial Unicode MS" w:cs="Arial Unicode MS"/>
        </w:rPr>
        <w:t>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이어서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실행해야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하는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구조인지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확인한다</w:t>
      </w:r>
      <w:r>
        <w:rPr>
          <w:rFonts w:ascii="Arial Unicode MS" w:eastAsia="Arial Unicode MS" w:hAnsi="Arial Unicode MS" w:cs="Arial Unicode MS"/>
        </w:rPr>
        <w:t>.</w:t>
      </w:r>
    </w:p>
    <w:p w14:paraId="0D67E061" w14:textId="77777777" w:rsidR="00D80D8A" w:rsidRDefault="00D80D8A"/>
    <w:tbl>
      <w:tblPr>
        <w:tblStyle w:val="afff1"/>
        <w:tblW w:w="9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70"/>
        <w:gridCol w:w="2010"/>
        <w:gridCol w:w="6120"/>
      </w:tblGrid>
      <w:tr w:rsidR="00D80D8A" w14:paraId="157C94F7" w14:textId="77777777">
        <w:trPr>
          <w:tblHeader/>
        </w:trPr>
        <w:tc>
          <w:tcPr>
            <w:tcW w:w="87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17918C" w14:textId="77777777" w:rsidR="00D80D8A" w:rsidRDefault="00BE6280">
            <w:pPr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응답</w:t>
            </w:r>
          </w:p>
        </w:tc>
        <w:tc>
          <w:tcPr>
            <w:tcW w:w="201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379D6C" w14:textId="77777777" w:rsidR="00D80D8A" w:rsidRDefault="00BE6280">
            <w:pPr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권장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b/>
                <w:bCs/>
              </w:rPr>
              <w:t>Framework</w:t>
            </w:r>
            <w:proofErr w:type="spellEnd"/>
          </w:p>
        </w:tc>
        <w:tc>
          <w:tcPr>
            <w:tcW w:w="612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9F11D9" w14:textId="77777777" w:rsidR="00D80D8A" w:rsidRDefault="00BE6280">
            <w:pPr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근거</w:t>
            </w:r>
          </w:p>
        </w:tc>
      </w:tr>
      <w:tr w:rsidR="00D80D8A" w14:paraId="6BE92C13" w14:textId="77777777">
        <w:tc>
          <w:tcPr>
            <w:tcW w:w="8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6B8731" w14:textId="77777777" w:rsidR="00D80D8A" w:rsidRDefault="00BE6280">
            <w:r>
              <w:rPr>
                <w:rFonts w:ascii="Arial Unicode MS" w:eastAsia="Arial Unicode MS" w:hAnsi="Arial Unicode MS" w:cs="Arial Unicode MS"/>
              </w:rPr>
              <w:t>예</w:t>
            </w:r>
          </w:p>
        </w:tc>
        <w:tc>
          <w:tcPr>
            <w:tcW w:w="20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2E5D3C" w14:textId="77777777" w:rsidR="00D80D8A" w:rsidRDefault="00BE6280">
            <w:proofErr w:type="spellStart"/>
            <w:r>
              <w:rPr>
                <w:rFonts w:ascii="Arial Unicode MS" w:eastAsia="Arial Unicode MS" w:hAnsi="Arial Unicode MS" w:cs="Arial Unicode MS"/>
              </w:rPr>
              <w:t>LangGraph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우선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검토</w:t>
            </w:r>
          </w:p>
        </w:tc>
        <w:tc>
          <w:tcPr>
            <w:tcW w:w="6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BB98FE" w14:textId="77777777" w:rsidR="00D80D8A" w:rsidRDefault="00BE6280">
            <w:r>
              <w:rPr>
                <w:rFonts w:ascii="Arial Unicode MS" w:eastAsia="Arial Unicode MS" w:hAnsi="Arial Unicode MS" w:cs="Arial Unicode MS"/>
              </w:rPr>
              <w:t>임의</w:t>
            </w:r>
            <w:r>
              <w:rPr>
                <w:rFonts w:ascii="Arial Unicode MS" w:eastAsia="Arial Unicode MS" w:hAnsi="Arial Unicode MS" w:cs="Arial Unicode MS"/>
              </w:rPr>
              <w:t xml:space="preserve"> DAG +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Durable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Execution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+ </w:t>
            </w:r>
            <w:r>
              <w:rPr>
                <w:rFonts w:ascii="Arial Unicode MS" w:eastAsia="Arial Unicode MS" w:hAnsi="Arial Unicode MS" w:cs="Arial Unicode MS"/>
              </w:rPr>
              <w:t>네이티브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비동기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HITL</w:t>
            </w:r>
            <w:r>
              <w:rPr>
                <w:rFonts w:ascii="Arial Unicode MS" w:eastAsia="Arial Unicode MS" w:hAnsi="Arial Unicode MS" w:cs="Arial Unicode MS"/>
              </w:rPr>
              <w:t>을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모두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제공하는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유일한</w:t>
            </w:r>
            <w:r>
              <w:rPr>
                <w:rFonts w:ascii="Arial Unicode MS" w:eastAsia="Arial Unicode MS" w:hAnsi="Arial Unicode MS" w:cs="Arial Unicode MS"/>
              </w:rPr>
              <w:t xml:space="preserve"> GA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Framework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. Azure/.NET </w:t>
            </w:r>
            <w:r>
              <w:rPr>
                <w:rFonts w:ascii="Arial Unicode MS" w:eastAsia="Arial Unicode MS" w:hAnsi="Arial Unicode MS" w:cs="Arial Unicode MS"/>
              </w:rPr>
              <w:t>필수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시</w:t>
            </w:r>
            <w:r>
              <w:rPr>
                <w:rFonts w:ascii="Arial Unicode MS" w:eastAsia="Arial Unicode MS" w:hAnsi="Arial Unicode MS" w:cs="Arial Unicode MS"/>
              </w:rPr>
              <w:t xml:space="preserve"> MS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Agent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Framework</w:t>
            </w:r>
            <w:r>
              <w:rPr>
                <w:rFonts w:ascii="Arial Unicode MS" w:eastAsia="Arial Unicode MS" w:hAnsi="Arial Unicode MS" w:cs="Arial Unicode MS"/>
              </w:rPr>
              <w:t>도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후보</w:t>
            </w:r>
            <w:r>
              <w:rPr>
                <w:rFonts w:ascii="Arial Unicode MS" w:eastAsia="Arial Unicode MS" w:hAnsi="Arial Unicode MS" w:cs="Arial Unicode MS"/>
              </w:rPr>
              <w:t xml:space="preserve">(GA </w:t>
            </w:r>
            <w:r>
              <w:rPr>
                <w:rFonts w:ascii="Arial Unicode MS" w:eastAsia="Arial Unicode MS" w:hAnsi="Arial Unicode MS" w:cs="Arial Unicode MS"/>
              </w:rPr>
              <w:t>상태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확인</w:t>
            </w:r>
            <w:r>
              <w:rPr>
                <w:rFonts w:ascii="Arial Unicode MS" w:eastAsia="Arial Unicode MS" w:hAnsi="Arial Unicode MS" w:cs="Arial Unicode MS"/>
              </w:rPr>
              <w:t xml:space="preserve"> + 4.3.4 </w:t>
            </w:r>
            <w:r>
              <w:rPr>
                <w:rFonts w:ascii="Arial Unicode MS" w:eastAsia="Arial Unicode MS" w:hAnsi="Arial Unicode MS" w:cs="Arial Unicode MS"/>
              </w:rPr>
              <w:t>분기</w:t>
            </w:r>
            <w:commentRangeStart w:id="75"/>
            <w:r>
              <w:t>4</w:t>
            </w:r>
            <w:commentRangeEnd w:id="75"/>
            <w:r>
              <w:commentReference w:id="75"/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참조</w:t>
            </w:r>
            <w:r>
              <w:rPr>
                <w:rFonts w:ascii="Arial Unicode MS" w:eastAsia="Arial Unicode MS" w:hAnsi="Arial Unicode MS" w:cs="Arial Unicode MS"/>
              </w:rPr>
              <w:t>).</w:t>
            </w:r>
          </w:p>
        </w:tc>
      </w:tr>
      <w:tr w:rsidR="00D80D8A" w14:paraId="705C0149" w14:textId="77777777">
        <w:tc>
          <w:tcPr>
            <w:tcW w:w="8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4CD301" w14:textId="77777777" w:rsidR="00D80D8A" w:rsidRDefault="00BE6280">
            <w:proofErr w:type="spellStart"/>
            <w:r>
              <w:rPr>
                <w:rFonts w:ascii="Arial Unicode MS" w:eastAsia="Arial Unicode MS" w:hAnsi="Arial Unicode MS" w:cs="Arial Unicode MS"/>
              </w:rPr>
              <w:t>아니오</w:t>
            </w:r>
            <w:proofErr w:type="spellEnd"/>
          </w:p>
        </w:tc>
        <w:tc>
          <w:tcPr>
            <w:tcW w:w="20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47C22C" w14:textId="77777777" w:rsidR="00D80D8A" w:rsidRDefault="00BE6280">
            <w:r>
              <w:rPr>
                <w:rFonts w:ascii="Arial Unicode MS" w:eastAsia="Arial Unicode MS" w:hAnsi="Arial Unicode MS" w:cs="Arial Unicode MS"/>
              </w:rPr>
              <w:t xml:space="preserve">→ </w:t>
            </w:r>
            <w:r>
              <w:rPr>
                <w:rFonts w:ascii="Arial Unicode MS" w:eastAsia="Arial Unicode MS" w:hAnsi="Arial Unicode MS" w:cs="Arial Unicode MS"/>
              </w:rPr>
              <w:t>분기</w:t>
            </w:r>
            <w:r>
              <w:rPr>
                <w:rFonts w:ascii="Arial Unicode MS" w:eastAsia="Arial Unicode MS" w:hAnsi="Arial Unicode MS" w:cs="Arial Unicode MS"/>
              </w:rPr>
              <w:t>3</w:t>
            </w:r>
            <w:r>
              <w:rPr>
                <w:rFonts w:ascii="Arial Unicode MS" w:eastAsia="Arial Unicode MS" w:hAnsi="Arial Unicode MS" w:cs="Arial Unicode MS"/>
              </w:rPr>
              <w:t>으로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진행</w:t>
            </w:r>
          </w:p>
        </w:tc>
        <w:tc>
          <w:tcPr>
            <w:tcW w:w="6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F11915" w14:textId="77777777" w:rsidR="00D80D8A" w:rsidRDefault="00D80D8A"/>
        </w:tc>
      </w:tr>
    </w:tbl>
    <w:p w14:paraId="14AA3260" w14:textId="77777777" w:rsidR="00D80D8A" w:rsidRDefault="00D80D8A"/>
    <w:p w14:paraId="605B533B" w14:textId="77777777" w:rsidR="00D80D8A" w:rsidRDefault="00BE6280">
      <w:r>
        <w:rPr>
          <w:rFonts w:ascii="Arial Unicode MS" w:eastAsia="Arial Unicode MS" w:hAnsi="Arial Unicode MS" w:cs="Arial Unicode MS"/>
          <w:i/>
          <w:iCs/>
        </w:rPr>
        <w:t xml:space="preserve">Google ADK 2.0 </w:t>
      </w:r>
      <w:proofErr w:type="spellStart"/>
      <w:r>
        <w:rPr>
          <w:rFonts w:ascii="Arial Unicode MS" w:eastAsia="Arial Unicode MS" w:hAnsi="Arial Unicode MS" w:cs="Arial Unicode MS"/>
          <w:i/>
          <w:iCs/>
        </w:rPr>
        <w:t>Alpha</w:t>
      </w:r>
      <w:r>
        <w:rPr>
          <w:rFonts w:ascii="Arial Unicode MS" w:eastAsia="Arial Unicode MS" w:hAnsi="Arial Unicode MS" w:cs="Arial Unicode MS"/>
          <w:i/>
          <w:iCs/>
        </w:rPr>
        <w:t>에서</w:t>
      </w:r>
      <w:proofErr w:type="spellEnd"/>
      <w:r>
        <w:rPr>
          <w:rFonts w:ascii="Arial Unicode MS" w:eastAsia="Arial Unicode MS" w:hAnsi="Arial Unicode MS" w:cs="Arial Unicode MS"/>
          <w:i/>
          <w:iCs/>
        </w:rPr>
        <w:t xml:space="preserve"> </w:t>
      </w:r>
      <w:r>
        <w:rPr>
          <w:rFonts w:ascii="Arial Unicode MS" w:eastAsia="Arial Unicode MS" w:hAnsi="Arial Unicode MS" w:cs="Arial Unicode MS"/>
          <w:i/>
          <w:iCs/>
        </w:rPr>
        <w:t>그래프</w:t>
      </w:r>
      <w:r>
        <w:rPr>
          <w:rFonts w:ascii="Arial Unicode MS" w:eastAsia="Arial Unicode MS" w:hAnsi="Arial Unicode MS" w:cs="Arial Unicode MS"/>
          <w:i/>
          <w:iCs/>
        </w:rPr>
        <w:t xml:space="preserve"> </w:t>
      </w:r>
      <w:r>
        <w:rPr>
          <w:rFonts w:ascii="Arial Unicode MS" w:eastAsia="Arial Unicode MS" w:hAnsi="Arial Unicode MS" w:cs="Arial Unicode MS"/>
          <w:i/>
          <w:iCs/>
        </w:rPr>
        <w:t>기반</w:t>
      </w:r>
      <w:r>
        <w:rPr>
          <w:rFonts w:ascii="Arial Unicode MS" w:eastAsia="Arial Unicode MS" w:hAnsi="Arial Unicode MS" w:cs="Arial Unicode MS"/>
          <w:i/>
          <w:iCs/>
        </w:rPr>
        <w:t xml:space="preserve"> </w:t>
      </w:r>
      <w:r>
        <w:rPr>
          <w:rFonts w:ascii="Arial Unicode MS" w:eastAsia="Arial Unicode MS" w:hAnsi="Arial Unicode MS" w:cs="Arial Unicode MS"/>
          <w:i/>
          <w:iCs/>
        </w:rPr>
        <w:t>워크플로우가</w:t>
      </w:r>
      <w:r>
        <w:rPr>
          <w:rFonts w:ascii="Arial Unicode MS" w:eastAsia="Arial Unicode MS" w:hAnsi="Arial Unicode MS" w:cs="Arial Unicode MS"/>
          <w:i/>
          <w:iCs/>
        </w:rPr>
        <w:t xml:space="preserve"> </w:t>
      </w:r>
      <w:r>
        <w:rPr>
          <w:rFonts w:ascii="Arial Unicode MS" w:eastAsia="Arial Unicode MS" w:hAnsi="Arial Unicode MS" w:cs="Arial Unicode MS"/>
          <w:i/>
          <w:iCs/>
        </w:rPr>
        <w:t>도입되었으나</w:t>
      </w:r>
      <w:r>
        <w:rPr>
          <w:rFonts w:ascii="Arial Unicode MS" w:eastAsia="Arial Unicode MS" w:hAnsi="Arial Unicode MS" w:cs="Arial Unicode MS"/>
          <w:i/>
          <w:iCs/>
        </w:rPr>
        <w:t xml:space="preserve">, </w:t>
      </w:r>
      <w:proofErr w:type="spellStart"/>
      <w:r>
        <w:rPr>
          <w:rFonts w:ascii="Arial Unicode MS" w:eastAsia="Arial Unicode MS" w:hAnsi="Arial Unicode MS" w:cs="Arial Unicode MS"/>
          <w:i/>
          <w:iCs/>
        </w:rPr>
        <w:t>Alpha</w:t>
      </w:r>
      <w:proofErr w:type="spellEnd"/>
      <w:r>
        <w:rPr>
          <w:rFonts w:ascii="Arial Unicode MS" w:eastAsia="Arial Unicode MS" w:hAnsi="Arial Unicode MS" w:cs="Arial Unicode MS"/>
          <w:i/>
          <w:iCs/>
        </w:rPr>
        <w:t xml:space="preserve"> </w:t>
      </w:r>
      <w:r>
        <w:rPr>
          <w:rFonts w:ascii="Arial Unicode MS" w:eastAsia="Arial Unicode MS" w:hAnsi="Arial Unicode MS" w:cs="Arial Unicode MS"/>
          <w:i/>
          <w:iCs/>
        </w:rPr>
        <w:t>단계이므로</w:t>
      </w:r>
      <w:r>
        <w:rPr>
          <w:rFonts w:ascii="Arial Unicode MS" w:eastAsia="Arial Unicode MS" w:hAnsi="Arial Unicode MS" w:cs="Arial Unicode MS"/>
          <w:i/>
          <w:iCs/>
        </w:rPr>
        <w:t xml:space="preserve"> </w:t>
      </w:r>
      <w:r>
        <w:rPr>
          <w:rFonts w:ascii="Arial Unicode MS" w:eastAsia="Arial Unicode MS" w:hAnsi="Arial Unicode MS" w:cs="Arial Unicode MS"/>
          <w:i/>
          <w:iCs/>
        </w:rPr>
        <w:t>프로덕션</w:t>
      </w:r>
      <w:r>
        <w:rPr>
          <w:rFonts w:ascii="Arial Unicode MS" w:eastAsia="Arial Unicode MS" w:hAnsi="Arial Unicode MS" w:cs="Arial Unicode MS"/>
          <w:i/>
          <w:iCs/>
        </w:rPr>
        <w:t xml:space="preserve"> </w:t>
      </w:r>
      <w:r>
        <w:rPr>
          <w:rFonts w:ascii="Arial Unicode MS" w:eastAsia="Arial Unicode MS" w:hAnsi="Arial Unicode MS" w:cs="Arial Unicode MS"/>
          <w:i/>
          <w:iCs/>
        </w:rPr>
        <w:t>수준의</w:t>
      </w:r>
      <w:r>
        <w:rPr>
          <w:rFonts w:ascii="Arial Unicode MS" w:eastAsia="Arial Unicode MS" w:hAnsi="Arial Unicode MS" w:cs="Arial Unicode MS"/>
          <w:i/>
          <w:iCs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i/>
          <w:iCs/>
        </w:rPr>
        <w:t>Durable</w:t>
      </w:r>
      <w:proofErr w:type="spellEnd"/>
      <w:r>
        <w:rPr>
          <w:rFonts w:ascii="Arial Unicode MS" w:eastAsia="Arial Unicode MS" w:hAnsi="Arial Unicode MS" w:cs="Arial Unicode MS"/>
          <w:i/>
          <w:iCs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i/>
          <w:iCs/>
        </w:rPr>
        <w:t>Execution</w:t>
      </w:r>
      <w:r>
        <w:rPr>
          <w:rFonts w:ascii="Arial Unicode MS" w:eastAsia="Arial Unicode MS" w:hAnsi="Arial Unicode MS" w:cs="Arial Unicode MS"/>
          <w:i/>
          <w:iCs/>
        </w:rPr>
        <w:t>이</w:t>
      </w:r>
      <w:proofErr w:type="spellEnd"/>
      <w:r>
        <w:rPr>
          <w:rFonts w:ascii="Arial Unicode MS" w:eastAsia="Arial Unicode MS" w:hAnsi="Arial Unicode MS" w:cs="Arial Unicode MS"/>
          <w:i/>
          <w:iCs/>
        </w:rPr>
        <w:t xml:space="preserve"> </w:t>
      </w:r>
      <w:r>
        <w:rPr>
          <w:rFonts w:ascii="Arial Unicode MS" w:eastAsia="Arial Unicode MS" w:hAnsi="Arial Unicode MS" w:cs="Arial Unicode MS"/>
          <w:i/>
          <w:iCs/>
        </w:rPr>
        <w:t>필요한</w:t>
      </w:r>
      <w:r>
        <w:rPr>
          <w:rFonts w:ascii="Arial Unicode MS" w:eastAsia="Arial Unicode MS" w:hAnsi="Arial Unicode MS" w:cs="Arial Unicode MS"/>
          <w:i/>
          <w:iCs/>
        </w:rPr>
        <w:t xml:space="preserve"> </w:t>
      </w:r>
      <w:r>
        <w:rPr>
          <w:rFonts w:ascii="Arial Unicode MS" w:eastAsia="Arial Unicode MS" w:hAnsi="Arial Unicode MS" w:cs="Arial Unicode MS"/>
          <w:i/>
          <w:iCs/>
        </w:rPr>
        <w:t>경우</w:t>
      </w:r>
      <w:r>
        <w:rPr>
          <w:rFonts w:ascii="Arial Unicode MS" w:eastAsia="Arial Unicode MS" w:hAnsi="Arial Unicode MS" w:cs="Arial Unicode MS"/>
          <w:i/>
          <w:iCs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i/>
          <w:iCs/>
        </w:rPr>
        <w:t>LangGraph</w:t>
      </w:r>
      <w:r>
        <w:rPr>
          <w:rFonts w:ascii="Arial Unicode MS" w:eastAsia="Arial Unicode MS" w:hAnsi="Arial Unicode MS" w:cs="Arial Unicode MS"/>
          <w:i/>
          <w:iCs/>
        </w:rPr>
        <w:t>를</w:t>
      </w:r>
      <w:proofErr w:type="spellEnd"/>
      <w:r>
        <w:rPr>
          <w:rFonts w:ascii="Arial Unicode MS" w:eastAsia="Arial Unicode MS" w:hAnsi="Arial Unicode MS" w:cs="Arial Unicode MS"/>
          <w:i/>
          <w:iCs/>
        </w:rPr>
        <w:t xml:space="preserve"> </w:t>
      </w:r>
      <w:r>
        <w:rPr>
          <w:rFonts w:ascii="Arial Unicode MS" w:eastAsia="Arial Unicode MS" w:hAnsi="Arial Unicode MS" w:cs="Arial Unicode MS"/>
          <w:i/>
          <w:iCs/>
        </w:rPr>
        <w:t>우선한다</w:t>
      </w:r>
      <w:r>
        <w:rPr>
          <w:rFonts w:ascii="Arial Unicode MS" w:eastAsia="Arial Unicode MS" w:hAnsi="Arial Unicode MS" w:cs="Arial Unicode MS"/>
          <w:i/>
          <w:iCs/>
        </w:rPr>
        <w:t>.</w:t>
      </w:r>
    </w:p>
    <w:p w14:paraId="2A94EDC7" w14:textId="77777777" w:rsidR="00D80D8A" w:rsidRDefault="00D80D8A"/>
    <w:p w14:paraId="2E72C1FD" w14:textId="77777777" w:rsidR="00D80D8A" w:rsidRDefault="00BE6280">
      <w:pPr>
        <w:pStyle w:val="4"/>
      </w:pPr>
      <w:bookmarkStart w:id="76" w:name="_x4abnr48mebr" w:colFirst="0" w:colLast="0"/>
      <w:bookmarkEnd w:id="76"/>
      <w:r>
        <w:rPr>
          <w:rFonts w:ascii="Arial Unicode MS" w:eastAsia="Arial Unicode MS" w:hAnsi="Arial Unicode MS" w:cs="Arial Unicode MS"/>
        </w:rPr>
        <w:t xml:space="preserve">4.3.3 </w:t>
      </w:r>
      <w:r>
        <w:rPr>
          <w:rFonts w:ascii="Arial Unicode MS" w:eastAsia="Arial Unicode MS" w:hAnsi="Arial Unicode MS" w:cs="Arial Unicode MS"/>
        </w:rPr>
        <w:t>분기</w:t>
      </w:r>
      <w:r>
        <w:rPr>
          <w:rFonts w:ascii="Arial Unicode MS" w:eastAsia="Arial Unicode MS" w:hAnsi="Arial Unicode MS" w:cs="Arial Unicode MS"/>
        </w:rPr>
        <w:t>3. 2~4</w:t>
      </w:r>
      <w:r>
        <w:rPr>
          <w:rFonts w:ascii="Arial Unicode MS" w:eastAsia="Arial Unicode MS" w:hAnsi="Arial Unicode MS" w:cs="Arial Unicode MS"/>
        </w:rPr>
        <w:t>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내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PoC</w:t>
      </w:r>
      <w:proofErr w:type="spellEnd"/>
      <w:r>
        <w:rPr>
          <w:rFonts w:ascii="Arial Unicode MS" w:eastAsia="Arial Unicode MS" w:hAnsi="Arial Unicode MS" w:cs="Arial Unicode MS"/>
        </w:rPr>
        <w:t>/</w:t>
      </w:r>
      <w:r>
        <w:rPr>
          <w:rFonts w:ascii="Arial Unicode MS" w:eastAsia="Arial Unicode MS" w:hAnsi="Arial Unicode MS" w:cs="Arial Unicode MS"/>
        </w:rPr>
        <w:t>시연이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최우선인가</w:t>
      </w:r>
      <w:r>
        <w:rPr>
          <w:rFonts w:ascii="Arial Unicode MS" w:eastAsia="Arial Unicode MS" w:hAnsi="Arial Unicode MS" w:cs="Arial Unicode MS"/>
        </w:rPr>
        <w:t>?</w:t>
      </w:r>
    </w:p>
    <w:p w14:paraId="0388C076" w14:textId="77777777" w:rsidR="00D80D8A" w:rsidRDefault="00BE6280">
      <w:r>
        <w:rPr>
          <w:rFonts w:ascii="Arial Unicode MS" w:eastAsia="Arial Unicode MS" w:hAnsi="Arial Unicode MS" w:cs="Arial Unicode MS"/>
        </w:rPr>
        <w:t>빠른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검증이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목적이고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프로덕션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전환은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미확정이거나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별도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판단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예정인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경우</w:t>
      </w:r>
      <w:r>
        <w:rPr>
          <w:rFonts w:ascii="Arial Unicode MS" w:eastAsia="Arial Unicode MS" w:hAnsi="Arial Unicode MS" w:cs="Arial Unicode MS"/>
        </w:rPr>
        <w:t>.</w:t>
      </w:r>
    </w:p>
    <w:p w14:paraId="304C0F2A" w14:textId="77777777" w:rsidR="00D80D8A" w:rsidRDefault="00D80D8A"/>
    <w:tbl>
      <w:tblPr>
        <w:tblStyle w:val="afff2"/>
        <w:tblW w:w="9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90"/>
        <w:gridCol w:w="1890"/>
        <w:gridCol w:w="5220"/>
      </w:tblGrid>
      <w:tr w:rsidR="00D80D8A" w14:paraId="467941F3" w14:textId="77777777">
        <w:trPr>
          <w:tblHeader/>
        </w:trPr>
        <w:tc>
          <w:tcPr>
            <w:tcW w:w="189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EE7CBF" w14:textId="77777777" w:rsidR="00D80D8A" w:rsidRDefault="00BE6280">
            <w:pPr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lastRenderedPageBreak/>
              <w:t>응답</w:t>
            </w:r>
          </w:p>
        </w:tc>
        <w:tc>
          <w:tcPr>
            <w:tcW w:w="189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3497F6" w14:textId="77777777" w:rsidR="00D80D8A" w:rsidRDefault="00BE6280">
            <w:pPr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권장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b/>
                <w:bCs/>
              </w:rPr>
              <w:t>Framework</w:t>
            </w:r>
            <w:proofErr w:type="spellEnd"/>
          </w:p>
        </w:tc>
        <w:tc>
          <w:tcPr>
            <w:tcW w:w="522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B6737C" w14:textId="77777777" w:rsidR="00D80D8A" w:rsidRDefault="00BE6280">
            <w:pPr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근거</w:t>
            </w:r>
          </w:p>
        </w:tc>
      </w:tr>
      <w:tr w:rsidR="00D80D8A" w14:paraId="0EFF146F" w14:textId="77777777">
        <w:tc>
          <w:tcPr>
            <w:tcW w:w="18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E3E251" w14:textId="77777777" w:rsidR="00D80D8A" w:rsidRDefault="00BE6280">
            <w:r>
              <w:rPr>
                <w:rFonts w:ascii="Arial Unicode MS" w:eastAsia="Arial Unicode MS" w:hAnsi="Arial Unicode MS" w:cs="Arial Unicode MS"/>
              </w:rPr>
              <w:t>예</w:t>
            </w:r>
            <w:r>
              <w:rPr>
                <w:rFonts w:ascii="Arial Unicode MS" w:eastAsia="Arial Unicode MS" w:hAnsi="Arial Unicode MS" w:cs="Arial Unicode MS"/>
              </w:rPr>
              <w:t xml:space="preserve"> — </w:t>
            </w:r>
            <w:r>
              <w:rPr>
                <w:rFonts w:ascii="Arial Unicode MS" w:eastAsia="Arial Unicode MS" w:hAnsi="Arial Unicode MS" w:cs="Arial Unicode MS"/>
              </w:rPr>
              <w:t>역할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분담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멀티에이전트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PoC</w:t>
            </w:r>
            <w:proofErr w:type="spellEnd"/>
          </w:p>
        </w:tc>
        <w:tc>
          <w:tcPr>
            <w:tcW w:w="18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6E0B81" w14:textId="77777777" w:rsidR="00D80D8A" w:rsidRDefault="00BE6280">
            <w:proofErr w:type="spellStart"/>
            <w:r>
              <w:rPr>
                <w:rFonts w:ascii="Arial Unicode MS" w:eastAsia="Arial Unicode MS" w:hAnsi="Arial Unicode MS" w:cs="Arial Unicode MS"/>
              </w:rPr>
              <w:t>CrewAI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우선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검토</w:t>
            </w:r>
          </w:p>
        </w:tc>
        <w:tc>
          <w:tcPr>
            <w:tcW w:w="52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BC11AF" w14:textId="77777777" w:rsidR="00D80D8A" w:rsidRDefault="00BE6280">
            <w:r>
              <w:rPr>
                <w:rFonts w:ascii="Arial Unicode MS" w:eastAsia="Arial Unicode MS" w:hAnsi="Arial Unicode MS" w:cs="Arial Unicode MS"/>
              </w:rPr>
              <w:t>가장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낮은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학습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곡선</w:t>
            </w:r>
            <w:r>
              <w:rPr>
                <w:rFonts w:ascii="Arial Unicode MS" w:eastAsia="Arial Unicode MS" w:hAnsi="Arial Unicode MS" w:cs="Arial Unicode MS"/>
              </w:rPr>
              <w:t>(2~3</w:t>
            </w:r>
            <w:r>
              <w:rPr>
                <w:rFonts w:ascii="Arial Unicode MS" w:eastAsia="Arial Unicode MS" w:hAnsi="Arial Unicode MS" w:cs="Arial Unicode MS"/>
              </w:rPr>
              <w:t>일</w:t>
            </w:r>
            <w:r>
              <w:rPr>
                <w:rFonts w:ascii="Arial Unicode MS" w:eastAsia="Arial Unicode MS" w:hAnsi="Arial Unicode MS" w:cs="Arial Unicode MS"/>
              </w:rPr>
              <w:t xml:space="preserve">).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Sequential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>/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Hierarchical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프로세스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네이티브</w:t>
            </w:r>
            <w:r>
              <w:rPr>
                <w:rFonts w:ascii="Arial Unicode MS" w:eastAsia="Arial Unicode MS" w:hAnsi="Arial Unicode MS" w:cs="Arial Unicode MS"/>
              </w:rPr>
              <w:t>.</w:t>
            </w:r>
          </w:p>
        </w:tc>
      </w:tr>
      <w:tr w:rsidR="00D80D8A" w14:paraId="1114B5A4" w14:textId="77777777">
        <w:tc>
          <w:tcPr>
            <w:tcW w:w="18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BFA017" w14:textId="77777777" w:rsidR="00D80D8A" w:rsidRDefault="00BE6280">
            <w:r>
              <w:rPr>
                <w:rFonts w:ascii="Arial Unicode MS" w:eastAsia="Arial Unicode MS" w:hAnsi="Arial Unicode MS" w:cs="Arial Unicode MS"/>
              </w:rPr>
              <w:t>예</w:t>
            </w:r>
            <w:r>
              <w:rPr>
                <w:rFonts w:ascii="Arial Unicode MS" w:eastAsia="Arial Unicode MS" w:hAnsi="Arial Unicode MS" w:cs="Arial Unicode MS"/>
              </w:rPr>
              <w:t xml:space="preserve"> — </w:t>
            </w:r>
            <w:r>
              <w:rPr>
                <w:rFonts w:ascii="Arial Unicode MS" w:eastAsia="Arial Unicode MS" w:hAnsi="Arial Unicode MS" w:cs="Arial Unicode MS"/>
              </w:rPr>
              <w:t>단일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Agent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+ </w:t>
            </w:r>
            <w:r>
              <w:rPr>
                <w:rFonts w:ascii="Arial Unicode MS" w:eastAsia="Arial Unicode MS" w:hAnsi="Arial Unicode MS" w:cs="Arial Unicode MS"/>
              </w:rPr>
              <w:t>소수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도구</w:t>
            </w:r>
            <w:r>
              <w:rPr>
                <w:rFonts w:ascii="Arial Unicode MS" w:eastAsia="Arial Unicode MS" w:hAnsi="Arial Unicode MS" w:cs="Arial Unicode MS"/>
              </w:rPr>
              <w:t xml:space="preserve"> +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OpenAI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전용</w:t>
            </w:r>
          </w:p>
        </w:tc>
        <w:tc>
          <w:tcPr>
            <w:tcW w:w="18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6D9448" w14:textId="77777777" w:rsidR="00D80D8A" w:rsidRDefault="00BE6280">
            <w:proofErr w:type="spellStart"/>
            <w:r>
              <w:rPr>
                <w:rFonts w:ascii="Arial Unicode MS" w:eastAsia="Arial Unicode MS" w:hAnsi="Arial Unicode MS" w:cs="Arial Unicode MS"/>
              </w:rPr>
              <w:t>OpenAI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Agents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SDK </w:t>
            </w:r>
            <w:r>
              <w:rPr>
                <w:rFonts w:ascii="Arial Unicode MS" w:eastAsia="Arial Unicode MS" w:hAnsi="Arial Unicode MS" w:cs="Arial Unicode MS"/>
              </w:rPr>
              <w:t>우선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검토</w:t>
            </w:r>
          </w:p>
        </w:tc>
        <w:tc>
          <w:tcPr>
            <w:tcW w:w="52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DE66A6" w14:textId="77777777" w:rsidR="00D80D8A" w:rsidRDefault="00BE6280">
            <w:r>
              <w:rPr>
                <w:rFonts w:ascii="Arial Unicode MS" w:eastAsia="Arial Unicode MS" w:hAnsi="Arial Unicode MS" w:cs="Arial Unicode MS"/>
              </w:rPr>
              <w:t>수시간</w:t>
            </w:r>
            <w:r>
              <w:rPr>
                <w:rFonts w:ascii="Arial Unicode MS" w:eastAsia="Arial Unicode MS" w:hAnsi="Arial Unicode MS" w:cs="Arial Unicode MS"/>
              </w:rPr>
              <w:t>~1</w:t>
            </w:r>
            <w:r>
              <w:rPr>
                <w:rFonts w:ascii="Arial Unicode MS" w:eastAsia="Arial Unicode MS" w:hAnsi="Arial Unicode MS" w:cs="Arial Unicode MS"/>
              </w:rPr>
              <w:t>일로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가장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빠른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프로토타이핑</w:t>
            </w:r>
            <w:r>
              <w:rPr>
                <w:rFonts w:ascii="Arial Unicode MS" w:eastAsia="Arial Unicode MS" w:hAnsi="Arial Unicode MS" w:cs="Arial Unicode MS"/>
              </w:rPr>
              <w:t xml:space="preserve">.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LiteLLM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확장</w:t>
            </w:r>
            <w:r>
              <w:rPr>
                <w:rFonts w:ascii="Arial Unicode MS" w:eastAsia="Arial Unicode MS" w:hAnsi="Arial Unicode MS" w:cs="Arial Unicode MS"/>
              </w:rPr>
              <w:t>(</w:t>
            </w:r>
            <w:r>
              <w:rPr>
                <w:rFonts w:ascii="Arial Unicode MS" w:eastAsia="Arial Unicode MS" w:hAnsi="Arial Unicode MS" w:cs="Arial Unicode MS"/>
              </w:rPr>
              <w:t>베타</w:t>
            </w:r>
            <w:r>
              <w:rPr>
                <w:rFonts w:ascii="Arial Unicode MS" w:eastAsia="Arial Unicode MS" w:hAnsi="Arial Unicode MS" w:cs="Arial Unicode MS"/>
              </w:rPr>
              <w:t>)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으로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비</w:t>
            </w:r>
            <w:r>
              <w:rPr>
                <w:rFonts w:ascii="Arial Unicode MS" w:eastAsia="Arial Unicode MS" w:hAnsi="Arial Unicode MS" w:cs="Arial Unicode MS"/>
              </w:rPr>
              <w:t>OpenAI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Provider</w:t>
            </w:r>
            <w:r>
              <w:rPr>
                <w:rFonts w:ascii="Arial Unicode MS" w:eastAsia="Arial Unicode MS" w:hAnsi="Arial Unicode MS" w:cs="Arial Unicode MS"/>
              </w:rPr>
              <w:t>도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접근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가능하나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프로덕션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수준의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멀티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Provider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전환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가능성이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있으면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CrewAI</w:t>
            </w:r>
            <w:r>
              <w:rPr>
                <w:rFonts w:ascii="Arial Unicode MS" w:eastAsia="Arial Unicode MS" w:hAnsi="Arial Unicode MS" w:cs="Arial Unicode MS"/>
              </w:rPr>
              <w:t>가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안전</w:t>
            </w:r>
            <w:r>
              <w:rPr>
                <w:rFonts w:ascii="Arial Unicode MS" w:eastAsia="Arial Unicode MS" w:hAnsi="Arial Unicode MS" w:cs="Arial Unicode MS"/>
              </w:rPr>
              <w:t>.</w:t>
            </w:r>
          </w:p>
        </w:tc>
      </w:tr>
      <w:tr w:rsidR="00D80D8A" w14:paraId="18C2CBC4" w14:textId="77777777">
        <w:tc>
          <w:tcPr>
            <w:tcW w:w="18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89050E" w14:textId="77777777" w:rsidR="00D80D8A" w:rsidRDefault="00BE6280">
            <w:proofErr w:type="spellStart"/>
            <w:r>
              <w:rPr>
                <w:rFonts w:ascii="Arial Unicode MS" w:eastAsia="Arial Unicode MS" w:hAnsi="Arial Unicode MS" w:cs="Arial Unicode MS"/>
              </w:rPr>
              <w:t>아니오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— </w:t>
            </w:r>
            <w:r>
              <w:rPr>
                <w:rFonts w:ascii="Arial Unicode MS" w:eastAsia="Arial Unicode MS" w:hAnsi="Arial Unicode MS" w:cs="Arial Unicode MS"/>
              </w:rPr>
              <w:t>프로덕션이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목표</w:t>
            </w:r>
          </w:p>
        </w:tc>
        <w:tc>
          <w:tcPr>
            <w:tcW w:w="18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93D7EE" w14:textId="77777777" w:rsidR="00D80D8A" w:rsidRDefault="00BE6280">
            <w:r>
              <w:rPr>
                <w:rFonts w:ascii="Arial Unicode MS" w:eastAsia="Arial Unicode MS" w:hAnsi="Arial Unicode MS" w:cs="Arial Unicode MS"/>
              </w:rPr>
              <w:t xml:space="preserve">→ </w:t>
            </w:r>
            <w:r>
              <w:rPr>
                <w:rFonts w:ascii="Arial Unicode MS" w:eastAsia="Arial Unicode MS" w:hAnsi="Arial Unicode MS" w:cs="Arial Unicode MS"/>
              </w:rPr>
              <w:t>분기</w:t>
            </w:r>
            <w:r>
              <w:rPr>
                <w:rFonts w:ascii="Arial Unicode MS" w:eastAsia="Arial Unicode MS" w:hAnsi="Arial Unicode MS" w:cs="Arial Unicode MS"/>
              </w:rPr>
              <w:t>4</w:t>
            </w:r>
            <w:r>
              <w:rPr>
                <w:rFonts w:ascii="Arial Unicode MS" w:eastAsia="Arial Unicode MS" w:hAnsi="Arial Unicode MS" w:cs="Arial Unicode MS"/>
              </w:rPr>
              <w:t>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진행</w:t>
            </w:r>
          </w:p>
        </w:tc>
        <w:tc>
          <w:tcPr>
            <w:tcW w:w="52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CFAA3D" w14:textId="77777777" w:rsidR="00D80D8A" w:rsidRDefault="00D80D8A"/>
        </w:tc>
      </w:tr>
    </w:tbl>
    <w:p w14:paraId="040FDD5F" w14:textId="77777777" w:rsidR="00D80D8A" w:rsidRDefault="00D80D8A"/>
    <w:p w14:paraId="6FAC3DB5" w14:textId="77777777" w:rsidR="00D80D8A" w:rsidRDefault="00BE6280">
      <w:pPr>
        <w:pStyle w:val="4"/>
      </w:pPr>
      <w:bookmarkStart w:id="77" w:name="_oavys51oq0u5" w:colFirst="0" w:colLast="0"/>
      <w:bookmarkEnd w:id="77"/>
      <w:r>
        <w:rPr>
          <w:rFonts w:ascii="Arial Unicode MS" w:eastAsia="Arial Unicode MS" w:hAnsi="Arial Unicode MS" w:cs="Arial Unicode MS"/>
        </w:rPr>
        <w:t xml:space="preserve">4.3.4 </w:t>
      </w:r>
      <w:r>
        <w:rPr>
          <w:rFonts w:ascii="Arial Unicode MS" w:eastAsia="Arial Unicode MS" w:hAnsi="Arial Unicode MS" w:cs="Arial Unicode MS"/>
        </w:rPr>
        <w:t>분기</w:t>
      </w:r>
      <w:r>
        <w:rPr>
          <w:rFonts w:ascii="Arial Unicode MS" w:eastAsia="Arial Unicode MS" w:hAnsi="Arial Unicode MS" w:cs="Arial Unicode MS"/>
        </w:rPr>
        <w:t xml:space="preserve">4. LLM </w:t>
      </w:r>
      <w:proofErr w:type="spellStart"/>
      <w:r>
        <w:rPr>
          <w:rFonts w:ascii="Arial Unicode MS" w:eastAsia="Arial Unicode MS" w:hAnsi="Arial Unicode MS" w:cs="Arial Unicode MS"/>
        </w:rPr>
        <w:t>Provider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또는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생태계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제약이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있는가</w:t>
      </w:r>
      <w:r>
        <w:rPr>
          <w:rFonts w:ascii="Arial Unicode MS" w:eastAsia="Arial Unicode MS" w:hAnsi="Arial Unicode MS" w:cs="Arial Unicode MS"/>
        </w:rPr>
        <w:t>?</w:t>
      </w:r>
    </w:p>
    <w:p w14:paraId="3DC82B6F" w14:textId="77777777" w:rsidR="00D80D8A" w:rsidRDefault="00BE6280">
      <w:r>
        <w:rPr>
          <w:rFonts w:ascii="Arial Unicode MS" w:eastAsia="Arial Unicode MS" w:hAnsi="Arial Unicode MS" w:cs="Arial Unicode MS"/>
        </w:rPr>
        <w:t>프로덕션이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목표이고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분기</w:t>
      </w:r>
      <w:r>
        <w:rPr>
          <w:rFonts w:ascii="Arial Unicode MS" w:eastAsia="Arial Unicode MS" w:hAnsi="Arial Unicode MS" w:cs="Arial Unicode MS"/>
        </w:rPr>
        <w:t>1~</w:t>
      </w:r>
      <w:r>
        <w:rPr>
          <w:rFonts w:ascii="Arial Unicode MS" w:eastAsia="Arial Unicode MS" w:hAnsi="Arial Unicode MS" w:cs="Arial Unicode MS"/>
        </w:rPr>
        <w:t>분기</w:t>
      </w:r>
      <w:r>
        <w:rPr>
          <w:rFonts w:ascii="Arial Unicode MS" w:eastAsia="Arial Unicode MS" w:hAnsi="Arial Unicode MS" w:cs="Arial Unicode MS"/>
        </w:rPr>
        <w:t>3</w:t>
      </w:r>
      <w:r>
        <w:rPr>
          <w:rFonts w:ascii="Arial Unicode MS" w:eastAsia="Arial Unicode MS" w:hAnsi="Arial Unicode MS" w:cs="Arial Unicode MS"/>
        </w:rPr>
        <w:t>에서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결론이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나지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않은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경우</w:t>
      </w:r>
      <w:r>
        <w:rPr>
          <w:rFonts w:ascii="Arial Unicode MS" w:eastAsia="Arial Unicode MS" w:hAnsi="Arial Unicode MS" w:cs="Arial Unicode MS"/>
        </w:rPr>
        <w:t xml:space="preserve">, </w:t>
      </w:r>
      <w:proofErr w:type="spellStart"/>
      <w:r>
        <w:rPr>
          <w:rFonts w:ascii="Arial Unicode MS" w:eastAsia="Arial Unicode MS" w:hAnsi="Arial Unicode MS" w:cs="Arial Unicode MS"/>
        </w:rPr>
        <w:t>Provider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또는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조직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생태계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제약으로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최종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후보를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좁힌다</w:t>
      </w:r>
      <w:r>
        <w:rPr>
          <w:rFonts w:ascii="Arial Unicode MS" w:eastAsia="Arial Unicode MS" w:hAnsi="Arial Unicode MS" w:cs="Arial Unicode MS"/>
        </w:rPr>
        <w:t>.</w:t>
      </w:r>
    </w:p>
    <w:p w14:paraId="433723B5" w14:textId="77777777" w:rsidR="00D80D8A" w:rsidRDefault="00D80D8A"/>
    <w:tbl>
      <w:tblPr>
        <w:tblStyle w:val="afff3"/>
        <w:tblW w:w="9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15"/>
        <w:gridCol w:w="1950"/>
        <w:gridCol w:w="5235"/>
      </w:tblGrid>
      <w:tr w:rsidR="00D80D8A" w14:paraId="0A1F4A35" w14:textId="77777777">
        <w:trPr>
          <w:tblHeader/>
        </w:trPr>
        <w:tc>
          <w:tcPr>
            <w:tcW w:w="1815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619D30" w14:textId="77777777" w:rsidR="00D80D8A" w:rsidRDefault="00BE6280">
            <w:pPr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조건</w:t>
            </w:r>
          </w:p>
        </w:tc>
        <w:tc>
          <w:tcPr>
            <w:tcW w:w="19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D80A62" w14:textId="77777777" w:rsidR="00D80D8A" w:rsidRDefault="00BE6280">
            <w:pPr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권장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b/>
                <w:bCs/>
              </w:rPr>
              <w:t>Framework</w:t>
            </w:r>
            <w:proofErr w:type="spellEnd"/>
          </w:p>
        </w:tc>
        <w:tc>
          <w:tcPr>
            <w:tcW w:w="5235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134A8A" w14:textId="77777777" w:rsidR="00D80D8A" w:rsidRDefault="00BE6280">
            <w:pPr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근거</w:t>
            </w:r>
          </w:p>
        </w:tc>
      </w:tr>
      <w:tr w:rsidR="00D80D8A" w14:paraId="20DB2D67" w14:textId="77777777">
        <w:tc>
          <w:tcPr>
            <w:tcW w:w="18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6E7DF6" w14:textId="77777777" w:rsidR="00D80D8A" w:rsidRDefault="00BE6280">
            <w:r>
              <w:rPr>
                <w:rFonts w:ascii="Arial Unicode MS" w:eastAsia="Arial Unicode MS" w:hAnsi="Arial Unicode MS" w:cs="Arial Unicode MS"/>
              </w:rPr>
              <w:t>멀티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Provider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Routing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>/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Failover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필수</w:t>
            </w:r>
            <w:r>
              <w:rPr>
                <w:rFonts w:ascii="Arial Unicode MS" w:eastAsia="Arial Unicode MS" w:hAnsi="Arial Unicode MS" w:cs="Arial Unicode MS"/>
              </w:rPr>
              <w:t xml:space="preserve"> (3.4</w:t>
            </w:r>
            <w:r>
              <w:rPr>
                <w:rFonts w:ascii="Arial Unicode MS" w:eastAsia="Arial Unicode MS" w:hAnsi="Arial Unicode MS" w:cs="Arial Unicode MS"/>
              </w:rPr>
              <w:t>절</w:t>
            </w:r>
            <w:r>
              <w:rPr>
                <w:rFonts w:ascii="Arial Unicode MS" w:eastAsia="Arial Unicode MS" w:hAnsi="Arial Unicode MS" w:cs="Arial Unicode MS"/>
              </w:rPr>
              <w:t>)</w:t>
            </w:r>
          </w:p>
        </w:tc>
        <w:tc>
          <w:tcPr>
            <w:tcW w:w="19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E334BD" w14:textId="77777777" w:rsidR="00D80D8A" w:rsidRDefault="00BE6280">
            <w:proofErr w:type="spellStart"/>
            <w:r>
              <w:rPr>
                <w:rFonts w:ascii="Arial Unicode MS" w:eastAsia="Arial Unicode MS" w:hAnsi="Arial Unicode MS" w:cs="Arial Unicode MS"/>
              </w:rPr>
              <w:t>LangGraph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또는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CrewAI</w:t>
            </w:r>
            <w:proofErr w:type="spellEnd"/>
          </w:p>
        </w:tc>
        <w:tc>
          <w:tcPr>
            <w:tcW w:w="52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6AFF91" w14:textId="77777777" w:rsidR="00D80D8A" w:rsidRDefault="00BE6280">
            <w:proofErr w:type="spellStart"/>
            <w:r>
              <w:rPr>
                <w:rFonts w:ascii="Arial Unicode MS" w:eastAsia="Arial Unicode MS" w:hAnsi="Arial Unicode MS" w:cs="Arial Unicode MS"/>
              </w:rPr>
              <w:t>OpenAI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SDK</w:t>
            </w:r>
            <w:r>
              <w:rPr>
                <w:rFonts w:ascii="Arial Unicode MS" w:eastAsia="Arial Unicode MS" w:hAnsi="Arial Unicode MS" w:cs="Arial Unicode MS"/>
              </w:rPr>
              <w:t>의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LiteLLM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확장은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베타이므로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프로덕션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Failover</w:t>
            </w:r>
            <w:r>
              <w:rPr>
                <w:rFonts w:ascii="Arial Unicode MS" w:eastAsia="Arial Unicode MS" w:hAnsi="Arial Unicode MS" w:cs="Arial Unicode MS"/>
              </w:rPr>
              <w:t>에는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검증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부족</w:t>
            </w:r>
            <w:r>
              <w:rPr>
                <w:rFonts w:ascii="Arial Unicode MS" w:eastAsia="Arial Unicode MS" w:hAnsi="Arial Unicode MS" w:cs="Arial Unicode MS"/>
              </w:rPr>
              <w:t xml:space="preserve">.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LangGraph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또는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CrewAI</w:t>
            </w:r>
            <w:r>
              <w:rPr>
                <w:rFonts w:ascii="Arial Unicode MS" w:eastAsia="Arial Unicode MS" w:hAnsi="Arial Unicode MS" w:cs="Arial Unicode MS"/>
              </w:rPr>
              <w:t>가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Provider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네이티브</w:t>
            </w:r>
            <w:r>
              <w:rPr>
                <w:rFonts w:ascii="Arial Unicode MS" w:eastAsia="Arial Unicode MS" w:hAnsi="Arial Unicode MS" w:cs="Arial Unicode MS"/>
              </w:rPr>
              <w:t xml:space="preserve">. </w:t>
            </w:r>
            <w:r>
              <w:rPr>
                <w:rFonts w:ascii="Arial Unicode MS" w:eastAsia="Arial Unicode MS" w:hAnsi="Arial Unicode MS" w:cs="Arial Unicode MS"/>
              </w:rPr>
              <w:t>복잡한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상태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관리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필요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LangGraph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단순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구조면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CrewAI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>.</w:t>
            </w:r>
          </w:p>
        </w:tc>
      </w:tr>
      <w:tr w:rsidR="00D80D8A" w14:paraId="3A512AA6" w14:textId="77777777">
        <w:tc>
          <w:tcPr>
            <w:tcW w:w="18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698616" w14:textId="77777777" w:rsidR="00D80D8A" w:rsidRDefault="00BE6280">
            <w:r>
              <w:rPr>
                <w:rFonts w:ascii="Arial Unicode MS" w:eastAsia="Arial Unicode MS" w:hAnsi="Arial Unicode MS" w:cs="Arial Unicode MS"/>
              </w:rPr>
              <w:t xml:space="preserve">Azure/.NET </w:t>
            </w:r>
            <w:r>
              <w:rPr>
                <w:rFonts w:ascii="Arial Unicode MS" w:eastAsia="Arial Unicode MS" w:hAnsi="Arial Unicode MS" w:cs="Arial Unicode MS"/>
              </w:rPr>
              <w:t>필수</w:t>
            </w:r>
            <w:r>
              <w:rPr>
                <w:rFonts w:ascii="Arial Unicode MS" w:eastAsia="Arial Unicode MS" w:hAnsi="Arial Unicode MS" w:cs="Arial Unicode MS"/>
              </w:rPr>
              <w:t xml:space="preserve"> + </w:t>
            </w:r>
            <w:r>
              <w:rPr>
                <w:rFonts w:ascii="Arial Unicode MS" w:eastAsia="Arial Unicode MS" w:hAnsi="Arial Unicode MS" w:cs="Arial Unicode MS"/>
              </w:rPr>
              <w:t>대화형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멀티에이전트</w:t>
            </w:r>
            <w:proofErr w:type="spellEnd"/>
          </w:p>
        </w:tc>
        <w:tc>
          <w:tcPr>
            <w:tcW w:w="19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49C046" w14:textId="77777777" w:rsidR="00D80D8A" w:rsidRDefault="00BE6280">
            <w:r>
              <w:rPr>
                <w:rFonts w:ascii="Arial Unicode MS" w:eastAsia="Arial Unicode MS" w:hAnsi="Arial Unicode MS" w:cs="Arial Unicode MS"/>
              </w:rPr>
              <w:t xml:space="preserve">MS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Agent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Framework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우선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검토</w:t>
            </w:r>
          </w:p>
        </w:tc>
        <w:tc>
          <w:tcPr>
            <w:tcW w:w="52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6225CD" w14:textId="77777777" w:rsidR="00D80D8A" w:rsidRDefault="00BE6280">
            <w:proofErr w:type="spellStart"/>
            <w:r>
              <w:rPr>
                <w:rFonts w:ascii="Arial Unicode MS" w:eastAsia="Arial Unicode MS" w:hAnsi="Arial Unicode MS" w:cs="Arial Unicode MS"/>
              </w:rPr>
              <w:t>GroupChat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패턴</w:t>
            </w:r>
            <w:r>
              <w:rPr>
                <w:rFonts w:ascii="Arial Unicode MS" w:eastAsia="Arial Unicode MS" w:hAnsi="Arial Unicode MS" w:cs="Arial Unicode MS"/>
              </w:rPr>
              <w:t xml:space="preserve"> + .NET </w:t>
            </w:r>
            <w:r>
              <w:rPr>
                <w:rFonts w:ascii="Arial Unicode MS" w:eastAsia="Arial Unicode MS" w:hAnsi="Arial Unicode MS" w:cs="Arial Unicode MS"/>
              </w:rPr>
              <w:t>지원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유일</w:t>
            </w:r>
            <w:r>
              <w:rPr>
                <w:rFonts w:ascii="Arial Unicode MS" w:eastAsia="Arial Unicode MS" w:hAnsi="Arial Unicode MS" w:cs="Arial Unicode MS"/>
              </w:rPr>
              <w:t xml:space="preserve">. RC </w:t>
            </w:r>
            <w:r>
              <w:rPr>
                <w:rFonts w:ascii="Arial Unicode MS" w:eastAsia="Arial Unicode MS" w:hAnsi="Arial Unicode MS" w:cs="Arial Unicode MS"/>
              </w:rPr>
              <w:t>단계이므로</w:t>
            </w:r>
            <w:r>
              <w:rPr>
                <w:rFonts w:ascii="Arial Unicode MS" w:eastAsia="Arial Unicode MS" w:hAnsi="Arial Unicode MS" w:cs="Arial Unicode MS"/>
              </w:rPr>
              <w:t xml:space="preserve"> API </w:t>
            </w:r>
            <w:r>
              <w:rPr>
                <w:rFonts w:ascii="Arial Unicode MS" w:eastAsia="Arial Unicode MS" w:hAnsi="Arial Unicode MS" w:cs="Arial Unicode MS"/>
              </w:rPr>
              <w:t>안정성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검증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필요</w:t>
            </w:r>
            <w:r>
              <w:rPr>
                <w:rFonts w:ascii="Arial Unicode MS" w:eastAsia="Arial Unicode MS" w:hAnsi="Arial Unicode MS" w:cs="Arial Unicode MS"/>
              </w:rPr>
              <w:t xml:space="preserve">(GA </w:t>
            </w:r>
            <w:r>
              <w:rPr>
                <w:rFonts w:ascii="Arial Unicode MS" w:eastAsia="Arial Unicode MS" w:hAnsi="Arial Unicode MS" w:cs="Arial Unicode MS"/>
              </w:rPr>
              <w:t>목표</w:t>
            </w:r>
            <w:r>
              <w:rPr>
                <w:rFonts w:ascii="Arial Unicode MS" w:eastAsia="Arial Unicode MS" w:hAnsi="Arial Unicode MS" w:cs="Arial Unicode MS"/>
              </w:rPr>
              <w:t xml:space="preserve"> 2026.03 </w:t>
            </w:r>
            <w:r>
              <w:rPr>
                <w:rFonts w:ascii="Arial Unicode MS" w:eastAsia="Arial Unicode MS" w:hAnsi="Arial Unicode MS" w:cs="Arial Unicode MS"/>
              </w:rPr>
              <w:t>말</w:t>
            </w:r>
            <w:r>
              <w:rPr>
                <w:rFonts w:ascii="Arial Unicode MS" w:eastAsia="Arial Unicode MS" w:hAnsi="Arial Unicode MS" w:cs="Arial Unicode MS"/>
              </w:rPr>
              <w:t xml:space="preserve">). </w:t>
            </w:r>
            <w:r>
              <w:rPr>
                <w:rFonts w:ascii="Arial Unicode MS" w:eastAsia="Arial Unicode MS" w:hAnsi="Arial Unicode MS" w:cs="Arial Unicode MS"/>
              </w:rPr>
              <w:t>위험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회피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LangGraph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+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Azure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OpenAI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조합</w:t>
            </w:r>
            <w:r>
              <w:rPr>
                <w:rFonts w:ascii="Arial Unicode MS" w:eastAsia="Arial Unicode MS" w:hAnsi="Arial Unicode MS" w:cs="Arial Unicode MS"/>
              </w:rPr>
              <w:t>.</w:t>
            </w:r>
          </w:p>
        </w:tc>
      </w:tr>
      <w:tr w:rsidR="00D80D8A" w14:paraId="7EA6DFBB" w14:textId="77777777">
        <w:tc>
          <w:tcPr>
            <w:tcW w:w="18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DE01D6" w14:textId="77777777" w:rsidR="00D80D8A" w:rsidRDefault="00BE6280">
            <w:proofErr w:type="spellStart"/>
            <w:r>
              <w:rPr>
                <w:rFonts w:ascii="Arial Unicode MS" w:eastAsia="Arial Unicode MS" w:hAnsi="Arial Unicode MS" w:cs="Arial Unicode MS"/>
              </w:rPr>
              <w:t>OpenAI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전용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확정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Provider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변경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가능성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낮음</w:t>
            </w:r>
          </w:p>
        </w:tc>
        <w:tc>
          <w:tcPr>
            <w:tcW w:w="19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F95F49" w14:textId="77777777" w:rsidR="00D80D8A" w:rsidRDefault="00BE6280">
            <w:proofErr w:type="spellStart"/>
            <w:r>
              <w:rPr>
                <w:rFonts w:ascii="Arial Unicode MS" w:eastAsia="Arial Unicode MS" w:hAnsi="Arial Unicode MS" w:cs="Arial Unicode MS"/>
              </w:rPr>
              <w:t>OpenAI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Agents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SDK </w:t>
            </w:r>
            <w:r>
              <w:rPr>
                <w:rFonts w:ascii="Arial Unicode MS" w:eastAsia="Arial Unicode MS" w:hAnsi="Arial Unicode MS" w:cs="Arial Unicode MS"/>
              </w:rPr>
              <w:t>검토</w:t>
            </w:r>
          </w:p>
        </w:tc>
        <w:tc>
          <w:tcPr>
            <w:tcW w:w="52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C9469E" w14:textId="77777777" w:rsidR="00D80D8A" w:rsidRDefault="00BE6280">
            <w:r>
              <w:rPr>
                <w:rFonts w:ascii="Arial Unicode MS" w:eastAsia="Arial Unicode MS" w:hAnsi="Arial Unicode MS" w:cs="Arial Unicode MS"/>
              </w:rPr>
              <w:t>가장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빠른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개발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속도</w:t>
            </w:r>
            <w:r>
              <w:rPr>
                <w:rFonts w:ascii="Arial Unicode MS" w:eastAsia="Arial Unicode MS" w:hAnsi="Arial Unicode MS" w:cs="Arial Unicode MS"/>
              </w:rPr>
              <w:t xml:space="preserve">.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Handoff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Guardrails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최적화</w:t>
            </w:r>
            <w:r>
              <w:rPr>
                <w:rFonts w:ascii="Arial Unicode MS" w:eastAsia="Arial Unicode MS" w:hAnsi="Arial Unicode MS" w:cs="Arial Unicode MS"/>
              </w:rPr>
              <w:t xml:space="preserve">. </w:t>
            </w:r>
            <w:r>
              <w:rPr>
                <w:rFonts w:ascii="Arial Unicode MS" w:eastAsia="Arial Unicode MS" w:hAnsi="Arial Unicode MS" w:cs="Arial Unicode MS"/>
              </w:rPr>
              <w:t>단</w:t>
            </w:r>
            <w:r>
              <w:rPr>
                <w:rFonts w:ascii="Arial Unicode MS" w:eastAsia="Arial Unicode MS" w:hAnsi="Arial Unicode MS" w:cs="Arial Unicode MS"/>
              </w:rPr>
              <w:t xml:space="preserve"> v0.x </w:t>
            </w:r>
            <w:r>
              <w:rPr>
                <w:rFonts w:ascii="Arial Unicode MS" w:eastAsia="Arial Unicode MS" w:hAnsi="Arial Unicode MS" w:cs="Arial Unicode MS"/>
              </w:rPr>
              <w:t>단계</w:t>
            </w:r>
            <w:r>
              <w:rPr>
                <w:rFonts w:ascii="Arial Unicode MS" w:eastAsia="Arial Unicode MS" w:hAnsi="Arial Unicode MS" w:cs="Arial Unicode MS"/>
              </w:rPr>
              <w:t>.</w:t>
            </w:r>
          </w:p>
        </w:tc>
      </w:tr>
      <w:tr w:rsidR="00D80D8A" w14:paraId="018D9A09" w14:textId="77777777">
        <w:tc>
          <w:tcPr>
            <w:tcW w:w="18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E1FBF3" w14:textId="77777777" w:rsidR="00D80D8A" w:rsidRDefault="00BE6280">
            <w:r>
              <w:rPr>
                <w:rFonts w:ascii="Arial Unicode MS" w:eastAsia="Arial Unicode MS" w:hAnsi="Arial Unicode MS" w:cs="Arial Unicode MS"/>
              </w:rPr>
              <w:t>특별한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제약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없음</w:t>
            </w:r>
            <w:r>
              <w:rPr>
                <w:rFonts w:ascii="Arial Unicode MS" w:eastAsia="Arial Unicode MS" w:hAnsi="Arial Unicode MS" w:cs="Arial Unicode MS"/>
              </w:rPr>
              <w:t xml:space="preserve"> + </w:t>
            </w:r>
            <w:r>
              <w:rPr>
                <w:rFonts w:ascii="Arial Unicode MS" w:eastAsia="Arial Unicode MS" w:hAnsi="Arial Unicode MS" w:cs="Arial Unicode MS"/>
              </w:rPr>
              <w:t>프로덕션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확정</w:t>
            </w:r>
          </w:p>
        </w:tc>
        <w:tc>
          <w:tcPr>
            <w:tcW w:w="19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8B8327" w14:textId="77777777" w:rsidR="00D80D8A" w:rsidRDefault="00BE6280">
            <w:proofErr w:type="spellStart"/>
            <w:r>
              <w:rPr>
                <w:rFonts w:ascii="Arial Unicode MS" w:eastAsia="Arial Unicode MS" w:hAnsi="Arial Unicode MS" w:cs="Arial Unicode MS"/>
              </w:rPr>
              <w:t>LangGraph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우선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검토</w:t>
            </w:r>
          </w:p>
        </w:tc>
        <w:tc>
          <w:tcPr>
            <w:tcW w:w="52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333BE6" w14:textId="77777777" w:rsidR="00D80D8A" w:rsidRDefault="00BE6280">
            <w:r>
              <w:rPr>
                <w:rFonts w:ascii="Arial Unicode MS" w:eastAsia="Arial Unicode MS" w:hAnsi="Arial Unicode MS" w:cs="Arial Unicode MS"/>
              </w:rPr>
              <w:t>프로덕션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준비도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최상</w:t>
            </w:r>
            <w:r>
              <w:rPr>
                <w:rFonts w:ascii="Arial Unicode MS" w:eastAsia="Arial Unicode MS" w:hAnsi="Arial Unicode MS" w:cs="Arial Unicode MS"/>
              </w:rPr>
              <w:t>. 1~2</w:t>
            </w:r>
            <w:r>
              <w:rPr>
                <w:rFonts w:ascii="Arial Unicode MS" w:eastAsia="Arial Unicode MS" w:hAnsi="Arial Unicode MS" w:cs="Arial Unicode MS"/>
              </w:rPr>
              <w:t>주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학습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투자가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장기적으로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전환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비용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절약</w:t>
            </w:r>
            <w:r>
              <w:rPr>
                <w:rFonts w:ascii="Arial Unicode MS" w:eastAsia="Arial Unicode MS" w:hAnsi="Arial Unicode MS" w:cs="Arial Unicode MS"/>
              </w:rPr>
              <w:t xml:space="preserve">. </w:t>
            </w:r>
            <w:r>
              <w:rPr>
                <w:rFonts w:ascii="Arial Unicode MS" w:eastAsia="Arial Unicode MS" w:hAnsi="Arial Unicode MS" w:cs="Arial Unicode MS"/>
              </w:rPr>
              <w:t>단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분기</w:t>
            </w:r>
            <w:r>
              <w:rPr>
                <w:rFonts w:ascii="Arial Unicode MS" w:eastAsia="Arial Unicode MS" w:hAnsi="Arial Unicode MS" w:cs="Arial Unicode MS"/>
              </w:rPr>
              <w:t>2</w:t>
            </w:r>
            <w:r>
              <w:rPr>
                <w:rFonts w:ascii="Arial Unicode MS" w:eastAsia="Arial Unicode MS" w:hAnsi="Arial Unicode MS" w:cs="Arial Unicode MS"/>
              </w:rPr>
              <w:t>에서</w:t>
            </w:r>
            <w:r>
              <w:rPr>
                <w:rFonts w:ascii="Arial Unicode MS" w:eastAsia="Arial Unicode MS" w:hAnsi="Arial Unicode MS" w:cs="Arial Unicode MS"/>
              </w:rPr>
              <w:t xml:space="preserve"> '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아니오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>'(</w:t>
            </w:r>
            <w:r>
              <w:rPr>
                <w:rFonts w:ascii="Arial Unicode MS" w:eastAsia="Arial Unicode MS" w:hAnsi="Arial Unicode MS" w:cs="Arial Unicode MS"/>
              </w:rPr>
              <w:t>단순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구조</w:t>
            </w:r>
            <w:r>
              <w:rPr>
                <w:rFonts w:ascii="Arial Unicode MS" w:eastAsia="Arial Unicode MS" w:hAnsi="Arial Unicode MS" w:cs="Arial Unicode MS"/>
              </w:rPr>
              <w:t>)</w:t>
            </w:r>
            <w:r>
              <w:rPr>
                <w:rFonts w:ascii="Arial Unicode MS" w:eastAsia="Arial Unicode MS" w:hAnsi="Arial Unicode MS" w:cs="Arial Unicode MS"/>
              </w:rPr>
              <w:t>였다면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CrewAI</w:t>
            </w:r>
            <w:r>
              <w:rPr>
                <w:rFonts w:ascii="Arial Unicode MS" w:eastAsia="Arial Unicode MS" w:hAnsi="Arial Unicode MS" w:cs="Arial Unicode MS"/>
              </w:rPr>
              <w:t>도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충분할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있다</w:t>
            </w:r>
            <w:r>
              <w:rPr>
                <w:rFonts w:ascii="Arial Unicode MS" w:eastAsia="Arial Unicode MS" w:hAnsi="Arial Unicode MS" w:cs="Arial Unicode MS"/>
              </w:rPr>
              <w:t xml:space="preserve">. 4.5 </w:t>
            </w:r>
            <w:r>
              <w:rPr>
                <w:rFonts w:ascii="Arial Unicode MS" w:eastAsia="Arial Unicode MS" w:hAnsi="Arial Unicode MS" w:cs="Arial Unicode MS"/>
              </w:rPr>
              <w:t>오버엔지니어링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안티패턴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점검</w:t>
            </w:r>
            <w:r>
              <w:rPr>
                <w:rFonts w:ascii="Arial Unicode MS" w:eastAsia="Arial Unicode MS" w:hAnsi="Arial Unicode MS" w:cs="Arial Unicode MS"/>
              </w:rPr>
              <w:t>.</w:t>
            </w:r>
          </w:p>
        </w:tc>
      </w:tr>
    </w:tbl>
    <w:p w14:paraId="305AF694" w14:textId="77777777" w:rsidR="00D80D8A" w:rsidRDefault="00D80D8A"/>
    <w:p w14:paraId="2CB26528" w14:textId="77777777" w:rsidR="00D80D8A" w:rsidRDefault="00BE6280">
      <w:pPr>
        <w:pStyle w:val="4"/>
      </w:pPr>
      <w:bookmarkStart w:id="78" w:name="_8bwbrxqr9epv" w:colFirst="0" w:colLast="0"/>
      <w:bookmarkEnd w:id="78"/>
      <w:commentRangeStart w:id="79"/>
      <w:r>
        <w:rPr>
          <w:rFonts w:ascii="Arial Unicode MS" w:eastAsia="Arial Unicode MS" w:hAnsi="Arial Unicode MS" w:cs="Arial Unicode MS"/>
        </w:rPr>
        <w:t xml:space="preserve">4.3.5 </w:t>
      </w:r>
      <w:r>
        <w:rPr>
          <w:rFonts w:ascii="Arial Unicode MS" w:eastAsia="Arial Unicode MS" w:hAnsi="Arial Unicode MS" w:cs="Arial Unicode MS"/>
        </w:rPr>
        <w:t>보정</w:t>
      </w:r>
      <w:r>
        <w:rPr>
          <w:rFonts w:ascii="Arial Unicode MS" w:eastAsia="Arial Unicode MS" w:hAnsi="Arial Unicode MS" w:cs="Arial Unicode MS"/>
        </w:rPr>
        <w:t xml:space="preserve">: </w:t>
      </w:r>
      <w:r>
        <w:rPr>
          <w:rFonts w:ascii="Arial Unicode MS" w:eastAsia="Arial Unicode MS" w:hAnsi="Arial Unicode MS" w:cs="Arial Unicode MS"/>
        </w:rPr>
        <w:t>현실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조건에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따른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결론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변경</w:t>
      </w:r>
      <w:commentRangeEnd w:id="79"/>
      <w:r>
        <w:commentReference w:id="79"/>
      </w:r>
    </w:p>
    <w:p w14:paraId="52DF8942" w14:textId="77777777" w:rsidR="00D80D8A" w:rsidRDefault="00BE6280">
      <w:r>
        <w:rPr>
          <w:rFonts w:ascii="Arial Unicode MS" w:eastAsia="Arial Unicode MS" w:hAnsi="Arial Unicode MS" w:cs="Arial Unicode MS"/>
        </w:rPr>
        <w:t>분기</w:t>
      </w:r>
      <w:r>
        <w:rPr>
          <w:rFonts w:ascii="Arial Unicode MS" w:eastAsia="Arial Unicode MS" w:hAnsi="Arial Unicode MS" w:cs="Arial Unicode MS"/>
        </w:rPr>
        <w:t>1~</w:t>
      </w:r>
      <w:r>
        <w:rPr>
          <w:rFonts w:ascii="Arial Unicode MS" w:eastAsia="Arial Unicode MS" w:hAnsi="Arial Unicode MS" w:cs="Arial Unicode MS"/>
        </w:rPr>
        <w:t>분기</w:t>
      </w:r>
      <w:r>
        <w:rPr>
          <w:rFonts w:ascii="Arial Unicode MS" w:eastAsia="Arial Unicode MS" w:hAnsi="Arial Unicode MS" w:cs="Arial Unicode MS"/>
        </w:rPr>
        <w:t>4</w:t>
      </w:r>
      <w:r>
        <w:rPr>
          <w:rFonts w:ascii="Arial Unicode MS" w:eastAsia="Arial Unicode MS" w:hAnsi="Arial Unicode MS" w:cs="Arial Unicode MS"/>
        </w:rPr>
        <w:t>에서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나온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결론이라도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아래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현실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조건에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해당하면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결론을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조정한다</w:t>
      </w:r>
      <w:r>
        <w:rPr>
          <w:rFonts w:ascii="Arial Unicode MS" w:eastAsia="Arial Unicode MS" w:hAnsi="Arial Unicode MS" w:cs="Arial Unicode MS"/>
        </w:rPr>
        <w:t>.</w:t>
      </w:r>
    </w:p>
    <w:p w14:paraId="64A18360" w14:textId="77777777" w:rsidR="00D80D8A" w:rsidRDefault="00D80D8A"/>
    <w:tbl>
      <w:tblPr>
        <w:tblStyle w:val="afff4"/>
        <w:tblW w:w="894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920"/>
        <w:gridCol w:w="2295"/>
        <w:gridCol w:w="1785"/>
        <w:gridCol w:w="2940"/>
      </w:tblGrid>
      <w:tr w:rsidR="00D80D8A" w14:paraId="4050FC5D" w14:textId="77777777">
        <w:trPr>
          <w:tblHeader/>
        </w:trPr>
        <w:tc>
          <w:tcPr>
            <w:tcW w:w="192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39ECAB" w14:textId="77777777" w:rsidR="00D80D8A" w:rsidRDefault="00BE6280">
            <w:pPr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보정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조건</w:t>
            </w:r>
          </w:p>
        </w:tc>
        <w:tc>
          <w:tcPr>
            <w:tcW w:w="2295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391A17" w14:textId="77777777" w:rsidR="00D80D8A" w:rsidRDefault="00BE6280">
            <w:pPr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원래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결론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(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트리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위치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)</w:t>
            </w:r>
          </w:p>
        </w:tc>
        <w:tc>
          <w:tcPr>
            <w:tcW w:w="1785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AAA026" w14:textId="77777777" w:rsidR="00D80D8A" w:rsidRDefault="00BE6280">
            <w:pPr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조정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후</w:t>
            </w:r>
          </w:p>
        </w:tc>
        <w:tc>
          <w:tcPr>
            <w:tcW w:w="294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CEA9B3" w14:textId="77777777" w:rsidR="00D80D8A" w:rsidRDefault="00BE6280">
            <w:pPr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근거</w:t>
            </w:r>
          </w:p>
        </w:tc>
      </w:tr>
      <w:tr w:rsidR="00D80D8A" w14:paraId="2654592A" w14:textId="77777777">
        <w:tc>
          <w:tcPr>
            <w:tcW w:w="19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EE486F" w14:textId="77777777" w:rsidR="00D80D8A" w:rsidRDefault="00BE6280">
            <w:r>
              <w:rPr>
                <w:rFonts w:ascii="Arial Unicode MS" w:eastAsia="Arial Unicode MS" w:hAnsi="Arial Unicode MS" w:cs="Arial Unicode MS"/>
              </w:rPr>
              <w:t>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LangGraph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경험자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존재</w:t>
            </w:r>
          </w:p>
        </w:tc>
        <w:tc>
          <w:tcPr>
            <w:tcW w:w="22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5DC38F" w14:textId="77777777" w:rsidR="00D80D8A" w:rsidRDefault="00BE6280">
            <w:r>
              <w:rPr>
                <w:rFonts w:ascii="Arial Unicode MS" w:eastAsia="Arial Unicode MS" w:hAnsi="Arial Unicode MS" w:cs="Arial Unicode MS"/>
              </w:rPr>
              <w:t>분기</w:t>
            </w:r>
            <w:r>
              <w:rPr>
                <w:rFonts w:ascii="Arial Unicode MS" w:eastAsia="Arial Unicode MS" w:hAnsi="Arial Unicode MS" w:cs="Arial Unicode MS"/>
              </w:rPr>
              <w:t>3</w:t>
            </w:r>
            <w:r>
              <w:rPr>
                <w:rFonts w:ascii="Arial Unicode MS" w:eastAsia="Arial Unicode MS" w:hAnsi="Arial Unicode MS" w:cs="Arial Unicode MS"/>
              </w:rPr>
              <w:t>에서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CrewAI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권장</w:t>
            </w:r>
            <w:r>
              <w:rPr>
                <w:rFonts w:ascii="Arial Unicode MS" w:eastAsia="Arial Unicode MS" w:hAnsi="Arial Unicode MS" w:cs="Arial Unicode MS"/>
              </w:rPr>
              <w:t xml:space="preserve"> (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PoC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시나리오</w:t>
            </w:r>
            <w:r>
              <w:rPr>
                <w:rFonts w:ascii="Arial Unicode MS" w:eastAsia="Arial Unicode MS" w:hAnsi="Arial Unicode MS" w:cs="Arial Unicode MS"/>
              </w:rPr>
              <w:t>)</w:t>
            </w:r>
          </w:p>
        </w:tc>
        <w:tc>
          <w:tcPr>
            <w:tcW w:w="17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241AE4" w14:textId="77777777" w:rsidR="00D80D8A" w:rsidRDefault="00BE6280">
            <w:proofErr w:type="spellStart"/>
            <w:r>
              <w:rPr>
                <w:rFonts w:ascii="Arial Unicode MS" w:eastAsia="Arial Unicode MS" w:hAnsi="Arial Unicode MS" w:cs="Arial Unicode MS"/>
              </w:rPr>
              <w:t>LangGraph</w:t>
            </w:r>
            <w:r>
              <w:rPr>
                <w:rFonts w:ascii="Arial Unicode MS" w:eastAsia="Arial Unicode MS" w:hAnsi="Arial Unicode MS" w:cs="Arial Unicode MS"/>
              </w:rPr>
              <w:t>도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동등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후보로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검토</w:t>
            </w:r>
          </w:p>
        </w:tc>
        <w:tc>
          <w:tcPr>
            <w:tcW w:w="2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2883C7" w14:textId="77777777" w:rsidR="00D80D8A" w:rsidRDefault="00BE6280">
            <w:r>
              <w:rPr>
                <w:rFonts w:ascii="Arial Unicode MS" w:eastAsia="Arial Unicode MS" w:hAnsi="Arial Unicode MS" w:cs="Arial Unicode MS"/>
              </w:rPr>
              <w:t>학습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곡선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이슈가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해소되므로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PoC</w:t>
            </w:r>
            <w:r>
              <w:rPr>
                <w:rFonts w:ascii="Arial Unicode MS" w:eastAsia="Arial Unicode MS" w:hAnsi="Arial Unicode MS" w:cs="Arial Unicode MS"/>
              </w:rPr>
              <w:t>에서도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LangGraph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선택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가능</w:t>
            </w:r>
            <w:r>
              <w:rPr>
                <w:rFonts w:ascii="Arial Unicode MS" w:eastAsia="Arial Unicode MS" w:hAnsi="Arial Unicode MS" w:cs="Arial Unicode MS"/>
              </w:rPr>
              <w:t>.</w:t>
            </w:r>
          </w:p>
        </w:tc>
      </w:tr>
      <w:tr w:rsidR="00D80D8A" w14:paraId="2337E9FA" w14:textId="77777777">
        <w:tc>
          <w:tcPr>
            <w:tcW w:w="19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ED5B01" w14:textId="77777777" w:rsidR="00D80D8A" w:rsidRDefault="00BE6280">
            <w:r>
              <w:rPr>
                <w:rFonts w:ascii="Arial Unicode MS" w:eastAsia="Arial Unicode MS" w:hAnsi="Arial Unicode MS" w:cs="Arial Unicode MS"/>
              </w:rPr>
              <w:t>분기</w:t>
            </w:r>
            <w:r>
              <w:rPr>
                <w:rFonts w:ascii="Arial Unicode MS" w:eastAsia="Arial Unicode MS" w:hAnsi="Arial Unicode MS" w:cs="Arial Unicode MS"/>
              </w:rPr>
              <w:t>3</w:t>
            </w:r>
            <w:r>
              <w:rPr>
                <w:rFonts w:ascii="Arial Unicode MS" w:eastAsia="Arial Unicode MS" w:hAnsi="Arial Unicode MS" w:cs="Arial Unicode MS"/>
              </w:rPr>
              <w:t>에서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CrewAI</w:t>
            </w:r>
            <w:r>
              <w:rPr>
                <w:rFonts w:ascii="Arial Unicode MS" w:eastAsia="Arial Unicode MS" w:hAnsi="Arial Unicode MS" w:cs="Arial Unicode MS"/>
              </w:rPr>
              <w:t>로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PoC</w:t>
            </w:r>
            <w:r>
              <w:rPr>
                <w:rFonts w:ascii="Arial Unicode MS" w:eastAsia="Arial Unicode MS" w:hAnsi="Arial Unicode MS" w:cs="Arial Unicode MS"/>
              </w:rPr>
              <w:t>를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시작했으나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프로덕션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전환이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확정됨</w:t>
            </w:r>
          </w:p>
        </w:tc>
        <w:tc>
          <w:tcPr>
            <w:tcW w:w="22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C8F86E" w14:textId="77777777" w:rsidR="00D80D8A" w:rsidRDefault="00BE6280">
            <w:r>
              <w:rPr>
                <w:rFonts w:ascii="Arial Unicode MS" w:eastAsia="Arial Unicode MS" w:hAnsi="Arial Unicode MS" w:cs="Arial Unicode MS"/>
              </w:rPr>
              <w:t>분기</w:t>
            </w:r>
            <w:r>
              <w:rPr>
                <w:rFonts w:ascii="Arial Unicode MS" w:eastAsia="Arial Unicode MS" w:hAnsi="Arial Unicode MS" w:cs="Arial Unicode MS"/>
              </w:rPr>
              <w:t>3</w:t>
            </w:r>
            <w:r>
              <w:rPr>
                <w:rFonts w:ascii="Arial Unicode MS" w:eastAsia="Arial Unicode MS" w:hAnsi="Arial Unicode MS" w:cs="Arial Unicode MS"/>
              </w:rPr>
              <w:t>에서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CrewAI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권장</w:t>
            </w:r>
            <w:r>
              <w:rPr>
                <w:rFonts w:ascii="Arial Unicode MS" w:eastAsia="Arial Unicode MS" w:hAnsi="Arial Unicode MS" w:cs="Arial Unicode MS"/>
              </w:rPr>
              <w:t xml:space="preserve"> (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PoC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시나리오</w:t>
            </w:r>
            <w:r>
              <w:rPr>
                <w:rFonts w:ascii="Arial Unicode MS" w:eastAsia="Arial Unicode MS" w:hAnsi="Arial Unicode MS" w:cs="Arial Unicode MS"/>
              </w:rPr>
              <w:t>)</w:t>
            </w:r>
          </w:p>
        </w:tc>
        <w:tc>
          <w:tcPr>
            <w:tcW w:w="17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EF36E1" w14:textId="77777777" w:rsidR="00D80D8A" w:rsidRDefault="00BE6280">
            <w:proofErr w:type="spellStart"/>
            <w:r>
              <w:rPr>
                <w:rFonts w:ascii="Arial Unicode MS" w:eastAsia="Arial Unicode MS" w:hAnsi="Arial Unicode MS" w:cs="Arial Unicode MS"/>
              </w:rPr>
              <w:t>LangGraph</w:t>
            </w:r>
            <w:r>
              <w:rPr>
                <w:rFonts w:ascii="Arial Unicode MS" w:eastAsia="Arial Unicode MS" w:hAnsi="Arial Unicode MS" w:cs="Arial Unicode MS"/>
              </w:rPr>
              <w:t>로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전환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검토</w:t>
            </w:r>
          </w:p>
        </w:tc>
        <w:tc>
          <w:tcPr>
            <w:tcW w:w="2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1921F2" w14:textId="77777777" w:rsidR="00D80D8A" w:rsidRDefault="00BE6280">
            <w:r>
              <w:rPr>
                <w:rFonts w:ascii="Arial Unicode MS" w:eastAsia="Arial Unicode MS" w:hAnsi="Arial Unicode MS" w:cs="Arial Unicode MS"/>
              </w:rPr>
              <w:t>업계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가장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흔한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전환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경로</w:t>
            </w:r>
            <w:r>
              <w:rPr>
                <w:rFonts w:ascii="Arial Unicode MS" w:eastAsia="Arial Unicode MS" w:hAnsi="Arial Unicode MS" w:cs="Arial Unicode MS"/>
              </w:rPr>
              <w:t xml:space="preserve">.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Durable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Execution·</w:t>
            </w:r>
            <w:r>
              <w:rPr>
                <w:rFonts w:ascii="Arial Unicode MS" w:eastAsia="Arial Unicode MS" w:hAnsi="Arial Unicode MS" w:cs="Arial Unicode MS"/>
              </w:rPr>
              <w:t>비동기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HITL</w:t>
            </w:r>
            <w:r>
              <w:rPr>
                <w:rFonts w:ascii="Arial Unicode MS" w:eastAsia="Arial Unicode MS" w:hAnsi="Arial Unicode MS" w:cs="Arial Unicode MS"/>
              </w:rPr>
              <w:t>이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필요해지면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CrewAI</w:t>
            </w:r>
            <w:r>
              <w:rPr>
                <w:rFonts w:ascii="Arial Unicode MS" w:eastAsia="Arial Unicode MS" w:hAnsi="Arial Unicode MS" w:cs="Arial Unicode MS"/>
              </w:rPr>
              <w:t>로는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한계</w:t>
            </w:r>
            <w:r>
              <w:rPr>
                <w:rFonts w:ascii="Arial Unicode MS" w:eastAsia="Arial Unicode MS" w:hAnsi="Arial Unicode MS" w:cs="Arial Unicode MS"/>
              </w:rPr>
              <w:t xml:space="preserve">. 4.3.7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Lock-in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참고</w:t>
            </w:r>
            <w:r>
              <w:rPr>
                <w:rFonts w:ascii="Arial Unicode MS" w:eastAsia="Arial Unicode MS" w:hAnsi="Arial Unicode MS" w:cs="Arial Unicode MS"/>
              </w:rPr>
              <w:t>.</w:t>
            </w:r>
          </w:p>
        </w:tc>
      </w:tr>
      <w:tr w:rsidR="00D80D8A" w14:paraId="40145196" w14:textId="77777777">
        <w:tc>
          <w:tcPr>
            <w:tcW w:w="19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17E3FA" w14:textId="77777777" w:rsidR="00D80D8A" w:rsidRDefault="00BE6280">
            <w:r>
              <w:rPr>
                <w:rFonts w:ascii="Arial Unicode MS" w:eastAsia="Arial Unicode MS" w:hAnsi="Arial Unicode MS" w:cs="Arial Unicode MS"/>
              </w:rPr>
              <w:t>프로젝트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수명</w:t>
            </w:r>
            <w:r>
              <w:rPr>
                <w:rFonts w:ascii="Arial Unicode MS" w:eastAsia="Arial Unicode MS" w:hAnsi="Arial Unicode MS" w:cs="Arial Unicode MS"/>
              </w:rPr>
              <w:t xml:space="preserve"> 6</w:t>
            </w:r>
            <w:r>
              <w:rPr>
                <w:rFonts w:ascii="Arial Unicode MS" w:eastAsia="Arial Unicode MS" w:hAnsi="Arial Unicode MS" w:cs="Arial Unicode MS"/>
              </w:rPr>
              <w:t>개월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미만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단발성</w:t>
            </w:r>
          </w:p>
        </w:tc>
        <w:tc>
          <w:tcPr>
            <w:tcW w:w="22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91C497" w14:textId="77777777" w:rsidR="00D80D8A" w:rsidRDefault="00BE6280">
            <w:r>
              <w:rPr>
                <w:rFonts w:ascii="Arial Unicode MS" w:eastAsia="Arial Unicode MS" w:hAnsi="Arial Unicode MS" w:cs="Arial Unicode MS"/>
              </w:rPr>
              <w:t>분기</w:t>
            </w:r>
            <w:r>
              <w:rPr>
                <w:rFonts w:ascii="Arial Unicode MS" w:eastAsia="Arial Unicode MS" w:hAnsi="Arial Unicode MS" w:cs="Arial Unicode MS"/>
              </w:rPr>
              <w:t>4</w:t>
            </w:r>
            <w:r>
              <w:rPr>
                <w:rFonts w:ascii="Arial Unicode MS" w:eastAsia="Arial Unicode MS" w:hAnsi="Arial Unicode MS" w:cs="Arial Unicode MS"/>
              </w:rPr>
              <w:t>에서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LangGraph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권장</w:t>
            </w:r>
            <w:r>
              <w:rPr>
                <w:rFonts w:ascii="Arial Unicode MS" w:eastAsia="Arial Unicode MS" w:hAnsi="Arial Unicode MS" w:cs="Arial Unicode MS"/>
              </w:rPr>
              <w:t xml:space="preserve"> (</w:t>
            </w:r>
            <w:r>
              <w:rPr>
                <w:rFonts w:ascii="Arial Unicode MS" w:eastAsia="Arial Unicode MS" w:hAnsi="Arial Unicode MS" w:cs="Arial Unicode MS"/>
              </w:rPr>
              <w:t>프로덕션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시나리오</w:t>
            </w:r>
            <w:r>
              <w:rPr>
                <w:rFonts w:ascii="Arial Unicode MS" w:eastAsia="Arial Unicode MS" w:hAnsi="Arial Unicode MS" w:cs="Arial Unicode MS"/>
              </w:rPr>
              <w:t>)</w:t>
            </w:r>
          </w:p>
        </w:tc>
        <w:tc>
          <w:tcPr>
            <w:tcW w:w="17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2F955F" w14:textId="77777777" w:rsidR="00D80D8A" w:rsidRDefault="00BE6280">
            <w:proofErr w:type="spellStart"/>
            <w:r>
              <w:rPr>
                <w:rFonts w:ascii="Arial Unicode MS" w:eastAsia="Arial Unicode MS" w:hAnsi="Arial Unicode MS" w:cs="Arial Unicode MS"/>
              </w:rPr>
              <w:t>CrewAI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또는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OpenAI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SDK</w:t>
            </w:r>
            <w:r>
              <w:rPr>
                <w:rFonts w:ascii="Arial Unicode MS" w:eastAsia="Arial Unicode MS" w:hAnsi="Arial Unicode MS" w:cs="Arial Unicode MS"/>
              </w:rPr>
              <w:t>로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충분할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있음</w:t>
            </w:r>
          </w:p>
        </w:tc>
        <w:tc>
          <w:tcPr>
            <w:tcW w:w="2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82200C" w14:textId="77777777" w:rsidR="00D80D8A" w:rsidRDefault="00BE6280">
            <w:r>
              <w:rPr>
                <w:rFonts w:ascii="Arial Unicode MS" w:eastAsia="Arial Unicode MS" w:hAnsi="Arial Unicode MS" w:cs="Arial Unicode MS"/>
              </w:rPr>
              <w:t>단발성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프로젝트에서</w:t>
            </w:r>
            <w:r>
              <w:rPr>
                <w:rFonts w:ascii="Arial Unicode MS" w:eastAsia="Arial Unicode MS" w:hAnsi="Arial Unicode MS" w:cs="Arial Unicode MS"/>
              </w:rPr>
              <w:t xml:space="preserve"> 1~2</w:t>
            </w:r>
            <w:r>
              <w:rPr>
                <w:rFonts w:ascii="Arial Unicode MS" w:eastAsia="Arial Unicode MS" w:hAnsi="Arial Unicode MS" w:cs="Arial Unicode MS"/>
              </w:rPr>
              <w:t>주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학습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투자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대비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실익이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낮음</w:t>
            </w:r>
            <w:r>
              <w:rPr>
                <w:rFonts w:ascii="Arial Unicode MS" w:eastAsia="Arial Unicode MS" w:hAnsi="Arial Unicode MS" w:cs="Arial Unicode MS"/>
              </w:rPr>
              <w:t xml:space="preserve">. </w:t>
            </w:r>
            <w:r>
              <w:rPr>
                <w:rFonts w:ascii="Arial Unicode MS" w:eastAsia="Arial Unicode MS" w:hAnsi="Arial Unicode MS" w:cs="Arial Unicode MS"/>
              </w:rPr>
              <w:t>프로덕션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준비도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비중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하향</w:t>
            </w:r>
            <w:r>
              <w:rPr>
                <w:rFonts w:ascii="Arial Unicode MS" w:eastAsia="Arial Unicode MS" w:hAnsi="Arial Unicode MS" w:cs="Arial Unicode MS"/>
              </w:rPr>
              <w:t>.</w:t>
            </w:r>
          </w:p>
        </w:tc>
      </w:tr>
      <w:tr w:rsidR="00D80D8A" w14:paraId="3A102000" w14:textId="77777777">
        <w:tc>
          <w:tcPr>
            <w:tcW w:w="19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8AD08A" w14:textId="77777777" w:rsidR="00D80D8A" w:rsidRDefault="00BE6280">
            <w:r>
              <w:rPr>
                <w:rFonts w:ascii="Arial Unicode MS" w:eastAsia="Arial Unicode MS" w:hAnsi="Arial Unicode MS" w:cs="Arial Unicode MS"/>
              </w:rPr>
              <w:t xml:space="preserve">GA </w:t>
            </w:r>
            <w:r>
              <w:rPr>
                <w:rFonts w:ascii="Arial Unicode MS" w:eastAsia="Arial Unicode MS" w:hAnsi="Arial Unicode MS" w:cs="Arial Unicode MS"/>
              </w:rPr>
              <w:t>미달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Framework</w:t>
            </w:r>
            <w:r>
              <w:rPr>
                <w:rFonts w:ascii="Arial Unicode MS" w:eastAsia="Arial Unicode MS" w:hAnsi="Arial Unicode MS" w:cs="Arial Unicode MS"/>
              </w:rPr>
              <w:t>가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결론으로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나옴</w:t>
            </w:r>
            <w:r>
              <w:rPr>
                <w:rFonts w:ascii="Arial Unicode MS" w:eastAsia="Arial Unicode MS" w:hAnsi="Arial Unicode MS" w:cs="Arial Unicode MS"/>
              </w:rPr>
              <w:t xml:space="preserve"> (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OpenAI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SDK v0.x)</w:t>
            </w:r>
          </w:p>
        </w:tc>
        <w:tc>
          <w:tcPr>
            <w:tcW w:w="22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6F314B" w14:textId="77777777" w:rsidR="00D80D8A" w:rsidRDefault="00BE6280">
            <w:r>
              <w:rPr>
                <w:rFonts w:ascii="Arial Unicode MS" w:eastAsia="Arial Unicode MS" w:hAnsi="Arial Unicode MS" w:cs="Arial Unicode MS"/>
              </w:rPr>
              <w:t>분기</w:t>
            </w:r>
            <w:r>
              <w:rPr>
                <w:rFonts w:ascii="Arial Unicode MS" w:eastAsia="Arial Unicode MS" w:hAnsi="Arial Unicode MS" w:cs="Arial Unicode MS"/>
              </w:rPr>
              <w:t>4</w:t>
            </w:r>
            <w:r>
              <w:rPr>
                <w:rFonts w:ascii="Arial Unicode MS" w:eastAsia="Arial Unicode MS" w:hAnsi="Arial Unicode MS" w:cs="Arial Unicode MS"/>
              </w:rPr>
              <w:t>에서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해당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Framework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권장</w:t>
            </w:r>
          </w:p>
        </w:tc>
        <w:tc>
          <w:tcPr>
            <w:tcW w:w="17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C3116B" w14:textId="77777777" w:rsidR="00D80D8A" w:rsidRDefault="00BE6280">
            <w:r>
              <w:rPr>
                <w:rFonts w:ascii="Arial Unicode MS" w:eastAsia="Arial Unicode MS" w:hAnsi="Arial Unicode MS" w:cs="Arial Unicode MS"/>
              </w:rPr>
              <w:t>프로덕션이면</w:t>
            </w:r>
            <w:r>
              <w:rPr>
                <w:rFonts w:ascii="Arial Unicode MS" w:eastAsia="Arial Unicode MS" w:hAnsi="Arial Unicode MS" w:cs="Arial Unicode MS"/>
              </w:rPr>
              <w:t xml:space="preserve"> GA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Framework</w:t>
            </w:r>
            <w:r>
              <w:rPr>
                <w:rFonts w:ascii="Arial Unicode MS" w:eastAsia="Arial Unicode MS" w:hAnsi="Arial Unicode MS" w:cs="Arial Unicode MS"/>
              </w:rPr>
              <w:t>를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대안으로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재검토</w:t>
            </w:r>
          </w:p>
        </w:tc>
        <w:tc>
          <w:tcPr>
            <w:tcW w:w="2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80036C" w14:textId="77777777" w:rsidR="00D80D8A" w:rsidRDefault="00BE6280">
            <w:r>
              <w:rPr>
                <w:rFonts w:ascii="Arial Unicode MS" w:eastAsia="Arial Unicode MS" w:hAnsi="Arial Unicode MS" w:cs="Arial Unicode MS"/>
              </w:rPr>
              <w:t xml:space="preserve">API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Breaking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Change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리스크</w:t>
            </w:r>
            <w:r>
              <w:rPr>
                <w:rFonts w:ascii="Arial Unicode MS" w:eastAsia="Arial Unicode MS" w:hAnsi="Arial Unicode MS" w:cs="Arial Unicode MS"/>
              </w:rPr>
              <w:t xml:space="preserve">.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OpenAI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SDK →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CrewAI</w:t>
            </w:r>
            <w:r>
              <w:rPr>
                <w:rFonts w:ascii="Arial Unicode MS" w:eastAsia="Arial Unicode MS" w:hAnsi="Arial Unicode MS" w:cs="Arial Unicode MS"/>
              </w:rPr>
              <w:t>를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대안으로</w:t>
            </w:r>
            <w:r>
              <w:rPr>
                <w:rFonts w:ascii="Arial Unicode MS" w:eastAsia="Arial Unicode MS" w:hAnsi="Arial Unicode MS" w:cs="Arial Unicode MS"/>
              </w:rPr>
              <w:t xml:space="preserve">. MS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Agent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FW</w:t>
            </w:r>
            <w:r>
              <w:rPr>
                <w:rFonts w:ascii="Arial Unicode MS" w:eastAsia="Arial Unicode MS" w:hAnsi="Arial Unicode MS" w:cs="Arial Unicode MS"/>
              </w:rPr>
              <w:t>는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GA </w:t>
            </w:r>
            <w:r>
              <w:rPr>
                <w:rFonts w:ascii="Arial Unicode MS" w:eastAsia="Arial Unicode MS" w:hAnsi="Arial Unicode MS" w:cs="Arial Unicode MS"/>
              </w:rPr>
              <w:t>확정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보정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대상에서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제외</w:t>
            </w:r>
            <w:r>
              <w:rPr>
                <w:rFonts w:ascii="Arial Unicode MS" w:eastAsia="Arial Unicode MS" w:hAnsi="Arial Unicode MS" w:cs="Arial Unicode MS"/>
              </w:rPr>
              <w:t>.</w:t>
            </w:r>
          </w:p>
        </w:tc>
      </w:tr>
      <w:tr w:rsidR="00D80D8A" w14:paraId="4D5B57B0" w14:textId="77777777">
        <w:tc>
          <w:tcPr>
            <w:tcW w:w="19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A86AB5" w14:textId="77777777" w:rsidR="00D80D8A" w:rsidRDefault="00BE6280">
            <w:r>
              <w:rPr>
                <w:rFonts w:ascii="Arial Unicode MS" w:eastAsia="Arial Unicode MS" w:hAnsi="Arial Unicode MS" w:cs="Arial Unicode MS"/>
              </w:rPr>
              <w:t>분기</w:t>
            </w:r>
            <w:r>
              <w:rPr>
                <w:rFonts w:ascii="Arial Unicode MS" w:eastAsia="Arial Unicode MS" w:hAnsi="Arial Unicode MS" w:cs="Arial Unicode MS"/>
              </w:rPr>
              <w:t>1</w:t>
            </w:r>
            <w:r>
              <w:rPr>
                <w:rFonts w:ascii="Arial Unicode MS" w:eastAsia="Arial Unicode MS" w:hAnsi="Arial Unicode MS" w:cs="Arial Unicode MS"/>
              </w:rPr>
              <w:t>에서</w:t>
            </w:r>
            <w:r>
              <w:rPr>
                <w:rFonts w:ascii="Arial Unicode MS" w:eastAsia="Arial Unicode MS" w:hAnsi="Arial Unicode MS" w:cs="Arial Unicode MS"/>
              </w:rPr>
              <w:t xml:space="preserve"> Google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ADK</w:t>
            </w:r>
            <w:r>
              <w:rPr>
                <w:rFonts w:ascii="Arial Unicode MS" w:eastAsia="Arial Unicode MS" w:hAnsi="Arial Unicode MS" w:cs="Arial Unicode MS"/>
              </w:rPr>
              <w:t>가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결론이나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Gemini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외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Provider</w:t>
            </w:r>
            <w:r>
              <w:rPr>
                <w:rFonts w:ascii="Arial Unicode MS" w:eastAsia="Arial Unicode MS" w:hAnsi="Arial Unicode MS" w:cs="Arial Unicode MS"/>
              </w:rPr>
              <w:t>가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주력</w:t>
            </w:r>
          </w:p>
        </w:tc>
        <w:tc>
          <w:tcPr>
            <w:tcW w:w="22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1258E7" w14:textId="77777777" w:rsidR="00D80D8A" w:rsidRDefault="00BE6280">
            <w:r>
              <w:rPr>
                <w:rFonts w:ascii="Arial Unicode MS" w:eastAsia="Arial Unicode MS" w:hAnsi="Arial Unicode MS" w:cs="Arial Unicode MS"/>
              </w:rPr>
              <w:t>분기</w:t>
            </w:r>
            <w:r>
              <w:rPr>
                <w:rFonts w:ascii="Arial Unicode MS" w:eastAsia="Arial Unicode MS" w:hAnsi="Arial Unicode MS" w:cs="Arial Unicode MS"/>
              </w:rPr>
              <w:t>1</w:t>
            </w:r>
            <w:r>
              <w:rPr>
                <w:rFonts w:ascii="Arial Unicode MS" w:eastAsia="Arial Unicode MS" w:hAnsi="Arial Unicode MS" w:cs="Arial Unicode MS"/>
              </w:rPr>
              <w:t>에서</w:t>
            </w:r>
            <w:r>
              <w:rPr>
                <w:rFonts w:ascii="Arial Unicode MS" w:eastAsia="Arial Unicode MS" w:hAnsi="Arial Unicode MS" w:cs="Arial Unicode MS"/>
              </w:rPr>
              <w:t xml:space="preserve"> Google ADK </w:t>
            </w:r>
            <w:r>
              <w:rPr>
                <w:rFonts w:ascii="Arial Unicode MS" w:eastAsia="Arial Unicode MS" w:hAnsi="Arial Unicode MS" w:cs="Arial Unicode MS"/>
              </w:rPr>
              <w:t>권장</w:t>
            </w:r>
            <w:r>
              <w:rPr>
                <w:rFonts w:ascii="Arial Unicode MS" w:eastAsia="Arial Unicode MS" w:hAnsi="Arial Unicode MS" w:cs="Arial Unicode MS"/>
              </w:rPr>
              <w:t xml:space="preserve"> (A2A </w:t>
            </w:r>
            <w:r>
              <w:rPr>
                <w:rFonts w:ascii="Arial Unicode MS" w:eastAsia="Arial Unicode MS" w:hAnsi="Arial Unicode MS" w:cs="Arial Unicode MS"/>
              </w:rPr>
              <w:t>시나리오</w:t>
            </w:r>
            <w:r>
              <w:rPr>
                <w:rFonts w:ascii="Arial Unicode MS" w:eastAsia="Arial Unicode MS" w:hAnsi="Arial Unicode MS" w:cs="Arial Unicode MS"/>
              </w:rPr>
              <w:t>)</w:t>
            </w:r>
          </w:p>
        </w:tc>
        <w:tc>
          <w:tcPr>
            <w:tcW w:w="17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E963C4" w14:textId="77777777" w:rsidR="00D80D8A" w:rsidRDefault="00BE6280">
            <w:proofErr w:type="spellStart"/>
            <w:r>
              <w:rPr>
                <w:rFonts w:ascii="Arial Unicode MS" w:eastAsia="Arial Unicode MS" w:hAnsi="Arial Unicode MS" w:cs="Arial Unicode MS"/>
              </w:rPr>
              <w:t>CrewAI</w:t>
            </w:r>
            <w:r>
              <w:rPr>
                <w:rFonts w:ascii="Arial Unicode MS" w:eastAsia="Arial Unicode MS" w:hAnsi="Arial Unicode MS" w:cs="Arial Unicode MS"/>
              </w:rPr>
              <w:t>를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대안으로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비교</w:t>
            </w:r>
          </w:p>
        </w:tc>
        <w:tc>
          <w:tcPr>
            <w:tcW w:w="2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A54BD7" w14:textId="77777777" w:rsidR="00D80D8A" w:rsidRDefault="00BE6280">
            <w:proofErr w:type="spellStart"/>
            <w:r>
              <w:rPr>
                <w:rFonts w:ascii="Arial Unicode MS" w:eastAsia="Arial Unicode MS" w:hAnsi="Arial Unicode MS" w:cs="Arial Unicode MS"/>
              </w:rPr>
              <w:t>LiteLLM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어댑터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경유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시</w:t>
            </w:r>
            <w:r>
              <w:rPr>
                <w:rFonts w:ascii="Arial Unicode MS" w:eastAsia="Arial Unicode MS" w:hAnsi="Arial Unicode MS" w:cs="Arial Unicode MS"/>
              </w:rPr>
              <w:t xml:space="preserve"> Tool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Use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호환성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별도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검증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필요</w:t>
            </w:r>
            <w:r>
              <w:rPr>
                <w:rFonts w:ascii="Arial Unicode MS" w:eastAsia="Arial Unicode MS" w:hAnsi="Arial Unicode MS" w:cs="Arial Unicode MS"/>
              </w:rPr>
              <w:t xml:space="preserve">.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CrewAI</w:t>
            </w:r>
            <w:r>
              <w:rPr>
                <w:rFonts w:ascii="Arial Unicode MS" w:eastAsia="Arial Unicode MS" w:hAnsi="Arial Unicode MS" w:cs="Arial Unicode MS"/>
              </w:rPr>
              <w:t>도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A2A </w:t>
            </w:r>
            <w:r>
              <w:rPr>
                <w:rFonts w:ascii="Arial Unicode MS" w:eastAsia="Arial Unicode MS" w:hAnsi="Arial Unicode MS" w:cs="Arial Unicode MS"/>
              </w:rPr>
              <w:t>네이티브</w:t>
            </w:r>
            <w:r>
              <w:rPr>
                <w:rFonts w:ascii="Arial Unicode MS" w:eastAsia="Arial Unicode MS" w:hAnsi="Arial Unicode MS" w:cs="Arial Unicode MS"/>
              </w:rPr>
              <w:t>.</w:t>
            </w:r>
          </w:p>
        </w:tc>
      </w:tr>
    </w:tbl>
    <w:p w14:paraId="443FD9F2" w14:textId="77777777" w:rsidR="00D80D8A" w:rsidRDefault="00D80D8A"/>
    <w:p w14:paraId="6098FF0A" w14:textId="77777777" w:rsidR="00D80D8A" w:rsidRDefault="00BE6280">
      <w:pPr>
        <w:pStyle w:val="4"/>
      </w:pPr>
      <w:bookmarkStart w:id="80" w:name="_nnnn7k1fv9zl" w:colFirst="0" w:colLast="0"/>
      <w:bookmarkEnd w:id="80"/>
      <w:r>
        <w:rPr>
          <w:rFonts w:ascii="Arial Unicode MS" w:eastAsia="Arial Unicode MS" w:hAnsi="Arial Unicode MS" w:cs="Arial Unicode MS"/>
        </w:rPr>
        <w:t xml:space="preserve">4.3.6 </w:t>
      </w:r>
      <w:r>
        <w:rPr>
          <w:rFonts w:ascii="Arial Unicode MS" w:eastAsia="Arial Unicode MS" w:hAnsi="Arial Unicode MS" w:cs="Arial Unicode MS"/>
        </w:rPr>
        <w:t>시나리오별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종합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판단표</w:t>
      </w:r>
      <w:proofErr w:type="spellEnd"/>
      <w:r>
        <w:rPr>
          <w:rFonts w:ascii="Arial Unicode MS" w:eastAsia="Arial Unicode MS" w:hAnsi="Arial Unicode MS" w:cs="Arial Unicode MS"/>
        </w:rPr>
        <w:t xml:space="preserve"> (2026.03 </w:t>
      </w:r>
      <w:r>
        <w:rPr>
          <w:rFonts w:ascii="Arial Unicode MS" w:eastAsia="Arial Unicode MS" w:hAnsi="Arial Unicode MS" w:cs="Arial Unicode MS"/>
        </w:rPr>
        <w:t>기준</w:t>
      </w:r>
      <w:r>
        <w:rPr>
          <w:rFonts w:ascii="Arial Unicode MS" w:eastAsia="Arial Unicode MS" w:hAnsi="Arial Unicode MS" w:cs="Arial Unicode MS"/>
        </w:rPr>
        <w:t>)</w:t>
      </w:r>
    </w:p>
    <w:p w14:paraId="687D1293" w14:textId="77777777" w:rsidR="00D80D8A" w:rsidRDefault="00BE6280">
      <w:r>
        <w:rPr>
          <w:rFonts w:ascii="Arial Unicode MS" w:eastAsia="Arial Unicode MS" w:hAnsi="Arial Unicode MS" w:cs="Arial Unicode MS"/>
        </w:rPr>
        <w:t>분기</w:t>
      </w:r>
      <w:r>
        <w:rPr>
          <w:rFonts w:ascii="Arial Unicode MS" w:eastAsia="Arial Unicode MS" w:hAnsi="Arial Unicode MS" w:cs="Arial Unicode MS"/>
        </w:rPr>
        <w:t>1~</w:t>
      </w:r>
      <w:r>
        <w:rPr>
          <w:rFonts w:ascii="Arial Unicode MS" w:eastAsia="Arial Unicode MS" w:hAnsi="Arial Unicode MS" w:cs="Arial Unicode MS"/>
        </w:rPr>
        <w:t>분기</w:t>
      </w:r>
      <w:r>
        <w:rPr>
          <w:rFonts w:ascii="Arial Unicode MS" w:eastAsia="Arial Unicode MS" w:hAnsi="Arial Unicode MS" w:cs="Arial Unicode MS"/>
        </w:rPr>
        <w:t xml:space="preserve">4 + </w:t>
      </w:r>
      <w:r>
        <w:rPr>
          <w:rFonts w:ascii="Arial Unicode MS" w:eastAsia="Arial Unicode MS" w:hAnsi="Arial Unicode MS" w:cs="Arial Unicode MS"/>
        </w:rPr>
        <w:t>보정을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거친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최종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결과이다</w:t>
      </w:r>
      <w:r>
        <w:rPr>
          <w:rFonts w:ascii="Arial Unicode MS" w:eastAsia="Arial Unicode MS" w:hAnsi="Arial Unicode MS" w:cs="Arial Unicode MS"/>
        </w:rPr>
        <w:t xml:space="preserve">. </w:t>
      </w:r>
      <w:r>
        <w:rPr>
          <w:rFonts w:ascii="Arial Unicode MS" w:eastAsia="Arial Unicode MS" w:hAnsi="Arial Unicode MS" w:cs="Arial Unicode MS"/>
        </w:rPr>
        <w:t>자사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프로젝트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조건과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가장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가까운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행을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찾는다</w:t>
      </w:r>
      <w:r>
        <w:rPr>
          <w:rFonts w:ascii="Arial Unicode MS" w:eastAsia="Arial Unicode MS" w:hAnsi="Arial Unicode MS" w:cs="Arial Unicode MS"/>
        </w:rPr>
        <w:t>.</w:t>
      </w:r>
    </w:p>
    <w:p w14:paraId="213E797B" w14:textId="77777777" w:rsidR="00D80D8A" w:rsidRDefault="00D80D8A"/>
    <w:tbl>
      <w:tblPr>
        <w:tblStyle w:val="afff5"/>
        <w:tblW w:w="894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35"/>
        <w:gridCol w:w="1635"/>
        <w:gridCol w:w="1560"/>
        <w:gridCol w:w="3510"/>
      </w:tblGrid>
      <w:tr w:rsidR="00D80D8A" w14:paraId="4736D7AB" w14:textId="77777777">
        <w:trPr>
          <w:tblHeader/>
        </w:trPr>
        <w:tc>
          <w:tcPr>
            <w:tcW w:w="2235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C7229F" w14:textId="77777777" w:rsidR="00D80D8A" w:rsidRDefault="00BE6280">
            <w:pPr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프로젝트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조건</w:t>
            </w:r>
          </w:p>
        </w:tc>
        <w:tc>
          <w:tcPr>
            <w:tcW w:w="1635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881DC8" w14:textId="77777777" w:rsidR="00D80D8A" w:rsidRDefault="00BE6280">
            <w:pPr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1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순위</w:t>
            </w:r>
          </w:p>
        </w:tc>
        <w:tc>
          <w:tcPr>
            <w:tcW w:w="156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EB4A68" w14:textId="77777777" w:rsidR="00D80D8A" w:rsidRDefault="00BE6280">
            <w:pPr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2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순위</w:t>
            </w:r>
          </w:p>
        </w:tc>
        <w:tc>
          <w:tcPr>
            <w:tcW w:w="351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92864C" w14:textId="77777777" w:rsidR="00D80D8A" w:rsidRDefault="00BE6280">
            <w:pPr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비고</w:t>
            </w:r>
          </w:p>
        </w:tc>
      </w:tr>
      <w:tr w:rsidR="00D80D8A" w14:paraId="31D1632C" w14:textId="77777777">
        <w:tc>
          <w:tcPr>
            <w:tcW w:w="22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FC8E98" w14:textId="77777777" w:rsidR="00D80D8A" w:rsidRDefault="00BE6280">
            <w:r>
              <w:rPr>
                <w:rFonts w:ascii="Arial Unicode MS" w:eastAsia="Arial Unicode MS" w:hAnsi="Arial Unicode MS" w:cs="Arial Unicode MS"/>
              </w:rPr>
              <w:t>프로덕션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장기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실행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비동기</w:t>
            </w:r>
            <w:r>
              <w:rPr>
                <w:rFonts w:ascii="Arial Unicode MS" w:eastAsia="Arial Unicode MS" w:hAnsi="Arial Unicode MS" w:cs="Arial Unicode MS"/>
              </w:rPr>
              <w:t xml:space="preserve"> HITL</w:t>
            </w:r>
          </w:p>
        </w:tc>
        <w:tc>
          <w:tcPr>
            <w:tcW w:w="16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F71E07" w14:textId="77777777" w:rsidR="00D80D8A" w:rsidRDefault="00BE6280">
            <w:proofErr w:type="spellStart"/>
            <w:r>
              <w:t>LangGraph</w:t>
            </w:r>
            <w:proofErr w:type="spellEnd"/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47F751" w14:textId="77777777" w:rsidR="00D80D8A" w:rsidRDefault="00BE6280">
            <w:proofErr w:type="spellStart"/>
            <w:r>
              <w:t>CrewAI</w:t>
            </w:r>
            <w:proofErr w:type="spellEnd"/>
          </w:p>
        </w:tc>
        <w:tc>
          <w:tcPr>
            <w:tcW w:w="35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E7B32B" w14:textId="77777777" w:rsidR="00D80D8A" w:rsidRDefault="00BE6280">
            <w:r>
              <w:rPr>
                <w:rFonts w:ascii="Arial Unicode MS" w:eastAsia="Arial Unicode MS" w:hAnsi="Arial Unicode MS" w:cs="Arial Unicode MS"/>
              </w:rPr>
              <w:t>가장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일반적인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프로덕션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시나리오</w:t>
            </w:r>
          </w:p>
        </w:tc>
      </w:tr>
      <w:tr w:rsidR="00D80D8A" w14:paraId="553DEB1F" w14:textId="77777777">
        <w:tc>
          <w:tcPr>
            <w:tcW w:w="22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D64DD9" w14:textId="77777777" w:rsidR="00D80D8A" w:rsidRDefault="00BE6280">
            <w:r>
              <w:rPr>
                <w:rFonts w:ascii="Arial Unicode MS" w:eastAsia="Arial Unicode MS" w:hAnsi="Arial Unicode MS" w:cs="Arial Unicode MS"/>
              </w:rPr>
              <w:t>2~4</w:t>
            </w:r>
            <w:r>
              <w:rPr>
                <w:rFonts w:ascii="Arial Unicode MS" w:eastAsia="Arial Unicode MS" w:hAnsi="Arial Unicode MS" w:cs="Arial Unicode MS"/>
              </w:rPr>
              <w:t>주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PoC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빠른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시연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프로덕션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미확정</w:t>
            </w:r>
            <w:proofErr w:type="spellEnd"/>
          </w:p>
        </w:tc>
        <w:tc>
          <w:tcPr>
            <w:tcW w:w="16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7566E1" w14:textId="77777777" w:rsidR="00D80D8A" w:rsidRDefault="00BE6280">
            <w:proofErr w:type="spellStart"/>
            <w:r>
              <w:t>CrewAI</w:t>
            </w:r>
            <w:proofErr w:type="spellEnd"/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F8B8E8" w14:textId="77777777" w:rsidR="00D80D8A" w:rsidRDefault="00BE6280">
            <w:proofErr w:type="spellStart"/>
            <w:r>
              <w:t>OpenAI</w:t>
            </w:r>
            <w:proofErr w:type="spellEnd"/>
            <w:r>
              <w:t xml:space="preserve"> </w:t>
            </w:r>
            <w:proofErr w:type="spellStart"/>
            <w:r>
              <w:t>Agents</w:t>
            </w:r>
            <w:proofErr w:type="spellEnd"/>
            <w:r>
              <w:t xml:space="preserve"> SDK</w:t>
            </w:r>
          </w:p>
        </w:tc>
        <w:tc>
          <w:tcPr>
            <w:tcW w:w="35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DA56B9" w14:textId="77777777" w:rsidR="00D80D8A" w:rsidRDefault="00BE6280">
            <w:r>
              <w:rPr>
                <w:rFonts w:ascii="Arial Unicode MS" w:eastAsia="Arial Unicode MS" w:hAnsi="Arial Unicode MS" w:cs="Arial Unicode MS"/>
              </w:rPr>
              <w:t>가장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실용적인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출발점</w:t>
            </w:r>
          </w:p>
        </w:tc>
      </w:tr>
      <w:tr w:rsidR="00D80D8A" w14:paraId="40E72EED" w14:textId="77777777">
        <w:tc>
          <w:tcPr>
            <w:tcW w:w="22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71DE1A" w14:textId="77777777" w:rsidR="00D80D8A" w:rsidRDefault="00BE6280">
            <w:proofErr w:type="spellStart"/>
            <w:r>
              <w:rPr>
                <w:rFonts w:ascii="Arial Unicode MS" w:eastAsia="Arial Unicode MS" w:hAnsi="Arial Unicode MS" w:cs="Arial Unicode MS"/>
              </w:rPr>
              <w:lastRenderedPageBreak/>
              <w:t>OpenAI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전용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단일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Agent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소수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도구</w:t>
            </w:r>
          </w:p>
        </w:tc>
        <w:tc>
          <w:tcPr>
            <w:tcW w:w="16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625D1F" w14:textId="77777777" w:rsidR="00D80D8A" w:rsidRDefault="00BE6280">
            <w:proofErr w:type="spellStart"/>
            <w:r>
              <w:t>OpenAI</w:t>
            </w:r>
            <w:proofErr w:type="spellEnd"/>
            <w:r>
              <w:t xml:space="preserve"> </w:t>
            </w:r>
            <w:proofErr w:type="spellStart"/>
            <w:r>
              <w:t>Agents</w:t>
            </w:r>
            <w:proofErr w:type="spellEnd"/>
            <w:r>
              <w:t xml:space="preserve"> SDK</w:t>
            </w: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9B214A" w14:textId="77777777" w:rsidR="00D80D8A" w:rsidRDefault="00BE6280">
            <w:proofErr w:type="spellStart"/>
            <w:r>
              <w:t>CrewAI</w:t>
            </w:r>
            <w:proofErr w:type="spellEnd"/>
          </w:p>
        </w:tc>
        <w:tc>
          <w:tcPr>
            <w:tcW w:w="35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58E21C" w14:textId="77777777" w:rsidR="00D80D8A" w:rsidRDefault="00BE6280">
            <w:proofErr w:type="spellStart"/>
            <w:r>
              <w:rPr>
                <w:rFonts w:ascii="Arial Unicode MS" w:eastAsia="Arial Unicode MS" w:hAnsi="Arial Unicode MS" w:cs="Arial Unicode MS"/>
              </w:rPr>
              <w:t>Provider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변경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가능성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낮을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때만</w:t>
            </w:r>
          </w:p>
        </w:tc>
      </w:tr>
      <w:tr w:rsidR="00D80D8A" w14:paraId="75E85BD9" w14:textId="77777777">
        <w:tc>
          <w:tcPr>
            <w:tcW w:w="22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2360" w14:textId="77777777" w:rsidR="00D80D8A" w:rsidRDefault="00BE6280">
            <w:r>
              <w:rPr>
                <w:rFonts w:ascii="Arial Unicode MS" w:eastAsia="Arial Unicode MS" w:hAnsi="Arial Unicode MS" w:cs="Arial Unicode MS"/>
              </w:rPr>
              <w:t xml:space="preserve">Azure/.NET </w:t>
            </w:r>
            <w:r>
              <w:rPr>
                <w:rFonts w:ascii="Arial Unicode MS" w:eastAsia="Arial Unicode MS" w:hAnsi="Arial Unicode MS" w:cs="Arial Unicode MS"/>
              </w:rPr>
              <w:t>중심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대화형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멀티에이전트</w:t>
            </w:r>
            <w:proofErr w:type="spellEnd"/>
          </w:p>
        </w:tc>
        <w:tc>
          <w:tcPr>
            <w:tcW w:w="16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59D538" w14:textId="77777777" w:rsidR="00D80D8A" w:rsidRDefault="00BE6280">
            <w:r>
              <w:t xml:space="preserve">MS </w:t>
            </w:r>
            <w:proofErr w:type="spellStart"/>
            <w:r>
              <w:t>Agent</w:t>
            </w:r>
            <w:proofErr w:type="spellEnd"/>
            <w:r>
              <w:t xml:space="preserve"> </w:t>
            </w:r>
            <w:proofErr w:type="spellStart"/>
            <w:r>
              <w:t>Framework</w:t>
            </w:r>
            <w:proofErr w:type="spellEnd"/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5599CA" w14:textId="77777777" w:rsidR="00D80D8A" w:rsidRDefault="00BE6280">
            <w:proofErr w:type="spellStart"/>
            <w:r>
              <w:t>LangGraph</w:t>
            </w:r>
            <w:proofErr w:type="spellEnd"/>
          </w:p>
        </w:tc>
        <w:tc>
          <w:tcPr>
            <w:tcW w:w="35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F9B6D8" w14:textId="77777777" w:rsidR="00D80D8A" w:rsidRDefault="00BE6280">
            <w:r>
              <w:rPr>
                <w:rFonts w:ascii="Arial Unicode MS" w:eastAsia="Arial Unicode MS" w:hAnsi="Arial Unicode MS" w:cs="Arial Unicode MS"/>
              </w:rPr>
              <w:t xml:space="preserve">RC </w:t>
            </w:r>
            <w:r>
              <w:rPr>
                <w:rFonts w:ascii="Arial Unicode MS" w:eastAsia="Arial Unicode MS" w:hAnsi="Arial Unicode MS" w:cs="Arial Unicode MS"/>
              </w:rPr>
              <w:t>단계</w:t>
            </w:r>
            <w:r>
              <w:rPr>
                <w:rFonts w:ascii="Arial Unicode MS" w:eastAsia="Arial Unicode MS" w:hAnsi="Arial Unicode MS" w:cs="Arial Unicode MS"/>
              </w:rPr>
              <w:t xml:space="preserve">(GA </w:t>
            </w:r>
            <w:r>
              <w:rPr>
                <w:rFonts w:ascii="Arial Unicode MS" w:eastAsia="Arial Unicode MS" w:hAnsi="Arial Unicode MS" w:cs="Arial Unicode MS"/>
              </w:rPr>
              <w:t>목표</w:t>
            </w:r>
            <w:r>
              <w:rPr>
                <w:rFonts w:ascii="Arial Unicode MS" w:eastAsia="Arial Unicode MS" w:hAnsi="Arial Unicode MS" w:cs="Arial Unicode MS"/>
              </w:rPr>
              <w:t xml:space="preserve"> 2026.03 </w:t>
            </w:r>
            <w:r>
              <w:rPr>
                <w:rFonts w:ascii="Arial Unicode MS" w:eastAsia="Arial Unicode MS" w:hAnsi="Arial Unicode MS" w:cs="Arial Unicode MS"/>
              </w:rPr>
              <w:t>말</w:t>
            </w:r>
            <w:r>
              <w:rPr>
                <w:rFonts w:ascii="Arial Unicode MS" w:eastAsia="Arial Unicode MS" w:hAnsi="Arial Unicode MS" w:cs="Arial Unicode MS"/>
              </w:rPr>
              <w:t xml:space="preserve">). </w:t>
            </w:r>
            <w:r>
              <w:rPr>
                <w:rFonts w:ascii="Arial Unicode MS" w:eastAsia="Arial Unicode MS" w:hAnsi="Arial Unicode MS" w:cs="Arial Unicode MS"/>
              </w:rPr>
              <w:t>위험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회피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LangGraph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+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Azure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OpenAI</w:t>
            </w:r>
            <w:proofErr w:type="spellEnd"/>
          </w:p>
        </w:tc>
      </w:tr>
      <w:tr w:rsidR="00D80D8A" w14:paraId="395DA142" w14:textId="77777777">
        <w:tc>
          <w:tcPr>
            <w:tcW w:w="22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189CCC" w14:textId="77777777" w:rsidR="00D80D8A" w:rsidRDefault="00BE6280">
            <w:r>
              <w:rPr>
                <w:rFonts w:ascii="Arial Unicode MS" w:eastAsia="Arial Unicode MS" w:hAnsi="Arial Unicode MS" w:cs="Arial Unicode MS"/>
              </w:rPr>
              <w:t xml:space="preserve">MCP + A2A + </w:t>
            </w:r>
            <w:r>
              <w:rPr>
                <w:rFonts w:ascii="Arial Unicode MS" w:eastAsia="Arial Unicode MS" w:hAnsi="Arial Unicode MS" w:cs="Arial Unicode MS"/>
              </w:rPr>
              <w:t>도구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표준화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중심</w:t>
            </w:r>
          </w:p>
        </w:tc>
        <w:tc>
          <w:tcPr>
            <w:tcW w:w="16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443FCF" w14:textId="77777777" w:rsidR="00D80D8A" w:rsidRDefault="00BE6280">
            <w:proofErr w:type="spellStart"/>
            <w:r>
              <w:t>CrewAI</w:t>
            </w:r>
            <w:proofErr w:type="spellEnd"/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50D238" w14:textId="77777777" w:rsidR="00D80D8A" w:rsidRDefault="00BE6280">
            <w:r>
              <w:t>Google ADK</w:t>
            </w:r>
          </w:p>
        </w:tc>
        <w:tc>
          <w:tcPr>
            <w:tcW w:w="35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9DAF5F" w14:textId="77777777" w:rsidR="00D80D8A" w:rsidRDefault="00BE6280">
            <w:r>
              <w:rPr>
                <w:rFonts w:ascii="Arial Unicode MS" w:eastAsia="Arial Unicode MS" w:hAnsi="Arial Unicode MS" w:cs="Arial Unicode MS"/>
              </w:rPr>
              <w:t>프로토콜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중심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시나리오</w:t>
            </w:r>
          </w:p>
        </w:tc>
      </w:tr>
      <w:tr w:rsidR="00D80D8A" w14:paraId="2B779B6E" w14:textId="77777777">
        <w:tc>
          <w:tcPr>
            <w:tcW w:w="22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004155" w14:textId="77777777" w:rsidR="00D80D8A" w:rsidRDefault="00BE6280">
            <w:r>
              <w:rPr>
                <w:rFonts w:ascii="Arial Unicode MS" w:eastAsia="Arial Unicode MS" w:hAnsi="Arial Unicode MS" w:cs="Arial Unicode MS"/>
              </w:rPr>
              <w:t>독립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Agent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간</w:t>
            </w:r>
            <w:r>
              <w:rPr>
                <w:rFonts w:ascii="Arial Unicode MS" w:eastAsia="Arial Unicode MS" w:hAnsi="Arial Unicode MS" w:cs="Arial Unicode MS"/>
              </w:rPr>
              <w:t xml:space="preserve"> A2A </w:t>
            </w:r>
            <w:r>
              <w:rPr>
                <w:rFonts w:ascii="Arial Unicode MS" w:eastAsia="Arial Unicode MS" w:hAnsi="Arial Unicode MS" w:cs="Arial Unicode MS"/>
              </w:rPr>
              <w:t>협업이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핵심</w:t>
            </w:r>
          </w:p>
        </w:tc>
        <w:tc>
          <w:tcPr>
            <w:tcW w:w="16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D74A59" w14:textId="77777777" w:rsidR="00D80D8A" w:rsidRDefault="00BE6280">
            <w:r>
              <w:t>Google ADK</w:t>
            </w: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4C0476" w14:textId="77777777" w:rsidR="00D80D8A" w:rsidRDefault="00BE6280">
            <w:proofErr w:type="spellStart"/>
            <w:r>
              <w:t>CrewAI</w:t>
            </w:r>
            <w:proofErr w:type="spellEnd"/>
          </w:p>
        </w:tc>
        <w:tc>
          <w:tcPr>
            <w:tcW w:w="35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53EB53" w14:textId="77777777" w:rsidR="00D80D8A" w:rsidRDefault="00BE6280">
            <w:r>
              <w:rPr>
                <w:rFonts w:ascii="Arial Unicode MS" w:eastAsia="Arial Unicode MS" w:hAnsi="Arial Unicode MS" w:cs="Arial Unicode MS"/>
              </w:rPr>
              <w:t xml:space="preserve">A2A </w:t>
            </w:r>
            <w:r>
              <w:rPr>
                <w:rFonts w:ascii="Arial Unicode MS" w:eastAsia="Arial Unicode MS" w:hAnsi="Arial Unicode MS" w:cs="Arial Unicode MS"/>
              </w:rPr>
              <w:t>네이티브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최강점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>. 6</w:t>
            </w:r>
            <w:r>
              <w:rPr>
                <w:rFonts w:ascii="Arial Unicode MS" w:eastAsia="Arial Unicode MS" w:hAnsi="Arial Unicode MS" w:cs="Arial Unicode MS"/>
              </w:rPr>
              <w:t>장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참조</w:t>
            </w:r>
          </w:p>
        </w:tc>
      </w:tr>
      <w:tr w:rsidR="00D80D8A" w14:paraId="2594A217" w14:textId="77777777">
        <w:tc>
          <w:tcPr>
            <w:tcW w:w="22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92A15B" w14:textId="77777777" w:rsidR="00D80D8A" w:rsidRDefault="00BE6280">
            <w:proofErr w:type="spellStart"/>
            <w:r>
              <w:rPr>
                <w:rFonts w:ascii="Arial Unicode MS" w:eastAsia="Arial Unicode MS" w:hAnsi="Arial Unicode MS" w:cs="Arial Unicode MS"/>
              </w:rPr>
              <w:t>PoC</w:t>
            </w:r>
            <w:r>
              <w:rPr>
                <w:rFonts w:ascii="Arial Unicode MS" w:eastAsia="Arial Unicode MS" w:hAnsi="Arial Unicode MS" w:cs="Arial Unicode MS"/>
              </w:rPr>
              <w:t>지만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프로덕션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전환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확정</w:t>
            </w:r>
          </w:p>
        </w:tc>
        <w:tc>
          <w:tcPr>
            <w:tcW w:w="16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44E417" w14:textId="77777777" w:rsidR="00D80D8A" w:rsidRDefault="00BE6280">
            <w:proofErr w:type="spellStart"/>
            <w:r>
              <w:t>LangGraph</w:t>
            </w:r>
            <w:proofErr w:type="spellEnd"/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EF43DD" w14:textId="77777777" w:rsidR="00D80D8A" w:rsidRDefault="00BE6280">
            <w:proofErr w:type="spellStart"/>
            <w:r>
              <w:t>CrewAI</w:t>
            </w:r>
            <w:proofErr w:type="spellEnd"/>
          </w:p>
        </w:tc>
        <w:tc>
          <w:tcPr>
            <w:tcW w:w="35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0B3248" w14:textId="77777777" w:rsidR="00D80D8A" w:rsidRDefault="00BE6280">
            <w:r>
              <w:rPr>
                <w:rFonts w:ascii="Arial Unicode MS" w:eastAsia="Arial Unicode MS" w:hAnsi="Arial Unicode MS" w:cs="Arial Unicode MS"/>
              </w:rPr>
              <w:t>총비용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관점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처음부터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LangGraph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유리</w:t>
            </w:r>
          </w:p>
        </w:tc>
      </w:tr>
      <w:tr w:rsidR="00D80D8A" w14:paraId="690DD2B7" w14:textId="77777777">
        <w:tc>
          <w:tcPr>
            <w:tcW w:w="22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1B0D18" w14:textId="77777777" w:rsidR="00D80D8A" w:rsidRDefault="00BE6280">
            <w:r>
              <w:rPr>
                <w:rFonts w:ascii="Arial Unicode MS" w:eastAsia="Arial Unicode MS" w:hAnsi="Arial Unicode MS" w:cs="Arial Unicode MS"/>
              </w:rPr>
              <w:t>멀티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Provider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Routing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>/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Failover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필수</w:t>
            </w:r>
          </w:p>
        </w:tc>
        <w:tc>
          <w:tcPr>
            <w:tcW w:w="16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D234A9" w14:textId="77777777" w:rsidR="00D80D8A" w:rsidRDefault="00BE6280">
            <w:proofErr w:type="spellStart"/>
            <w:r>
              <w:t>LangGraph</w:t>
            </w:r>
            <w:proofErr w:type="spellEnd"/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3B1EF3" w14:textId="77777777" w:rsidR="00D80D8A" w:rsidRDefault="00BE6280">
            <w:proofErr w:type="spellStart"/>
            <w:r>
              <w:t>CrewAI</w:t>
            </w:r>
            <w:proofErr w:type="spellEnd"/>
          </w:p>
        </w:tc>
        <w:tc>
          <w:tcPr>
            <w:tcW w:w="35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1F04F4" w14:textId="77777777" w:rsidR="00D80D8A" w:rsidRDefault="00BE6280">
            <w:proofErr w:type="spellStart"/>
            <w:r>
              <w:rPr>
                <w:rFonts w:ascii="Arial Unicode MS" w:eastAsia="Arial Unicode MS" w:hAnsi="Arial Unicode MS" w:cs="Arial Unicode MS"/>
              </w:rPr>
              <w:t>OpenAI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SDK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LiteLLM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확장은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베타</w:t>
            </w:r>
            <w:r>
              <w:rPr>
                <w:rFonts w:ascii="Arial Unicode MS" w:eastAsia="Arial Unicode MS" w:hAnsi="Arial Unicode MS" w:cs="Arial Unicode MS"/>
              </w:rPr>
              <w:t xml:space="preserve">.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LangGraph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>/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CrewAI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우선</w:t>
            </w:r>
          </w:p>
        </w:tc>
      </w:tr>
    </w:tbl>
    <w:p w14:paraId="52599AA9" w14:textId="77777777" w:rsidR="00D80D8A" w:rsidRDefault="00D80D8A"/>
    <w:p w14:paraId="528F199D" w14:textId="77777777" w:rsidR="00D80D8A" w:rsidRDefault="00BE6280">
      <w:pPr>
        <w:pStyle w:val="4"/>
      </w:pPr>
      <w:bookmarkStart w:id="81" w:name="_885hbq8h3rgc" w:colFirst="0" w:colLast="0"/>
      <w:bookmarkEnd w:id="81"/>
      <w:r>
        <w:rPr>
          <w:rFonts w:ascii="Arial Unicode MS" w:eastAsia="Arial Unicode MS" w:hAnsi="Arial Unicode MS" w:cs="Arial Unicode MS"/>
        </w:rPr>
        <w:t xml:space="preserve">4.3.7 </w:t>
      </w:r>
      <w:proofErr w:type="spellStart"/>
      <w:r>
        <w:rPr>
          <w:rFonts w:ascii="Arial Unicode MS" w:eastAsia="Arial Unicode MS" w:hAnsi="Arial Unicode MS" w:cs="Arial Unicode MS"/>
        </w:rPr>
        <w:t>Framework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교체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Lock-in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참고</w:t>
      </w:r>
    </w:p>
    <w:p w14:paraId="56D67C2B" w14:textId="77777777" w:rsidR="00D80D8A" w:rsidRDefault="00BE6280">
      <w:r>
        <w:rPr>
          <w:rFonts w:ascii="Arial Unicode MS" w:eastAsia="Arial Unicode MS" w:hAnsi="Arial Unicode MS" w:cs="Arial Unicode MS"/>
        </w:rPr>
        <w:t>최종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후보가</w:t>
      </w:r>
      <w:r>
        <w:rPr>
          <w:rFonts w:ascii="Arial Unicode MS" w:eastAsia="Arial Unicode MS" w:hAnsi="Arial Unicode MS" w:cs="Arial Unicode MS"/>
        </w:rPr>
        <w:t xml:space="preserve"> 2</w:t>
      </w:r>
      <w:r>
        <w:rPr>
          <w:rFonts w:ascii="Arial Unicode MS" w:eastAsia="Arial Unicode MS" w:hAnsi="Arial Unicode MS" w:cs="Arial Unicode MS"/>
        </w:rPr>
        <w:t>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이상일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때</w:t>
      </w:r>
      <w:r>
        <w:rPr>
          <w:rFonts w:ascii="Arial Unicode MS" w:eastAsia="Arial Unicode MS" w:hAnsi="Arial Unicode MS" w:cs="Arial Unicode MS"/>
        </w:rPr>
        <w:t>, "</w:t>
      </w:r>
      <w:r>
        <w:rPr>
          <w:rFonts w:ascii="Arial Unicode MS" w:eastAsia="Arial Unicode MS" w:hAnsi="Arial Unicode MS" w:cs="Arial Unicode MS"/>
        </w:rPr>
        <w:t>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선택이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틀렸을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때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교체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비용을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감당할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있는가</w:t>
      </w:r>
      <w:r>
        <w:rPr>
          <w:rFonts w:ascii="Arial Unicode MS" w:eastAsia="Arial Unicode MS" w:hAnsi="Arial Unicode MS" w:cs="Arial Unicode MS"/>
        </w:rPr>
        <w:t>?"</w:t>
      </w:r>
      <w:proofErr w:type="spellStart"/>
      <w:r>
        <w:rPr>
          <w:rFonts w:ascii="Arial Unicode MS" w:eastAsia="Arial Unicode MS" w:hAnsi="Arial Unicode MS" w:cs="Arial Unicode MS"/>
        </w:rPr>
        <w:t>를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자문한다</w:t>
      </w:r>
      <w:r>
        <w:rPr>
          <w:rFonts w:ascii="Arial Unicode MS" w:eastAsia="Arial Unicode MS" w:hAnsi="Arial Unicode MS" w:cs="Arial Unicode MS"/>
        </w:rPr>
        <w:t>.</w:t>
      </w:r>
    </w:p>
    <w:p w14:paraId="7D66592E" w14:textId="77777777" w:rsidR="00D80D8A" w:rsidRDefault="00D80D8A"/>
    <w:tbl>
      <w:tblPr>
        <w:tblStyle w:val="afff6"/>
        <w:tblW w:w="9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455"/>
        <w:gridCol w:w="2265"/>
        <w:gridCol w:w="5280"/>
      </w:tblGrid>
      <w:tr w:rsidR="00D80D8A" w14:paraId="6E8BF369" w14:textId="77777777">
        <w:trPr>
          <w:tblHeader/>
        </w:trPr>
        <w:tc>
          <w:tcPr>
            <w:tcW w:w="1455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783890" w14:textId="77777777" w:rsidR="00D80D8A" w:rsidRDefault="00BE6280">
            <w:pPr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전환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경로</w:t>
            </w:r>
          </w:p>
        </w:tc>
        <w:tc>
          <w:tcPr>
            <w:tcW w:w="2265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1EDA15" w14:textId="77777777" w:rsidR="00D80D8A" w:rsidRDefault="00BE6280">
            <w:pPr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재작성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규모</w:t>
            </w:r>
          </w:p>
        </w:tc>
        <w:tc>
          <w:tcPr>
            <w:tcW w:w="528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A13571" w14:textId="77777777" w:rsidR="00D80D8A" w:rsidRDefault="00BE6280">
            <w:pPr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주요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재작성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대상</w:t>
            </w:r>
          </w:p>
        </w:tc>
      </w:tr>
      <w:tr w:rsidR="00D80D8A" w14:paraId="5F338EEB" w14:textId="77777777">
        <w:tc>
          <w:tcPr>
            <w:tcW w:w="14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05E84D" w14:textId="77777777" w:rsidR="00D80D8A" w:rsidRDefault="00BE6280">
            <w:proofErr w:type="spellStart"/>
            <w:r>
              <w:rPr>
                <w:rFonts w:ascii="Arial Unicode MS" w:eastAsia="Arial Unicode MS" w:hAnsi="Arial Unicode MS" w:cs="Arial Unicode MS"/>
              </w:rPr>
              <w:t>CrewAI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→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LangGraph</w:t>
            </w:r>
            <w:proofErr w:type="spellEnd"/>
          </w:p>
        </w:tc>
        <w:tc>
          <w:tcPr>
            <w:tcW w:w="22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AD8DD8" w14:textId="77777777" w:rsidR="00D80D8A" w:rsidRDefault="00BE6280">
            <w:r>
              <w:rPr>
                <w:rFonts w:ascii="Arial Unicode MS" w:eastAsia="Arial Unicode MS" w:hAnsi="Arial Unicode MS" w:cs="Arial Unicode MS"/>
              </w:rPr>
              <w:t>대부분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재작성</w:t>
            </w:r>
          </w:p>
        </w:tc>
        <w:tc>
          <w:tcPr>
            <w:tcW w:w="52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274FF7" w14:textId="77777777" w:rsidR="00D80D8A" w:rsidRDefault="00BE6280">
            <w:r>
              <w:rPr>
                <w:rFonts w:ascii="Arial Unicode MS" w:eastAsia="Arial Unicode MS" w:hAnsi="Arial Unicode MS" w:cs="Arial Unicode MS"/>
              </w:rPr>
              <w:t>워크플로우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정의</w:t>
            </w:r>
            <w:r>
              <w:rPr>
                <w:rFonts w:ascii="Arial Unicode MS" w:eastAsia="Arial Unicode MS" w:hAnsi="Arial Unicode MS" w:cs="Arial Unicode MS"/>
              </w:rPr>
              <w:t>(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역할</w:t>
            </w:r>
            <w:r>
              <w:rPr>
                <w:rFonts w:ascii="Arial Unicode MS" w:eastAsia="Arial Unicode MS" w:hAnsi="Arial Unicode MS" w:cs="Arial Unicode MS"/>
              </w:rPr>
              <w:t>→</w:t>
            </w:r>
            <w:r>
              <w:rPr>
                <w:rFonts w:ascii="Arial Unicode MS" w:eastAsia="Arial Unicode MS" w:hAnsi="Arial Unicode MS" w:cs="Arial Unicode MS"/>
              </w:rPr>
              <w:t>그래프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), </w:t>
            </w:r>
            <w:r>
              <w:rPr>
                <w:rFonts w:ascii="Arial Unicode MS" w:eastAsia="Arial Unicode MS" w:hAnsi="Arial Unicode MS" w:cs="Arial Unicode MS"/>
              </w:rPr>
              <w:t>상태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관리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전면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재설계</w:t>
            </w:r>
            <w:r>
              <w:rPr>
                <w:rFonts w:ascii="Arial Unicode MS" w:eastAsia="Arial Unicode MS" w:hAnsi="Arial Unicode MS" w:cs="Arial Unicode MS"/>
              </w:rPr>
              <w:t xml:space="preserve">. Tool </w:t>
            </w:r>
            <w:r>
              <w:rPr>
                <w:rFonts w:ascii="Arial Unicode MS" w:eastAsia="Arial Unicode MS" w:hAnsi="Arial Unicode MS" w:cs="Arial Unicode MS"/>
              </w:rPr>
              <w:t>코드는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대부분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재사용</w:t>
            </w:r>
            <w:r>
              <w:rPr>
                <w:rFonts w:ascii="Arial Unicode MS" w:eastAsia="Arial Unicode MS" w:hAnsi="Arial Unicode MS" w:cs="Arial Unicode MS"/>
              </w:rPr>
              <w:t>. (</w:t>
            </w:r>
            <w:r>
              <w:rPr>
                <w:rFonts w:ascii="Arial Unicode MS" w:eastAsia="Arial Unicode MS" w:hAnsi="Arial Unicode MS" w:cs="Arial Unicode MS"/>
              </w:rPr>
              <w:t>업계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가장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흔한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전환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경로</w:t>
            </w:r>
            <w:r>
              <w:rPr>
                <w:rFonts w:ascii="Arial Unicode MS" w:eastAsia="Arial Unicode MS" w:hAnsi="Arial Unicode MS" w:cs="Arial Unicode MS"/>
              </w:rPr>
              <w:t>)</w:t>
            </w:r>
          </w:p>
        </w:tc>
      </w:tr>
      <w:tr w:rsidR="00D80D8A" w14:paraId="120591C7" w14:textId="77777777">
        <w:tc>
          <w:tcPr>
            <w:tcW w:w="14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FEC58E" w14:textId="77777777" w:rsidR="00D80D8A" w:rsidRDefault="00BE6280">
            <w:proofErr w:type="spellStart"/>
            <w:r>
              <w:rPr>
                <w:rFonts w:ascii="Arial Unicode MS" w:eastAsia="Arial Unicode MS" w:hAnsi="Arial Unicode MS" w:cs="Arial Unicode MS"/>
              </w:rPr>
              <w:t>LangGraph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→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CrewAI</w:t>
            </w:r>
            <w:proofErr w:type="spellEnd"/>
          </w:p>
        </w:tc>
        <w:tc>
          <w:tcPr>
            <w:tcW w:w="22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EDBFE9" w14:textId="77777777" w:rsidR="00D80D8A" w:rsidRDefault="00BE6280">
            <w:r>
              <w:rPr>
                <w:rFonts w:ascii="Arial Unicode MS" w:eastAsia="Arial Unicode MS" w:hAnsi="Arial Unicode MS" w:cs="Arial Unicode MS"/>
              </w:rPr>
              <w:t>대부분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재작성</w:t>
            </w:r>
          </w:p>
        </w:tc>
        <w:tc>
          <w:tcPr>
            <w:tcW w:w="52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E839FE" w14:textId="77777777" w:rsidR="00D80D8A" w:rsidRDefault="00BE6280">
            <w:r>
              <w:rPr>
                <w:rFonts w:ascii="Arial Unicode MS" w:eastAsia="Arial Unicode MS" w:hAnsi="Arial Unicode MS" w:cs="Arial Unicode MS"/>
              </w:rPr>
              <w:t>그래프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로직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전체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역변환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. </w:t>
            </w:r>
            <w:r>
              <w:rPr>
                <w:rFonts w:ascii="Arial Unicode MS" w:eastAsia="Arial Unicode MS" w:hAnsi="Arial Unicode MS" w:cs="Arial Unicode MS"/>
              </w:rPr>
              <w:t>명시적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상태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관리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코드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폐기</w:t>
            </w:r>
            <w:r>
              <w:rPr>
                <w:rFonts w:ascii="Arial Unicode MS" w:eastAsia="Arial Unicode MS" w:hAnsi="Arial Unicode MS" w:cs="Arial Unicode MS"/>
              </w:rPr>
              <w:t>. (</w:t>
            </w:r>
            <w:r>
              <w:rPr>
                <w:rFonts w:ascii="Arial Unicode MS" w:eastAsia="Arial Unicode MS" w:hAnsi="Arial Unicode MS" w:cs="Arial Unicode MS"/>
              </w:rPr>
              <w:t>드문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경로</w:t>
            </w:r>
            <w:r>
              <w:rPr>
                <w:rFonts w:ascii="Arial Unicode MS" w:eastAsia="Arial Unicode MS" w:hAnsi="Arial Unicode MS" w:cs="Arial Unicode MS"/>
              </w:rPr>
              <w:t>)</w:t>
            </w:r>
          </w:p>
        </w:tc>
      </w:tr>
      <w:tr w:rsidR="00D80D8A" w14:paraId="283D0091" w14:textId="77777777">
        <w:tc>
          <w:tcPr>
            <w:tcW w:w="14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B64439" w14:textId="77777777" w:rsidR="00D80D8A" w:rsidRPr="00633BE3" w:rsidRDefault="00BE6280">
            <w:pPr>
              <w:rPr>
                <w:lang w:val="en-US"/>
              </w:rPr>
            </w:pPr>
            <w:proofErr w:type="spellStart"/>
            <w:r w:rsidRPr="00633BE3">
              <w:rPr>
                <w:rFonts w:ascii="Arial Unicode MS" w:eastAsia="Arial Unicode MS" w:hAnsi="Arial Unicode MS" w:cs="Arial Unicode MS"/>
                <w:lang w:val="en-US"/>
              </w:rPr>
              <w:t>OpenAI</w:t>
            </w:r>
            <w:proofErr w:type="spellEnd"/>
            <w:r w:rsidRPr="00633BE3">
              <w:rPr>
                <w:rFonts w:ascii="Arial Unicode MS" w:eastAsia="Arial Unicode MS" w:hAnsi="Arial Unicode MS" w:cs="Arial Unicode MS"/>
                <w:lang w:val="en-US"/>
              </w:rPr>
              <w:t xml:space="preserve"> SDK → </w:t>
            </w:r>
            <w:proofErr w:type="spellStart"/>
            <w:r w:rsidRPr="00633BE3">
              <w:rPr>
                <w:rFonts w:ascii="Arial Unicode MS" w:eastAsia="Arial Unicode MS" w:hAnsi="Arial Unicode MS" w:cs="Arial Unicode MS"/>
                <w:lang w:val="en-US"/>
              </w:rPr>
              <w:t>LangGraph</w:t>
            </w:r>
            <w:proofErr w:type="spellEnd"/>
            <w:r w:rsidRPr="00633BE3">
              <w:rPr>
                <w:rFonts w:ascii="Arial Unicode MS" w:eastAsia="Arial Unicode MS" w:hAnsi="Arial Unicode MS" w:cs="Arial Unicode MS"/>
                <w:lang w:val="en-US"/>
              </w:rPr>
              <w:t>/</w:t>
            </w:r>
            <w:proofErr w:type="spellStart"/>
            <w:r w:rsidRPr="00633BE3">
              <w:rPr>
                <w:rFonts w:ascii="Arial Unicode MS" w:eastAsia="Arial Unicode MS" w:hAnsi="Arial Unicode MS" w:cs="Arial Unicode MS"/>
                <w:lang w:val="en-US"/>
              </w:rPr>
              <w:t>CrewAI</w:t>
            </w:r>
            <w:proofErr w:type="spellEnd"/>
          </w:p>
        </w:tc>
        <w:tc>
          <w:tcPr>
            <w:tcW w:w="22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64431B" w14:textId="77777777" w:rsidR="00D80D8A" w:rsidRDefault="00BE6280">
            <w:r>
              <w:rPr>
                <w:rFonts w:ascii="Arial Unicode MS" w:eastAsia="Arial Unicode MS" w:hAnsi="Arial Unicode MS" w:cs="Arial Unicode MS"/>
              </w:rPr>
              <w:t>전면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재작성에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가까움</w:t>
            </w:r>
          </w:p>
        </w:tc>
        <w:tc>
          <w:tcPr>
            <w:tcW w:w="52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6F3B26" w14:textId="77777777" w:rsidR="00D80D8A" w:rsidRDefault="00BE6280">
            <w:proofErr w:type="spellStart"/>
            <w:r>
              <w:rPr>
                <w:rFonts w:ascii="Arial Unicode MS" w:eastAsia="Arial Unicode MS" w:hAnsi="Arial Unicode MS" w:cs="Arial Unicode MS"/>
              </w:rPr>
              <w:t>Provider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추상화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추가</w:t>
            </w:r>
            <w:r>
              <w:rPr>
                <w:rFonts w:ascii="Arial Unicode MS" w:eastAsia="Arial Unicode MS" w:hAnsi="Arial Unicode MS" w:cs="Arial Unicode MS"/>
              </w:rPr>
              <w:t xml:space="preserve"> +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Handoff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변환</w:t>
            </w:r>
            <w:r>
              <w:rPr>
                <w:rFonts w:ascii="Arial Unicode MS" w:eastAsia="Arial Unicode MS" w:hAnsi="Arial Unicode MS" w:cs="Arial Unicode MS"/>
              </w:rPr>
              <w:t xml:space="preserve"> + Tool </w:t>
            </w:r>
            <w:r>
              <w:rPr>
                <w:rFonts w:ascii="Arial Unicode MS" w:eastAsia="Arial Unicode MS" w:hAnsi="Arial Unicode MS" w:cs="Arial Unicode MS"/>
              </w:rPr>
              <w:t>정의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변환</w:t>
            </w:r>
            <w:r>
              <w:rPr>
                <w:rFonts w:ascii="Arial Unicode MS" w:eastAsia="Arial Unicode MS" w:hAnsi="Arial Unicode MS" w:cs="Arial Unicode MS"/>
              </w:rPr>
              <w:t>.</w:t>
            </w:r>
          </w:p>
        </w:tc>
      </w:tr>
      <w:tr w:rsidR="00D80D8A" w14:paraId="2DB7C88F" w14:textId="77777777">
        <w:tc>
          <w:tcPr>
            <w:tcW w:w="14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4B7365" w14:textId="77777777" w:rsidR="00D80D8A" w:rsidRPr="00633BE3" w:rsidRDefault="00BE6280">
            <w:pPr>
              <w:rPr>
                <w:lang w:val="en-US"/>
              </w:rPr>
            </w:pPr>
            <w:r w:rsidRPr="00633BE3">
              <w:rPr>
                <w:rFonts w:ascii="Arial Unicode MS" w:eastAsia="Arial Unicode MS" w:hAnsi="Arial Unicode MS" w:cs="Arial Unicode MS"/>
                <w:lang w:val="en-US"/>
              </w:rPr>
              <w:t xml:space="preserve">MS </w:t>
            </w:r>
            <w:proofErr w:type="spellStart"/>
            <w:r w:rsidRPr="00633BE3">
              <w:rPr>
                <w:rFonts w:ascii="Arial Unicode MS" w:eastAsia="Arial Unicode MS" w:hAnsi="Arial Unicode MS" w:cs="Arial Unicode MS"/>
                <w:lang w:val="en-US"/>
              </w:rPr>
              <w:t>Agent</w:t>
            </w:r>
            <w:proofErr w:type="spellEnd"/>
            <w:r w:rsidRPr="00633BE3">
              <w:rPr>
                <w:rFonts w:ascii="Arial Unicode MS" w:eastAsia="Arial Unicode MS" w:hAnsi="Arial Unicode MS" w:cs="Arial Unicode MS"/>
                <w:lang w:val="en-US"/>
              </w:rPr>
              <w:t xml:space="preserve"> FW → </w:t>
            </w:r>
            <w:proofErr w:type="spellStart"/>
            <w:r w:rsidRPr="00633BE3">
              <w:rPr>
                <w:rFonts w:ascii="Arial Unicode MS" w:eastAsia="Arial Unicode MS" w:hAnsi="Arial Unicode MS" w:cs="Arial Unicode MS"/>
                <w:lang w:val="en-US"/>
              </w:rPr>
              <w:t>LangGraph</w:t>
            </w:r>
            <w:proofErr w:type="spellEnd"/>
          </w:p>
        </w:tc>
        <w:tc>
          <w:tcPr>
            <w:tcW w:w="22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96D6CA" w14:textId="77777777" w:rsidR="00D80D8A" w:rsidRDefault="00BE6280">
            <w:r>
              <w:rPr>
                <w:rFonts w:ascii="Arial Unicode MS" w:eastAsia="Arial Unicode MS" w:hAnsi="Arial Unicode MS" w:cs="Arial Unicode MS"/>
              </w:rPr>
              <w:t>대부분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재작성</w:t>
            </w:r>
          </w:p>
        </w:tc>
        <w:tc>
          <w:tcPr>
            <w:tcW w:w="52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BAC8D8" w14:textId="77777777" w:rsidR="00D80D8A" w:rsidRDefault="00BE6280">
            <w:r>
              <w:rPr>
                <w:rFonts w:ascii="Arial Unicode MS" w:eastAsia="Arial Unicode MS" w:hAnsi="Arial Unicode MS" w:cs="Arial Unicode MS"/>
              </w:rPr>
              <w:t>대화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패턴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전체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재설계</w:t>
            </w:r>
            <w:r>
              <w:rPr>
                <w:rFonts w:ascii="Arial Unicode MS" w:eastAsia="Arial Unicode MS" w:hAnsi="Arial Unicode MS" w:cs="Arial Unicode MS"/>
              </w:rPr>
              <w:t>(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대화</w:t>
            </w:r>
            <w:r>
              <w:rPr>
                <w:rFonts w:ascii="Arial Unicode MS" w:eastAsia="Arial Unicode MS" w:hAnsi="Arial Unicode MS" w:cs="Arial Unicode MS"/>
              </w:rPr>
              <w:t>→</w:t>
            </w:r>
            <w:r>
              <w:rPr>
                <w:rFonts w:ascii="Arial Unicode MS" w:eastAsia="Arial Unicode MS" w:hAnsi="Arial Unicode MS" w:cs="Arial Unicode MS"/>
              </w:rPr>
              <w:t>그래프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기반</w:t>
            </w:r>
            <w:r>
              <w:rPr>
                <w:rFonts w:ascii="Arial Unicode MS" w:eastAsia="Arial Unicode MS" w:hAnsi="Arial Unicode MS" w:cs="Arial Unicode MS"/>
              </w:rPr>
              <w:t>).</w:t>
            </w:r>
          </w:p>
        </w:tc>
      </w:tr>
    </w:tbl>
    <w:p w14:paraId="7E95D15D" w14:textId="77777777" w:rsidR="00D80D8A" w:rsidRDefault="00D80D8A"/>
    <w:p w14:paraId="548DDE8F" w14:textId="77777777" w:rsidR="00D80D8A" w:rsidRDefault="00BE6280">
      <w:r>
        <w:rPr>
          <w:rFonts w:ascii="Arial Unicode MS" w:eastAsia="Arial Unicode MS" w:hAnsi="Arial Unicode MS" w:cs="Arial Unicode MS"/>
          <w:i/>
          <w:iCs/>
        </w:rPr>
        <w:lastRenderedPageBreak/>
        <w:t>위</w:t>
      </w:r>
      <w:r>
        <w:rPr>
          <w:rFonts w:ascii="Arial Unicode MS" w:eastAsia="Arial Unicode MS" w:hAnsi="Arial Unicode MS" w:cs="Arial Unicode MS"/>
          <w:i/>
          <w:iCs/>
        </w:rPr>
        <w:t xml:space="preserve"> </w:t>
      </w:r>
      <w:r>
        <w:rPr>
          <w:rFonts w:ascii="Arial Unicode MS" w:eastAsia="Arial Unicode MS" w:hAnsi="Arial Unicode MS" w:cs="Arial Unicode MS"/>
          <w:i/>
          <w:iCs/>
        </w:rPr>
        <w:t>재작성</w:t>
      </w:r>
      <w:r>
        <w:rPr>
          <w:rFonts w:ascii="Arial Unicode MS" w:eastAsia="Arial Unicode MS" w:hAnsi="Arial Unicode MS" w:cs="Arial Unicode MS"/>
          <w:i/>
          <w:iCs/>
        </w:rPr>
        <w:t xml:space="preserve"> </w:t>
      </w:r>
      <w:r>
        <w:rPr>
          <w:rFonts w:ascii="Arial Unicode MS" w:eastAsia="Arial Unicode MS" w:hAnsi="Arial Unicode MS" w:cs="Arial Unicode MS"/>
          <w:i/>
          <w:iCs/>
        </w:rPr>
        <w:t>규모는</w:t>
      </w:r>
      <w:r>
        <w:rPr>
          <w:rFonts w:ascii="Arial Unicode MS" w:eastAsia="Arial Unicode MS" w:hAnsi="Arial Unicode MS" w:cs="Arial Unicode MS"/>
          <w:i/>
          <w:iCs/>
        </w:rPr>
        <w:t xml:space="preserve"> </w:t>
      </w:r>
      <w:r>
        <w:rPr>
          <w:rFonts w:ascii="Arial Unicode MS" w:eastAsia="Arial Unicode MS" w:hAnsi="Arial Unicode MS" w:cs="Arial Unicode MS"/>
          <w:i/>
          <w:iCs/>
        </w:rPr>
        <w:t>정성적</w:t>
      </w:r>
      <w:r>
        <w:rPr>
          <w:rFonts w:ascii="Arial Unicode MS" w:eastAsia="Arial Unicode MS" w:hAnsi="Arial Unicode MS" w:cs="Arial Unicode MS"/>
          <w:i/>
          <w:iCs/>
        </w:rPr>
        <w:t xml:space="preserve"> </w:t>
      </w:r>
      <w:r>
        <w:rPr>
          <w:rFonts w:ascii="Arial Unicode MS" w:eastAsia="Arial Unicode MS" w:hAnsi="Arial Unicode MS" w:cs="Arial Unicode MS"/>
          <w:i/>
          <w:iCs/>
        </w:rPr>
        <w:t>추정이다</w:t>
      </w:r>
      <w:r>
        <w:rPr>
          <w:rFonts w:ascii="Arial Unicode MS" w:eastAsia="Arial Unicode MS" w:hAnsi="Arial Unicode MS" w:cs="Arial Unicode MS"/>
          <w:i/>
          <w:iCs/>
        </w:rPr>
        <w:t xml:space="preserve">. </w:t>
      </w:r>
      <w:r>
        <w:rPr>
          <w:rFonts w:ascii="Arial Unicode MS" w:eastAsia="Arial Unicode MS" w:hAnsi="Arial Unicode MS" w:cs="Arial Unicode MS"/>
          <w:i/>
          <w:iCs/>
        </w:rPr>
        <w:t>실제</w:t>
      </w:r>
      <w:r>
        <w:rPr>
          <w:rFonts w:ascii="Arial Unicode MS" w:eastAsia="Arial Unicode MS" w:hAnsi="Arial Unicode MS" w:cs="Arial Unicode MS"/>
          <w:i/>
          <w:iCs/>
        </w:rPr>
        <w:t xml:space="preserve"> </w:t>
      </w:r>
      <w:r>
        <w:rPr>
          <w:rFonts w:ascii="Arial Unicode MS" w:eastAsia="Arial Unicode MS" w:hAnsi="Arial Unicode MS" w:cs="Arial Unicode MS"/>
          <w:i/>
          <w:iCs/>
        </w:rPr>
        <w:t>전환</w:t>
      </w:r>
      <w:r>
        <w:rPr>
          <w:rFonts w:ascii="Arial Unicode MS" w:eastAsia="Arial Unicode MS" w:hAnsi="Arial Unicode MS" w:cs="Arial Unicode MS"/>
          <w:i/>
          <w:iCs/>
        </w:rPr>
        <w:t xml:space="preserve"> </w:t>
      </w:r>
      <w:r>
        <w:rPr>
          <w:rFonts w:ascii="Arial Unicode MS" w:eastAsia="Arial Unicode MS" w:hAnsi="Arial Unicode MS" w:cs="Arial Unicode MS"/>
          <w:i/>
          <w:iCs/>
        </w:rPr>
        <w:t>비용은</w:t>
      </w:r>
      <w:r>
        <w:rPr>
          <w:rFonts w:ascii="Arial Unicode MS" w:eastAsia="Arial Unicode MS" w:hAnsi="Arial Unicode MS" w:cs="Arial Unicode MS"/>
          <w:i/>
          <w:iCs/>
        </w:rPr>
        <w:t xml:space="preserve"> </w:t>
      </w:r>
      <w:r>
        <w:rPr>
          <w:rFonts w:ascii="Arial Unicode MS" w:eastAsia="Arial Unicode MS" w:hAnsi="Arial Unicode MS" w:cs="Arial Unicode MS"/>
          <w:i/>
          <w:iCs/>
        </w:rPr>
        <w:t>프로젝트</w:t>
      </w:r>
      <w:r>
        <w:rPr>
          <w:rFonts w:ascii="Arial Unicode MS" w:eastAsia="Arial Unicode MS" w:hAnsi="Arial Unicode MS" w:cs="Arial Unicode MS"/>
          <w:i/>
          <w:iCs/>
        </w:rPr>
        <w:t xml:space="preserve"> </w:t>
      </w:r>
      <w:r>
        <w:rPr>
          <w:rFonts w:ascii="Arial Unicode MS" w:eastAsia="Arial Unicode MS" w:hAnsi="Arial Unicode MS" w:cs="Arial Unicode MS"/>
          <w:i/>
          <w:iCs/>
        </w:rPr>
        <w:t>구조</w:t>
      </w:r>
      <w:r>
        <w:rPr>
          <w:rFonts w:ascii="Arial Unicode MS" w:eastAsia="Arial Unicode MS" w:hAnsi="Arial Unicode MS" w:cs="Arial Unicode MS"/>
          <w:i/>
          <w:iCs/>
        </w:rPr>
        <w:t xml:space="preserve">, </w:t>
      </w:r>
      <w:r>
        <w:rPr>
          <w:rFonts w:ascii="Arial Unicode MS" w:eastAsia="Arial Unicode MS" w:hAnsi="Arial Unicode MS" w:cs="Arial Unicode MS"/>
          <w:i/>
          <w:iCs/>
        </w:rPr>
        <w:t>테스트</w:t>
      </w:r>
      <w:r>
        <w:rPr>
          <w:rFonts w:ascii="Arial Unicode MS" w:eastAsia="Arial Unicode MS" w:hAnsi="Arial Unicode MS" w:cs="Arial Unicode MS"/>
          <w:i/>
          <w:iCs/>
        </w:rPr>
        <w:t xml:space="preserve"> </w:t>
      </w:r>
      <w:r>
        <w:rPr>
          <w:rFonts w:ascii="Arial Unicode MS" w:eastAsia="Arial Unicode MS" w:hAnsi="Arial Unicode MS" w:cs="Arial Unicode MS"/>
          <w:i/>
          <w:iCs/>
        </w:rPr>
        <w:t>자동화</w:t>
      </w:r>
      <w:r>
        <w:rPr>
          <w:rFonts w:ascii="Arial Unicode MS" w:eastAsia="Arial Unicode MS" w:hAnsi="Arial Unicode MS" w:cs="Arial Unicode MS"/>
          <w:i/>
          <w:iCs/>
        </w:rPr>
        <w:t xml:space="preserve"> </w:t>
      </w:r>
      <w:r>
        <w:rPr>
          <w:rFonts w:ascii="Arial Unicode MS" w:eastAsia="Arial Unicode MS" w:hAnsi="Arial Unicode MS" w:cs="Arial Unicode MS"/>
          <w:i/>
          <w:iCs/>
        </w:rPr>
        <w:t>수준</w:t>
      </w:r>
      <w:r>
        <w:rPr>
          <w:rFonts w:ascii="Arial Unicode MS" w:eastAsia="Arial Unicode MS" w:hAnsi="Arial Unicode MS" w:cs="Arial Unicode MS"/>
          <w:i/>
          <w:iCs/>
        </w:rPr>
        <w:t xml:space="preserve">, Tool </w:t>
      </w:r>
      <w:r>
        <w:rPr>
          <w:rFonts w:ascii="Arial Unicode MS" w:eastAsia="Arial Unicode MS" w:hAnsi="Arial Unicode MS" w:cs="Arial Unicode MS"/>
          <w:i/>
          <w:iCs/>
        </w:rPr>
        <w:t>표준화</w:t>
      </w:r>
      <w:r>
        <w:rPr>
          <w:rFonts w:ascii="Arial Unicode MS" w:eastAsia="Arial Unicode MS" w:hAnsi="Arial Unicode MS" w:cs="Arial Unicode MS"/>
          <w:i/>
          <w:iCs/>
        </w:rPr>
        <w:t xml:space="preserve"> </w:t>
      </w:r>
      <w:r>
        <w:rPr>
          <w:rFonts w:ascii="Arial Unicode MS" w:eastAsia="Arial Unicode MS" w:hAnsi="Arial Unicode MS" w:cs="Arial Unicode MS"/>
          <w:i/>
          <w:iCs/>
        </w:rPr>
        <w:t>정도에</w:t>
      </w:r>
      <w:r>
        <w:rPr>
          <w:rFonts w:ascii="Arial Unicode MS" w:eastAsia="Arial Unicode MS" w:hAnsi="Arial Unicode MS" w:cs="Arial Unicode MS"/>
          <w:i/>
          <w:iCs/>
        </w:rPr>
        <w:t xml:space="preserve"> </w:t>
      </w:r>
      <w:r>
        <w:rPr>
          <w:rFonts w:ascii="Arial Unicode MS" w:eastAsia="Arial Unicode MS" w:hAnsi="Arial Unicode MS" w:cs="Arial Unicode MS"/>
          <w:i/>
          <w:iCs/>
        </w:rPr>
        <w:t>따라</w:t>
      </w:r>
      <w:r>
        <w:rPr>
          <w:rFonts w:ascii="Arial Unicode MS" w:eastAsia="Arial Unicode MS" w:hAnsi="Arial Unicode MS" w:cs="Arial Unicode MS"/>
          <w:i/>
          <w:iCs/>
        </w:rPr>
        <w:t xml:space="preserve"> </w:t>
      </w:r>
      <w:r>
        <w:rPr>
          <w:rFonts w:ascii="Arial Unicode MS" w:eastAsia="Arial Unicode MS" w:hAnsi="Arial Unicode MS" w:cs="Arial Unicode MS"/>
          <w:i/>
          <w:iCs/>
        </w:rPr>
        <w:t>크게</w:t>
      </w:r>
      <w:r>
        <w:rPr>
          <w:rFonts w:ascii="Arial Unicode MS" w:eastAsia="Arial Unicode MS" w:hAnsi="Arial Unicode MS" w:cs="Arial Unicode MS"/>
          <w:i/>
          <w:iCs/>
        </w:rPr>
        <w:t xml:space="preserve"> </w:t>
      </w:r>
      <w:r>
        <w:rPr>
          <w:rFonts w:ascii="Arial Unicode MS" w:eastAsia="Arial Unicode MS" w:hAnsi="Arial Unicode MS" w:cs="Arial Unicode MS"/>
          <w:i/>
          <w:iCs/>
        </w:rPr>
        <w:t>달라질</w:t>
      </w:r>
      <w:r>
        <w:rPr>
          <w:rFonts w:ascii="Arial Unicode MS" w:eastAsia="Arial Unicode MS" w:hAnsi="Arial Unicode MS" w:cs="Arial Unicode MS"/>
          <w:i/>
          <w:iCs/>
        </w:rPr>
        <w:t xml:space="preserve"> </w:t>
      </w:r>
      <w:r>
        <w:rPr>
          <w:rFonts w:ascii="Arial Unicode MS" w:eastAsia="Arial Unicode MS" w:hAnsi="Arial Unicode MS" w:cs="Arial Unicode MS"/>
          <w:i/>
          <w:iCs/>
        </w:rPr>
        <w:t>수</w:t>
      </w:r>
      <w:r>
        <w:rPr>
          <w:rFonts w:ascii="Arial Unicode MS" w:eastAsia="Arial Unicode MS" w:hAnsi="Arial Unicode MS" w:cs="Arial Unicode MS"/>
          <w:i/>
          <w:iCs/>
        </w:rPr>
        <w:t xml:space="preserve"> </w:t>
      </w:r>
      <w:r>
        <w:rPr>
          <w:rFonts w:ascii="Arial Unicode MS" w:eastAsia="Arial Unicode MS" w:hAnsi="Arial Unicode MS" w:cs="Arial Unicode MS"/>
          <w:i/>
          <w:iCs/>
        </w:rPr>
        <w:t>있다</w:t>
      </w:r>
      <w:r>
        <w:rPr>
          <w:rFonts w:ascii="Arial Unicode MS" w:eastAsia="Arial Unicode MS" w:hAnsi="Arial Unicode MS" w:cs="Arial Unicode MS"/>
          <w:i/>
          <w:iCs/>
        </w:rPr>
        <w:t>.</w:t>
      </w:r>
    </w:p>
    <w:p w14:paraId="61A004DD" w14:textId="77777777" w:rsidR="00D80D8A" w:rsidRDefault="00D80D8A"/>
    <w:p w14:paraId="52E78839" w14:textId="77777777" w:rsidR="00D80D8A" w:rsidRDefault="00BE6280">
      <w:pPr>
        <w:pStyle w:val="3"/>
      </w:pPr>
      <w:bookmarkStart w:id="82" w:name="_bz8mcbpl12xs" w:colFirst="0" w:colLast="0"/>
      <w:bookmarkEnd w:id="82"/>
      <w:r>
        <w:rPr>
          <w:rFonts w:ascii="Arial Unicode MS" w:eastAsia="Arial Unicode MS" w:hAnsi="Arial Unicode MS" w:cs="Arial Unicode MS"/>
        </w:rPr>
        <w:t xml:space="preserve">4.4 </w:t>
      </w:r>
      <w:r>
        <w:rPr>
          <w:rFonts w:ascii="Arial Unicode MS" w:eastAsia="Arial Unicode MS" w:hAnsi="Arial Unicode MS" w:cs="Arial Unicode MS"/>
        </w:rPr>
        <w:t>주요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Framework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비교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데이터</w:t>
      </w:r>
    </w:p>
    <w:p w14:paraId="1761C8CD" w14:textId="77777777" w:rsidR="00D80D8A" w:rsidRDefault="00BE6280">
      <w:r>
        <w:rPr>
          <w:rFonts w:ascii="Arial Unicode MS" w:eastAsia="Arial Unicode MS" w:hAnsi="Arial Unicode MS" w:cs="Arial Unicode MS"/>
        </w:rPr>
        <w:t>4.2</w:t>
      </w:r>
      <w:r>
        <w:rPr>
          <w:rFonts w:ascii="Arial Unicode MS" w:eastAsia="Arial Unicode MS" w:hAnsi="Arial Unicode MS" w:cs="Arial Unicode MS"/>
        </w:rPr>
        <w:t>의</w:t>
      </w:r>
      <w:r>
        <w:rPr>
          <w:rFonts w:ascii="Arial Unicode MS" w:eastAsia="Arial Unicode MS" w:hAnsi="Arial Unicode MS" w:cs="Arial Unicode MS"/>
        </w:rPr>
        <w:t xml:space="preserve"> 6</w:t>
      </w:r>
      <w:r>
        <w:rPr>
          <w:rFonts w:ascii="Arial Unicode MS" w:eastAsia="Arial Unicode MS" w:hAnsi="Arial Unicode MS" w:cs="Arial Unicode MS"/>
        </w:rPr>
        <w:t>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판단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축은</w:t>
      </w:r>
      <w:r>
        <w:rPr>
          <w:rFonts w:ascii="Arial Unicode MS" w:eastAsia="Arial Unicode MS" w:hAnsi="Arial Unicode MS" w:cs="Arial Unicode MS"/>
        </w:rPr>
        <w:t xml:space="preserve"> 4.3 </w:t>
      </w:r>
      <w:r>
        <w:rPr>
          <w:rFonts w:ascii="Arial Unicode MS" w:eastAsia="Arial Unicode MS" w:hAnsi="Arial Unicode MS" w:cs="Arial Unicode MS"/>
        </w:rPr>
        <w:t>의사결정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트리의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분기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기준이다</w:t>
      </w:r>
      <w:r>
        <w:rPr>
          <w:rFonts w:ascii="Arial Unicode MS" w:eastAsia="Arial Unicode MS" w:hAnsi="Arial Unicode MS" w:cs="Arial Unicode MS"/>
        </w:rPr>
        <w:t xml:space="preserve">. </w:t>
      </w:r>
      <w:r>
        <w:rPr>
          <w:rFonts w:ascii="Arial Unicode MS" w:eastAsia="Arial Unicode MS" w:hAnsi="Arial Unicode MS" w:cs="Arial Unicode MS"/>
        </w:rPr>
        <w:t>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절의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비교표는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동일</w:t>
      </w:r>
      <w:r>
        <w:rPr>
          <w:rFonts w:ascii="Arial Unicode MS" w:eastAsia="Arial Unicode MS" w:hAnsi="Arial Unicode MS" w:cs="Arial Unicode MS"/>
        </w:rPr>
        <w:t xml:space="preserve"> 6</w:t>
      </w:r>
      <w:r>
        <w:rPr>
          <w:rFonts w:ascii="Arial Unicode MS" w:eastAsia="Arial Unicode MS" w:hAnsi="Arial Unicode MS" w:cs="Arial Unicode MS"/>
        </w:rPr>
        <w:t>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축을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포함하되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트리만으로는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확인할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없는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도입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검증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항목</w:t>
      </w:r>
      <w:r>
        <w:rPr>
          <w:rFonts w:ascii="Arial Unicode MS" w:eastAsia="Arial Unicode MS" w:hAnsi="Arial Unicode MS" w:cs="Arial Unicode MS"/>
        </w:rPr>
        <w:t>(</w:t>
      </w:r>
      <w:r>
        <w:rPr>
          <w:rFonts w:ascii="Arial Unicode MS" w:eastAsia="Arial Unicode MS" w:hAnsi="Arial Unicode MS" w:cs="Arial Unicode MS"/>
        </w:rPr>
        <w:t>버전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안정성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라이선스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지원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언어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에러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핸들링</w:t>
      </w:r>
      <w:r>
        <w:rPr>
          <w:rFonts w:ascii="Arial Unicode MS" w:eastAsia="Arial Unicode MS" w:hAnsi="Arial Unicode MS" w:cs="Arial Unicode MS"/>
        </w:rPr>
        <w:t xml:space="preserve">, </w:t>
      </w:r>
      <w:proofErr w:type="spellStart"/>
      <w:r>
        <w:rPr>
          <w:rFonts w:ascii="Arial Unicode MS" w:eastAsia="Arial Unicode MS" w:hAnsi="Arial Unicode MS" w:cs="Arial Unicode MS"/>
        </w:rPr>
        <w:t>Observability</w:t>
      </w:r>
      <w:proofErr w:type="spellEnd"/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커뮤니티</w:t>
      </w:r>
      <w:r>
        <w:rPr>
          <w:rFonts w:ascii="Arial Unicode MS" w:eastAsia="Arial Unicode MS" w:hAnsi="Arial Unicode MS" w:cs="Arial Unicode MS"/>
        </w:rPr>
        <w:t>)</w:t>
      </w:r>
      <w:r>
        <w:rPr>
          <w:rFonts w:ascii="Arial Unicode MS" w:eastAsia="Arial Unicode MS" w:hAnsi="Arial Unicode MS" w:cs="Arial Unicode MS"/>
        </w:rPr>
        <w:t>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추가로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제공한다</w:t>
      </w:r>
      <w:r>
        <w:rPr>
          <w:rFonts w:ascii="Arial Unicode MS" w:eastAsia="Arial Unicode MS" w:hAnsi="Arial Unicode MS" w:cs="Arial Unicode MS"/>
        </w:rPr>
        <w:t xml:space="preserve">. </w:t>
      </w:r>
      <w:r>
        <w:rPr>
          <w:rFonts w:ascii="Arial Unicode MS" w:eastAsia="Arial Unicode MS" w:hAnsi="Arial Unicode MS" w:cs="Arial Unicode MS"/>
        </w:rPr>
        <w:t>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항목들은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대부분의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경우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Framework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선택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방향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자체를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바꾸지는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않으나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최종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도입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판단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실무적으로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반드시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확인해야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하는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요소이므로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분기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기준이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아닌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검증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항목으로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분류했다</w:t>
      </w:r>
      <w:r>
        <w:rPr>
          <w:rFonts w:ascii="Arial Unicode MS" w:eastAsia="Arial Unicode MS" w:hAnsi="Arial Unicode MS" w:cs="Arial Unicode MS"/>
        </w:rPr>
        <w:t xml:space="preserve">. </w:t>
      </w:r>
      <w:r>
        <w:rPr>
          <w:rFonts w:ascii="Arial Unicode MS" w:eastAsia="Arial Unicode MS" w:hAnsi="Arial Unicode MS" w:cs="Arial Unicode MS"/>
        </w:rPr>
        <w:t>동일</w:t>
      </w:r>
      <w:r>
        <w:rPr>
          <w:rFonts w:ascii="Arial Unicode MS" w:eastAsia="Arial Unicode MS" w:hAnsi="Arial Unicode MS" w:cs="Arial Unicode MS"/>
        </w:rPr>
        <w:t xml:space="preserve"> 6</w:t>
      </w:r>
      <w:r>
        <w:rPr>
          <w:rFonts w:ascii="Arial Unicode MS" w:eastAsia="Arial Unicode MS" w:hAnsi="Arial Unicode MS" w:cs="Arial Unicode MS"/>
        </w:rPr>
        <w:t>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축이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표에도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포함된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이유는</w:t>
      </w:r>
      <w:r>
        <w:rPr>
          <w:rFonts w:ascii="Arial Unicode MS" w:eastAsia="Arial Unicode MS" w:hAnsi="Arial Unicode MS" w:cs="Arial Unicode MS"/>
        </w:rPr>
        <w:t xml:space="preserve">, 4.3 </w:t>
      </w:r>
      <w:r>
        <w:rPr>
          <w:rFonts w:ascii="Arial Unicode MS" w:eastAsia="Arial Unicode MS" w:hAnsi="Arial Unicode MS" w:cs="Arial Unicode MS"/>
        </w:rPr>
        <w:t>트리에서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나온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결론이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실제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스펙과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부합하는지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곳에서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재확인할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있도록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하기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위함이다</w:t>
      </w:r>
      <w:r>
        <w:rPr>
          <w:rFonts w:ascii="Arial Unicode MS" w:eastAsia="Arial Unicode MS" w:hAnsi="Arial Unicode MS" w:cs="Arial Unicode MS"/>
        </w:rPr>
        <w:t xml:space="preserve">. </w:t>
      </w:r>
      <w:r>
        <w:rPr>
          <w:rFonts w:ascii="Arial Unicode MS" w:eastAsia="Arial Unicode MS" w:hAnsi="Arial Unicode MS" w:cs="Arial Unicode MS"/>
        </w:rPr>
        <w:t>후보가</w:t>
      </w:r>
      <w:r>
        <w:rPr>
          <w:rFonts w:ascii="Arial Unicode MS" w:eastAsia="Arial Unicode MS" w:hAnsi="Arial Unicode MS" w:cs="Arial Unicode MS"/>
        </w:rPr>
        <w:t xml:space="preserve"> 2</w:t>
      </w:r>
      <w:r>
        <w:rPr>
          <w:rFonts w:ascii="Arial Unicode MS" w:eastAsia="Arial Unicode MS" w:hAnsi="Arial Unicode MS" w:cs="Arial Unicode MS"/>
        </w:rPr>
        <w:t>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이상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남았을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때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비교표로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최종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선택을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검증한다</w:t>
      </w:r>
      <w:r>
        <w:rPr>
          <w:rFonts w:ascii="Arial Unicode MS" w:eastAsia="Arial Unicode MS" w:hAnsi="Arial Unicode MS" w:cs="Arial Unicode MS"/>
        </w:rPr>
        <w:t>.</w:t>
      </w:r>
    </w:p>
    <w:p w14:paraId="1D612F00" w14:textId="77777777" w:rsidR="00D80D8A" w:rsidRDefault="00D80D8A"/>
    <w:p w14:paraId="3454D443" w14:textId="77777777" w:rsidR="00D80D8A" w:rsidRDefault="00BE6280">
      <w:pPr>
        <w:pStyle w:val="4"/>
      </w:pPr>
      <w:bookmarkStart w:id="83" w:name="_nu0mtavo9fcl" w:colFirst="0" w:colLast="0"/>
      <w:bookmarkEnd w:id="83"/>
      <w:r>
        <w:rPr>
          <w:rFonts w:ascii="Arial Unicode MS" w:eastAsia="Arial Unicode MS" w:hAnsi="Arial Unicode MS" w:cs="Arial Unicode MS"/>
        </w:rPr>
        <w:t xml:space="preserve">4.4.1 </w:t>
      </w:r>
      <w:r>
        <w:rPr>
          <w:rFonts w:ascii="Arial Unicode MS" w:eastAsia="Arial Unicode MS" w:hAnsi="Arial Unicode MS" w:cs="Arial Unicode MS"/>
        </w:rPr>
        <w:t>비교표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읽기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가이드</w:t>
      </w:r>
    </w:p>
    <w:p w14:paraId="355FF032" w14:textId="77777777" w:rsidR="00D80D8A" w:rsidRDefault="00BE6280">
      <w:proofErr w:type="spellStart"/>
      <w:r>
        <w:rPr>
          <w:rFonts w:ascii="Arial Unicode MS" w:eastAsia="Arial Unicode MS" w:hAnsi="Arial Unicode MS" w:cs="Arial Unicode MS"/>
          <w:b/>
          <w:bCs/>
        </w:rPr>
        <w:t>LangGraph</w:t>
      </w:r>
      <w:r>
        <w:rPr>
          <w:rFonts w:ascii="Arial Unicode MS" w:eastAsia="Arial Unicode MS" w:hAnsi="Arial Unicode MS" w:cs="Arial Unicode MS"/>
          <w:b/>
          <w:bCs/>
        </w:rPr>
        <w:t>가</w:t>
      </w:r>
      <w:proofErr w:type="spellEnd"/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나왔다면</w:t>
      </w:r>
      <w:r>
        <w:rPr>
          <w:rFonts w:ascii="Arial Unicode MS" w:eastAsia="Arial Unicode MS" w:hAnsi="Arial Unicode MS" w:cs="Arial Unicode MS"/>
          <w:b/>
          <w:bCs/>
        </w:rPr>
        <w:t>: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Durable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Execution</w:t>
      </w:r>
      <w:proofErr w:type="spellEnd"/>
      <w:r>
        <w:rPr>
          <w:rFonts w:ascii="Arial Unicode MS" w:eastAsia="Arial Unicode MS" w:hAnsi="Arial Unicode MS" w:cs="Arial Unicode MS"/>
        </w:rPr>
        <w:t xml:space="preserve">, HITL, </w:t>
      </w:r>
      <w:r>
        <w:rPr>
          <w:rFonts w:ascii="Arial Unicode MS" w:eastAsia="Arial Unicode MS" w:hAnsi="Arial Unicode MS" w:cs="Arial Unicode MS"/>
        </w:rPr>
        <w:t>프로덕션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준비도가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실제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요구사항과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맞는지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검증한다</w:t>
      </w:r>
      <w:r>
        <w:rPr>
          <w:rFonts w:ascii="Arial Unicode MS" w:eastAsia="Arial Unicode MS" w:hAnsi="Arial Unicode MS" w:cs="Arial Unicode MS"/>
        </w:rPr>
        <w:t>.</w:t>
      </w:r>
    </w:p>
    <w:p w14:paraId="3C8E908C" w14:textId="77777777" w:rsidR="00D80D8A" w:rsidRDefault="00D80D8A"/>
    <w:p w14:paraId="444C114B" w14:textId="77777777" w:rsidR="00D80D8A" w:rsidRDefault="00BE6280">
      <w:proofErr w:type="spellStart"/>
      <w:r>
        <w:rPr>
          <w:rFonts w:ascii="Arial Unicode MS" w:eastAsia="Arial Unicode MS" w:hAnsi="Arial Unicode MS" w:cs="Arial Unicode MS"/>
          <w:b/>
          <w:bCs/>
        </w:rPr>
        <w:t>CrewAI</w:t>
      </w:r>
      <w:r>
        <w:rPr>
          <w:rFonts w:ascii="Arial Unicode MS" w:eastAsia="Arial Unicode MS" w:hAnsi="Arial Unicode MS" w:cs="Arial Unicode MS"/>
          <w:b/>
          <w:bCs/>
        </w:rPr>
        <w:t>가</w:t>
      </w:r>
      <w:proofErr w:type="spellEnd"/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나왔다면</w:t>
      </w:r>
      <w:r>
        <w:rPr>
          <w:rFonts w:ascii="Arial Unicode MS" w:eastAsia="Arial Unicode MS" w:hAnsi="Arial Unicode MS" w:cs="Arial Unicode MS"/>
          <w:b/>
          <w:bCs/>
        </w:rPr>
        <w:t>:</w:t>
      </w:r>
      <w:r>
        <w:rPr>
          <w:rFonts w:ascii="Arial Unicode MS" w:eastAsia="Arial Unicode MS" w:hAnsi="Arial Unicode MS" w:cs="Arial Unicode MS"/>
        </w:rPr>
        <w:t xml:space="preserve"> MCP/A2A </w:t>
      </w:r>
      <w:r>
        <w:rPr>
          <w:rFonts w:ascii="Arial Unicode MS" w:eastAsia="Arial Unicode MS" w:hAnsi="Arial Unicode MS" w:cs="Arial Unicode MS"/>
        </w:rPr>
        <w:t>지원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수준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빠른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PoC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적합성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향후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LangGraph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전환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필요성을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검증한다</w:t>
      </w:r>
      <w:r>
        <w:rPr>
          <w:rFonts w:ascii="Arial Unicode MS" w:eastAsia="Arial Unicode MS" w:hAnsi="Arial Unicode MS" w:cs="Arial Unicode MS"/>
        </w:rPr>
        <w:t>.</w:t>
      </w:r>
    </w:p>
    <w:p w14:paraId="35403A32" w14:textId="77777777" w:rsidR="00D80D8A" w:rsidRDefault="00D80D8A"/>
    <w:p w14:paraId="7C0562BB" w14:textId="77777777" w:rsidR="00D80D8A" w:rsidRDefault="00BE6280">
      <w:r>
        <w:rPr>
          <w:rFonts w:ascii="Arial Unicode MS" w:eastAsia="Arial Unicode MS" w:hAnsi="Arial Unicode MS" w:cs="Arial Unicode MS"/>
          <w:b/>
          <w:bCs/>
        </w:rPr>
        <w:t xml:space="preserve">Google </w:t>
      </w:r>
      <w:proofErr w:type="spellStart"/>
      <w:r>
        <w:rPr>
          <w:rFonts w:ascii="Arial Unicode MS" w:eastAsia="Arial Unicode MS" w:hAnsi="Arial Unicode MS" w:cs="Arial Unicode MS"/>
          <w:b/>
          <w:bCs/>
        </w:rPr>
        <w:t>ADK</w:t>
      </w:r>
      <w:r>
        <w:rPr>
          <w:rFonts w:ascii="Arial Unicode MS" w:eastAsia="Arial Unicode MS" w:hAnsi="Arial Unicode MS" w:cs="Arial Unicode MS"/>
          <w:b/>
          <w:bCs/>
        </w:rPr>
        <w:t>가</w:t>
      </w:r>
      <w:proofErr w:type="spellEnd"/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나왔다면</w:t>
      </w:r>
      <w:r>
        <w:rPr>
          <w:rFonts w:ascii="Arial Unicode MS" w:eastAsia="Arial Unicode MS" w:hAnsi="Arial Unicode MS" w:cs="Arial Unicode MS"/>
          <w:b/>
          <w:bCs/>
        </w:rPr>
        <w:t>:</w:t>
      </w:r>
      <w:r>
        <w:rPr>
          <w:rFonts w:ascii="Arial Unicode MS" w:eastAsia="Arial Unicode MS" w:hAnsi="Arial Unicode MS" w:cs="Arial Unicode MS"/>
        </w:rPr>
        <w:t xml:space="preserve"> A2A </w:t>
      </w:r>
      <w:r>
        <w:rPr>
          <w:rFonts w:ascii="Arial Unicode MS" w:eastAsia="Arial Unicode MS" w:hAnsi="Arial Unicode MS" w:cs="Arial Unicode MS"/>
        </w:rPr>
        <w:t>지원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수준</w:t>
      </w:r>
      <w:r>
        <w:rPr>
          <w:rFonts w:ascii="Arial Unicode MS" w:eastAsia="Arial Unicode MS" w:hAnsi="Arial Unicode MS" w:cs="Arial Unicode MS"/>
        </w:rPr>
        <w:t xml:space="preserve">, </w:t>
      </w:r>
      <w:proofErr w:type="spellStart"/>
      <w:r>
        <w:rPr>
          <w:rFonts w:ascii="Arial Unicode MS" w:eastAsia="Arial Unicode MS" w:hAnsi="Arial Unicode MS" w:cs="Arial Unicode MS"/>
        </w:rPr>
        <w:t>Gemini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외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Provider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호환성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프로덕션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준비도를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검증한다</w:t>
      </w:r>
      <w:r>
        <w:rPr>
          <w:rFonts w:ascii="Arial Unicode MS" w:eastAsia="Arial Unicode MS" w:hAnsi="Arial Unicode MS" w:cs="Arial Unicode MS"/>
        </w:rPr>
        <w:t>.</w:t>
      </w:r>
    </w:p>
    <w:p w14:paraId="75A9A694" w14:textId="77777777" w:rsidR="00D80D8A" w:rsidRDefault="00D80D8A"/>
    <w:p w14:paraId="08686558" w14:textId="77777777" w:rsidR="00D80D8A" w:rsidRDefault="00BE6280">
      <w:proofErr w:type="spellStart"/>
      <w:r>
        <w:rPr>
          <w:rFonts w:ascii="Arial Unicode MS" w:eastAsia="Arial Unicode MS" w:hAnsi="Arial Unicode MS" w:cs="Arial Unicode MS"/>
          <w:b/>
          <w:bCs/>
        </w:rPr>
        <w:t>OpenAI</w:t>
      </w:r>
      <w:proofErr w:type="spellEnd"/>
      <w:r>
        <w:rPr>
          <w:rFonts w:ascii="Arial Unicode MS" w:eastAsia="Arial Unicode MS" w:hAnsi="Arial Unicode MS" w:cs="Arial Unicode MS"/>
          <w:b/>
          <w:bCs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b/>
          <w:bCs/>
        </w:rPr>
        <w:t>Agents</w:t>
      </w:r>
      <w:proofErr w:type="spellEnd"/>
      <w:r>
        <w:rPr>
          <w:rFonts w:ascii="Arial Unicode MS" w:eastAsia="Arial Unicode MS" w:hAnsi="Arial Unicode MS" w:cs="Arial Unicode MS"/>
          <w:b/>
          <w:bCs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b/>
          <w:bCs/>
        </w:rPr>
        <w:t>SDK</w:t>
      </w:r>
      <w:r>
        <w:rPr>
          <w:rFonts w:ascii="Arial Unicode MS" w:eastAsia="Arial Unicode MS" w:hAnsi="Arial Unicode MS" w:cs="Arial Unicode MS"/>
          <w:b/>
          <w:bCs/>
        </w:rPr>
        <w:t>가</w:t>
      </w:r>
      <w:proofErr w:type="spellEnd"/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나왔다면</w:t>
      </w:r>
      <w:r>
        <w:rPr>
          <w:rFonts w:ascii="Arial Unicode MS" w:eastAsia="Arial Unicode MS" w:hAnsi="Arial Unicode MS" w:cs="Arial Unicode MS"/>
          <w:b/>
          <w:bCs/>
        </w:rPr>
        <w:t>: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LiteLLM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확장</w:t>
      </w:r>
      <w:r>
        <w:rPr>
          <w:rFonts w:ascii="Arial Unicode MS" w:eastAsia="Arial Unicode MS" w:hAnsi="Arial Unicode MS" w:cs="Arial Unicode MS"/>
        </w:rPr>
        <w:t>(</w:t>
      </w:r>
      <w:r>
        <w:rPr>
          <w:rFonts w:ascii="Arial Unicode MS" w:eastAsia="Arial Unicode MS" w:hAnsi="Arial Unicode MS" w:cs="Arial Unicode MS"/>
        </w:rPr>
        <w:t>베타</w:t>
      </w:r>
      <w:r>
        <w:rPr>
          <w:rFonts w:ascii="Arial Unicode MS" w:eastAsia="Arial Unicode MS" w:hAnsi="Arial Unicode MS" w:cs="Arial Unicode MS"/>
        </w:rPr>
        <w:t>)</w:t>
      </w:r>
      <w:r>
        <w:rPr>
          <w:rFonts w:ascii="Arial Unicode MS" w:eastAsia="Arial Unicode MS" w:hAnsi="Arial Unicode MS" w:cs="Arial Unicode MS"/>
        </w:rPr>
        <w:t>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안정성이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프로덕션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요구에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충분한지</w:t>
      </w:r>
      <w:r>
        <w:rPr>
          <w:rFonts w:ascii="Arial Unicode MS" w:eastAsia="Arial Unicode MS" w:hAnsi="Arial Unicode MS" w:cs="Arial Unicode MS"/>
        </w:rPr>
        <w:t xml:space="preserve">, v0.x API </w:t>
      </w:r>
      <w:r>
        <w:rPr>
          <w:rFonts w:ascii="Arial Unicode MS" w:eastAsia="Arial Unicode MS" w:hAnsi="Arial Unicode MS" w:cs="Arial Unicode MS"/>
        </w:rPr>
        <w:t>안정성을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검증한다</w:t>
      </w:r>
      <w:r>
        <w:rPr>
          <w:rFonts w:ascii="Arial Unicode MS" w:eastAsia="Arial Unicode MS" w:hAnsi="Arial Unicode MS" w:cs="Arial Unicode MS"/>
        </w:rPr>
        <w:t>.</w:t>
      </w:r>
    </w:p>
    <w:p w14:paraId="280491E6" w14:textId="77777777" w:rsidR="00D80D8A" w:rsidRDefault="00D80D8A"/>
    <w:p w14:paraId="525DEF7B" w14:textId="77777777" w:rsidR="00D80D8A" w:rsidRDefault="00BE6280">
      <w:r>
        <w:rPr>
          <w:rFonts w:ascii="Arial Unicode MS" w:eastAsia="Arial Unicode MS" w:hAnsi="Arial Unicode MS" w:cs="Arial Unicode MS"/>
          <w:b/>
          <w:bCs/>
        </w:rPr>
        <w:t xml:space="preserve">MS </w:t>
      </w:r>
      <w:proofErr w:type="spellStart"/>
      <w:r>
        <w:rPr>
          <w:rFonts w:ascii="Arial Unicode MS" w:eastAsia="Arial Unicode MS" w:hAnsi="Arial Unicode MS" w:cs="Arial Unicode MS"/>
          <w:b/>
          <w:bCs/>
        </w:rPr>
        <w:t>Agent</w:t>
      </w:r>
      <w:proofErr w:type="spellEnd"/>
      <w:r>
        <w:rPr>
          <w:rFonts w:ascii="Arial Unicode MS" w:eastAsia="Arial Unicode MS" w:hAnsi="Arial Unicode MS" w:cs="Arial Unicode MS"/>
          <w:b/>
          <w:bCs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b/>
          <w:bCs/>
        </w:rPr>
        <w:t>Framework</w:t>
      </w:r>
      <w:r>
        <w:rPr>
          <w:rFonts w:ascii="Arial Unicode MS" w:eastAsia="Arial Unicode MS" w:hAnsi="Arial Unicode MS" w:cs="Arial Unicode MS"/>
          <w:b/>
          <w:bCs/>
        </w:rPr>
        <w:t>가</w:t>
      </w:r>
      <w:proofErr w:type="spellEnd"/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나왔다면</w:t>
      </w:r>
      <w:r>
        <w:rPr>
          <w:rFonts w:ascii="Arial Unicode MS" w:eastAsia="Arial Unicode MS" w:hAnsi="Arial Unicode MS" w:cs="Arial Unicode MS"/>
          <w:b/>
          <w:bCs/>
        </w:rPr>
        <w:t>: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Azure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생태계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적합성</w:t>
      </w:r>
      <w:r>
        <w:rPr>
          <w:rFonts w:ascii="Arial Unicode MS" w:eastAsia="Arial Unicode MS" w:hAnsi="Arial Unicode MS" w:cs="Arial Unicode MS"/>
        </w:rPr>
        <w:t xml:space="preserve">, GA </w:t>
      </w:r>
      <w:r>
        <w:rPr>
          <w:rFonts w:ascii="Arial Unicode MS" w:eastAsia="Arial Unicode MS" w:hAnsi="Arial Unicode MS" w:cs="Arial Unicode MS"/>
        </w:rPr>
        <w:t>전환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시점</w:t>
      </w:r>
      <w:r>
        <w:rPr>
          <w:rFonts w:ascii="Arial Unicode MS" w:eastAsia="Arial Unicode MS" w:hAnsi="Arial Unicode MS" w:cs="Arial Unicode MS"/>
        </w:rPr>
        <w:t xml:space="preserve">, API </w:t>
      </w:r>
      <w:r>
        <w:rPr>
          <w:rFonts w:ascii="Arial Unicode MS" w:eastAsia="Arial Unicode MS" w:hAnsi="Arial Unicode MS" w:cs="Arial Unicode MS"/>
        </w:rPr>
        <w:t>안정화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수준을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검증한다</w:t>
      </w:r>
      <w:r>
        <w:rPr>
          <w:rFonts w:ascii="Arial Unicode MS" w:eastAsia="Arial Unicode MS" w:hAnsi="Arial Unicode MS" w:cs="Arial Unicode MS"/>
        </w:rPr>
        <w:t>.</w:t>
      </w:r>
    </w:p>
    <w:p w14:paraId="78B93419" w14:textId="77777777" w:rsidR="00D80D8A" w:rsidRDefault="00D80D8A"/>
    <w:p w14:paraId="74108AEE" w14:textId="77777777" w:rsidR="00D80D8A" w:rsidRDefault="00BE6280">
      <w:pPr>
        <w:pStyle w:val="4"/>
      </w:pPr>
      <w:bookmarkStart w:id="84" w:name="_yhkxkfkux2fd" w:colFirst="0" w:colLast="0"/>
      <w:bookmarkEnd w:id="84"/>
      <w:commentRangeStart w:id="85"/>
      <w:commentRangeStart w:id="86"/>
      <w:r>
        <w:rPr>
          <w:rFonts w:ascii="Arial Unicode MS" w:eastAsia="Arial Unicode MS" w:hAnsi="Arial Unicode MS" w:cs="Arial Unicode MS"/>
        </w:rPr>
        <w:t xml:space="preserve">4.4.2 </w:t>
      </w:r>
      <w:proofErr w:type="spellStart"/>
      <w:r>
        <w:rPr>
          <w:rFonts w:ascii="Arial Unicode MS" w:eastAsia="Arial Unicode MS" w:hAnsi="Arial Unicode MS" w:cs="Arial Unicode MS"/>
        </w:rPr>
        <w:t>Framework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비교표</w:t>
      </w:r>
      <w:r>
        <w:rPr>
          <w:rFonts w:ascii="Arial Unicode MS" w:eastAsia="Arial Unicode MS" w:hAnsi="Arial Unicode MS" w:cs="Arial Unicode MS"/>
        </w:rPr>
        <w:t xml:space="preserve"> (2026.03 </w:t>
      </w:r>
      <w:r>
        <w:rPr>
          <w:rFonts w:ascii="Arial Unicode MS" w:eastAsia="Arial Unicode MS" w:hAnsi="Arial Unicode MS" w:cs="Arial Unicode MS"/>
        </w:rPr>
        <w:t>기준</w:t>
      </w:r>
      <w:r>
        <w:rPr>
          <w:rFonts w:ascii="Arial Unicode MS" w:eastAsia="Arial Unicode MS" w:hAnsi="Arial Unicode MS" w:cs="Arial Unicode MS"/>
        </w:rPr>
        <w:t>)</w:t>
      </w:r>
      <w:commentRangeEnd w:id="85"/>
      <w:r>
        <w:commentReference w:id="85"/>
      </w:r>
      <w:commentRangeEnd w:id="86"/>
      <w:r>
        <w:commentReference w:id="86"/>
      </w:r>
    </w:p>
    <w:tbl>
      <w:tblPr>
        <w:tblStyle w:val="afff7"/>
        <w:tblW w:w="9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55"/>
        <w:gridCol w:w="1530"/>
        <w:gridCol w:w="1215"/>
        <w:gridCol w:w="1875"/>
        <w:gridCol w:w="1485"/>
        <w:gridCol w:w="1740"/>
      </w:tblGrid>
      <w:tr w:rsidR="00D80D8A" w14:paraId="32EF9DE0" w14:textId="77777777">
        <w:trPr>
          <w:tblHeader/>
        </w:trPr>
        <w:tc>
          <w:tcPr>
            <w:tcW w:w="1155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AEC35F" w14:textId="77777777" w:rsidR="00D80D8A" w:rsidRDefault="00BE6280">
            <w:pPr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항목</w:t>
            </w:r>
          </w:p>
        </w:tc>
        <w:tc>
          <w:tcPr>
            <w:tcW w:w="153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89F78C" w14:textId="77777777" w:rsidR="00D80D8A" w:rsidRDefault="00BE6280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LangGraph</w:t>
            </w:r>
            <w:proofErr w:type="spellEnd"/>
          </w:p>
        </w:tc>
        <w:tc>
          <w:tcPr>
            <w:tcW w:w="1215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EA55C7" w14:textId="77777777" w:rsidR="00D80D8A" w:rsidRDefault="00BE6280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CrewAI</w:t>
            </w:r>
            <w:proofErr w:type="spellEnd"/>
          </w:p>
        </w:tc>
        <w:tc>
          <w:tcPr>
            <w:tcW w:w="1875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E99BAC" w14:textId="77777777" w:rsidR="00D80D8A" w:rsidRDefault="00BE6280">
            <w:pPr>
              <w:rPr>
                <w:b/>
                <w:bCs/>
              </w:rPr>
            </w:pPr>
            <w:r>
              <w:rPr>
                <w:b/>
                <w:bCs/>
              </w:rPr>
              <w:t>Google ADK</w:t>
            </w:r>
          </w:p>
        </w:tc>
        <w:tc>
          <w:tcPr>
            <w:tcW w:w="1485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05D566" w14:textId="77777777" w:rsidR="00D80D8A" w:rsidRDefault="00BE6280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OpenAI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Agents</w:t>
            </w:r>
            <w:proofErr w:type="spellEnd"/>
            <w:r>
              <w:rPr>
                <w:b/>
                <w:bCs/>
              </w:rPr>
              <w:t xml:space="preserve"> SDK</w:t>
            </w:r>
          </w:p>
        </w:tc>
        <w:tc>
          <w:tcPr>
            <w:tcW w:w="174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D88192" w14:textId="77777777" w:rsidR="00D80D8A" w:rsidRDefault="00BE6280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MS </w:t>
            </w:r>
            <w:proofErr w:type="spellStart"/>
            <w:r>
              <w:rPr>
                <w:b/>
                <w:bCs/>
              </w:rPr>
              <w:t>Agent</w:t>
            </w:r>
            <w:proofErr w:type="spellEnd"/>
            <w:r>
              <w:rPr>
                <w:b/>
                <w:bCs/>
              </w:rPr>
              <w:t xml:space="preserve"> FW</w:t>
            </w:r>
          </w:p>
        </w:tc>
      </w:tr>
      <w:tr w:rsidR="00D80D8A" w14:paraId="65DC1BC9" w14:textId="77777777"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885A11" w14:textId="77777777" w:rsidR="00D80D8A" w:rsidRDefault="00BE6280">
            <w:proofErr w:type="gramStart"/>
            <w:r>
              <w:rPr>
                <w:rFonts w:ascii="Arial Unicode MS" w:eastAsia="Arial Unicode MS" w:hAnsi="Arial Unicode MS" w:cs="Arial Unicode MS"/>
              </w:rPr>
              <w:t>버전</w:t>
            </w:r>
            <w:r>
              <w:rPr>
                <w:rFonts w:ascii="Arial Unicode MS" w:eastAsia="Arial Unicode MS" w:hAnsi="Arial Unicode MS" w:cs="Arial Unicode MS"/>
              </w:rPr>
              <w:t xml:space="preserve"> /</w:t>
            </w:r>
            <w:proofErr w:type="gramEnd"/>
            <w:r>
              <w:rPr>
                <w:rFonts w:ascii="Arial Unicode MS" w:eastAsia="Arial Unicode MS" w:hAnsi="Arial Unicode MS" w:cs="Arial Unicode MS"/>
              </w:rPr>
              <w:t xml:space="preserve"> GA</w:t>
            </w:r>
          </w:p>
        </w:tc>
        <w:tc>
          <w:tcPr>
            <w:tcW w:w="15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F400C9" w14:textId="77777777" w:rsidR="00D80D8A" w:rsidRDefault="00BE6280">
            <w:r>
              <w:rPr>
                <w:rFonts w:ascii="Arial Unicode MS" w:eastAsia="Arial Unicode MS" w:hAnsi="Arial Unicode MS" w:cs="Arial Unicode MS"/>
              </w:rPr>
              <w:t>v1.1.0 GA (</w:t>
            </w:r>
            <w:r>
              <w:rPr>
                <w:rFonts w:ascii="Arial Unicode MS" w:eastAsia="Arial Unicode MS" w:hAnsi="Arial Unicode MS" w:cs="Arial Unicode MS"/>
              </w:rPr>
              <w:t>안정</w:t>
            </w:r>
            <w:r>
              <w:rPr>
                <w:rFonts w:ascii="Arial Unicode MS" w:eastAsia="Arial Unicode MS" w:hAnsi="Arial Unicode MS" w:cs="Arial Unicode MS"/>
              </w:rPr>
              <w:t>)</w:t>
            </w:r>
          </w:p>
        </w:tc>
        <w:tc>
          <w:tcPr>
            <w:tcW w:w="12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CF0B37" w14:textId="77777777" w:rsidR="00D80D8A" w:rsidRDefault="00BE6280">
            <w:r>
              <w:rPr>
                <w:rFonts w:ascii="Arial Unicode MS" w:eastAsia="Arial Unicode MS" w:hAnsi="Arial Unicode MS" w:cs="Arial Unicode MS"/>
              </w:rPr>
              <w:t>v1.11.0 GA (</w:t>
            </w:r>
            <w:r>
              <w:rPr>
                <w:rFonts w:ascii="Arial Unicode MS" w:eastAsia="Arial Unicode MS" w:hAnsi="Arial Unicode MS" w:cs="Arial Unicode MS"/>
              </w:rPr>
              <w:t>안정</w:t>
            </w:r>
            <w:r>
              <w:rPr>
                <w:rFonts w:ascii="Arial Unicode MS" w:eastAsia="Arial Unicode MS" w:hAnsi="Arial Unicode MS" w:cs="Arial Unicode MS"/>
              </w:rPr>
              <w:t>)</w:t>
            </w:r>
          </w:p>
        </w:tc>
        <w:tc>
          <w:tcPr>
            <w:tcW w:w="18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EE21E9" w14:textId="77777777" w:rsidR="00D80D8A" w:rsidRDefault="00BE6280">
            <w:r>
              <w:rPr>
                <w:rFonts w:ascii="Arial Unicode MS" w:eastAsia="Arial Unicode MS" w:hAnsi="Arial Unicode MS" w:cs="Arial Unicode MS"/>
              </w:rPr>
              <w:t>안정</w:t>
            </w:r>
            <w:r>
              <w:rPr>
                <w:rFonts w:ascii="Arial Unicode MS" w:eastAsia="Arial Unicode MS" w:hAnsi="Arial Unicode MS" w:cs="Arial Unicode MS"/>
              </w:rPr>
              <w:t xml:space="preserve"> 1.x (</w:t>
            </w:r>
            <w:r>
              <w:rPr>
                <w:rFonts w:ascii="Arial Unicode MS" w:eastAsia="Arial Unicode MS" w:hAnsi="Arial Unicode MS" w:cs="Arial Unicode MS"/>
              </w:rPr>
              <w:t>언어별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상이</w:t>
            </w:r>
            <w:r>
              <w:rPr>
                <w:rFonts w:ascii="Arial Unicode MS" w:eastAsia="Arial Unicode MS" w:hAnsi="Arial Unicode MS" w:cs="Arial Unicode MS"/>
              </w:rPr>
              <w:t xml:space="preserve">). 2.0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Alpha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별도</w:t>
            </w:r>
            <w:r>
              <w:rPr>
                <w:rFonts w:ascii="Arial Unicode MS" w:eastAsia="Arial Unicode MS" w:hAnsi="Arial Unicode MS" w:cs="Arial Unicode MS"/>
              </w:rPr>
              <w:t xml:space="preserve">. A2A </w:t>
            </w:r>
            <w:r>
              <w:rPr>
                <w:rFonts w:ascii="Arial Unicode MS" w:eastAsia="Arial Unicode MS" w:hAnsi="Arial Unicode MS" w:cs="Arial Unicode MS"/>
              </w:rPr>
              <w:t>일부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Experimental</w:t>
            </w:r>
            <w:proofErr w:type="spellEnd"/>
          </w:p>
        </w:tc>
        <w:tc>
          <w:tcPr>
            <w:tcW w:w="14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97B4D1" w14:textId="77777777" w:rsidR="00D80D8A" w:rsidRDefault="00BE6280">
            <w:r>
              <w:t>v0.12.5 (v0.x)</w:t>
            </w:r>
          </w:p>
        </w:tc>
        <w:tc>
          <w:tcPr>
            <w:tcW w:w="17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00B992" w14:textId="77777777" w:rsidR="00D80D8A" w:rsidRDefault="00BE6280">
            <w:r>
              <w:rPr>
                <w:rFonts w:ascii="Arial Unicode MS" w:eastAsia="Arial Unicode MS" w:hAnsi="Arial Unicode MS" w:cs="Arial Unicode MS"/>
              </w:rPr>
              <w:t xml:space="preserve">RC (2026.03). GA </w:t>
            </w:r>
            <w:r>
              <w:rPr>
                <w:rFonts w:ascii="Arial Unicode MS" w:eastAsia="Arial Unicode MS" w:hAnsi="Arial Unicode MS" w:cs="Arial Unicode MS"/>
              </w:rPr>
              <w:t>목표</w:t>
            </w:r>
            <w:r>
              <w:rPr>
                <w:rFonts w:ascii="Arial Unicode MS" w:eastAsia="Arial Unicode MS" w:hAnsi="Arial Unicode MS" w:cs="Arial Unicode MS"/>
              </w:rPr>
              <w:t xml:space="preserve"> 2026.03 </w:t>
            </w:r>
            <w:r>
              <w:rPr>
                <w:rFonts w:ascii="Arial Unicode MS" w:eastAsia="Arial Unicode MS" w:hAnsi="Arial Unicode MS" w:cs="Arial Unicode MS"/>
              </w:rPr>
              <w:t>말</w:t>
            </w:r>
          </w:p>
        </w:tc>
      </w:tr>
      <w:tr w:rsidR="00D80D8A" w14:paraId="5DC9EEE6" w14:textId="77777777"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22D0B3" w14:textId="77777777" w:rsidR="00D80D8A" w:rsidRDefault="00BE6280">
            <w:r>
              <w:rPr>
                <w:rFonts w:ascii="Arial Unicode MS" w:eastAsia="Arial Unicode MS" w:hAnsi="Arial Unicode MS" w:cs="Arial Unicode MS"/>
              </w:rPr>
              <w:lastRenderedPageBreak/>
              <w:t>설계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철학</w:t>
            </w:r>
          </w:p>
        </w:tc>
        <w:tc>
          <w:tcPr>
            <w:tcW w:w="15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AD4554" w14:textId="77777777" w:rsidR="00D80D8A" w:rsidRDefault="00BE6280">
            <w:r>
              <w:rPr>
                <w:rFonts w:ascii="Arial Unicode MS" w:eastAsia="Arial Unicode MS" w:hAnsi="Arial Unicode MS" w:cs="Arial Unicode MS"/>
              </w:rPr>
              <w:t>유향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그래프</w:t>
            </w:r>
            <w:r>
              <w:rPr>
                <w:rFonts w:ascii="Arial Unicode MS" w:eastAsia="Arial Unicode MS" w:hAnsi="Arial Unicode MS" w:cs="Arial Unicode MS"/>
              </w:rPr>
              <w:t xml:space="preserve">(DAG) </w:t>
            </w:r>
            <w:r>
              <w:rPr>
                <w:rFonts w:ascii="Arial Unicode MS" w:eastAsia="Arial Unicode MS" w:hAnsi="Arial Unicode MS" w:cs="Arial Unicode MS"/>
              </w:rPr>
              <w:t>상태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머신</w:t>
            </w:r>
          </w:p>
        </w:tc>
        <w:tc>
          <w:tcPr>
            <w:tcW w:w="12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49B3B4" w14:textId="77777777" w:rsidR="00D80D8A" w:rsidRDefault="00BE6280">
            <w:r>
              <w:rPr>
                <w:rFonts w:ascii="Arial Unicode MS" w:eastAsia="Arial Unicode MS" w:hAnsi="Arial Unicode MS" w:cs="Arial Unicode MS"/>
              </w:rPr>
              <w:t>역할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기반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팀</w:t>
            </w:r>
            <w:r>
              <w:rPr>
                <w:rFonts w:ascii="Arial Unicode MS" w:eastAsia="Arial Unicode MS" w:hAnsi="Arial Unicode MS" w:cs="Arial Unicode MS"/>
              </w:rPr>
              <w:t>(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Crew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>)</w:t>
            </w:r>
          </w:p>
        </w:tc>
        <w:tc>
          <w:tcPr>
            <w:tcW w:w="18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7FFAE5" w14:textId="77777777" w:rsidR="00D80D8A" w:rsidRDefault="00BE6280">
            <w:r>
              <w:rPr>
                <w:rFonts w:ascii="Arial Unicode MS" w:eastAsia="Arial Unicode MS" w:hAnsi="Arial Unicode MS" w:cs="Arial Unicode MS"/>
              </w:rPr>
              <w:t xml:space="preserve">A2A </w:t>
            </w:r>
            <w:r>
              <w:rPr>
                <w:rFonts w:ascii="Arial Unicode MS" w:eastAsia="Arial Unicode MS" w:hAnsi="Arial Unicode MS" w:cs="Arial Unicode MS"/>
              </w:rPr>
              <w:t>중심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멀티에이전트</w:t>
            </w:r>
            <w:proofErr w:type="spellEnd"/>
          </w:p>
        </w:tc>
        <w:tc>
          <w:tcPr>
            <w:tcW w:w="14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C922B9" w14:textId="77777777" w:rsidR="00D80D8A" w:rsidRDefault="00BE6280">
            <w:proofErr w:type="spellStart"/>
            <w:r>
              <w:rPr>
                <w:rFonts w:ascii="Arial Unicode MS" w:eastAsia="Arial Unicode MS" w:hAnsi="Arial Unicode MS" w:cs="Arial Unicode MS"/>
              </w:rPr>
              <w:t>OpenAI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최적화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경량</w:t>
            </w:r>
            <w:r>
              <w:rPr>
                <w:rFonts w:ascii="Arial Unicode MS" w:eastAsia="Arial Unicode MS" w:hAnsi="Arial Unicode MS" w:cs="Arial Unicode MS"/>
              </w:rPr>
              <w:t xml:space="preserve"> SDK</w:t>
            </w:r>
          </w:p>
        </w:tc>
        <w:tc>
          <w:tcPr>
            <w:tcW w:w="17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45CCAE" w14:textId="77777777" w:rsidR="00D80D8A" w:rsidRDefault="00BE6280">
            <w:proofErr w:type="spellStart"/>
            <w:r>
              <w:rPr>
                <w:rFonts w:ascii="Arial Unicode MS" w:eastAsia="Arial Unicode MS" w:hAnsi="Arial Unicode MS" w:cs="Arial Unicode MS"/>
              </w:rPr>
              <w:t>대화</w:t>
            </w:r>
            <w:r>
              <w:rPr>
                <w:rFonts w:ascii="Arial Unicode MS" w:eastAsia="Arial Unicode MS" w:hAnsi="Arial Unicode MS" w:cs="Arial Unicode MS"/>
              </w:rPr>
              <w:t>+</w:t>
            </w:r>
            <w:r>
              <w:rPr>
                <w:rFonts w:ascii="Arial Unicode MS" w:eastAsia="Arial Unicode MS" w:hAnsi="Arial Unicode MS" w:cs="Arial Unicode MS"/>
              </w:rPr>
              <w:t>그래프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통합</w:t>
            </w:r>
            <w:r>
              <w:rPr>
                <w:rFonts w:ascii="Arial Unicode MS" w:eastAsia="Arial Unicode MS" w:hAnsi="Arial Unicode MS" w:cs="Arial Unicode MS"/>
              </w:rPr>
              <w:t xml:space="preserve"> (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AutoGen+SK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후속</w:t>
            </w:r>
            <w:r>
              <w:rPr>
                <w:rFonts w:ascii="Arial Unicode MS" w:eastAsia="Arial Unicode MS" w:hAnsi="Arial Unicode MS" w:cs="Arial Unicode MS"/>
              </w:rPr>
              <w:t>)</w:t>
            </w:r>
          </w:p>
        </w:tc>
      </w:tr>
      <w:tr w:rsidR="00D80D8A" w14:paraId="2B6F3050" w14:textId="77777777"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DED688" w14:textId="77777777" w:rsidR="00D80D8A" w:rsidRDefault="00BE6280">
            <w:r>
              <w:rPr>
                <w:rFonts w:ascii="Arial Unicode MS" w:eastAsia="Arial Unicode MS" w:hAnsi="Arial Unicode MS" w:cs="Arial Unicode MS"/>
              </w:rPr>
              <w:t>워크플로우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복잡도</w:t>
            </w:r>
          </w:p>
        </w:tc>
        <w:tc>
          <w:tcPr>
            <w:tcW w:w="15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D8E53D" w14:textId="77777777" w:rsidR="00D80D8A" w:rsidRDefault="00BE6280">
            <w:r>
              <w:rPr>
                <w:rFonts w:ascii="Arial Unicode MS" w:eastAsia="Arial Unicode MS" w:hAnsi="Arial Unicode MS" w:cs="Arial Unicode MS"/>
              </w:rPr>
              <w:t>최상</w:t>
            </w:r>
            <w:r>
              <w:rPr>
                <w:rFonts w:ascii="Arial Unicode MS" w:eastAsia="Arial Unicode MS" w:hAnsi="Arial Unicode MS" w:cs="Arial Unicode MS"/>
              </w:rPr>
              <w:t xml:space="preserve"> (DAG, </w:t>
            </w:r>
            <w:r>
              <w:rPr>
                <w:rFonts w:ascii="Arial Unicode MS" w:eastAsia="Arial Unicode MS" w:hAnsi="Arial Unicode MS" w:cs="Arial Unicode MS"/>
              </w:rPr>
              <w:t>루프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서브그래프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Durable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>)</w:t>
            </w:r>
          </w:p>
        </w:tc>
        <w:tc>
          <w:tcPr>
            <w:tcW w:w="12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DF3A17" w14:textId="77777777" w:rsidR="00D80D8A" w:rsidRDefault="00BE6280">
            <w:r>
              <w:rPr>
                <w:rFonts w:ascii="Arial Unicode MS" w:eastAsia="Arial Unicode MS" w:hAnsi="Arial Unicode MS" w:cs="Arial Unicode MS"/>
              </w:rPr>
              <w:t>중상</w:t>
            </w:r>
            <w:r>
              <w:rPr>
                <w:rFonts w:ascii="Arial Unicode MS" w:eastAsia="Arial Unicode MS" w:hAnsi="Arial Unicode MS" w:cs="Arial Unicode MS"/>
              </w:rPr>
              <w:t xml:space="preserve"> (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Sequential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Hierarchical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Flows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>)</w:t>
            </w:r>
          </w:p>
        </w:tc>
        <w:tc>
          <w:tcPr>
            <w:tcW w:w="18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C45188" w14:textId="77777777" w:rsidR="00D80D8A" w:rsidRDefault="00BE6280">
            <w:proofErr w:type="spellStart"/>
            <w:r>
              <w:rPr>
                <w:rFonts w:ascii="Arial Unicode MS" w:eastAsia="Arial Unicode MS" w:hAnsi="Arial Unicode MS" w:cs="Arial Unicode MS"/>
              </w:rPr>
              <w:t>중상</w:t>
            </w:r>
            <w:r>
              <w:rPr>
                <w:rFonts w:ascii="Arial Unicode MS" w:eastAsia="Arial Unicode MS" w:hAnsi="Arial Unicode MS" w:cs="Arial Unicode MS"/>
              </w:rPr>
              <w:t>→</w:t>
            </w:r>
            <w:r>
              <w:rPr>
                <w:rFonts w:ascii="Arial Unicode MS" w:eastAsia="Arial Unicode MS" w:hAnsi="Arial Unicode MS" w:cs="Arial Unicode MS"/>
              </w:rPr>
              <w:t>상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(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순차</w:t>
            </w:r>
            <w:r>
              <w:rPr>
                <w:rFonts w:ascii="Arial Unicode MS" w:eastAsia="Arial Unicode MS" w:hAnsi="Arial Unicode MS" w:cs="Arial Unicode MS"/>
              </w:rPr>
              <w:t>·</w:t>
            </w:r>
            <w:r>
              <w:rPr>
                <w:rFonts w:ascii="Arial Unicode MS" w:eastAsia="Arial Unicode MS" w:hAnsi="Arial Unicode MS" w:cs="Arial Unicode MS"/>
              </w:rPr>
              <w:t>병렬</w:t>
            </w:r>
            <w:r>
              <w:rPr>
                <w:rFonts w:ascii="Arial Unicode MS" w:eastAsia="Arial Unicode MS" w:hAnsi="Arial Unicode MS" w:cs="Arial Unicode MS"/>
              </w:rPr>
              <w:t>·</w:t>
            </w:r>
            <w:r>
              <w:rPr>
                <w:rFonts w:ascii="Arial Unicode MS" w:eastAsia="Arial Unicode MS" w:hAnsi="Arial Unicode MS" w:cs="Arial Unicode MS"/>
              </w:rPr>
              <w:t>루프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, A2A </w:t>
            </w:r>
            <w:r>
              <w:rPr>
                <w:rFonts w:ascii="Arial Unicode MS" w:eastAsia="Arial Unicode MS" w:hAnsi="Arial Unicode MS" w:cs="Arial Unicode MS"/>
              </w:rPr>
              <w:t>강점</w:t>
            </w:r>
            <w:r>
              <w:rPr>
                <w:rFonts w:ascii="Arial Unicode MS" w:eastAsia="Arial Unicode MS" w:hAnsi="Arial Unicode MS" w:cs="Arial Unicode MS"/>
              </w:rPr>
              <w:t xml:space="preserve">. 2.0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Alpha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그래프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워크플로우</w:t>
            </w:r>
            <w:r>
              <w:rPr>
                <w:rFonts w:ascii="Arial Unicode MS" w:eastAsia="Arial Unicode MS" w:hAnsi="Arial Unicode MS" w:cs="Arial Unicode MS"/>
              </w:rPr>
              <w:t>)</w:t>
            </w:r>
          </w:p>
        </w:tc>
        <w:tc>
          <w:tcPr>
            <w:tcW w:w="14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78ABB1" w14:textId="77777777" w:rsidR="00D80D8A" w:rsidRDefault="00BE6280">
            <w:r>
              <w:rPr>
                <w:rFonts w:ascii="Arial Unicode MS" w:eastAsia="Arial Unicode MS" w:hAnsi="Arial Unicode MS" w:cs="Arial Unicode MS"/>
              </w:rPr>
              <w:t>중</w:t>
            </w:r>
            <w:r>
              <w:rPr>
                <w:rFonts w:ascii="Arial Unicode MS" w:eastAsia="Arial Unicode MS" w:hAnsi="Arial Unicode MS" w:cs="Arial Unicode MS"/>
              </w:rPr>
              <w:t xml:space="preserve"> (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Handoff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위임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분기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직접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구현</w:t>
            </w:r>
            <w:r>
              <w:rPr>
                <w:rFonts w:ascii="Arial Unicode MS" w:eastAsia="Arial Unicode MS" w:hAnsi="Arial Unicode MS" w:cs="Arial Unicode MS"/>
              </w:rPr>
              <w:t>)</w:t>
            </w:r>
          </w:p>
        </w:tc>
        <w:tc>
          <w:tcPr>
            <w:tcW w:w="17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5F849C" w14:textId="77777777" w:rsidR="00D80D8A" w:rsidRDefault="00BE6280">
            <w:r>
              <w:rPr>
                <w:rFonts w:ascii="Arial Unicode MS" w:eastAsia="Arial Unicode MS" w:hAnsi="Arial Unicode MS" w:cs="Arial Unicode MS"/>
              </w:rPr>
              <w:t>상</w:t>
            </w:r>
            <w:r>
              <w:rPr>
                <w:rFonts w:ascii="Arial Unicode MS" w:eastAsia="Arial Unicode MS" w:hAnsi="Arial Unicode MS" w:cs="Arial Unicode MS"/>
              </w:rPr>
              <w:t xml:space="preserve"> (</w:t>
            </w:r>
            <w:r>
              <w:rPr>
                <w:rFonts w:ascii="Arial Unicode MS" w:eastAsia="Arial Unicode MS" w:hAnsi="Arial Unicode MS" w:cs="Arial Unicode MS"/>
              </w:rPr>
              <w:t>그래프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GroupChat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순차</w:t>
            </w:r>
            <w:r>
              <w:rPr>
                <w:rFonts w:ascii="Arial Unicode MS" w:eastAsia="Arial Unicode MS" w:hAnsi="Arial Unicode MS" w:cs="Arial Unicode MS"/>
              </w:rPr>
              <w:t>·</w:t>
            </w:r>
            <w:r>
              <w:rPr>
                <w:rFonts w:ascii="Arial Unicode MS" w:eastAsia="Arial Unicode MS" w:hAnsi="Arial Unicode MS" w:cs="Arial Unicode MS"/>
              </w:rPr>
              <w:t>병렬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>)</w:t>
            </w:r>
          </w:p>
        </w:tc>
      </w:tr>
      <w:tr w:rsidR="00D80D8A" w14:paraId="7F61A14E" w14:textId="77777777"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9D2628" w14:textId="77777777" w:rsidR="00D80D8A" w:rsidRDefault="00BE6280">
            <w:r>
              <w:rPr>
                <w:rFonts w:ascii="Arial Unicode MS" w:eastAsia="Arial Unicode MS" w:hAnsi="Arial Unicode MS" w:cs="Arial Unicode MS"/>
              </w:rPr>
              <w:t xml:space="preserve">MCP </w:t>
            </w:r>
            <w:r>
              <w:rPr>
                <w:rFonts w:ascii="Arial Unicode MS" w:eastAsia="Arial Unicode MS" w:hAnsi="Arial Unicode MS" w:cs="Arial Unicode MS"/>
              </w:rPr>
              <w:t>지원</w:t>
            </w:r>
          </w:p>
        </w:tc>
        <w:tc>
          <w:tcPr>
            <w:tcW w:w="15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CDB61C" w14:textId="77777777" w:rsidR="00D80D8A" w:rsidRDefault="00BE6280">
            <w:r>
              <w:rPr>
                <w:rFonts w:ascii="Arial Unicode MS" w:eastAsia="Arial Unicode MS" w:hAnsi="Arial Unicode MS" w:cs="Arial Unicode MS"/>
              </w:rPr>
              <w:t>어댑터</w:t>
            </w:r>
            <w:r>
              <w:rPr>
                <w:rFonts w:ascii="Arial Unicode MS" w:eastAsia="Arial Unicode MS" w:hAnsi="Arial Unicode MS" w:cs="Arial Unicode MS"/>
              </w:rPr>
              <w:t xml:space="preserve"> (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langchain-mcp-adapters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>)</w:t>
            </w:r>
          </w:p>
        </w:tc>
        <w:tc>
          <w:tcPr>
            <w:tcW w:w="12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D00106" w14:textId="77777777" w:rsidR="00D80D8A" w:rsidRDefault="00BE6280">
            <w:r>
              <w:rPr>
                <w:rFonts w:ascii="Arial Unicode MS" w:eastAsia="Arial Unicode MS" w:hAnsi="Arial Unicode MS" w:cs="Arial Unicode MS"/>
              </w:rPr>
              <w:t>네이티브</w:t>
            </w:r>
          </w:p>
        </w:tc>
        <w:tc>
          <w:tcPr>
            <w:tcW w:w="18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C42D81" w14:textId="77777777" w:rsidR="00D80D8A" w:rsidRDefault="00BE6280">
            <w:r>
              <w:rPr>
                <w:rFonts w:ascii="Arial Unicode MS" w:eastAsia="Arial Unicode MS" w:hAnsi="Arial Unicode MS" w:cs="Arial Unicode MS"/>
              </w:rPr>
              <w:t>네이티브</w:t>
            </w:r>
          </w:p>
        </w:tc>
        <w:tc>
          <w:tcPr>
            <w:tcW w:w="14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127E09" w14:textId="77777777" w:rsidR="00D80D8A" w:rsidRDefault="00BE6280">
            <w:r>
              <w:rPr>
                <w:rFonts w:ascii="Arial Unicode MS" w:eastAsia="Arial Unicode MS" w:hAnsi="Arial Unicode MS" w:cs="Arial Unicode MS"/>
              </w:rPr>
              <w:t>지원</w:t>
            </w:r>
            <w:r>
              <w:rPr>
                <w:rFonts w:ascii="Arial Unicode MS" w:eastAsia="Arial Unicode MS" w:hAnsi="Arial Unicode MS" w:cs="Arial Unicode MS"/>
              </w:rPr>
              <w:t xml:space="preserve"> (MCP </w:t>
            </w:r>
            <w:r>
              <w:rPr>
                <w:rFonts w:ascii="Arial Unicode MS" w:eastAsia="Arial Unicode MS" w:hAnsi="Arial Unicode MS" w:cs="Arial Unicode MS"/>
              </w:rPr>
              <w:t>서버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연결</w:t>
            </w:r>
            <w:r>
              <w:rPr>
                <w:rFonts w:ascii="Arial Unicode MS" w:eastAsia="Arial Unicode MS" w:hAnsi="Arial Unicode MS" w:cs="Arial Unicode MS"/>
              </w:rPr>
              <w:t>)</w:t>
            </w:r>
          </w:p>
        </w:tc>
        <w:tc>
          <w:tcPr>
            <w:tcW w:w="17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7A06BF" w14:textId="77777777" w:rsidR="00D80D8A" w:rsidRDefault="00BE6280">
            <w:r>
              <w:rPr>
                <w:rFonts w:ascii="Arial Unicode MS" w:eastAsia="Arial Unicode MS" w:hAnsi="Arial Unicode MS" w:cs="Arial Unicode MS"/>
              </w:rPr>
              <w:t>지원</w:t>
            </w:r>
            <w:r>
              <w:rPr>
                <w:rFonts w:ascii="Arial Unicode MS" w:eastAsia="Arial Unicode MS" w:hAnsi="Arial Unicode MS" w:cs="Arial Unicode MS"/>
              </w:rPr>
              <w:t xml:space="preserve"> (MCP </w:t>
            </w:r>
            <w:r>
              <w:rPr>
                <w:rFonts w:ascii="Arial Unicode MS" w:eastAsia="Arial Unicode MS" w:hAnsi="Arial Unicode MS" w:cs="Arial Unicode MS"/>
              </w:rPr>
              <w:t>어댑터</w:t>
            </w:r>
            <w:r>
              <w:rPr>
                <w:rFonts w:ascii="Arial Unicode MS" w:eastAsia="Arial Unicode MS" w:hAnsi="Arial Unicode MS" w:cs="Arial Unicode MS"/>
              </w:rPr>
              <w:t>)</w:t>
            </w:r>
          </w:p>
        </w:tc>
      </w:tr>
      <w:tr w:rsidR="00D80D8A" w14:paraId="751DB124" w14:textId="77777777"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7617F5" w14:textId="77777777" w:rsidR="00D80D8A" w:rsidRDefault="00BE6280">
            <w:r>
              <w:rPr>
                <w:rFonts w:ascii="Arial Unicode MS" w:eastAsia="Arial Unicode MS" w:hAnsi="Arial Unicode MS" w:cs="Arial Unicode MS"/>
              </w:rPr>
              <w:t xml:space="preserve">A2A </w:t>
            </w:r>
            <w:r>
              <w:rPr>
                <w:rFonts w:ascii="Arial Unicode MS" w:eastAsia="Arial Unicode MS" w:hAnsi="Arial Unicode MS" w:cs="Arial Unicode MS"/>
              </w:rPr>
              <w:t>지원</w:t>
            </w:r>
          </w:p>
        </w:tc>
        <w:tc>
          <w:tcPr>
            <w:tcW w:w="15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81FE20" w14:textId="77777777" w:rsidR="00D80D8A" w:rsidRDefault="00BE6280">
            <w:r>
              <w:rPr>
                <w:rFonts w:ascii="Arial Unicode MS" w:eastAsia="Arial Unicode MS" w:hAnsi="Arial Unicode MS" w:cs="Arial Unicode MS"/>
              </w:rPr>
              <w:t>미지원</w:t>
            </w:r>
            <w:r>
              <w:rPr>
                <w:rFonts w:ascii="Arial Unicode MS" w:eastAsia="Arial Unicode MS" w:hAnsi="Arial Unicode MS" w:cs="Arial Unicode MS"/>
              </w:rPr>
              <w:t xml:space="preserve"> (</w:t>
            </w:r>
            <w:r>
              <w:rPr>
                <w:rFonts w:ascii="Arial Unicode MS" w:eastAsia="Arial Unicode MS" w:hAnsi="Arial Unicode MS" w:cs="Arial Unicode MS"/>
              </w:rPr>
              <w:t>별도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구현</w:t>
            </w:r>
            <w:r>
              <w:rPr>
                <w:rFonts w:ascii="Arial Unicode MS" w:eastAsia="Arial Unicode MS" w:hAnsi="Arial Unicode MS" w:cs="Arial Unicode MS"/>
              </w:rPr>
              <w:t>)</w:t>
            </w:r>
          </w:p>
        </w:tc>
        <w:tc>
          <w:tcPr>
            <w:tcW w:w="12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FEEF96" w14:textId="77777777" w:rsidR="00D80D8A" w:rsidRDefault="00BE6280">
            <w:r>
              <w:rPr>
                <w:rFonts w:ascii="Arial Unicode MS" w:eastAsia="Arial Unicode MS" w:hAnsi="Arial Unicode MS" w:cs="Arial Unicode MS"/>
              </w:rPr>
              <w:t>네이티브</w:t>
            </w:r>
          </w:p>
        </w:tc>
        <w:tc>
          <w:tcPr>
            <w:tcW w:w="18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3A1ECA" w14:textId="77777777" w:rsidR="00D80D8A" w:rsidRDefault="00BE6280">
            <w:r>
              <w:rPr>
                <w:rFonts w:ascii="Arial Unicode MS" w:eastAsia="Arial Unicode MS" w:hAnsi="Arial Unicode MS" w:cs="Arial Unicode MS"/>
              </w:rPr>
              <w:t>네이티브</w:t>
            </w:r>
            <w:r>
              <w:rPr>
                <w:rFonts w:ascii="Arial Unicode MS" w:eastAsia="Arial Unicode MS" w:hAnsi="Arial Unicode MS" w:cs="Arial Unicode MS"/>
              </w:rPr>
              <w:t xml:space="preserve"> (</w:t>
            </w:r>
            <w:r>
              <w:rPr>
                <w:rFonts w:ascii="Arial Unicode MS" w:eastAsia="Arial Unicode MS" w:hAnsi="Arial Unicode MS" w:cs="Arial Unicode MS"/>
              </w:rPr>
              <w:t>공식</w:t>
            </w:r>
            <w:r>
              <w:rPr>
                <w:rFonts w:ascii="Arial Unicode MS" w:eastAsia="Arial Unicode MS" w:hAnsi="Arial Unicode MS" w:cs="Arial Unicode MS"/>
              </w:rPr>
              <w:t>)</w:t>
            </w:r>
          </w:p>
        </w:tc>
        <w:tc>
          <w:tcPr>
            <w:tcW w:w="14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BC084C" w14:textId="77777777" w:rsidR="00D80D8A" w:rsidRDefault="00BE6280">
            <w:r>
              <w:rPr>
                <w:rFonts w:ascii="Arial Unicode MS" w:eastAsia="Arial Unicode MS" w:hAnsi="Arial Unicode MS" w:cs="Arial Unicode MS"/>
              </w:rPr>
              <w:t>미지원</w:t>
            </w:r>
          </w:p>
        </w:tc>
        <w:tc>
          <w:tcPr>
            <w:tcW w:w="17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970814" w14:textId="77777777" w:rsidR="00D80D8A" w:rsidRDefault="00BE6280">
            <w:r>
              <w:rPr>
                <w:rFonts w:ascii="Arial Unicode MS" w:eastAsia="Arial Unicode MS" w:hAnsi="Arial Unicode MS" w:cs="Arial Unicode MS"/>
              </w:rPr>
              <w:t>지원</w:t>
            </w:r>
            <w:r>
              <w:rPr>
                <w:rFonts w:ascii="Arial Unicode MS" w:eastAsia="Arial Unicode MS" w:hAnsi="Arial Unicode MS" w:cs="Arial Unicode MS"/>
              </w:rPr>
              <w:t xml:space="preserve"> (A2A·AG-UI)</w:t>
            </w:r>
          </w:p>
        </w:tc>
      </w:tr>
      <w:tr w:rsidR="00D80D8A" w14:paraId="58D3BBE8" w14:textId="77777777"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21B608" w14:textId="77777777" w:rsidR="00D80D8A" w:rsidRDefault="00BE6280">
            <w:r>
              <w:t>HITL</w:t>
            </w:r>
          </w:p>
        </w:tc>
        <w:tc>
          <w:tcPr>
            <w:tcW w:w="15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50FF70" w14:textId="77777777" w:rsidR="00D80D8A" w:rsidRDefault="00BE6280">
            <w:r>
              <w:rPr>
                <w:rFonts w:ascii="Arial Unicode MS" w:eastAsia="Arial Unicode MS" w:hAnsi="Arial Unicode MS" w:cs="Arial Unicode MS"/>
              </w:rPr>
              <w:t>네이티브</w:t>
            </w:r>
            <w:r>
              <w:rPr>
                <w:rFonts w:ascii="Arial Unicode MS" w:eastAsia="Arial Unicode MS" w:hAnsi="Arial Unicode MS" w:cs="Arial Unicode MS"/>
              </w:rPr>
              <w:t xml:space="preserve"> (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interrupt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+ </w:t>
            </w:r>
            <w:r>
              <w:rPr>
                <w:rFonts w:ascii="Arial Unicode MS" w:eastAsia="Arial Unicode MS" w:hAnsi="Arial Unicode MS" w:cs="Arial Unicode MS"/>
              </w:rPr>
              <w:t>비동기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재개</w:t>
            </w:r>
            <w:r>
              <w:rPr>
                <w:rFonts w:ascii="Arial Unicode MS" w:eastAsia="Arial Unicode MS" w:hAnsi="Arial Unicode MS" w:cs="Arial Unicode MS"/>
              </w:rPr>
              <w:t>)</w:t>
            </w:r>
          </w:p>
        </w:tc>
        <w:tc>
          <w:tcPr>
            <w:tcW w:w="12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643DD0" w14:textId="77777777" w:rsidR="00D80D8A" w:rsidRDefault="00BE6280">
            <w:r>
              <w:rPr>
                <w:rFonts w:ascii="Arial Unicode MS" w:eastAsia="Arial Unicode MS" w:hAnsi="Arial Unicode MS" w:cs="Arial Unicode MS"/>
              </w:rPr>
              <w:t>지원</w:t>
            </w:r>
            <w:r>
              <w:rPr>
                <w:rFonts w:ascii="Arial Unicode MS" w:eastAsia="Arial Unicode MS" w:hAnsi="Arial Unicode MS" w:cs="Arial Unicode MS"/>
              </w:rPr>
              <w:t xml:space="preserve"> (</w:t>
            </w:r>
            <w:r>
              <w:rPr>
                <w:rFonts w:ascii="Arial Unicode MS" w:eastAsia="Arial Unicode MS" w:hAnsi="Arial Unicode MS" w:cs="Arial Unicode MS"/>
              </w:rPr>
              <w:t>승인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게이트</w:t>
            </w:r>
            <w:r>
              <w:rPr>
                <w:rFonts w:ascii="Arial Unicode MS" w:eastAsia="Arial Unicode MS" w:hAnsi="Arial Unicode MS" w:cs="Arial Unicode MS"/>
              </w:rPr>
              <w:t>)</w:t>
            </w:r>
          </w:p>
        </w:tc>
        <w:tc>
          <w:tcPr>
            <w:tcW w:w="18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A40B09" w14:textId="77777777" w:rsidR="00D80D8A" w:rsidRDefault="00BE6280">
            <w:r>
              <w:rPr>
                <w:rFonts w:ascii="Arial Unicode MS" w:eastAsia="Arial Unicode MS" w:hAnsi="Arial Unicode MS" w:cs="Arial Unicode MS"/>
              </w:rPr>
              <w:t>기본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패턴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가능</w:t>
            </w:r>
          </w:p>
        </w:tc>
        <w:tc>
          <w:tcPr>
            <w:tcW w:w="14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483423" w14:textId="77777777" w:rsidR="00D80D8A" w:rsidRDefault="00BE6280">
            <w:r>
              <w:rPr>
                <w:rFonts w:ascii="Arial Unicode MS" w:eastAsia="Arial Unicode MS" w:hAnsi="Arial Unicode MS" w:cs="Arial Unicode MS"/>
              </w:rPr>
              <w:t>기본</w:t>
            </w:r>
            <w:r>
              <w:rPr>
                <w:rFonts w:ascii="Arial Unicode MS" w:eastAsia="Arial Unicode MS" w:hAnsi="Arial Unicode MS" w:cs="Arial Unicode MS"/>
              </w:rPr>
              <w:t xml:space="preserve"> (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Guardrails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>)</w:t>
            </w:r>
          </w:p>
        </w:tc>
        <w:tc>
          <w:tcPr>
            <w:tcW w:w="17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04CA5A" w14:textId="77777777" w:rsidR="00D80D8A" w:rsidRDefault="00BE6280">
            <w:r>
              <w:rPr>
                <w:rFonts w:ascii="Arial Unicode MS" w:eastAsia="Arial Unicode MS" w:hAnsi="Arial Unicode MS" w:cs="Arial Unicode MS"/>
              </w:rPr>
              <w:t>지원</w:t>
            </w:r>
            <w:r>
              <w:rPr>
                <w:rFonts w:ascii="Arial Unicode MS" w:eastAsia="Arial Unicode MS" w:hAnsi="Arial Unicode MS" w:cs="Arial Unicode MS"/>
              </w:rPr>
              <w:t xml:space="preserve"> (</w:t>
            </w:r>
            <w:r>
              <w:rPr>
                <w:rFonts w:ascii="Arial Unicode MS" w:eastAsia="Arial Unicode MS" w:hAnsi="Arial Unicode MS" w:cs="Arial Unicode MS"/>
              </w:rPr>
              <w:t>체크포인트</w:t>
            </w:r>
            <w:r>
              <w:rPr>
                <w:rFonts w:ascii="Arial Unicode MS" w:eastAsia="Arial Unicode MS" w:hAnsi="Arial Unicode MS" w:cs="Arial Unicode MS"/>
              </w:rPr>
              <w:t xml:space="preserve"> + </w:t>
            </w:r>
            <w:r>
              <w:rPr>
                <w:rFonts w:ascii="Arial Unicode MS" w:eastAsia="Arial Unicode MS" w:hAnsi="Arial Unicode MS" w:cs="Arial Unicode MS"/>
              </w:rPr>
              <w:t>대화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루프</w:t>
            </w:r>
            <w:r>
              <w:rPr>
                <w:rFonts w:ascii="Arial Unicode MS" w:eastAsia="Arial Unicode MS" w:hAnsi="Arial Unicode MS" w:cs="Arial Unicode MS"/>
              </w:rPr>
              <w:t>)</w:t>
            </w:r>
          </w:p>
        </w:tc>
      </w:tr>
      <w:tr w:rsidR="00D80D8A" w14:paraId="6081FD2F" w14:textId="77777777"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DC8B9F" w14:textId="77777777" w:rsidR="00D80D8A" w:rsidRDefault="00BE6280">
            <w:r>
              <w:rPr>
                <w:rFonts w:ascii="Arial Unicode MS" w:eastAsia="Arial Unicode MS" w:hAnsi="Arial Unicode MS" w:cs="Arial Unicode MS"/>
              </w:rPr>
              <w:t xml:space="preserve">LLM </w:t>
            </w:r>
            <w:r>
              <w:rPr>
                <w:rFonts w:ascii="Arial Unicode MS" w:eastAsia="Arial Unicode MS" w:hAnsi="Arial Unicode MS" w:cs="Arial Unicode MS"/>
              </w:rPr>
              <w:t>호환성</w:t>
            </w:r>
          </w:p>
        </w:tc>
        <w:tc>
          <w:tcPr>
            <w:tcW w:w="15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E53286" w14:textId="77777777" w:rsidR="00D80D8A" w:rsidRDefault="00BE6280">
            <w:r>
              <w:rPr>
                <w:rFonts w:ascii="Arial Unicode MS" w:eastAsia="Arial Unicode MS" w:hAnsi="Arial Unicode MS" w:cs="Arial Unicode MS"/>
              </w:rPr>
              <w:t>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Provider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네이티브</w:t>
            </w:r>
          </w:p>
        </w:tc>
        <w:tc>
          <w:tcPr>
            <w:tcW w:w="12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CFF767" w14:textId="77777777" w:rsidR="00D80D8A" w:rsidRDefault="00BE6280">
            <w:r>
              <w:rPr>
                <w:rFonts w:ascii="Arial Unicode MS" w:eastAsia="Arial Unicode MS" w:hAnsi="Arial Unicode MS" w:cs="Arial Unicode MS"/>
              </w:rPr>
              <w:t>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Provider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네이티브</w:t>
            </w:r>
          </w:p>
        </w:tc>
        <w:tc>
          <w:tcPr>
            <w:tcW w:w="18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52F127" w14:textId="77777777" w:rsidR="00D80D8A" w:rsidRDefault="00BE6280">
            <w:proofErr w:type="spellStart"/>
            <w:r>
              <w:rPr>
                <w:rFonts w:ascii="Arial Unicode MS" w:eastAsia="Arial Unicode MS" w:hAnsi="Arial Unicode MS" w:cs="Arial Unicode MS"/>
              </w:rPr>
              <w:t>Gemini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>/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Vertex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AI </w:t>
            </w:r>
            <w:r>
              <w:rPr>
                <w:rFonts w:ascii="Arial Unicode MS" w:eastAsia="Arial Unicode MS" w:hAnsi="Arial Unicode MS" w:cs="Arial Unicode MS"/>
              </w:rPr>
              <w:t>직접</w:t>
            </w:r>
            <w:r>
              <w:rPr>
                <w:rFonts w:ascii="Arial Unicode MS" w:eastAsia="Arial Unicode MS" w:hAnsi="Arial Unicode MS" w:cs="Arial Unicode MS"/>
              </w:rPr>
              <w:t xml:space="preserve"> +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LiteLLM</w:t>
            </w:r>
            <w:proofErr w:type="spellEnd"/>
          </w:p>
        </w:tc>
        <w:tc>
          <w:tcPr>
            <w:tcW w:w="14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FA2AA1" w14:textId="77777777" w:rsidR="00D80D8A" w:rsidRDefault="00BE6280">
            <w:proofErr w:type="spellStart"/>
            <w:r>
              <w:rPr>
                <w:rFonts w:ascii="Arial Unicode MS" w:eastAsia="Arial Unicode MS" w:hAnsi="Arial Unicode MS" w:cs="Arial Unicode MS"/>
              </w:rPr>
              <w:t>OpenAI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네이티브</w:t>
            </w:r>
            <w:r>
              <w:rPr>
                <w:rFonts w:ascii="Arial Unicode MS" w:eastAsia="Arial Unicode MS" w:hAnsi="Arial Unicode MS" w:cs="Arial Unicode MS"/>
              </w:rPr>
              <w:t xml:space="preserve">.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LiteLLM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확장</w:t>
            </w:r>
            <w:r>
              <w:rPr>
                <w:rFonts w:ascii="Arial Unicode MS" w:eastAsia="Arial Unicode MS" w:hAnsi="Arial Unicode MS" w:cs="Arial Unicode MS"/>
              </w:rPr>
              <w:t>(</w:t>
            </w:r>
            <w:r>
              <w:rPr>
                <w:rFonts w:ascii="Arial Unicode MS" w:eastAsia="Arial Unicode MS" w:hAnsi="Arial Unicode MS" w:cs="Arial Unicode MS"/>
              </w:rPr>
              <w:t>베타</w:t>
            </w:r>
            <w:r>
              <w:rPr>
                <w:rFonts w:ascii="Arial Unicode MS" w:eastAsia="Arial Unicode MS" w:hAnsi="Arial Unicode MS" w:cs="Arial Unicode MS"/>
              </w:rPr>
              <w:t>)</w:t>
            </w:r>
          </w:p>
        </w:tc>
        <w:tc>
          <w:tcPr>
            <w:tcW w:w="17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422494" w14:textId="77777777" w:rsidR="00D80D8A" w:rsidRDefault="00BE6280">
            <w:r>
              <w:rPr>
                <w:rFonts w:ascii="Arial Unicode MS" w:eastAsia="Arial Unicode MS" w:hAnsi="Arial Unicode MS" w:cs="Arial Unicode MS"/>
              </w:rPr>
              <w:t>멀티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Provider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+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Azure</w:t>
            </w:r>
            <w:proofErr w:type="spellEnd"/>
          </w:p>
        </w:tc>
      </w:tr>
      <w:tr w:rsidR="00D80D8A" w14:paraId="0765DEB7" w14:textId="77777777"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DACF7C" w14:textId="77777777" w:rsidR="00D80D8A" w:rsidRDefault="00BE6280">
            <w:r>
              <w:rPr>
                <w:rFonts w:ascii="Arial Unicode MS" w:eastAsia="Arial Unicode MS" w:hAnsi="Arial Unicode MS" w:cs="Arial Unicode MS"/>
              </w:rPr>
              <w:t>학습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난이도</w:t>
            </w:r>
          </w:p>
        </w:tc>
        <w:tc>
          <w:tcPr>
            <w:tcW w:w="15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56B8F6" w14:textId="77777777" w:rsidR="00D80D8A" w:rsidRDefault="00BE6280">
            <w:r>
              <w:rPr>
                <w:rFonts w:ascii="Arial Unicode MS" w:eastAsia="Arial Unicode MS" w:hAnsi="Arial Unicode MS" w:cs="Arial Unicode MS"/>
              </w:rPr>
              <w:t>높음</w:t>
            </w:r>
            <w:r>
              <w:rPr>
                <w:rFonts w:ascii="Arial Unicode MS" w:eastAsia="Arial Unicode MS" w:hAnsi="Arial Unicode MS" w:cs="Arial Unicode MS"/>
              </w:rPr>
              <w:t xml:space="preserve"> (1~2</w:t>
            </w:r>
            <w:r>
              <w:rPr>
                <w:rFonts w:ascii="Arial Unicode MS" w:eastAsia="Arial Unicode MS" w:hAnsi="Arial Unicode MS" w:cs="Arial Unicode MS"/>
              </w:rPr>
              <w:t>주</w:t>
            </w:r>
            <w:r>
              <w:rPr>
                <w:rFonts w:ascii="Arial Unicode MS" w:eastAsia="Arial Unicode MS" w:hAnsi="Arial Unicode MS" w:cs="Arial Unicode MS"/>
              </w:rPr>
              <w:t>)</w:t>
            </w:r>
          </w:p>
        </w:tc>
        <w:tc>
          <w:tcPr>
            <w:tcW w:w="12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02AB62" w14:textId="77777777" w:rsidR="00D80D8A" w:rsidRDefault="00BE6280">
            <w:r>
              <w:rPr>
                <w:rFonts w:ascii="Arial Unicode MS" w:eastAsia="Arial Unicode MS" w:hAnsi="Arial Unicode MS" w:cs="Arial Unicode MS"/>
              </w:rPr>
              <w:t>낮음</w:t>
            </w:r>
            <w:r>
              <w:rPr>
                <w:rFonts w:ascii="Arial Unicode MS" w:eastAsia="Arial Unicode MS" w:hAnsi="Arial Unicode MS" w:cs="Arial Unicode MS"/>
              </w:rPr>
              <w:t xml:space="preserve"> (2~3</w:t>
            </w:r>
            <w:r>
              <w:rPr>
                <w:rFonts w:ascii="Arial Unicode MS" w:eastAsia="Arial Unicode MS" w:hAnsi="Arial Unicode MS" w:cs="Arial Unicode MS"/>
              </w:rPr>
              <w:t>일</w:t>
            </w:r>
            <w:r>
              <w:rPr>
                <w:rFonts w:ascii="Arial Unicode MS" w:eastAsia="Arial Unicode MS" w:hAnsi="Arial Unicode MS" w:cs="Arial Unicode MS"/>
              </w:rPr>
              <w:t>)</w:t>
            </w:r>
          </w:p>
        </w:tc>
        <w:tc>
          <w:tcPr>
            <w:tcW w:w="18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75854E" w14:textId="77777777" w:rsidR="00D80D8A" w:rsidRDefault="00BE6280">
            <w:r>
              <w:rPr>
                <w:rFonts w:ascii="Arial Unicode MS" w:eastAsia="Arial Unicode MS" w:hAnsi="Arial Unicode MS" w:cs="Arial Unicode MS"/>
              </w:rPr>
              <w:t>중간</w:t>
            </w:r>
          </w:p>
        </w:tc>
        <w:tc>
          <w:tcPr>
            <w:tcW w:w="14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87A560" w14:textId="77777777" w:rsidR="00D80D8A" w:rsidRDefault="00BE6280">
            <w:r>
              <w:rPr>
                <w:rFonts w:ascii="Arial Unicode MS" w:eastAsia="Arial Unicode MS" w:hAnsi="Arial Unicode MS" w:cs="Arial Unicode MS"/>
              </w:rPr>
              <w:t>최저</w:t>
            </w:r>
            <w:r>
              <w:rPr>
                <w:rFonts w:ascii="Arial Unicode MS" w:eastAsia="Arial Unicode MS" w:hAnsi="Arial Unicode MS" w:cs="Arial Unicode MS"/>
              </w:rPr>
              <w:t xml:space="preserve"> (</w:t>
            </w:r>
            <w:r>
              <w:rPr>
                <w:rFonts w:ascii="Arial Unicode MS" w:eastAsia="Arial Unicode MS" w:hAnsi="Arial Unicode MS" w:cs="Arial Unicode MS"/>
              </w:rPr>
              <w:t>수시간</w:t>
            </w:r>
            <w:r>
              <w:rPr>
                <w:rFonts w:ascii="Arial Unicode MS" w:eastAsia="Arial Unicode MS" w:hAnsi="Arial Unicode MS" w:cs="Arial Unicode MS"/>
              </w:rPr>
              <w:t>~1</w:t>
            </w:r>
            <w:r>
              <w:rPr>
                <w:rFonts w:ascii="Arial Unicode MS" w:eastAsia="Arial Unicode MS" w:hAnsi="Arial Unicode MS" w:cs="Arial Unicode MS"/>
              </w:rPr>
              <w:t>일</w:t>
            </w:r>
            <w:r>
              <w:rPr>
                <w:rFonts w:ascii="Arial Unicode MS" w:eastAsia="Arial Unicode MS" w:hAnsi="Arial Unicode MS" w:cs="Arial Unicode MS"/>
              </w:rPr>
              <w:t>)</w:t>
            </w:r>
          </w:p>
        </w:tc>
        <w:tc>
          <w:tcPr>
            <w:tcW w:w="17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E03BDF" w14:textId="77777777" w:rsidR="00D80D8A" w:rsidRDefault="00BE6280">
            <w:r>
              <w:rPr>
                <w:rFonts w:ascii="Arial Unicode MS" w:eastAsia="Arial Unicode MS" w:hAnsi="Arial Unicode MS" w:cs="Arial Unicode MS"/>
              </w:rPr>
              <w:t>중간</w:t>
            </w:r>
            <w:r>
              <w:rPr>
                <w:rFonts w:ascii="Arial Unicode MS" w:eastAsia="Arial Unicode MS" w:hAnsi="Arial Unicode MS" w:cs="Arial Unicode MS"/>
              </w:rPr>
              <w:t xml:space="preserve"> (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Azure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생태계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이해</w:t>
            </w:r>
            <w:r>
              <w:rPr>
                <w:rFonts w:ascii="Arial Unicode MS" w:eastAsia="Arial Unicode MS" w:hAnsi="Arial Unicode MS" w:cs="Arial Unicode MS"/>
              </w:rPr>
              <w:t>)</w:t>
            </w:r>
          </w:p>
        </w:tc>
      </w:tr>
      <w:tr w:rsidR="00D80D8A" w14:paraId="60E35475" w14:textId="77777777"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1DB9F7" w14:textId="77777777" w:rsidR="00D80D8A" w:rsidRDefault="00BE6280">
            <w:proofErr w:type="spellStart"/>
            <w:r>
              <w:t>Durable</w:t>
            </w:r>
            <w:proofErr w:type="spellEnd"/>
            <w:r>
              <w:t xml:space="preserve"> </w:t>
            </w:r>
            <w:proofErr w:type="spellStart"/>
            <w:r>
              <w:t>Execution</w:t>
            </w:r>
            <w:proofErr w:type="spellEnd"/>
          </w:p>
        </w:tc>
        <w:tc>
          <w:tcPr>
            <w:tcW w:w="15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742E5F" w14:textId="77777777" w:rsidR="00D80D8A" w:rsidRDefault="00BE6280">
            <w:r>
              <w:rPr>
                <w:rFonts w:ascii="Arial Unicode MS" w:eastAsia="Arial Unicode MS" w:hAnsi="Arial Unicode MS" w:cs="Arial Unicode MS"/>
              </w:rPr>
              <w:t>네이티브</w:t>
            </w:r>
            <w:r>
              <w:rPr>
                <w:rFonts w:ascii="Arial Unicode MS" w:eastAsia="Arial Unicode MS" w:hAnsi="Arial Unicode MS" w:cs="Arial Unicode MS"/>
              </w:rPr>
              <w:t xml:space="preserve"> (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체크포인팅</w:t>
            </w:r>
            <w:r>
              <w:rPr>
                <w:rFonts w:ascii="Arial Unicode MS" w:eastAsia="Arial Unicode MS" w:hAnsi="Arial Unicode MS" w:cs="Arial Unicode MS"/>
              </w:rPr>
              <w:t>+</w:t>
            </w:r>
            <w:r>
              <w:rPr>
                <w:rFonts w:ascii="Arial Unicode MS" w:eastAsia="Arial Unicode MS" w:hAnsi="Arial Unicode MS" w:cs="Arial Unicode MS"/>
              </w:rPr>
              <w:t>장애복구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>)</w:t>
            </w:r>
          </w:p>
        </w:tc>
        <w:tc>
          <w:tcPr>
            <w:tcW w:w="12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23ACBB" w14:textId="77777777" w:rsidR="00D80D8A" w:rsidRDefault="00BE6280">
            <w:r>
              <w:rPr>
                <w:rFonts w:ascii="Arial Unicode MS" w:eastAsia="Arial Unicode MS" w:hAnsi="Arial Unicode MS" w:cs="Arial Unicode MS"/>
              </w:rPr>
              <w:t>제한적</w:t>
            </w:r>
          </w:p>
        </w:tc>
        <w:tc>
          <w:tcPr>
            <w:tcW w:w="18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A660F1" w14:textId="77777777" w:rsidR="00D80D8A" w:rsidRDefault="00BE6280">
            <w:r>
              <w:rPr>
                <w:rFonts w:ascii="Arial Unicode MS" w:eastAsia="Arial Unicode MS" w:hAnsi="Arial Unicode MS" w:cs="Arial Unicode MS"/>
              </w:rPr>
              <w:t>추가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검증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필요</w:t>
            </w:r>
          </w:p>
        </w:tc>
        <w:tc>
          <w:tcPr>
            <w:tcW w:w="14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E1E3AE" w14:textId="77777777" w:rsidR="00D80D8A" w:rsidRDefault="00BE6280">
            <w:r>
              <w:rPr>
                <w:rFonts w:ascii="Arial Unicode MS" w:eastAsia="Arial Unicode MS" w:hAnsi="Arial Unicode MS" w:cs="Arial Unicode MS"/>
              </w:rPr>
              <w:t>네이티브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미지원</w:t>
            </w:r>
            <w:r>
              <w:rPr>
                <w:rFonts w:ascii="Arial Unicode MS" w:eastAsia="Arial Unicode MS" w:hAnsi="Arial Unicode MS" w:cs="Arial Unicode MS"/>
              </w:rPr>
              <w:t xml:space="preserve">.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Dapr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>/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SQLAlchemy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세션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확장으로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부분적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상태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지속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가능</w:t>
            </w:r>
          </w:p>
        </w:tc>
        <w:tc>
          <w:tcPr>
            <w:tcW w:w="17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E853CA" w14:textId="77777777" w:rsidR="00D80D8A" w:rsidRDefault="00BE6280">
            <w:r>
              <w:rPr>
                <w:rFonts w:ascii="Arial Unicode MS" w:eastAsia="Arial Unicode MS" w:hAnsi="Arial Unicode MS" w:cs="Arial Unicode MS"/>
              </w:rPr>
              <w:t>지원</w:t>
            </w:r>
            <w:r>
              <w:rPr>
                <w:rFonts w:ascii="Arial Unicode MS" w:eastAsia="Arial Unicode MS" w:hAnsi="Arial Unicode MS" w:cs="Arial Unicode MS"/>
              </w:rPr>
              <w:t xml:space="preserve"> (GA </w:t>
            </w:r>
            <w:r>
              <w:rPr>
                <w:rFonts w:ascii="Arial Unicode MS" w:eastAsia="Arial Unicode MS" w:hAnsi="Arial Unicode MS" w:cs="Arial Unicode MS"/>
              </w:rPr>
              <w:t>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재평가</w:t>
            </w:r>
            <w:r>
              <w:rPr>
                <w:rFonts w:ascii="Arial Unicode MS" w:eastAsia="Arial Unicode MS" w:hAnsi="Arial Unicode MS" w:cs="Arial Unicode MS"/>
              </w:rPr>
              <w:t>)</w:t>
            </w:r>
          </w:p>
        </w:tc>
      </w:tr>
      <w:tr w:rsidR="00D80D8A" w14:paraId="5D779EA0" w14:textId="77777777"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2BF1E3" w14:textId="77777777" w:rsidR="00D80D8A" w:rsidRDefault="00BE6280">
            <w:proofErr w:type="spellStart"/>
            <w:r>
              <w:t>Checkpointing</w:t>
            </w:r>
            <w:proofErr w:type="spellEnd"/>
          </w:p>
        </w:tc>
        <w:tc>
          <w:tcPr>
            <w:tcW w:w="15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EB3BBA" w14:textId="77777777" w:rsidR="00D80D8A" w:rsidRDefault="00BE6280">
            <w:r>
              <w:rPr>
                <w:rFonts w:ascii="Arial Unicode MS" w:eastAsia="Arial Unicode MS" w:hAnsi="Arial Unicode MS" w:cs="Arial Unicode MS"/>
              </w:rPr>
              <w:t>네이티브</w:t>
            </w:r>
            <w:r>
              <w:rPr>
                <w:rFonts w:ascii="Arial Unicode MS" w:eastAsia="Arial Unicode MS" w:hAnsi="Arial Unicode MS" w:cs="Arial Unicode MS"/>
              </w:rPr>
              <w:t xml:space="preserve"> (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PostgreSQL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Redis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lastRenderedPageBreak/>
              <w:t>DynamoDB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등</w:t>
            </w:r>
            <w:r>
              <w:rPr>
                <w:rFonts w:ascii="Arial Unicode MS" w:eastAsia="Arial Unicode MS" w:hAnsi="Arial Unicode MS" w:cs="Arial Unicode MS"/>
              </w:rPr>
              <w:t>)</w:t>
            </w:r>
          </w:p>
        </w:tc>
        <w:tc>
          <w:tcPr>
            <w:tcW w:w="12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5F1321" w14:textId="77777777" w:rsidR="00D80D8A" w:rsidRDefault="00BE6280">
            <w:r>
              <w:rPr>
                <w:rFonts w:ascii="Arial Unicode MS" w:eastAsia="Arial Unicode MS" w:hAnsi="Arial Unicode MS" w:cs="Arial Unicode MS"/>
              </w:rPr>
              <w:lastRenderedPageBreak/>
              <w:t>미지원</w:t>
            </w:r>
          </w:p>
        </w:tc>
        <w:tc>
          <w:tcPr>
            <w:tcW w:w="18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6DBA8B" w14:textId="77777777" w:rsidR="00D80D8A" w:rsidRDefault="00BE6280">
            <w:r>
              <w:rPr>
                <w:rFonts w:ascii="Arial Unicode MS" w:eastAsia="Arial Unicode MS" w:hAnsi="Arial Unicode MS" w:cs="Arial Unicode MS"/>
              </w:rPr>
              <w:t>세션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상태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존재</w:t>
            </w:r>
            <w:r>
              <w:rPr>
                <w:rFonts w:ascii="Arial Unicode MS" w:eastAsia="Arial Unicode MS" w:hAnsi="Arial Unicode MS" w:cs="Arial Unicode MS"/>
              </w:rPr>
              <w:t xml:space="preserve">. </w:t>
            </w:r>
            <w:r>
              <w:rPr>
                <w:rFonts w:ascii="Arial Unicode MS" w:eastAsia="Arial Unicode MS" w:hAnsi="Arial Unicode MS" w:cs="Arial Unicode MS"/>
              </w:rPr>
              <w:t>추가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검증</w:t>
            </w:r>
          </w:p>
        </w:tc>
        <w:tc>
          <w:tcPr>
            <w:tcW w:w="14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9A535D" w14:textId="77777777" w:rsidR="00D80D8A" w:rsidRDefault="00BE6280">
            <w:proofErr w:type="spellStart"/>
            <w:r>
              <w:rPr>
                <w:rFonts w:ascii="Arial Unicode MS" w:eastAsia="Arial Unicode MS" w:hAnsi="Arial Unicode MS" w:cs="Arial Unicode MS"/>
              </w:rPr>
              <w:t>Dapr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>/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Redis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>/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SQLAlchemy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세션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lastRenderedPageBreak/>
              <w:t>(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체크포인팅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수준은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아님</w:t>
            </w:r>
            <w:r>
              <w:rPr>
                <w:rFonts w:ascii="Arial Unicode MS" w:eastAsia="Arial Unicode MS" w:hAnsi="Arial Unicode MS" w:cs="Arial Unicode MS"/>
              </w:rPr>
              <w:t>)</w:t>
            </w:r>
          </w:p>
        </w:tc>
        <w:tc>
          <w:tcPr>
            <w:tcW w:w="17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7D1410" w14:textId="77777777" w:rsidR="00D80D8A" w:rsidRDefault="00BE6280">
            <w:proofErr w:type="spellStart"/>
            <w:r>
              <w:rPr>
                <w:rFonts w:ascii="Arial Unicode MS" w:eastAsia="Arial Unicode MS" w:hAnsi="Arial Unicode MS" w:cs="Arial Unicode MS"/>
              </w:rPr>
              <w:lastRenderedPageBreak/>
              <w:t>Azure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저장소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연계</w:t>
            </w:r>
          </w:p>
        </w:tc>
      </w:tr>
      <w:tr w:rsidR="00D80D8A" w14:paraId="0A5C27B9" w14:textId="77777777"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0D40C8" w14:textId="77777777" w:rsidR="00D80D8A" w:rsidRDefault="00BE6280">
            <w:r>
              <w:rPr>
                <w:rFonts w:ascii="Arial Unicode MS" w:eastAsia="Arial Unicode MS" w:hAnsi="Arial Unicode MS" w:cs="Arial Unicode MS"/>
              </w:rPr>
              <w:t>에러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핸들링</w:t>
            </w:r>
          </w:p>
        </w:tc>
        <w:tc>
          <w:tcPr>
            <w:tcW w:w="15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7B1EA3" w14:textId="77777777" w:rsidR="00D80D8A" w:rsidRDefault="00BE6280">
            <w:r>
              <w:rPr>
                <w:rFonts w:ascii="Arial Unicode MS" w:eastAsia="Arial Unicode MS" w:hAnsi="Arial Unicode MS" w:cs="Arial Unicode MS"/>
              </w:rPr>
              <w:t>노드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단위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재시도</w:t>
            </w:r>
            <w:r>
              <w:rPr>
                <w:rFonts w:ascii="Arial Unicode MS" w:eastAsia="Arial Unicode MS" w:hAnsi="Arial Unicode MS" w:cs="Arial Unicode MS"/>
              </w:rPr>
              <w:t>·</w:t>
            </w:r>
            <w:r>
              <w:rPr>
                <w:rFonts w:ascii="Arial Unicode MS" w:eastAsia="Arial Unicode MS" w:hAnsi="Arial Unicode MS" w:cs="Arial Unicode MS"/>
              </w:rPr>
              <w:t>폴백</w:t>
            </w:r>
            <w:r>
              <w:rPr>
                <w:rFonts w:ascii="Arial Unicode MS" w:eastAsia="Arial Unicode MS" w:hAnsi="Arial Unicode MS" w:cs="Arial Unicode MS"/>
              </w:rPr>
              <w:t>·</w:t>
            </w:r>
            <w:r>
              <w:rPr>
                <w:rFonts w:ascii="Arial Unicode MS" w:eastAsia="Arial Unicode MS" w:hAnsi="Arial Unicode MS" w:cs="Arial Unicode MS"/>
              </w:rPr>
              <w:t>서킷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브레이커</w:t>
            </w:r>
            <w:proofErr w:type="spellEnd"/>
          </w:p>
        </w:tc>
        <w:tc>
          <w:tcPr>
            <w:tcW w:w="12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530EDD" w14:textId="77777777" w:rsidR="00D80D8A" w:rsidRDefault="00BE6280">
            <w:proofErr w:type="spellStart"/>
            <w:r>
              <w:rPr>
                <w:rFonts w:ascii="Arial Unicode MS" w:eastAsia="Arial Unicode MS" w:hAnsi="Arial Unicode MS" w:cs="Arial Unicode MS"/>
              </w:rPr>
              <w:t>Task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단위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재시도</w:t>
            </w:r>
            <w:r>
              <w:rPr>
                <w:rFonts w:ascii="Arial Unicode MS" w:eastAsia="Arial Unicode MS" w:hAnsi="Arial Unicode MS" w:cs="Arial Unicode MS"/>
              </w:rPr>
              <w:t xml:space="preserve"> (</w:t>
            </w:r>
            <w:r>
              <w:rPr>
                <w:rFonts w:ascii="Arial Unicode MS" w:eastAsia="Arial Unicode MS" w:hAnsi="Arial Unicode MS" w:cs="Arial Unicode MS"/>
              </w:rPr>
              <w:t>커스텀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에러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핸들러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구성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가능</w:t>
            </w:r>
            <w:r>
              <w:rPr>
                <w:rFonts w:ascii="Arial Unicode MS" w:eastAsia="Arial Unicode MS" w:hAnsi="Arial Unicode MS" w:cs="Arial Unicode MS"/>
              </w:rPr>
              <w:t>)</w:t>
            </w:r>
          </w:p>
        </w:tc>
        <w:tc>
          <w:tcPr>
            <w:tcW w:w="18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6DD7E0" w14:textId="77777777" w:rsidR="00D80D8A" w:rsidRDefault="00BE6280">
            <w:r>
              <w:rPr>
                <w:rFonts w:ascii="Arial Unicode MS" w:eastAsia="Arial Unicode MS" w:hAnsi="Arial Unicode MS" w:cs="Arial Unicode MS"/>
              </w:rPr>
              <w:t>런타임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기반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구현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가능</w:t>
            </w:r>
          </w:p>
        </w:tc>
        <w:tc>
          <w:tcPr>
            <w:tcW w:w="14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FF90EE" w14:textId="77777777" w:rsidR="00D80D8A" w:rsidRDefault="00BE6280">
            <w:r>
              <w:rPr>
                <w:rFonts w:ascii="Arial Unicode MS" w:eastAsia="Arial Unicode MS" w:hAnsi="Arial Unicode MS" w:cs="Arial Unicode MS"/>
              </w:rPr>
              <w:t>기본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재시도</w:t>
            </w:r>
            <w:r>
              <w:rPr>
                <w:rFonts w:ascii="Arial Unicode MS" w:eastAsia="Arial Unicode MS" w:hAnsi="Arial Unicode MS" w:cs="Arial Unicode MS"/>
              </w:rPr>
              <w:t xml:space="preserve"> (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max_retries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+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backoff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설정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가능</w:t>
            </w:r>
            <w:r>
              <w:rPr>
                <w:rFonts w:ascii="Arial Unicode MS" w:eastAsia="Arial Unicode MS" w:hAnsi="Arial Unicode MS" w:cs="Arial Unicode MS"/>
              </w:rPr>
              <w:t>)</w:t>
            </w:r>
          </w:p>
        </w:tc>
        <w:tc>
          <w:tcPr>
            <w:tcW w:w="17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67E229" w14:textId="77777777" w:rsidR="00D80D8A" w:rsidRDefault="00BE6280">
            <w:r>
              <w:rPr>
                <w:rFonts w:ascii="Arial Unicode MS" w:eastAsia="Arial Unicode MS" w:hAnsi="Arial Unicode MS" w:cs="Arial Unicode MS"/>
              </w:rPr>
              <w:t>워크플로우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체크포인트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기반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복구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가능</w:t>
            </w:r>
            <w:r>
              <w:rPr>
                <w:rFonts w:ascii="Arial Unicode MS" w:eastAsia="Arial Unicode MS" w:hAnsi="Arial Unicode MS" w:cs="Arial Unicode MS"/>
              </w:rPr>
              <w:t xml:space="preserve">. </w:t>
            </w:r>
            <w:r>
              <w:rPr>
                <w:rFonts w:ascii="Arial Unicode MS" w:eastAsia="Arial Unicode MS" w:hAnsi="Arial Unicode MS" w:cs="Arial Unicode MS"/>
              </w:rPr>
              <w:t>기본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재시도</w:t>
            </w:r>
          </w:p>
        </w:tc>
      </w:tr>
      <w:tr w:rsidR="00D80D8A" w14:paraId="3874119B" w14:textId="77777777"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6C9C2F" w14:textId="77777777" w:rsidR="00D80D8A" w:rsidRDefault="00BE6280">
            <w:proofErr w:type="spellStart"/>
            <w:r>
              <w:t>Observability</w:t>
            </w:r>
            <w:proofErr w:type="spellEnd"/>
          </w:p>
        </w:tc>
        <w:tc>
          <w:tcPr>
            <w:tcW w:w="15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B05E7D" w14:textId="77777777" w:rsidR="00D80D8A" w:rsidRDefault="00BE6280">
            <w:proofErr w:type="spellStart"/>
            <w:r>
              <w:rPr>
                <w:rFonts w:ascii="Arial Unicode MS" w:eastAsia="Arial Unicode MS" w:hAnsi="Arial Unicode MS" w:cs="Arial Unicode MS"/>
              </w:rPr>
              <w:t>LangSmith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네이티브</w:t>
            </w:r>
          </w:p>
        </w:tc>
        <w:tc>
          <w:tcPr>
            <w:tcW w:w="12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25A9B8" w14:textId="77777777" w:rsidR="00D80D8A" w:rsidRDefault="00BE6280">
            <w:r>
              <w:rPr>
                <w:rFonts w:ascii="Arial Unicode MS" w:eastAsia="Arial Unicode MS" w:hAnsi="Arial Unicode MS" w:cs="Arial Unicode MS"/>
              </w:rPr>
              <w:t>외부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도구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연동</w:t>
            </w:r>
            <w:r>
              <w:rPr>
                <w:rFonts w:ascii="Arial Unicode MS" w:eastAsia="Arial Unicode MS" w:hAnsi="Arial Unicode MS" w:cs="Arial Unicode MS"/>
              </w:rPr>
              <w:t xml:space="preserve"> (Enterprise: </w:t>
            </w:r>
            <w:r>
              <w:rPr>
                <w:rFonts w:ascii="Arial Unicode MS" w:eastAsia="Arial Unicode MS" w:hAnsi="Arial Unicode MS" w:cs="Arial Unicode MS"/>
              </w:rPr>
              <w:t>자체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Tracing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>)</w:t>
            </w:r>
          </w:p>
        </w:tc>
        <w:tc>
          <w:tcPr>
            <w:tcW w:w="18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ECB62F" w14:textId="77777777" w:rsidR="00D80D8A" w:rsidRDefault="00BE6280">
            <w:r>
              <w:t>API Server/</w:t>
            </w:r>
            <w:proofErr w:type="spellStart"/>
            <w:r>
              <w:t>Agent</w:t>
            </w:r>
            <w:proofErr w:type="spellEnd"/>
            <w:r>
              <w:t xml:space="preserve"> </w:t>
            </w:r>
            <w:proofErr w:type="spellStart"/>
            <w:r>
              <w:t>Engine</w:t>
            </w:r>
            <w:proofErr w:type="spellEnd"/>
          </w:p>
        </w:tc>
        <w:tc>
          <w:tcPr>
            <w:tcW w:w="14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1607B6" w14:textId="77777777" w:rsidR="00D80D8A" w:rsidRDefault="00BE6280">
            <w:proofErr w:type="spellStart"/>
            <w:r>
              <w:rPr>
                <w:rFonts w:ascii="Arial Unicode MS" w:eastAsia="Arial Unicode MS" w:hAnsi="Arial Unicode MS" w:cs="Arial Unicode MS"/>
              </w:rPr>
              <w:t>OpenAI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대시보드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내장</w:t>
            </w:r>
          </w:p>
        </w:tc>
        <w:tc>
          <w:tcPr>
            <w:tcW w:w="17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329468" w14:textId="77777777" w:rsidR="00D80D8A" w:rsidRDefault="00BE6280">
            <w:proofErr w:type="spellStart"/>
            <w:r>
              <w:rPr>
                <w:rFonts w:ascii="Arial Unicode MS" w:eastAsia="Arial Unicode MS" w:hAnsi="Arial Unicode MS" w:cs="Arial Unicode MS"/>
              </w:rPr>
              <w:t>OpenTelemetry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네이티브</w:t>
            </w:r>
          </w:p>
        </w:tc>
      </w:tr>
      <w:tr w:rsidR="00D80D8A" w14:paraId="682F18A1" w14:textId="77777777"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D42725" w14:textId="77777777" w:rsidR="00D80D8A" w:rsidRDefault="00BE6280">
            <w:r>
              <w:rPr>
                <w:rFonts w:ascii="Arial Unicode MS" w:eastAsia="Arial Unicode MS" w:hAnsi="Arial Unicode MS" w:cs="Arial Unicode MS"/>
              </w:rPr>
              <w:t>라이선스</w:t>
            </w:r>
          </w:p>
        </w:tc>
        <w:tc>
          <w:tcPr>
            <w:tcW w:w="15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EEAD5B" w14:textId="77777777" w:rsidR="00D80D8A" w:rsidRDefault="00BE6280">
            <w:proofErr w:type="spellStart"/>
            <w:r>
              <w:rPr>
                <w:rFonts w:ascii="Arial Unicode MS" w:eastAsia="Arial Unicode MS" w:hAnsi="Arial Unicode MS" w:cs="Arial Unicode MS"/>
              </w:rPr>
              <w:t>LangGraph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License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(</w:t>
            </w:r>
            <w:r>
              <w:rPr>
                <w:rFonts w:ascii="Arial Unicode MS" w:eastAsia="Arial Unicode MS" w:hAnsi="Arial Unicode MS" w:cs="Arial Unicode MS"/>
              </w:rPr>
              <w:t>독자</w:t>
            </w:r>
            <w:r>
              <w:rPr>
                <w:rFonts w:ascii="Arial Unicode MS" w:eastAsia="Arial Unicode MS" w:hAnsi="Arial Unicode MS" w:cs="Arial Unicode MS"/>
              </w:rPr>
              <w:t>)</w:t>
            </w:r>
          </w:p>
        </w:tc>
        <w:tc>
          <w:tcPr>
            <w:tcW w:w="12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7D39A6" w14:textId="77777777" w:rsidR="00D80D8A" w:rsidRDefault="00BE6280">
            <w:r>
              <w:t>MIT</w:t>
            </w:r>
          </w:p>
        </w:tc>
        <w:tc>
          <w:tcPr>
            <w:tcW w:w="18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197AFB" w14:textId="77777777" w:rsidR="00D80D8A" w:rsidRDefault="00BE6280">
            <w:r>
              <w:t>Apache 2.0</w:t>
            </w:r>
          </w:p>
        </w:tc>
        <w:tc>
          <w:tcPr>
            <w:tcW w:w="14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8FE726" w14:textId="77777777" w:rsidR="00D80D8A" w:rsidRDefault="00BE6280">
            <w:r>
              <w:t>MIT</w:t>
            </w:r>
          </w:p>
        </w:tc>
        <w:tc>
          <w:tcPr>
            <w:tcW w:w="17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A348DC" w14:textId="77777777" w:rsidR="00D80D8A" w:rsidRDefault="00BE6280">
            <w:r>
              <w:t>MIT</w:t>
            </w:r>
          </w:p>
        </w:tc>
      </w:tr>
      <w:tr w:rsidR="00D80D8A" w14:paraId="58854B4B" w14:textId="77777777"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D0CA3A" w14:textId="77777777" w:rsidR="00D80D8A" w:rsidRDefault="00BE6280">
            <w:r>
              <w:rPr>
                <w:rFonts w:ascii="Arial Unicode MS" w:eastAsia="Arial Unicode MS" w:hAnsi="Arial Unicode MS" w:cs="Arial Unicode MS"/>
              </w:rPr>
              <w:t>지원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언어</w:t>
            </w:r>
          </w:p>
        </w:tc>
        <w:tc>
          <w:tcPr>
            <w:tcW w:w="15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EB08EE" w14:textId="77777777" w:rsidR="00D80D8A" w:rsidRDefault="00BE6280">
            <w:proofErr w:type="spellStart"/>
            <w:r>
              <w:t>Python</w:t>
            </w:r>
            <w:proofErr w:type="spellEnd"/>
            <w:r>
              <w:t xml:space="preserve">, </w:t>
            </w:r>
            <w:proofErr w:type="spellStart"/>
            <w:r>
              <w:t>TypeScript</w:t>
            </w:r>
            <w:proofErr w:type="spellEnd"/>
          </w:p>
        </w:tc>
        <w:tc>
          <w:tcPr>
            <w:tcW w:w="12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C28806" w14:textId="77777777" w:rsidR="00D80D8A" w:rsidRDefault="00BE6280">
            <w:proofErr w:type="spellStart"/>
            <w:r>
              <w:t>Python</w:t>
            </w:r>
            <w:proofErr w:type="spellEnd"/>
          </w:p>
        </w:tc>
        <w:tc>
          <w:tcPr>
            <w:tcW w:w="18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E927DF" w14:textId="77777777" w:rsidR="00D80D8A" w:rsidRDefault="00BE6280">
            <w:proofErr w:type="spellStart"/>
            <w:r>
              <w:t>Python</w:t>
            </w:r>
            <w:proofErr w:type="spellEnd"/>
            <w:r>
              <w:t xml:space="preserve">, TS, </w:t>
            </w:r>
            <w:proofErr w:type="spellStart"/>
            <w:r>
              <w:t>Go</w:t>
            </w:r>
            <w:proofErr w:type="spellEnd"/>
            <w:r>
              <w:t xml:space="preserve">, </w:t>
            </w:r>
            <w:proofErr w:type="spellStart"/>
            <w:r>
              <w:t>Java</w:t>
            </w:r>
            <w:proofErr w:type="spellEnd"/>
          </w:p>
        </w:tc>
        <w:tc>
          <w:tcPr>
            <w:tcW w:w="14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AB59C0" w14:textId="77777777" w:rsidR="00D80D8A" w:rsidRDefault="00BE6280">
            <w:proofErr w:type="spellStart"/>
            <w:r>
              <w:t>Python</w:t>
            </w:r>
            <w:proofErr w:type="spellEnd"/>
          </w:p>
        </w:tc>
        <w:tc>
          <w:tcPr>
            <w:tcW w:w="17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9ED605" w14:textId="77777777" w:rsidR="00D80D8A" w:rsidRDefault="00BE6280">
            <w:proofErr w:type="spellStart"/>
            <w:r>
              <w:t>Python</w:t>
            </w:r>
            <w:proofErr w:type="spellEnd"/>
            <w:r>
              <w:t>, .NET (C#)</w:t>
            </w:r>
          </w:p>
        </w:tc>
      </w:tr>
      <w:tr w:rsidR="00D80D8A" w14:paraId="1DD2C1E1" w14:textId="77777777"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A64F0C" w14:textId="77777777" w:rsidR="00D80D8A" w:rsidRDefault="00BE6280">
            <w:r>
              <w:rPr>
                <w:rFonts w:ascii="Arial Unicode MS" w:eastAsia="Arial Unicode MS" w:hAnsi="Arial Unicode MS" w:cs="Arial Unicode MS"/>
              </w:rPr>
              <w:t>커뮤니티</w:t>
            </w:r>
          </w:p>
        </w:tc>
        <w:tc>
          <w:tcPr>
            <w:tcW w:w="15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3327D2" w14:textId="77777777" w:rsidR="00D80D8A" w:rsidRDefault="00BE6280">
            <w:r>
              <w:rPr>
                <w:rFonts w:ascii="Arial Unicode MS" w:eastAsia="Arial Unicode MS" w:hAnsi="Arial Unicode MS" w:cs="Arial Unicode MS"/>
              </w:rPr>
              <w:t xml:space="preserve">GitHub ~24.6K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Stars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PyPI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~38M+/</w:t>
            </w:r>
            <w:r>
              <w:rPr>
                <w:rFonts w:ascii="Arial Unicode MS" w:eastAsia="Arial Unicode MS" w:hAnsi="Arial Unicode MS" w:cs="Arial Unicode MS"/>
              </w:rPr>
              <w:t>월</w:t>
            </w:r>
          </w:p>
        </w:tc>
        <w:tc>
          <w:tcPr>
            <w:tcW w:w="12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8B806D" w14:textId="77777777" w:rsidR="00D80D8A" w:rsidRDefault="00BE6280">
            <w:r>
              <w:rPr>
                <w:rFonts w:ascii="Arial Unicode MS" w:eastAsia="Arial Unicode MS" w:hAnsi="Arial Unicode MS" w:cs="Arial Unicode MS"/>
              </w:rPr>
              <w:t xml:space="preserve">GitHub ~45.9K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Stars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PyPI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~12M+/</w:t>
            </w:r>
            <w:r>
              <w:rPr>
                <w:rFonts w:ascii="Arial Unicode MS" w:eastAsia="Arial Unicode MS" w:hAnsi="Arial Unicode MS" w:cs="Arial Unicode MS"/>
              </w:rPr>
              <w:t>월</w:t>
            </w:r>
          </w:p>
        </w:tc>
        <w:tc>
          <w:tcPr>
            <w:tcW w:w="18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CAA6F8" w14:textId="77777777" w:rsidR="00D80D8A" w:rsidRDefault="00BE6280">
            <w:r>
              <w:rPr>
                <w:rFonts w:ascii="Arial Unicode MS" w:eastAsia="Arial Unicode MS" w:hAnsi="Arial Unicode MS" w:cs="Arial Unicode MS"/>
              </w:rPr>
              <w:t>확산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단계</w:t>
            </w:r>
            <w:r>
              <w:rPr>
                <w:rFonts w:ascii="Arial Unicode MS" w:eastAsia="Arial Unicode MS" w:hAnsi="Arial Unicode MS" w:cs="Arial Unicode MS"/>
              </w:rPr>
              <w:t xml:space="preserve">. Google </w:t>
            </w:r>
            <w:r>
              <w:rPr>
                <w:rFonts w:ascii="Arial Unicode MS" w:eastAsia="Arial Unicode MS" w:hAnsi="Arial Unicode MS" w:cs="Arial Unicode MS"/>
              </w:rPr>
              <w:t>주도</w:t>
            </w:r>
          </w:p>
        </w:tc>
        <w:tc>
          <w:tcPr>
            <w:tcW w:w="14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745BF9" w14:textId="77777777" w:rsidR="00D80D8A" w:rsidRDefault="00BE6280">
            <w:r>
              <w:t xml:space="preserve">GitHub ~19K </w:t>
            </w:r>
            <w:proofErr w:type="spellStart"/>
            <w:r>
              <w:t>Stars</w:t>
            </w:r>
            <w:proofErr w:type="spellEnd"/>
          </w:p>
        </w:tc>
        <w:tc>
          <w:tcPr>
            <w:tcW w:w="17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F93E2B" w14:textId="77777777" w:rsidR="00D80D8A" w:rsidRDefault="00BE6280">
            <w:r>
              <w:rPr>
                <w:rFonts w:ascii="Arial Unicode MS" w:eastAsia="Arial Unicode MS" w:hAnsi="Arial Unicode MS" w:cs="Arial Unicode MS"/>
              </w:rPr>
              <w:t>~1.5M/</w:t>
            </w:r>
            <w:r>
              <w:rPr>
                <w:rFonts w:ascii="Arial Unicode MS" w:eastAsia="Arial Unicode MS" w:hAnsi="Arial Unicode MS" w:cs="Arial Unicode MS"/>
              </w:rPr>
              <w:t>월</w:t>
            </w:r>
            <w:r>
              <w:rPr>
                <w:rFonts w:ascii="Arial Unicode MS" w:eastAsia="Arial Unicode MS" w:hAnsi="Arial Unicode MS" w:cs="Arial Unicode MS"/>
              </w:rPr>
              <w:t xml:space="preserve"> (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autogen-agentchat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>)</w:t>
            </w:r>
          </w:p>
        </w:tc>
      </w:tr>
    </w:tbl>
    <w:p w14:paraId="39648871" w14:textId="77777777" w:rsidR="00D80D8A" w:rsidRDefault="00D80D8A"/>
    <w:p w14:paraId="60D31743" w14:textId="77777777" w:rsidR="00D80D8A" w:rsidRDefault="00BE6280">
      <w:r>
        <w:rPr>
          <w:rFonts w:ascii="Arial Unicode MS" w:eastAsia="Arial Unicode MS" w:hAnsi="Arial Unicode MS" w:cs="Arial Unicode MS"/>
          <w:i/>
          <w:iCs/>
        </w:rPr>
        <w:t>커뮤니티</w:t>
      </w:r>
      <w:r>
        <w:rPr>
          <w:rFonts w:ascii="Arial Unicode MS" w:eastAsia="Arial Unicode MS" w:hAnsi="Arial Unicode MS" w:cs="Arial Unicode MS"/>
          <w:i/>
          <w:iCs/>
        </w:rPr>
        <w:t xml:space="preserve"> </w:t>
      </w:r>
      <w:r>
        <w:rPr>
          <w:rFonts w:ascii="Arial Unicode MS" w:eastAsia="Arial Unicode MS" w:hAnsi="Arial Unicode MS" w:cs="Arial Unicode MS"/>
          <w:i/>
          <w:iCs/>
        </w:rPr>
        <w:t>지표</w:t>
      </w:r>
      <w:r>
        <w:rPr>
          <w:rFonts w:ascii="Arial Unicode MS" w:eastAsia="Arial Unicode MS" w:hAnsi="Arial Unicode MS" w:cs="Arial Unicode MS"/>
          <w:i/>
          <w:iCs/>
        </w:rPr>
        <w:t xml:space="preserve">: GitHub </w:t>
      </w:r>
      <w:proofErr w:type="spellStart"/>
      <w:r>
        <w:rPr>
          <w:rFonts w:ascii="Arial Unicode MS" w:eastAsia="Arial Unicode MS" w:hAnsi="Arial Unicode MS" w:cs="Arial Unicode MS"/>
          <w:i/>
          <w:iCs/>
        </w:rPr>
        <w:t>Stars</w:t>
      </w:r>
      <w:r>
        <w:rPr>
          <w:rFonts w:ascii="Arial Unicode MS" w:eastAsia="Arial Unicode MS" w:hAnsi="Arial Unicode MS" w:cs="Arial Unicode MS"/>
          <w:i/>
          <w:iCs/>
        </w:rPr>
        <w:t>는</w:t>
      </w:r>
      <w:proofErr w:type="spellEnd"/>
      <w:r>
        <w:rPr>
          <w:rFonts w:ascii="Arial Unicode MS" w:eastAsia="Arial Unicode MS" w:hAnsi="Arial Unicode MS" w:cs="Arial Unicode MS"/>
          <w:i/>
          <w:iCs/>
        </w:rPr>
        <w:t xml:space="preserve"> </w:t>
      </w:r>
      <w:r>
        <w:rPr>
          <w:rFonts w:ascii="Arial Unicode MS" w:eastAsia="Arial Unicode MS" w:hAnsi="Arial Unicode MS" w:cs="Arial Unicode MS"/>
          <w:i/>
          <w:iCs/>
        </w:rPr>
        <w:t>관심도</w:t>
      </w:r>
      <w:r>
        <w:rPr>
          <w:rFonts w:ascii="Arial Unicode MS" w:eastAsia="Arial Unicode MS" w:hAnsi="Arial Unicode MS" w:cs="Arial Unicode MS"/>
          <w:i/>
          <w:iCs/>
        </w:rPr>
        <w:t xml:space="preserve">, </w:t>
      </w:r>
      <w:proofErr w:type="spellStart"/>
      <w:r>
        <w:rPr>
          <w:rFonts w:ascii="Arial Unicode MS" w:eastAsia="Arial Unicode MS" w:hAnsi="Arial Unicode MS" w:cs="Arial Unicode MS"/>
          <w:i/>
          <w:iCs/>
        </w:rPr>
        <w:t>PyPI</w:t>
      </w:r>
      <w:proofErr w:type="spellEnd"/>
      <w:r>
        <w:rPr>
          <w:rFonts w:ascii="Arial Unicode MS" w:eastAsia="Arial Unicode MS" w:hAnsi="Arial Unicode MS" w:cs="Arial Unicode MS"/>
          <w:i/>
          <w:iCs/>
        </w:rPr>
        <w:t xml:space="preserve"> </w:t>
      </w:r>
      <w:r>
        <w:rPr>
          <w:rFonts w:ascii="Arial Unicode MS" w:eastAsia="Arial Unicode MS" w:hAnsi="Arial Unicode MS" w:cs="Arial Unicode MS"/>
          <w:i/>
          <w:iCs/>
        </w:rPr>
        <w:t>다운로드는</w:t>
      </w:r>
      <w:r>
        <w:rPr>
          <w:rFonts w:ascii="Arial Unicode MS" w:eastAsia="Arial Unicode MS" w:hAnsi="Arial Unicode MS" w:cs="Arial Unicode MS"/>
          <w:i/>
          <w:iCs/>
        </w:rPr>
        <w:t xml:space="preserve"> </w:t>
      </w:r>
      <w:r>
        <w:rPr>
          <w:rFonts w:ascii="Arial Unicode MS" w:eastAsia="Arial Unicode MS" w:hAnsi="Arial Unicode MS" w:cs="Arial Unicode MS"/>
          <w:i/>
          <w:iCs/>
        </w:rPr>
        <w:t>실사용</w:t>
      </w:r>
      <w:r>
        <w:rPr>
          <w:rFonts w:ascii="Arial Unicode MS" w:eastAsia="Arial Unicode MS" w:hAnsi="Arial Unicode MS" w:cs="Arial Unicode MS"/>
          <w:i/>
          <w:iCs/>
        </w:rPr>
        <w:t xml:space="preserve"> </w:t>
      </w:r>
      <w:r>
        <w:rPr>
          <w:rFonts w:ascii="Arial Unicode MS" w:eastAsia="Arial Unicode MS" w:hAnsi="Arial Unicode MS" w:cs="Arial Unicode MS"/>
          <w:i/>
          <w:iCs/>
        </w:rPr>
        <w:t>규모</w:t>
      </w:r>
      <w:r>
        <w:rPr>
          <w:rFonts w:ascii="Arial Unicode MS" w:eastAsia="Arial Unicode MS" w:hAnsi="Arial Unicode MS" w:cs="Arial Unicode MS"/>
          <w:i/>
          <w:iCs/>
        </w:rPr>
        <w:t xml:space="preserve">. </w:t>
      </w:r>
      <w:proofErr w:type="spellStart"/>
      <w:r>
        <w:rPr>
          <w:rFonts w:ascii="Arial Unicode MS" w:eastAsia="Arial Unicode MS" w:hAnsi="Arial Unicode MS" w:cs="Arial Unicode MS"/>
          <w:i/>
          <w:iCs/>
        </w:rPr>
        <w:t>CrewAI</w:t>
      </w:r>
      <w:r>
        <w:rPr>
          <w:rFonts w:ascii="Arial Unicode MS" w:eastAsia="Arial Unicode MS" w:hAnsi="Arial Unicode MS" w:cs="Arial Unicode MS"/>
          <w:i/>
          <w:iCs/>
        </w:rPr>
        <w:t>의</w:t>
      </w:r>
      <w:proofErr w:type="spellEnd"/>
      <w:r>
        <w:rPr>
          <w:rFonts w:ascii="Arial Unicode MS" w:eastAsia="Arial Unicode MS" w:hAnsi="Arial Unicode MS" w:cs="Arial Unicode MS"/>
          <w:i/>
          <w:iCs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i/>
          <w:iCs/>
        </w:rPr>
        <w:t>Stars</w:t>
      </w:r>
      <w:r>
        <w:rPr>
          <w:rFonts w:ascii="Arial Unicode MS" w:eastAsia="Arial Unicode MS" w:hAnsi="Arial Unicode MS" w:cs="Arial Unicode MS"/>
          <w:i/>
          <w:iCs/>
        </w:rPr>
        <w:t>가</w:t>
      </w:r>
      <w:proofErr w:type="spellEnd"/>
      <w:r>
        <w:rPr>
          <w:rFonts w:ascii="Arial Unicode MS" w:eastAsia="Arial Unicode MS" w:hAnsi="Arial Unicode MS" w:cs="Arial Unicode MS"/>
          <w:i/>
          <w:iCs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i/>
          <w:iCs/>
        </w:rPr>
        <w:t>LangGraph</w:t>
      </w:r>
      <w:r>
        <w:rPr>
          <w:rFonts w:ascii="Arial Unicode MS" w:eastAsia="Arial Unicode MS" w:hAnsi="Arial Unicode MS" w:cs="Arial Unicode MS"/>
          <w:i/>
          <w:iCs/>
        </w:rPr>
        <w:t>보다</w:t>
      </w:r>
      <w:proofErr w:type="spellEnd"/>
      <w:r>
        <w:rPr>
          <w:rFonts w:ascii="Arial Unicode MS" w:eastAsia="Arial Unicode MS" w:hAnsi="Arial Unicode MS" w:cs="Arial Unicode MS"/>
          <w:i/>
          <w:iCs/>
        </w:rPr>
        <w:t xml:space="preserve"> </w:t>
      </w:r>
      <w:r>
        <w:rPr>
          <w:rFonts w:ascii="Arial Unicode MS" w:eastAsia="Arial Unicode MS" w:hAnsi="Arial Unicode MS" w:cs="Arial Unicode MS"/>
          <w:i/>
          <w:iCs/>
        </w:rPr>
        <w:t>높지만</w:t>
      </w:r>
      <w:r>
        <w:rPr>
          <w:rFonts w:ascii="Arial Unicode MS" w:eastAsia="Arial Unicode MS" w:hAnsi="Arial Unicode MS" w:cs="Arial Unicode MS"/>
          <w:i/>
          <w:iCs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i/>
          <w:iCs/>
        </w:rPr>
        <w:t>PyPI</w:t>
      </w:r>
      <w:r>
        <w:rPr>
          <w:rFonts w:ascii="Arial Unicode MS" w:eastAsia="Arial Unicode MS" w:hAnsi="Arial Unicode MS" w:cs="Arial Unicode MS"/>
          <w:i/>
          <w:iCs/>
        </w:rPr>
        <w:t>는</w:t>
      </w:r>
      <w:proofErr w:type="spellEnd"/>
      <w:r>
        <w:rPr>
          <w:rFonts w:ascii="Arial Unicode MS" w:eastAsia="Arial Unicode MS" w:hAnsi="Arial Unicode MS" w:cs="Arial Unicode MS"/>
          <w:i/>
          <w:iCs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i/>
          <w:iCs/>
        </w:rPr>
        <w:t>LangGraph</w:t>
      </w:r>
      <w:r>
        <w:rPr>
          <w:rFonts w:ascii="Arial Unicode MS" w:eastAsia="Arial Unicode MS" w:hAnsi="Arial Unicode MS" w:cs="Arial Unicode MS"/>
          <w:i/>
          <w:iCs/>
        </w:rPr>
        <w:t>가</w:t>
      </w:r>
      <w:proofErr w:type="spellEnd"/>
      <w:r>
        <w:rPr>
          <w:rFonts w:ascii="Arial Unicode MS" w:eastAsia="Arial Unicode MS" w:hAnsi="Arial Unicode MS" w:cs="Arial Unicode MS"/>
          <w:i/>
          <w:iCs/>
        </w:rPr>
        <w:t xml:space="preserve"> 3</w:t>
      </w:r>
      <w:r>
        <w:rPr>
          <w:rFonts w:ascii="Arial Unicode MS" w:eastAsia="Arial Unicode MS" w:hAnsi="Arial Unicode MS" w:cs="Arial Unicode MS"/>
          <w:i/>
          <w:iCs/>
        </w:rPr>
        <w:t>배</w:t>
      </w:r>
      <w:r>
        <w:rPr>
          <w:rFonts w:ascii="Arial Unicode MS" w:eastAsia="Arial Unicode MS" w:hAnsi="Arial Unicode MS" w:cs="Arial Unicode MS"/>
          <w:i/>
          <w:iCs/>
        </w:rPr>
        <w:t xml:space="preserve"> </w:t>
      </w:r>
      <w:r>
        <w:rPr>
          <w:rFonts w:ascii="Arial Unicode MS" w:eastAsia="Arial Unicode MS" w:hAnsi="Arial Unicode MS" w:cs="Arial Unicode MS"/>
          <w:i/>
          <w:iCs/>
        </w:rPr>
        <w:t>이상</w:t>
      </w:r>
      <w:r>
        <w:rPr>
          <w:rFonts w:ascii="Arial Unicode MS" w:eastAsia="Arial Unicode MS" w:hAnsi="Arial Unicode MS" w:cs="Arial Unicode MS"/>
          <w:i/>
          <w:iCs/>
        </w:rPr>
        <w:t xml:space="preserve">. </w:t>
      </w:r>
      <w:r>
        <w:rPr>
          <w:rFonts w:ascii="Arial Unicode MS" w:eastAsia="Arial Unicode MS" w:hAnsi="Arial Unicode MS" w:cs="Arial Unicode MS"/>
          <w:i/>
          <w:iCs/>
        </w:rPr>
        <w:t>실사용</w:t>
      </w:r>
      <w:r>
        <w:rPr>
          <w:rFonts w:ascii="Arial Unicode MS" w:eastAsia="Arial Unicode MS" w:hAnsi="Arial Unicode MS" w:cs="Arial Unicode MS"/>
          <w:i/>
          <w:iCs/>
        </w:rPr>
        <w:t xml:space="preserve"> </w:t>
      </w:r>
      <w:r>
        <w:rPr>
          <w:rFonts w:ascii="Arial Unicode MS" w:eastAsia="Arial Unicode MS" w:hAnsi="Arial Unicode MS" w:cs="Arial Unicode MS"/>
          <w:i/>
          <w:iCs/>
        </w:rPr>
        <w:t>지표에</w:t>
      </w:r>
      <w:r>
        <w:rPr>
          <w:rFonts w:ascii="Arial Unicode MS" w:eastAsia="Arial Unicode MS" w:hAnsi="Arial Unicode MS" w:cs="Arial Unicode MS"/>
          <w:i/>
          <w:iCs/>
        </w:rPr>
        <w:t xml:space="preserve"> </w:t>
      </w:r>
      <w:r>
        <w:rPr>
          <w:rFonts w:ascii="Arial Unicode MS" w:eastAsia="Arial Unicode MS" w:hAnsi="Arial Unicode MS" w:cs="Arial Unicode MS"/>
          <w:i/>
          <w:iCs/>
        </w:rPr>
        <w:t>더</w:t>
      </w:r>
      <w:r>
        <w:rPr>
          <w:rFonts w:ascii="Arial Unicode MS" w:eastAsia="Arial Unicode MS" w:hAnsi="Arial Unicode MS" w:cs="Arial Unicode MS"/>
          <w:i/>
          <w:iCs/>
        </w:rPr>
        <w:t xml:space="preserve"> </w:t>
      </w:r>
      <w:r>
        <w:rPr>
          <w:rFonts w:ascii="Arial Unicode MS" w:eastAsia="Arial Unicode MS" w:hAnsi="Arial Unicode MS" w:cs="Arial Unicode MS"/>
          <w:i/>
          <w:iCs/>
        </w:rPr>
        <w:t>무게를</w:t>
      </w:r>
      <w:r>
        <w:rPr>
          <w:rFonts w:ascii="Arial Unicode MS" w:eastAsia="Arial Unicode MS" w:hAnsi="Arial Unicode MS" w:cs="Arial Unicode MS"/>
          <w:i/>
          <w:iCs/>
        </w:rPr>
        <w:t xml:space="preserve"> </w:t>
      </w:r>
      <w:r>
        <w:rPr>
          <w:rFonts w:ascii="Arial Unicode MS" w:eastAsia="Arial Unicode MS" w:hAnsi="Arial Unicode MS" w:cs="Arial Unicode MS"/>
          <w:i/>
          <w:iCs/>
        </w:rPr>
        <w:t>둔다</w:t>
      </w:r>
      <w:r>
        <w:rPr>
          <w:rFonts w:ascii="Arial Unicode MS" w:eastAsia="Arial Unicode MS" w:hAnsi="Arial Unicode MS" w:cs="Arial Unicode MS"/>
          <w:i/>
          <w:iCs/>
        </w:rPr>
        <w:t xml:space="preserve">. (2026.03 </w:t>
      </w:r>
      <w:r>
        <w:rPr>
          <w:rFonts w:ascii="Arial Unicode MS" w:eastAsia="Arial Unicode MS" w:hAnsi="Arial Unicode MS" w:cs="Arial Unicode MS"/>
          <w:i/>
          <w:iCs/>
        </w:rPr>
        <w:t>기준</w:t>
      </w:r>
      <w:r>
        <w:rPr>
          <w:rFonts w:ascii="Arial Unicode MS" w:eastAsia="Arial Unicode MS" w:hAnsi="Arial Unicode MS" w:cs="Arial Unicode MS"/>
          <w:i/>
          <w:iCs/>
        </w:rPr>
        <w:t>)</w:t>
      </w:r>
    </w:p>
    <w:p w14:paraId="1D3058BB" w14:textId="77777777" w:rsidR="00D80D8A" w:rsidRDefault="00D80D8A"/>
    <w:p w14:paraId="62C8CD48" w14:textId="77777777" w:rsidR="00D80D8A" w:rsidRDefault="00BE6280">
      <w:r>
        <w:rPr>
          <w:rFonts w:ascii="Arial Unicode MS" w:eastAsia="Arial Unicode MS" w:hAnsi="Arial Unicode MS" w:cs="Arial Unicode MS"/>
          <w:b/>
          <w:bCs/>
        </w:rPr>
        <w:t>비용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참고</w:t>
      </w:r>
      <w:r>
        <w:rPr>
          <w:rFonts w:ascii="Arial Unicode MS" w:eastAsia="Arial Unicode MS" w:hAnsi="Arial Unicode MS" w:cs="Arial Unicode MS"/>
          <w:b/>
          <w:bCs/>
        </w:rPr>
        <w:t>: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CrewAI·OpenAI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Agents</w:t>
      </w:r>
      <w:proofErr w:type="spellEnd"/>
      <w:r>
        <w:rPr>
          <w:rFonts w:ascii="Arial Unicode MS" w:eastAsia="Arial Unicode MS" w:hAnsi="Arial Unicode MS" w:cs="Arial Unicode MS"/>
        </w:rPr>
        <w:t xml:space="preserve"> SDK·MS </w:t>
      </w:r>
      <w:proofErr w:type="spellStart"/>
      <w:r>
        <w:rPr>
          <w:rFonts w:ascii="Arial Unicode MS" w:eastAsia="Arial Unicode MS" w:hAnsi="Arial Unicode MS" w:cs="Arial Unicode MS"/>
        </w:rPr>
        <w:t>Agent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Framework</w:t>
      </w:r>
      <w:r>
        <w:rPr>
          <w:rFonts w:ascii="Arial Unicode MS" w:eastAsia="Arial Unicode MS" w:hAnsi="Arial Unicode MS" w:cs="Arial Unicode MS"/>
        </w:rPr>
        <w:t>는</w:t>
      </w:r>
      <w:proofErr w:type="spellEnd"/>
      <w:r>
        <w:rPr>
          <w:rFonts w:ascii="Arial Unicode MS" w:eastAsia="Arial Unicode MS" w:hAnsi="Arial Unicode MS" w:cs="Arial Unicode MS"/>
        </w:rPr>
        <w:t xml:space="preserve"> MIT, Google </w:t>
      </w:r>
      <w:proofErr w:type="spellStart"/>
      <w:r>
        <w:rPr>
          <w:rFonts w:ascii="Arial Unicode MS" w:eastAsia="Arial Unicode MS" w:hAnsi="Arial Unicode MS" w:cs="Arial Unicode MS"/>
        </w:rPr>
        <w:t>ADK</w:t>
      </w:r>
      <w:r>
        <w:rPr>
          <w:rFonts w:ascii="Arial Unicode MS" w:eastAsia="Arial Unicode MS" w:hAnsi="Arial Unicode MS" w:cs="Arial Unicode MS"/>
        </w:rPr>
        <w:t>는</w:t>
      </w:r>
      <w:proofErr w:type="spellEnd"/>
      <w:r>
        <w:rPr>
          <w:rFonts w:ascii="Arial Unicode MS" w:eastAsia="Arial Unicode MS" w:hAnsi="Arial Unicode MS" w:cs="Arial Unicode MS"/>
        </w:rPr>
        <w:t xml:space="preserve"> Apache 2.0</w:t>
      </w:r>
      <w:r>
        <w:rPr>
          <w:rFonts w:ascii="Arial Unicode MS" w:eastAsia="Arial Unicode MS" w:hAnsi="Arial Unicode MS" w:cs="Arial Unicode MS"/>
        </w:rPr>
        <w:t>이므로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Framework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자체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라이선스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비용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없음</w:t>
      </w:r>
      <w:r>
        <w:rPr>
          <w:rFonts w:ascii="Arial Unicode MS" w:eastAsia="Arial Unicode MS" w:hAnsi="Arial Unicode MS" w:cs="Arial Unicode MS"/>
        </w:rPr>
        <w:t xml:space="preserve">. </w:t>
      </w:r>
      <w:proofErr w:type="spellStart"/>
      <w:r>
        <w:rPr>
          <w:rFonts w:ascii="Arial Unicode MS" w:eastAsia="Arial Unicode MS" w:hAnsi="Arial Unicode MS" w:cs="Arial Unicode MS"/>
        </w:rPr>
        <w:t>LangGraph</w:t>
      </w:r>
      <w:r>
        <w:rPr>
          <w:rFonts w:ascii="Arial Unicode MS" w:eastAsia="Arial Unicode MS" w:hAnsi="Arial Unicode MS" w:cs="Arial Unicode MS"/>
        </w:rPr>
        <w:t>는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독자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라이선스이므로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상업적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사용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조건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확인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필수</w:t>
      </w:r>
      <w:r>
        <w:rPr>
          <w:rFonts w:ascii="Arial Unicode MS" w:eastAsia="Arial Unicode MS" w:hAnsi="Arial Unicode MS" w:cs="Arial Unicode MS"/>
        </w:rPr>
        <w:t xml:space="preserve">. </w:t>
      </w:r>
      <w:proofErr w:type="spellStart"/>
      <w:r>
        <w:rPr>
          <w:rFonts w:ascii="Arial Unicode MS" w:eastAsia="Arial Unicode MS" w:hAnsi="Arial Unicode MS" w:cs="Arial Unicode MS"/>
        </w:rPr>
        <w:t>LangGraph</w:t>
      </w:r>
      <w:proofErr w:type="spellEnd"/>
      <w:r>
        <w:rPr>
          <w:rFonts w:ascii="Arial Unicode MS" w:eastAsia="Arial Unicode MS" w:hAnsi="Arial Unicode MS" w:cs="Arial Unicode MS"/>
        </w:rPr>
        <w:t xml:space="preserve"> API </w:t>
      </w:r>
      <w:r>
        <w:rPr>
          <w:rFonts w:ascii="Arial Unicode MS" w:eastAsia="Arial Unicode MS" w:hAnsi="Arial Unicode MS" w:cs="Arial Unicode MS"/>
        </w:rPr>
        <w:t>서버는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별도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Elastic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License</w:t>
      </w:r>
      <w:proofErr w:type="spellEnd"/>
      <w:r>
        <w:rPr>
          <w:rFonts w:ascii="Arial Unicode MS" w:eastAsia="Arial Unicode MS" w:hAnsi="Arial Unicode MS" w:cs="Arial Unicode MS"/>
        </w:rPr>
        <w:t xml:space="preserve"> 2.0 </w:t>
      </w:r>
      <w:r>
        <w:rPr>
          <w:rFonts w:ascii="Arial Unicode MS" w:eastAsia="Arial Unicode MS" w:hAnsi="Arial Unicode MS" w:cs="Arial Unicode MS"/>
        </w:rPr>
        <w:t>적용</w:t>
      </w:r>
      <w:r>
        <w:rPr>
          <w:rFonts w:ascii="Arial Unicode MS" w:eastAsia="Arial Unicode MS" w:hAnsi="Arial Unicode MS" w:cs="Arial Unicode MS"/>
        </w:rPr>
        <w:t xml:space="preserve">. </w:t>
      </w:r>
      <w:r>
        <w:rPr>
          <w:rFonts w:ascii="Arial Unicode MS" w:eastAsia="Arial Unicode MS" w:hAnsi="Arial Unicode MS" w:cs="Arial Unicode MS"/>
        </w:rPr>
        <w:t>연계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서비스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간접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비용</w:t>
      </w:r>
      <w:r>
        <w:rPr>
          <w:rFonts w:ascii="Arial Unicode MS" w:eastAsia="Arial Unicode MS" w:hAnsi="Arial Unicode MS" w:cs="Arial Unicode MS"/>
        </w:rPr>
        <w:t xml:space="preserve">: </w:t>
      </w:r>
      <w:proofErr w:type="spellStart"/>
      <w:r>
        <w:rPr>
          <w:rFonts w:ascii="Arial Unicode MS" w:eastAsia="Arial Unicode MS" w:hAnsi="Arial Unicode MS" w:cs="Arial Unicode MS"/>
        </w:rPr>
        <w:t>CrewAI</w:t>
      </w:r>
      <w:proofErr w:type="spellEnd"/>
      <w:r>
        <w:rPr>
          <w:rFonts w:ascii="Arial Unicode MS" w:eastAsia="Arial Unicode MS" w:hAnsi="Arial Unicode MS" w:cs="Arial Unicode MS"/>
        </w:rPr>
        <w:t xml:space="preserve"> Enterprise </w:t>
      </w:r>
      <w:r>
        <w:rPr>
          <w:rFonts w:ascii="Arial Unicode MS" w:eastAsia="Arial Unicode MS" w:hAnsi="Arial Unicode MS" w:cs="Arial Unicode MS"/>
        </w:rPr>
        <w:t>유료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티어</w:t>
      </w:r>
      <w:proofErr w:type="spellEnd"/>
      <w:r>
        <w:rPr>
          <w:rFonts w:ascii="Arial Unicode MS" w:eastAsia="Arial Unicode MS" w:hAnsi="Arial Unicode MS" w:cs="Arial Unicode MS"/>
        </w:rPr>
        <w:t xml:space="preserve">, </w:t>
      </w:r>
      <w:proofErr w:type="spellStart"/>
      <w:r>
        <w:rPr>
          <w:rFonts w:ascii="Arial Unicode MS" w:eastAsia="Arial Unicode MS" w:hAnsi="Arial Unicode MS" w:cs="Arial Unicode MS"/>
        </w:rPr>
        <w:t>LangGraph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Platform</w:t>
      </w:r>
      <w:proofErr w:type="spellEnd"/>
      <w:r>
        <w:rPr>
          <w:rFonts w:ascii="Arial Unicode MS" w:eastAsia="Arial Unicode MS" w:hAnsi="Arial Unicode MS" w:cs="Arial Unicode MS"/>
        </w:rPr>
        <w:t xml:space="preserve"> + </w:t>
      </w:r>
      <w:proofErr w:type="spellStart"/>
      <w:r>
        <w:rPr>
          <w:rFonts w:ascii="Arial Unicode MS" w:eastAsia="Arial Unicode MS" w:hAnsi="Arial Unicode MS" w:cs="Arial Unicode MS"/>
        </w:rPr>
        <w:t>LangSmith</w:t>
      </w:r>
      <w:proofErr w:type="spellEnd"/>
      <w:r>
        <w:rPr>
          <w:rFonts w:ascii="Arial Unicode MS" w:eastAsia="Arial Unicode MS" w:hAnsi="Arial Unicode MS" w:cs="Arial Unicode MS"/>
        </w:rPr>
        <w:t xml:space="preserve">, </w:t>
      </w:r>
      <w:proofErr w:type="spellStart"/>
      <w:r>
        <w:rPr>
          <w:rFonts w:ascii="Arial Unicode MS" w:eastAsia="Arial Unicode MS" w:hAnsi="Arial Unicode MS" w:cs="Arial Unicode MS"/>
        </w:rPr>
        <w:t>Azure</w:t>
      </w:r>
      <w:proofErr w:type="spellEnd"/>
      <w:r>
        <w:rPr>
          <w:rFonts w:ascii="Arial Unicode MS" w:eastAsia="Arial Unicode MS" w:hAnsi="Arial Unicode MS" w:cs="Arial Unicode MS"/>
        </w:rPr>
        <w:t xml:space="preserve"> AI </w:t>
      </w:r>
      <w:proofErr w:type="spellStart"/>
      <w:r>
        <w:rPr>
          <w:rFonts w:ascii="Arial Unicode MS" w:eastAsia="Arial Unicode MS" w:hAnsi="Arial Unicode MS" w:cs="Arial Unicode MS"/>
        </w:rPr>
        <w:t>Foundry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과금</w:t>
      </w:r>
      <w:r>
        <w:rPr>
          <w:rFonts w:ascii="Arial Unicode MS" w:eastAsia="Arial Unicode MS" w:hAnsi="Arial Unicode MS" w:cs="Arial Unicode MS"/>
        </w:rPr>
        <w:t>.</w:t>
      </w:r>
    </w:p>
    <w:p w14:paraId="4C782AB5" w14:textId="77777777" w:rsidR="00D80D8A" w:rsidRDefault="00D80D8A"/>
    <w:p w14:paraId="390B3CA5" w14:textId="77777777" w:rsidR="00D80D8A" w:rsidRDefault="00BE6280">
      <w:pPr>
        <w:pStyle w:val="4"/>
      </w:pPr>
      <w:bookmarkStart w:id="87" w:name="_fjx9ywt7yhm2" w:colFirst="0" w:colLast="0"/>
      <w:bookmarkEnd w:id="87"/>
      <w:r>
        <w:rPr>
          <w:rFonts w:ascii="Arial Unicode MS" w:eastAsia="Arial Unicode MS" w:hAnsi="Arial Unicode MS" w:cs="Arial Unicode MS"/>
        </w:rPr>
        <w:t xml:space="preserve">4.4.3 </w:t>
      </w:r>
      <w:proofErr w:type="spellStart"/>
      <w:r>
        <w:rPr>
          <w:rFonts w:ascii="Arial Unicode MS" w:eastAsia="Arial Unicode MS" w:hAnsi="Arial Unicode MS" w:cs="Arial Unicode MS"/>
        </w:rPr>
        <w:t>Framework</w:t>
      </w:r>
      <w:proofErr w:type="spellEnd"/>
      <w:r>
        <w:rPr>
          <w:rFonts w:ascii="Arial Unicode MS" w:eastAsia="Arial Unicode MS" w:hAnsi="Arial Unicode MS" w:cs="Arial Unicode MS"/>
        </w:rPr>
        <w:t xml:space="preserve">-LLM </w:t>
      </w:r>
      <w:r>
        <w:rPr>
          <w:rFonts w:ascii="Arial Unicode MS" w:eastAsia="Arial Unicode MS" w:hAnsi="Arial Unicode MS" w:cs="Arial Unicode MS"/>
        </w:rPr>
        <w:t>호환성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매트릭스</w:t>
      </w:r>
      <w:r>
        <w:rPr>
          <w:rFonts w:ascii="Arial Unicode MS" w:eastAsia="Arial Unicode MS" w:hAnsi="Arial Unicode MS" w:cs="Arial Unicode MS"/>
        </w:rPr>
        <w:t xml:space="preserve"> (2026.03 </w:t>
      </w:r>
      <w:r>
        <w:rPr>
          <w:rFonts w:ascii="Arial Unicode MS" w:eastAsia="Arial Unicode MS" w:hAnsi="Arial Unicode MS" w:cs="Arial Unicode MS"/>
        </w:rPr>
        <w:t>기준</w:t>
      </w:r>
      <w:r>
        <w:rPr>
          <w:rFonts w:ascii="Arial Unicode MS" w:eastAsia="Arial Unicode MS" w:hAnsi="Arial Unicode MS" w:cs="Arial Unicode MS"/>
        </w:rPr>
        <w:t>)</w:t>
      </w:r>
    </w:p>
    <w:p w14:paraId="7F224614" w14:textId="77777777" w:rsidR="00D80D8A" w:rsidRDefault="00BE6280">
      <w:r>
        <w:rPr>
          <w:rFonts w:ascii="Arial Unicode MS" w:eastAsia="Arial Unicode MS" w:hAnsi="Arial Unicode MS" w:cs="Arial Unicode MS"/>
        </w:rPr>
        <w:t xml:space="preserve">4.3 </w:t>
      </w:r>
      <w:r>
        <w:rPr>
          <w:rFonts w:ascii="Arial Unicode MS" w:eastAsia="Arial Unicode MS" w:hAnsi="Arial Unicode MS" w:cs="Arial Unicode MS"/>
        </w:rPr>
        <w:t>분기</w:t>
      </w:r>
      <w:r>
        <w:rPr>
          <w:rFonts w:ascii="Arial Unicode MS" w:eastAsia="Arial Unicode MS" w:hAnsi="Arial Unicode MS" w:cs="Arial Unicode MS"/>
        </w:rPr>
        <w:t>4</w:t>
      </w:r>
      <w:r>
        <w:rPr>
          <w:rFonts w:ascii="Arial Unicode MS" w:eastAsia="Arial Unicode MS" w:hAnsi="Arial Unicode MS" w:cs="Arial Unicode MS"/>
        </w:rPr>
        <w:t>에서</w:t>
      </w:r>
      <w:r>
        <w:rPr>
          <w:rFonts w:ascii="Arial Unicode MS" w:eastAsia="Arial Unicode MS" w:hAnsi="Arial Unicode MS" w:cs="Arial Unicode MS"/>
        </w:rPr>
        <w:t xml:space="preserve"> LLM </w:t>
      </w:r>
      <w:proofErr w:type="spellStart"/>
      <w:r>
        <w:rPr>
          <w:rFonts w:ascii="Arial Unicode MS" w:eastAsia="Arial Unicode MS" w:hAnsi="Arial Unicode MS" w:cs="Arial Unicode MS"/>
        </w:rPr>
        <w:t>Provider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제약이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걸린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경우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아래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매트릭스로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상세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호환성을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확인한다</w:t>
      </w:r>
      <w:r>
        <w:rPr>
          <w:rFonts w:ascii="Arial Unicode MS" w:eastAsia="Arial Unicode MS" w:hAnsi="Arial Unicode MS" w:cs="Arial Unicode MS"/>
        </w:rPr>
        <w:t>.</w:t>
      </w:r>
    </w:p>
    <w:p w14:paraId="60E759AF" w14:textId="77777777" w:rsidR="00D80D8A" w:rsidRDefault="00D80D8A"/>
    <w:tbl>
      <w:tblPr>
        <w:tblStyle w:val="afff8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504"/>
        <w:gridCol w:w="1505"/>
        <w:gridCol w:w="1505"/>
        <w:gridCol w:w="1505"/>
        <w:gridCol w:w="1505"/>
        <w:gridCol w:w="1505"/>
      </w:tblGrid>
      <w:tr w:rsidR="00D80D8A" w14:paraId="3E9E9CB5" w14:textId="77777777">
        <w:trPr>
          <w:tblHeader/>
        </w:trPr>
        <w:tc>
          <w:tcPr>
            <w:tcW w:w="1504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68887C" w14:textId="77777777" w:rsidR="00D80D8A" w:rsidRDefault="00BE6280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Provider</w:t>
            </w:r>
            <w:proofErr w:type="spellEnd"/>
          </w:p>
        </w:tc>
        <w:tc>
          <w:tcPr>
            <w:tcW w:w="1504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48C4D5" w14:textId="77777777" w:rsidR="00D80D8A" w:rsidRDefault="00BE6280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LangGraph</w:t>
            </w:r>
            <w:proofErr w:type="spellEnd"/>
          </w:p>
        </w:tc>
        <w:tc>
          <w:tcPr>
            <w:tcW w:w="1504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B3D34D" w14:textId="77777777" w:rsidR="00D80D8A" w:rsidRDefault="00BE6280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CrewAI</w:t>
            </w:r>
            <w:proofErr w:type="spellEnd"/>
          </w:p>
        </w:tc>
        <w:tc>
          <w:tcPr>
            <w:tcW w:w="1504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BE2C75" w14:textId="77777777" w:rsidR="00D80D8A" w:rsidRDefault="00BE6280">
            <w:pPr>
              <w:rPr>
                <w:b/>
                <w:bCs/>
              </w:rPr>
            </w:pPr>
            <w:r>
              <w:rPr>
                <w:b/>
                <w:bCs/>
              </w:rPr>
              <w:t>Google ADK</w:t>
            </w:r>
          </w:p>
        </w:tc>
        <w:tc>
          <w:tcPr>
            <w:tcW w:w="1504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BC452B" w14:textId="77777777" w:rsidR="00D80D8A" w:rsidRDefault="00BE6280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OpenAI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Agents</w:t>
            </w:r>
            <w:proofErr w:type="spellEnd"/>
            <w:r>
              <w:rPr>
                <w:b/>
                <w:bCs/>
              </w:rPr>
              <w:t xml:space="preserve"> SDK</w:t>
            </w:r>
          </w:p>
        </w:tc>
        <w:tc>
          <w:tcPr>
            <w:tcW w:w="1504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B65319" w14:textId="77777777" w:rsidR="00D80D8A" w:rsidRDefault="00BE6280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MS </w:t>
            </w:r>
            <w:proofErr w:type="spellStart"/>
            <w:r>
              <w:rPr>
                <w:b/>
                <w:bCs/>
              </w:rPr>
              <w:t>Agent</w:t>
            </w:r>
            <w:proofErr w:type="spellEnd"/>
            <w:r>
              <w:rPr>
                <w:b/>
                <w:bCs/>
              </w:rPr>
              <w:t xml:space="preserve"> FW</w:t>
            </w:r>
          </w:p>
        </w:tc>
      </w:tr>
      <w:tr w:rsidR="00D80D8A" w14:paraId="6D6845E7" w14:textId="77777777">
        <w:tc>
          <w:tcPr>
            <w:tcW w:w="150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EE8F30" w14:textId="77777777" w:rsidR="00D80D8A" w:rsidRDefault="00BE6280">
            <w:proofErr w:type="spellStart"/>
            <w:r>
              <w:t>OpenAI</w:t>
            </w:r>
            <w:proofErr w:type="spellEnd"/>
          </w:p>
        </w:tc>
        <w:tc>
          <w:tcPr>
            <w:tcW w:w="150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F81090" w14:textId="77777777" w:rsidR="00D80D8A" w:rsidRDefault="00BE6280">
            <w:r>
              <w:rPr>
                <w:rFonts w:ascii="Arial Unicode MS" w:eastAsia="Arial Unicode MS" w:hAnsi="Arial Unicode MS" w:cs="Arial Unicode MS"/>
              </w:rPr>
              <w:t>네이티브</w:t>
            </w:r>
          </w:p>
        </w:tc>
        <w:tc>
          <w:tcPr>
            <w:tcW w:w="150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A01BE9" w14:textId="77777777" w:rsidR="00D80D8A" w:rsidRDefault="00BE6280">
            <w:r>
              <w:rPr>
                <w:rFonts w:ascii="Arial Unicode MS" w:eastAsia="Arial Unicode MS" w:hAnsi="Arial Unicode MS" w:cs="Arial Unicode MS"/>
              </w:rPr>
              <w:t>네이티브</w:t>
            </w:r>
          </w:p>
        </w:tc>
        <w:tc>
          <w:tcPr>
            <w:tcW w:w="150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5B8AF2" w14:textId="77777777" w:rsidR="00D80D8A" w:rsidRDefault="00BE6280">
            <w:r>
              <w:rPr>
                <w:rFonts w:ascii="Arial Unicode MS" w:eastAsia="Arial Unicode MS" w:hAnsi="Arial Unicode MS" w:cs="Arial Unicode MS"/>
              </w:rPr>
              <w:t>어댑터</w:t>
            </w:r>
            <w:r>
              <w:rPr>
                <w:rFonts w:ascii="Arial Unicode MS" w:eastAsia="Arial Unicode MS" w:hAnsi="Arial Unicode MS" w:cs="Arial Unicode MS"/>
              </w:rPr>
              <w:t>/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LiteLLM</w:t>
            </w:r>
            <w:proofErr w:type="spellEnd"/>
          </w:p>
        </w:tc>
        <w:tc>
          <w:tcPr>
            <w:tcW w:w="150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EE1C76" w14:textId="77777777" w:rsidR="00D80D8A" w:rsidRDefault="00BE6280">
            <w:r>
              <w:rPr>
                <w:rFonts w:ascii="Arial Unicode MS" w:eastAsia="Arial Unicode MS" w:hAnsi="Arial Unicode MS" w:cs="Arial Unicode MS"/>
              </w:rPr>
              <w:t>네이티브</w:t>
            </w:r>
            <w:r>
              <w:rPr>
                <w:rFonts w:ascii="Arial Unicode MS" w:eastAsia="Arial Unicode MS" w:hAnsi="Arial Unicode MS" w:cs="Arial Unicode MS"/>
              </w:rPr>
              <w:t xml:space="preserve"> (</w:t>
            </w:r>
            <w:r>
              <w:rPr>
                <w:rFonts w:ascii="Arial Unicode MS" w:eastAsia="Arial Unicode MS" w:hAnsi="Arial Unicode MS" w:cs="Arial Unicode MS"/>
              </w:rPr>
              <w:t>최적화</w:t>
            </w:r>
            <w:r>
              <w:rPr>
                <w:rFonts w:ascii="Arial Unicode MS" w:eastAsia="Arial Unicode MS" w:hAnsi="Arial Unicode MS" w:cs="Arial Unicode MS"/>
              </w:rPr>
              <w:t>)</w:t>
            </w:r>
          </w:p>
        </w:tc>
        <w:tc>
          <w:tcPr>
            <w:tcW w:w="150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C6BDB3" w14:textId="77777777" w:rsidR="00D80D8A" w:rsidRDefault="00BE6280">
            <w:r>
              <w:rPr>
                <w:rFonts w:ascii="Arial Unicode MS" w:eastAsia="Arial Unicode MS" w:hAnsi="Arial Unicode MS" w:cs="Arial Unicode MS"/>
              </w:rPr>
              <w:t>네이티브</w:t>
            </w:r>
          </w:p>
        </w:tc>
      </w:tr>
      <w:tr w:rsidR="00D80D8A" w14:paraId="45A086CB" w14:textId="77777777">
        <w:tc>
          <w:tcPr>
            <w:tcW w:w="150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4EB2DE" w14:textId="77777777" w:rsidR="00D80D8A" w:rsidRDefault="00BE6280">
            <w:proofErr w:type="spellStart"/>
            <w:r>
              <w:t>Anthropic</w:t>
            </w:r>
            <w:proofErr w:type="spellEnd"/>
          </w:p>
        </w:tc>
        <w:tc>
          <w:tcPr>
            <w:tcW w:w="150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30C38A" w14:textId="77777777" w:rsidR="00D80D8A" w:rsidRDefault="00BE6280">
            <w:r>
              <w:rPr>
                <w:rFonts w:ascii="Arial Unicode MS" w:eastAsia="Arial Unicode MS" w:hAnsi="Arial Unicode MS" w:cs="Arial Unicode MS"/>
              </w:rPr>
              <w:t>네이티브</w:t>
            </w:r>
          </w:p>
        </w:tc>
        <w:tc>
          <w:tcPr>
            <w:tcW w:w="150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CA7D9D" w14:textId="77777777" w:rsidR="00D80D8A" w:rsidRDefault="00BE6280">
            <w:r>
              <w:rPr>
                <w:rFonts w:ascii="Arial Unicode MS" w:eastAsia="Arial Unicode MS" w:hAnsi="Arial Unicode MS" w:cs="Arial Unicode MS"/>
              </w:rPr>
              <w:t>네이티브</w:t>
            </w:r>
          </w:p>
        </w:tc>
        <w:tc>
          <w:tcPr>
            <w:tcW w:w="150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41F33C" w14:textId="77777777" w:rsidR="00D80D8A" w:rsidRDefault="00BE6280">
            <w:r>
              <w:rPr>
                <w:rFonts w:ascii="Arial Unicode MS" w:eastAsia="Arial Unicode MS" w:hAnsi="Arial Unicode MS" w:cs="Arial Unicode MS"/>
              </w:rPr>
              <w:t>어댑터</w:t>
            </w:r>
            <w:r>
              <w:rPr>
                <w:rFonts w:ascii="Arial Unicode MS" w:eastAsia="Arial Unicode MS" w:hAnsi="Arial Unicode MS" w:cs="Arial Unicode MS"/>
              </w:rPr>
              <w:t>/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LiteLLM</w:t>
            </w:r>
            <w:proofErr w:type="spellEnd"/>
          </w:p>
        </w:tc>
        <w:tc>
          <w:tcPr>
            <w:tcW w:w="150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1D20BC" w14:textId="77777777" w:rsidR="00D80D8A" w:rsidRDefault="00BE6280">
            <w:proofErr w:type="spellStart"/>
            <w:r>
              <w:rPr>
                <w:rFonts w:ascii="Arial Unicode MS" w:eastAsia="Arial Unicode MS" w:hAnsi="Arial Unicode MS" w:cs="Arial Unicode MS"/>
              </w:rPr>
              <w:t>LiteLLM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확장</w:t>
            </w:r>
            <w:r>
              <w:rPr>
                <w:rFonts w:ascii="Arial Unicode MS" w:eastAsia="Arial Unicode MS" w:hAnsi="Arial Unicode MS" w:cs="Arial Unicode MS"/>
              </w:rPr>
              <w:t>(</w:t>
            </w:r>
            <w:r>
              <w:rPr>
                <w:rFonts w:ascii="Arial Unicode MS" w:eastAsia="Arial Unicode MS" w:hAnsi="Arial Unicode MS" w:cs="Arial Unicode MS"/>
              </w:rPr>
              <w:t>베타</w:t>
            </w:r>
            <w:r>
              <w:rPr>
                <w:rFonts w:ascii="Arial Unicode MS" w:eastAsia="Arial Unicode MS" w:hAnsi="Arial Unicode MS" w:cs="Arial Unicode MS"/>
              </w:rPr>
              <w:t>)</w:t>
            </w:r>
          </w:p>
        </w:tc>
        <w:tc>
          <w:tcPr>
            <w:tcW w:w="150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7DA144" w14:textId="77777777" w:rsidR="00D80D8A" w:rsidRDefault="00BE6280">
            <w:r>
              <w:rPr>
                <w:rFonts w:ascii="Arial Unicode MS" w:eastAsia="Arial Unicode MS" w:hAnsi="Arial Unicode MS" w:cs="Arial Unicode MS"/>
              </w:rPr>
              <w:t>네이티브</w:t>
            </w:r>
          </w:p>
        </w:tc>
      </w:tr>
      <w:tr w:rsidR="00D80D8A" w14:paraId="33D26F94" w14:textId="77777777">
        <w:tc>
          <w:tcPr>
            <w:tcW w:w="150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5FF276" w14:textId="77777777" w:rsidR="00D80D8A" w:rsidRDefault="00BE6280">
            <w:r>
              <w:t>Google (</w:t>
            </w:r>
            <w:proofErr w:type="spellStart"/>
            <w:r>
              <w:t>Gemini</w:t>
            </w:r>
            <w:proofErr w:type="spellEnd"/>
            <w:r>
              <w:t>)</w:t>
            </w:r>
          </w:p>
        </w:tc>
        <w:tc>
          <w:tcPr>
            <w:tcW w:w="150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E5751B" w14:textId="77777777" w:rsidR="00D80D8A" w:rsidRDefault="00BE6280">
            <w:r>
              <w:rPr>
                <w:rFonts w:ascii="Arial Unicode MS" w:eastAsia="Arial Unicode MS" w:hAnsi="Arial Unicode MS" w:cs="Arial Unicode MS"/>
              </w:rPr>
              <w:t>네이티브</w:t>
            </w:r>
          </w:p>
        </w:tc>
        <w:tc>
          <w:tcPr>
            <w:tcW w:w="150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CA574A" w14:textId="77777777" w:rsidR="00D80D8A" w:rsidRDefault="00BE6280">
            <w:r>
              <w:rPr>
                <w:rFonts w:ascii="Arial Unicode MS" w:eastAsia="Arial Unicode MS" w:hAnsi="Arial Unicode MS" w:cs="Arial Unicode MS"/>
              </w:rPr>
              <w:t>네이티브</w:t>
            </w:r>
          </w:p>
        </w:tc>
        <w:tc>
          <w:tcPr>
            <w:tcW w:w="150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837A7E" w14:textId="77777777" w:rsidR="00D80D8A" w:rsidRDefault="00BE6280">
            <w:r>
              <w:rPr>
                <w:rFonts w:ascii="Arial Unicode MS" w:eastAsia="Arial Unicode MS" w:hAnsi="Arial Unicode MS" w:cs="Arial Unicode MS"/>
              </w:rPr>
              <w:t>네이티브</w:t>
            </w:r>
          </w:p>
        </w:tc>
        <w:tc>
          <w:tcPr>
            <w:tcW w:w="150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FEE7A0" w14:textId="77777777" w:rsidR="00D80D8A" w:rsidRDefault="00BE6280">
            <w:proofErr w:type="spellStart"/>
            <w:r>
              <w:rPr>
                <w:rFonts w:ascii="Arial Unicode MS" w:eastAsia="Arial Unicode MS" w:hAnsi="Arial Unicode MS" w:cs="Arial Unicode MS"/>
              </w:rPr>
              <w:t>LiteLLM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확장</w:t>
            </w:r>
            <w:r>
              <w:rPr>
                <w:rFonts w:ascii="Arial Unicode MS" w:eastAsia="Arial Unicode MS" w:hAnsi="Arial Unicode MS" w:cs="Arial Unicode MS"/>
              </w:rPr>
              <w:t>(</w:t>
            </w:r>
            <w:r>
              <w:rPr>
                <w:rFonts w:ascii="Arial Unicode MS" w:eastAsia="Arial Unicode MS" w:hAnsi="Arial Unicode MS" w:cs="Arial Unicode MS"/>
              </w:rPr>
              <w:t>베타</w:t>
            </w:r>
            <w:r>
              <w:rPr>
                <w:rFonts w:ascii="Arial Unicode MS" w:eastAsia="Arial Unicode MS" w:hAnsi="Arial Unicode MS" w:cs="Arial Unicode MS"/>
              </w:rPr>
              <w:t>)</w:t>
            </w:r>
          </w:p>
        </w:tc>
        <w:tc>
          <w:tcPr>
            <w:tcW w:w="150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08B346" w14:textId="77777777" w:rsidR="00D80D8A" w:rsidRDefault="00BE6280">
            <w:r>
              <w:rPr>
                <w:rFonts w:ascii="Arial Unicode MS" w:eastAsia="Arial Unicode MS" w:hAnsi="Arial Unicode MS" w:cs="Arial Unicode MS"/>
              </w:rPr>
              <w:t>네이티브</w:t>
            </w:r>
          </w:p>
        </w:tc>
      </w:tr>
      <w:tr w:rsidR="00D80D8A" w14:paraId="6FF11D2C" w14:textId="77777777">
        <w:tc>
          <w:tcPr>
            <w:tcW w:w="150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0F50DE" w14:textId="77777777" w:rsidR="00D80D8A" w:rsidRDefault="00BE6280">
            <w:proofErr w:type="spellStart"/>
            <w:r>
              <w:t>DeepSeek</w:t>
            </w:r>
            <w:proofErr w:type="spellEnd"/>
          </w:p>
        </w:tc>
        <w:tc>
          <w:tcPr>
            <w:tcW w:w="150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9E0ECC" w14:textId="77777777" w:rsidR="00D80D8A" w:rsidRDefault="00BE6280">
            <w:r>
              <w:rPr>
                <w:rFonts w:ascii="Arial Unicode MS" w:eastAsia="Arial Unicode MS" w:hAnsi="Arial Unicode MS" w:cs="Arial Unicode MS"/>
              </w:rPr>
              <w:t>네이티브</w:t>
            </w:r>
            <w:r>
              <w:rPr>
                <w:rFonts w:ascii="Arial Unicode MS" w:eastAsia="Arial Unicode MS" w:hAnsi="Arial Unicode MS" w:cs="Arial Unicode MS"/>
              </w:rPr>
              <w:t xml:space="preserve"> (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호환</w:t>
            </w:r>
            <w:r>
              <w:rPr>
                <w:rFonts w:ascii="Arial Unicode MS" w:eastAsia="Arial Unicode MS" w:hAnsi="Arial Unicode MS" w:cs="Arial Unicode MS"/>
              </w:rPr>
              <w:t>API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>)</w:t>
            </w:r>
          </w:p>
        </w:tc>
        <w:tc>
          <w:tcPr>
            <w:tcW w:w="150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AA59CA" w14:textId="77777777" w:rsidR="00D80D8A" w:rsidRDefault="00BE6280">
            <w:r>
              <w:rPr>
                <w:rFonts w:ascii="Arial Unicode MS" w:eastAsia="Arial Unicode MS" w:hAnsi="Arial Unicode MS" w:cs="Arial Unicode MS"/>
              </w:rPr>
              <w:t>네이티브</w:t>
            </w:r>
            <w:r>
              <w:rPr>
                <w:rFonts w:ascii="Arial Unicode MS" w:eastAsia="Arial Unicode MS" w:hAnsi="Arial Unicode MS" w:cs="Arial Unicode MS"/>
              </w:rPr>
              <w:t xml:space="preserve"> (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LiteLLM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>)</w:t>
            </w:r>
          </w:p>
        </w:tc>
        <w:tc>
          <w:tcPr>
            <w:tcW w:w="150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435E44" w14:textId="77777777" w:rsidR="00D80D8A" w:rsidRDefault="00BE6280">
            <w:r>
              <w:rPr>
                <w:rFonts w:ascii="Arial Unicode MS" w:eastAsia="Arial Unicode MS" w:hAnsi="Arial Unicode MS" w:cs="Arial Unicode MS"/>
              </w:rPr>
              <w:t>어댑터</w:t>
            </w:r>
            <w:r>
              <w:rPr>
                <w:rFonts w:ascii="Arial Unicode MS" w:eastAsia="Arial Unicode MS" w:hAnsi="Arial Unicode MS" w:cs="Arial Unicode MS"/>
              </w:rPr>
              <w:t>/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LiteLLM</w:t>
            </w:r>
            <w:proofErr w:type="spellEnd"/>
          </w:p>
        </w:tc>
        <w:tc>
          <w:tcPr>
            <w:tcW w:w="150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844646" w14:textId="77777777" w:rsidR="00D80D8A" w:rsidRDefault="00BE6280">
            <w:proofErr w:type="spellStart"/>
            <w:r>
              <w:rPr>
                <w:rFonts w:ascii="Arial Unicode MS" w:eastAsia="Arial Unicode MS" w:hAnsi="Arial Unicode MS" w:cs="Arial Unicode MS"/>
              </w:rPr>
              <w:t>LiteLLM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확장</w:t>
            </w:r>
            <w:r>
              <w:rPr>
                <w:rFonts w:ascii="Arial Unicode MS" w:eastAsia="Arial Unicode MS" w:hAnsi="Arial Unicode MS" w:cs="Arial Unicode MS"/>
              </w:rPr>
              <w:t>(</w:t>
            </w:r>
            <w:r>
              <w:rPr>
                <w:rFonts w:ascii="Arial Unicode MS" w:eastAsia="Arial Unicode MS" w:hAnsi="Arial Unicode MS" w:cs="Arial Unicode MS"/>
              </w:rPr>
              <w:t>베타</w:t>
            </w:r>
            <w:r>
              <w:rPr>
                <w:rFonts w:ascii="Arial Unicode MS" w:eastAsia="Arial Unicode MS" w:hAnsi="Arial Unicode MS" w:cs="Arial Unicode MS"/>
              </w:rPr>
              <w:t>)</w:t>
            </w:r>
          </w:p>
        </w:tc>
        <w:tc>
          <w:tcPr>
            <w:tcW w:w="150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88B0BD" w14:textId="77777777" w:rsidR="00D80D8A" w:rsidRDefault="00BE6280">
            <w:r>
              <w:rPr>
                <w:rFonts w:ascii="Arial Unicode MS" w:eastAsia="Arial Unicode MS" w:hAnsi="Arial Unicode MS" w:cs="Arial Unicode MS"/>
              </w:rPr>
              <w:t>어댑터</w:t>
            </w:r>
          </w:p>
        </w:tc>
      </w:tr>
      <w:tr w:rsidR="00D80D8A" w14:paraId="0ABCD08E" w14:textId="77777777">
        <w:tc>
          <w:tcPr>
            <w:tcW w:w="150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F90B03" w14:textId="77777777" w:rsidR="00D80D8A" w:rsidRDefault="00BE6280">
            <w:r>
              <w:rPr>
                <w:rFonts w:ascii="Arial Unicode MS" w:eastAsia="Arial Unicode MS" w:hAnsi="Arial Unicode MS" w:cs="Arial Unicode MS"/>
              </w:rPr>
              <w:t>오픈소스</w:t>
            </w:r>
            <w:r>
              <w:rPr>
                <w:rFonts w:ascii="Arial Unicode MS" w:eastAsia="Arial Unicode MS" w:hAnsi="Arial Unicode MS" w:cs="Arial Unicode MS"/>
              </w:rPr>
              <w:t xml:space="preserve"> (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vLLM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>/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Ollama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>)</w:t>
            </w:r>
          </w:p>
        </w:tc>
        <w:tc>
          <w:tcPr>
            <w:tcW w:w="150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282677" w14:textId="77777777" w:rsidR="00D80D8A" w:rsidRDefault="00BE6280">
            <w:r>
              <w:rPr>
                <w:rFonts w:ascii="Arial Unicode MS" w:eastAsia="Arial Unicode MS" w:hAnsi="Arial Unicode MS" w:cs="Arial Unicode MS"/>
              </w:rPr>
              <w:t>네이티브</w:t>
            </w:r>
          </w:p>
        </w:tc>
        <w:tc>
          <w:tcPr>
            <w:tcW w:w="150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587BCB" w14:textId="77777777" w:rsidR="00D80D8A" w:rsidRDefault="00BE6280">
            <w:r>
              <w:rPr>
                <w:rFonts w:ascii="Arial Unicode MS" w:eastAsia="Arial Unicode MS" w:hAnsi="Arial Unicode MS" w:cs="Arial Unicode MS"/>
              </w:rPr>
              <w:t>네이티브</w:t>
            </w:r>
            <w:r>
              <w:rPr>
                <w:rFonts w:ascii="Arial Unicode MS" w:eastAsia="Arial Unicode MS" w:hAnsi="Arial Unicode MS" w:cs="Arial Unicode MS"/>
              </w:rPr>
              <w:t xml:space="preserve"> (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LiteLLM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>)</w:t>
            </w:r>
          </w:p>
        </w:tc>
        <w:tc>
          <w:tcPr>
            <w:tcW w:w="150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920F6A" w14:textId="77777777" w:rsidR="00D80D8A" w:rsidRDefault="00BE6280">
            <w:r>
              <w:rPr>
                <w:rFonts w:ascii="Arial Unicode MS" w:eastAsia="Arial Unicode MS" w:hAnsi="Arial Unicode MS" w:cs="Arial Unicode MS"/>
              </w:rPr>
              <w:t>어댑터</w:t>
            </w:r>
            <w:r>
              <w:rPr>
                <w:rFonts w:ascii="Arial Unicode MS" w:eastAsia="Arial Unicode MS" w:hAnsi="Arial Unicode MS" w:cs="Arial Unicode MS"/>
              </w:rPr>
              <w:t>/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LiteLLM</w:t>
            </w:r>
            <w:proofErr w:type="spellEnd"/>
          </w:p>
        </w:tc>
        <w:tc>
          <w:tcPr>
            <w:tcW w:w="150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6601F0" w14:textId="77777777" w:rsidR="00D80D8A" w:rsidRDefault="00BE6280">
            <w:proofErr w:type="spellStart"/>
            <w:r>
              <w:rPr>
                <w:rFonts w:ascii="Arial Unicode MS" w:eastAsia="Arial Unicode MS" w:hAnsi="Arial Unicode MS" w:cs="Arial Unicode MS"/>
              </w:rPr>
              <w:t>LiteLLM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확장</w:t>
            </w:r>
            <w:r>
              <w:rPr>
                <w:rFonts w:ascii="Arial Unicode MS" w:eastAsia="Arial Unicode MS" w:hAnsi="Arial Unicode MS" w:cs="Arial Unicode MS"/>
              </w:rPr>
              <w:t>(</w:t>
            </w:r>
            <w:r>
              <w:rPr>
                <w:rFonts w:ascii="Arial Unicode MS" w:eastAsia="Arial Unicode MS" w:hAnsi="Arial Unicode MS" w:cs="Arial Unicode MS"/>
              </w:rPr>
              <w:t>베타</w:t>
            </w:r>
            <w:r>
              <w:rPr>
                <w:rFonts w:ascii="Arial Unicode MS" w:eastAsia="Arial Unicode MS" w:hAnsi="Arial Unicode MS" w:cs="Arial Unicode MS"/>
              </w:rPr>
              <w:t>)</w:t>
            </w:r>
          </w:p>
        </w:tc>
        <w:tc>
          <w:tcPr>
            <w:tcW w:w="150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654961" w14:textId="77777777" w:rsidR="00D80D8A" w:rsidRDefault="00BE6280">
            <w:r>
              <w:rPr>
                <w:rFonts w:ascii="Arial Unicode MS" w:eastAsia="Arial Unicode MS" w:hAnsi="Arial Unicode MS" w:cs="Arial Unicode MS"/>
              </w:rPr>
              <w:t>어댑터</w:t>
            </w:r>
          </w:p>
        </w:tc>
      </w:tr>
    </w:tbl>
    <w:p w14:paraId="0899818D" w14:textId="77777777" w:rsidR="00D80D8A" w:rsidRDefault="00D80D8A"/>
    <w:p w14:paraId="040BA6EA" w14:textId="77777777" w:rsidR="00D80D8A" w:rsidRDefault="00BE6280">
      <w:proofErr w:type="spellStart"/>
      <w:r>
        <w:rPr>
          <w:rFonts w:ascii="Arial Unicode MS" w:eastAsia="Arial Unicode MS" w:hAnsi="Arial Unicode MS" w:cs="Arial Unicode MS"/>
          <w:b/>
          <w:bCs/>
        </w:rPr>
        <w:t>OpenAI</w:t>
      </w:r>
      <w:proofErr w:type="spellEnd"/>
      <w:r>
        <w:rPr>
          <w:rFonts w:ascii="Arial Unicode MS" w:eastAsia="Arial Unicode MS" w:hAnsi="Arial Unicode MS" w:cs="Arial Unicode MS"/>
          <w:b/>
          <w:bCs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b/>
          <w:bCs/>
        </w:rPr>
        <w:t>Agents</w:t>
      </w:r>
      <w:proofErr w:type="spellEnd"/>
      <w:r>
        <w:rPr>
          <w:rFonts w:ascii="Arial Unicode MS" w:eastAsia="Arial Unicode MS" w:hAnsi="Arial Unicode MS" w:cs="Arial Unicode MS"/>
          <w:b/>
          <w:bCs/>
        </w:rPr>
        <w:t xml:space="preserve"> SDK </w:t>
      </w:r>
      <w:proofErr w:type="spellStart"/>
      <w:r>
        <w:rPr>
          <w:rFonts w:ascii="Arial Unicode MS" w:eastAsia="Arial Unicode MS" w:hAnsi="Arial Unicode MS" w:cs="Arial Unicode MS"/>
          <w:b/>
          <w:bCs/>
        </w:rPr>
        <w:t>LiteLLM</w:t>
      </w:r>
      <w:proofErr w:type="spellEnd"/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확장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참고</w:t>
      </w:r>
      <w:r>
        <w:rPr>
          <w:rFonts w:ascii="Arial Unicode MS" w:eastAsia="Arial Unicode MS" w:hAnsi="Arial Unicode MS" w:cs="Arial Unicode MS"/>
          <w:b/>
          <w:bCs/>
        </w:rPr>
        <w:t>: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공식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베타</w:t>
      </w:r>
      <w:r>
        <w:rPr>
          <w:rFonts w:ascii="Arial Unicode MS" w:eastAsia="Arial Unicode MS" w:hAnsi="Arial Unicode MS" w:cs="Arial Unicode MS"/>
        </w:rPr>
        <w:t>(</w:t>
      </w:r>
      <w:proofErr w:type="spellStart"/>
      <w:r>
        <w:rPr>
          <w:rFonts w:ascii="Roboto Mono" w:eastAsia="Roboto Mono" w:hAnsi="Roboto Mono" w:cs="Roboto Mono"/>
          <w:color w:val="188038"/>
        </w:rPr>
        <w:t>openai-agents</w:t>
      </w:r>
      <w:proofErr w:type="spellEnd"/>
      <w:r>
        <w:rPr>
          <w:rFonts w:ascii="Roboto Mono" w:eastAsia="Roboto Mono" w:hAnsi="Roboto Mono" w:cs="Roboto Mono"/>
          <w:color w:val="188038"/>
        </w:rPr>
        <w:t>[</w:t>
      </w:r>
      <w:proofErr w:type="spellStart"/>
      <w:r>
        <w:rPr>
          <w:rFonts w:ascii="Roboto Mono" w:eastAsia="Roboto Mono" w:hAnsi="Roboto Mono" w:cs="Roboto Mono"/>
          <w:color w:val="188038"/>
        </w:rPr>
        <w:t>litellm</w:t>
      </w:r>
      <w:proofErr w:type="spellEnd"/>
      <w:r>
        <w:rPr>
          <w:rFonts w:ascii="Roboto Mono" w:eastAsia="Roboto Mono" w:hAnsi="Roboto Mono" w:cs="Roboto Mono"/>
          <w:color w:val="188038"/>
        </w:rPr>
        <w:t>]</w:t>
      </w:r>
      <w:r>
        <w:rPr>
          <w:rFonts w:ascii="Arial Unicode MS" w:eastAsia="Arial Unicode MS" w:hAnsi="Arial Unicode MS" w:cs="Arial Unicode MS"/>
        </w:rPr>
        <w:t>)</w:t>
      </w:r>
      <w:r>
        <w:rPr>
          <w:rFonts w:ascii="Arial Unicode MS" w:eastAsia="Arial Unicode MS" w:hAnsi="Arial Unicode MS" w:cs="Arial Unicode MS"/>
        </w:rPr>
        <w:t>이다</w:t>
      </w:r>
      <w:r>
        <w:rPr>
          <w:rFonts w:ascii="Arial Unicode MS" w:eastAsia="Arial Unicode MS" w:hAnsi="Arial Unicode MS" w:cs="Arial Unicode MS"/>
        </w:rPr>
        <w:t xml:space="preserve">. </w:t>
      </w:r>
      <w:proofErr w:type="spellStart"/>
      <w:r>
        <w:rPr>
          <w:rFonts w:ascii="Arial Unicode MS" w:eastAsia="Arial Unicode MS" w:hAnsi="Arial Unicode MS" w:cs="Arial Unicode MS"/>
        </w:rPr>
        <w:t>Responses</w:t>
      </w:r>
      <w:proofErr w:type="spellEnd"/>
      <w:r>
        <w:rPr>
          <w:rFonts w:ascii="Arial Unicode MS" w:eastAsia="Arial Unicode MS" w:hAnsi="Arial Unicode MS" w:cs="Arial Unicode MS"/>
        </w:rPr>
        <w:t xml:space="preserve"> API </w:t>
      </w:r>
      <w:r>
        <w:rPr>
          <w:rFonts w:ascii="Arial Unicode MS" w:eastAsia="Arial Unicode MS" w:hAnsi="Arial Unicode MS" w:cs="Arial Unicode MS"/>
        </w:rPr>
        <w:t>미지원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Provider</w:t>
      </w:r>
      <w:r>
        <w:rPr>
          <w:rFonts w:ascii="Arial Unicode MS" w:eastAsia="Arial Unicode MS" w:hAnsi="Arial Unicode MS" w:cs="Arial Unicode MS"/>
        </w:rPr>
        <w:t>에서는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Chat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Completions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폴백으로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동작한다</w:t>
      </w:r>
      <w:r>
        <w:rPr>
          <w:rFonts w:ascii="Arial Unicode MS" w:eastAsia="Arial Unicode MS" w:hAnsi="Arial Unicode MS" w:cs="Arial Unicode MS"/>
        </w:rPr>
        <w:t>.</w:t>
      </w:r>
    </w:p>
    <w:p w14:paraId="4E0F0452" w14:textId="77777777" w:rsidR="00D80D8A" w:rsidRDefault="00D80D8A"/>
    <w:p w14:paraId="3125A92A" w14:textId="77777777" w:rsidR="00D80D8A" w:rsidRDefault="00BE6280">
      <w:r>
        <w:rPr>
          <w:rFonts w:ascii="Arial Unicode MS" w:eastAsia="Arial Unicode MS" w:hAnsi="Arial Unicode MS" w:cs="Arial Unicode MS"/>
          <w:b/>
          <w:bCs/>
        </w:rPr>
        <w:t xml:space="preserve">Tool </w:t>
      </w:r>
      <w:proofErr w:type="spellStart"/>
      <w:r>
        <w:rPr>
          <w:rFonts w:ascii="Arial Unicode MS" w:eastAsia="Arial Unicode MS" w:hAnsi="Arial Unicode MS" w:cs="Arial Unicode MS"/>
          <w:b/>
          <w:bCs/>
        </w:rPr>
        <w:t>Use</w:t>
      </w:r>
      <w:proofErr w:type="spellEnd"/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호환성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주의</w:t>
      </w:r>
      <w:r>
        <w:rPr>
          <w:rFonts w:ascii="Arial Unicode MS" w:eastAsia="Arial Unicode MS" w:hAnsi="Arial Unicode MS" w:cs="Arial Unicode MS"/>
          <w:b/>
          <w:bCs/>
        </w:rPr>
        <w:t>: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텍스트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생성은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호환되더라도</w:t>
      </w:r>
      <w:r>
        <w:rPr>
          <w:rFonts w:ascii="Arial Unicode MS" w:eastAsia="Arial Unicode MS" w:hAnsi="Arial Unicode MS" w:cs="Arial Unicode MS"/>
        </w:rPr>
        <w:t xml:space="preserve"> Tool </w:t>
      </w:r>
      <w:proofErr w:type="spellStart"/>
      <w:r>
        <w:rPr>
          <w:rFonts w:ascii="Arial Unicode MS" w:eastAsia="Arial Unicode MS" w:hAnsi="Arial Unicode MS" w:cs="Arial Unicode MS"/>
        </w:rPr>
        <w:t>Use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스키마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형식은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Provider</w:t>
      </w:r>
      <w:r>
        <w:rPr>
          <w:rFonts w:ascii="Arial Unicode MS" w:eastAsia="Arial Unicode MS" w:hAnsi="Arial Unicode MS" w:cs="Arial Unicode MS"/>
        </w:rPr>
        <w:t>별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상이</w:t>
      </w:r>
      <w:r>
        <w:rPr>
          <w:rFonts w:ascii="Arial Unicode MS" w:eastAsia="Arial Unicode MS" w:hAnsi="Arial Unicode MS" w:cs="Arial Unicode MS"/>
        </w:rPr>
        <w:t xml:space="preserve">. MS </w:t>
      </w:r>
      <w:proofErr w:type="spellStart"/>
      <w:r>
        <w:rPr>
          <w:rFonts w:ascii="Arial Unicode MS" w:eastAsia="Arial Unicode MS" w:hAnsi="Arial Unicode MS" w:cs="Arial Unicode MS"/>
        </w:rPr>
        <w:t>Agent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Framework·OpenAI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Agents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SDK</w:t>
      </w:r>
      <w:r>
        <w:rPr>
          <w:rFonts w:ascii="Arial Unicode MS" w:eastAsia="Arial Unicode MS" w:hAnsi="Arial Unicode MS" w:cs="Arial Unicode MS"/>
        </w:rPr>
        <w:t>에서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비</w:t>
      </w:r>
      <w:r>
        <w:rPr>
          <w:rFonts w:ascii="Arial Unicode MS" w:eastAsia="Arial Unicode MS" w:hAnsi="Arial Unicode MS" w:cs="Arial Unicode MS"/>
        </w:rPr>
        <w:t>OpenAI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모델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사용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시</w:t>
      </w:r>
      <w:r>
        <w:rPr>
          <w:rFonts w:ascii="Arial Unicode MS" w:eastAsia="Arial Unicode MS" w:hAnsi="Arial Unicode MS" w:cs="Arial Unicode MS"/>
        </w:rPr>
        <w:t xml:space="preserve"> Tool </w:t>
      </w:r>
      <w:proofErr w:type="spellStart"/>
      <w:r>
        <w:rPr>
          <w:rFonts w:ascii="Arial Unicode MS" w:eastAsia="Arial Unicode MS" w:hAnsi="Arial Unicode MS" w:cs="Arial Unicode MS"/>
        </w:rPr>
        <w:t>Use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동작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반드시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검증</w:t>
      </w:r>
      <w:r>
        <w:rPr>
          <w:rFonts w:ascii="Arial Unicode MS" w:eastAsia="Arial Unicode MS" w:hAnsi="Arial Unicode MS" w:cs="Arial Unicode MS"/>
        </w:rPr>
        <w:t>.</w:t>
      </w:r>
    </w:p>
    <w:p w14:paraId="0CD76EE7" w14:textId="77777777" w:rsidR="00D80D8A" w:rsidRDefault="00D80D8A"/>
    <w:p w14:paraId="3FC641B3" w14:textId="77777777" w:rsidR="00D80D8A" w:rsidRDefault="00BE6280">
      <w:proofErr w:type="spellStart"/>
      <w:r>
        <w:rPr>
          <w:rFonts w:ascii="Arial Unicode MS" w:eastAsia="Arial Unicode MS" w:hAnsi="Arial Unicode MS" w:cs="Arial Unicode MS"/>
          <w:b/>
          <w:bCs/>
        </w:rPr>
        <w:t>Failover·Routing</w:t>
      </w:r>
      <w:proofErr w:type="spellEnd"/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관계</w:t>
      </w:r>
      <w:r>
        <w:rPr>
          <w:rFonts w:ascii="Arial Unicode MS" w:eastAsia="Arial Unicode MS" w:hAnsi="Arial Unicode MS" w:cs="Arial Unicode MS"/>
          <w:b/>
          <w:bCs/>
        </w:rPr>
        <w:t>:</w:t>
      </w:r>
      <w:r>
        <w:rPr>
          <w:rFonts w:ascii="Arial Unicode MS" w:eastAsia="Arial Unicode MS" w:hAnsi="Arial Unicode MS" w:cs="Arial Unicode MS"/>
        </w:rPr>
        <w:t xml:space="preserve"> 3.4</w:t>
      </w:r>
      <w:r>
        <w:rPr>
          <w:rFonts w:ascii="Arial Unicode MS" w:eastAsia="Arial Unicode MS" w:hAnsi="Arial Unicode MS" w:cs="Arial Unicode MS"/>
        </w:rPr>
        <w:t>절에서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Multi-Provider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Failover</w:t>
      </w:r>
      <w:proofErr w:type="spellEnd"/>
      <w:r>
        <w:rPr>
          <w:rFonts w:ascii="Arial Unicode MS" w:eastAsia="Arial Unicode MS" w:hAnsi="Arial Unicode MS" w:cs="Arial Unicode MS"/>
        </w:rPr>
        <w:t>/</w:t>
      </w:r>
      <w:proofErr w:type="spellStart"/>
      <w:r>
        <w:rPr>
          <w:rFonts w:ascii="Arial Unicode MS" w:eastAsia="Arial Unicode MS" w:hAnsi="Arial Unicode MS" w:cs="Arial Unicode MS"/>
        </w:rPr>
        <w:t>Routing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채택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시</w:t>
      </w:r>
      <w:r>
        <w:rPr>
          <w:rFonts w:ascii="Arial Unicode MS" w:eastAsia="Arial Unicode MS" w:hAnsi="Arial Unicode MS" w:cs="Arial Unicode MS"/>
        </w:rPr>
        <w:t xml:space="preserve">, </w:t>
      </w:r>
      <w:proofErr w:type="spellStart"/>
      <w:r>
        <w:rPr>
          <w:rFonts w:ascii="Arial Unicode MS" w:eastAsia="Arial Unicode MS" w:hAnsi="Arial Unicode MS" w:cs="Arial Unicode MS"/>
        </w:rPr>
        <w:t>Primary·Secondary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모두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네이티브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지원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필요</w:t>
      </w:r>
      <w:r>
        <w:rPr>
          <w:rFonts w:ascii="Arial Unicode MS" w:eastAsia="Arial Unicode MS" w:hAnsi="Arial Unicode MS" w:cs="Arial Unicode MS"/>
        </w:rPr>
        <w:t xml:space="preserve">. </w:t>
      </w:r>
      <w:proofErr w:type="spellStart"/>
      <w:r>
        <w:rPr>
          <w:rFonts w:ascii="Arial Unicode MS" w:eastAsia="Arial Unicode MS" w:hAnsi="Arial Unicode MS" w:cs="Arial Unicode MS"/>
        </w:rPr>
        <w:t>LangGraph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또는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CrewAI</w:t>
      </w:r>
      <w:r>
        <w:rPr>
          <w:rFonts w:ascii="Arial Unicode MS" w:eastAsia="Arial Unicode MS" w:hAnsi="Arial Unicode MS" w:cs="Arial Unicode MS"/>
        </w:rPr>
        <w:t>가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주요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적합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후보</w:t>
      </w:r>
      <w:r>
        <w:rPr>
          <w:rFonts w:ascii="Arial Unicode MS" w:eastAsia="Arial Unicode MS" w:hAnsi="Arial Unicode MS" w:cs="Arial Unicode MS"/>
        </w:rPr>
        <w:t>.</w:t>
      </w:r>
    </w:p>
    <w:p w14:paraId="33D34931" w14:textId="77777777" w:rsidR="00D80D8A" w:rsidRDefault="00D80D8A"/>
    <w:p w14:paraId="4BABBC7C" w14:textId="77777777" w:rsidR="00D80D8A" w:rsidRDefault="00BE6280">
      <w:r>
        <w:rPr>
          <w:rFonts w:ascii="Arial Unicode MS" w:eastAsia="Arial Unicode MS" w:hAnsi="Arial Unicode MS" w:cs="Arial Unicode MS"/>
          <w:i/>
          <w:iCs/>
        </w:rPr>
        <w:t>(</w:t>
      </w:r>
      <w:proofErr w:type="spellStart"/>
      <w:r>
        <w:rPr>
          <w:rFonts w:ascii="Arial Unicode MS" w:eastAsia="Arial Unicode MS" w:hAnsi="Arial Unicode MS" w:cs="Arial Unicode MS"/>
          <w:i/>
          <w:iCs/>
        </w:rPr>
        <w:t>Provider</w:t>
      </w:r>
      <w:proofErr w:type="spellEnd"/>
      <w:r>
        <w:rPr>
          <w:rFonts w:ascii="Arial Unicode MS" w:eastAsia="Arial Unicode MS" w:hAnsi="Arial Unicode MS" w:cs="Arial Unicode MS"/>
          <w:i/>
          <w:iCs/>
        </w:rPr>
        <w:t xml:space="preserve"> </w:t>
      </w:r>
      <w:r>
        <w:rPr>
          <w:rFonts w:ascii="Arial Unicode MS" w:eastAsia="Arial Unicode MS" w:hAnsi="Arial Unicode MS" w:cs="Arial Unicode MS"/>
          <w:i/>
          <w:iCs/>
        </w:rPr>
        <w:t>지원은</w:t>
      </w:r>
      <w:r>
        <w:rPr>
          <w:rFonts w:ascii="Arial Unicode MS" w:eastAsia="Arial Unicode MS" w:hAnsi="Arial Unicode MS" w:cs="Arial Unicode MS"/>
          <w:i/>
          <w:iCs/>
        </w:rPr>
        <w:t xml:space="preserve"> </w:t>
      </w:r>
      <w:r>
        <w:rPr>
          <w:rFonts w:ascii="Arial Unicode MS" w:eastAsia="Arial Unicode MS" w:hAnsi="Arial Unicode MS" w:cs="Arial Unicode MS"/>
          <w:i/>
          <w:iCs/>
        </w:rPr>
        <w:t>빠르게</w:t>
      </w:r>
      <w:r>
        <w:rPr>
          <w:rFonts w:ascii="Arial Unicode MS" w:eastAsia="Arial Unicode MS" w:hAnsi="Arial Unicode MS" w:cs="Arial Unicode MS"/>
          <w:i/>
          <w:iCs/>
        </w:rPr>
        <w:t xml:space="preserve"> </w:t>
      </w:r>
      <w:r>
        <w:rPr>
          <w:rFonts w:ascii="Arial Unicode MS" w:eastAsia="Arial Unicode MS" w:hAnsi="Arial Unicode MS" w:cs="Arial Unicode MS"/>
          <w:i/>
          <w:iCs/>
        </w:rPr>
        <w:t>확장</w:t>
      </w:r>
      <w:r>
        <w:rPr>
          <w:rFonts w:ascii="Arial Unicode MS" w:eastAsia="Arial Unicode MS" w:hAnsi="Arial Unicode MS" w:cs="Arial Unicode MS"/>
          <w:i/>
          <w:iCs/>
        </w:rPr>
        <w:t xml:space="preserve"> </w:t>
      </w:r>
      <w:r>
        <w:rPr>
          <w:rFonts w:ascii="Arial Unicode MS" w:eastAsia="Arial Unicode MS" w:hAnsi="Arial Unicode MS" w:cs="Arial Unicode MS"/>
          <w:i/>
          <w:iCs/>
        </w:rPr>
        <w:t>중</w:t>
      </w:r>
      <w:r>
        <w:rPr>
          <w:rFonts w:ascii="Arial Unicode MS" w:eastAsia="Arial Unicode MS" w:hAnsi="Arial Unicode MS" w:cs="Arial Unicode MS"/>
          <w:i/>
          <w:iCs/>
        </w:rPr>
        <w:t xml:space="preserve">. </w:t>
      </w:r>
      <w:r>
        <w:rPr>
          <w:rFonts w:ascii="Arial Unicode MS" w:eastAsia="Arial Unicode MS" w:hAnsi="Arial Unicode MS" w:cs="Arial Unicode MS"/>
          <w:i/>
          <w:iCs/>
        </w:rPr>
        <w:t>도입</w:t>
      </w:r>
      <w:r>
        <w:rPr>
          <w:rFonts w:ascii="Arial Unicode MS" w:eastAsia="Arial Unicode MS" w:hAnsi="Arial Unicode MS" w:cs="Arial Unicode MS"/>
          <w:i/>
          <w:iCs/>
        </w:rPr>
        <w:t xml:space="preserve"> </w:t>
      </w:r>
      <w:r>
        <w:rPr>
          <w:rFonts w:ascii="Arial Unicode MS" w:eastAsia="Arial Unicode MS" w:hAnsi="Arial Unicode MS" w:cs="Arial Unicode MS"/>
          <w:i/>
          <w:iCs/>
        </w:rPr>
        <w:t>시점에</w:t>
      </w:r>
      <w:r>
        <w:rPr>
          <w:rFonts w:ascii="Arial Unicode MS" w:eastAsia="Arial Unicode MS" w:hAnsi="Arial Unicode MS" w:cs="Arial Unicode MS"/>
          <w:i/>
          <w:iCs/>
        </w:rPr>
        <w:t xml:space="preserve"> </w:t>
      </w:r>
      <w:r>
        <w:rPr>
          <w:rFonts w:ascii="Arial Unicode MS" w:eastAsia="Arial Unicode MS" w:hAnsi="Arial Unicode MS" w:cs="Arial Unicode MS"/>
          <w:i/>
          <w:iCs/>
        </w:rPr>
        <w:t>공식</w:t>
      </w:r>
      <w:r>
        <w:rPr>
          <w:rFonts w:ascii="Arial Unicode MS" w:eastAsia="Arial Unicode MS" w:hAnsi="Arial Unicode MS" w:cs="Arial Unicode MS"/>
          <w:i/>
          <w:iCs/>
        </w:rPr>
        <w:t xml:space="preserve"> </w:t>
      </w:r>
      <w:r>
        <w:rPr>
          <w:rFonts w:ascii="Arial Unicode MS" w:eastAsia="Arial Unicode MS" w:hAnsi="Arial Unicode MS" w:cs="Arial Unicode MS"/>
          <w:i/>
          <w:iCs/>
        </w:rPr>
        <w:t>문서</w:t>
      </w:r>
      <w:r>
        <w:rPr>
          <w:rFonts w:ascii="Arial Unicode MS" w:eastAsia="Arial Unicode MS" w:hAnsi="Arial Unicode MS" w:cs="Arial Unicode MS"/>
          <w:i/>
          <w:iCs/>
        </w:rPr>
        <w:t xml:space="preserve"> </w:t>
      </w:r>
      <w:r>
        <w:rPr>
          <w:rFonts w:ascii="Arial Unicode MS" w:eastAsia="Arial Unicode MS" w:hAnsi="Arial Unicode MS" w:cs="Arial Unicode MS"/>
          <w:i/>
          <w:iCs/>
        </w:rPr>
        <w:t>재확인</w:t>
      </w:r>
      <w:r>
        <w:rPr>
          <w:rFonts w:ascii="Arial Unicode MS" w:eastAsia="Arial Unicode MS" w:hAnsi="Arial Unicode MS" w:cs="Arial Unicode MS"/>
          <w:i/>
          <w:iCs/>
        </w:rPr>
        <w:t>.)</w:t>
      </w:r>
    </w:p>
    <w:p w14:paraId="166AB92A" w14:textId="77777777" w:rsidR="00D80D8A" w:rsidRDefault="00D80D8A"/>
    <w:p w14:paraId="174E4B1D" w14:textId="77777777" w:rsidR="00D80D8A" w:rsidRDefault="00BE6280">
      <w:pPr>
        <w:pStyle w:val="3"/>
      </w:pPr>
      <w:bookmarkStart w:id="88" w:name="_3qzc4xzeesj1" w:colFirst="0" w:colLast="0"/>
      <w:bookmarkEnd w:id="88"/>
      <w:r>
        <w:rPr>
          <w:rFonts w:ascii="Arial Unicode MS" w:eastAsia="Arial Unicode MS" w:hAnsi="Arial Unicode MS" w:cs="Arial Unicode MS"/>
        </w:rPr>
        <w:t xml:space="preserve">4.5 </w:t>
      </w:r>
      <w:r>
        <w:rPr>
          <w:rFonts w:ascii="Arial Unicode MS" w:eastAsia="Arial Unicode MS" w:hAnsi="Arial Unicode MS" w:cs="Arial Unicode MS"/>
        </w:rPr>
        <w:t>안티패턴</w:t>
      </w:r>
      <w:r>
        <w:rPr>
          <w:rFonts w:ascii="Arial Unicode MS" w:eastAsia="Arial Unicode MS" w:hAnsi="Arial Unicode MS" w:cs="Arial Unicode MS"/>
        </w:rPr>
        <w:t xml:space="preserve">: </w:t>
      </w:r>
      <w:r>
        <w:rPr>
          <w:rFonts w:ascii="Arial Unicode MS" w:eastAsia="Arial Unicode MS" w:hAnsi="Arial Unicode MS" w:cs="Arial Unicode MS"/>
        </w:rPr>
        <w:t>선정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결과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검증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체크리스트</w:t>
      </w:r>
    </w:p>
    <w:p w14:paraId="31A45C9F" w14:textId="77777777" w:rsidR="00D80D8A" w:rsidRDefault="00BE6280">
      <w:r>
        <w:rPr>
          <w:rFonts w:ascii="Arial Unicode MS" w:eastAsia="Arial Unicode MS" w:hAnsi="Arial Unicode MS" w:cs="Arial Unicode MS"/>
        </w:rPr>
        <w:t>4.3</w:t>
      </w:r>
      <w:r>
        <w:rPr>
          <w:rFonts w:ascii="Arial Unicode MS" w:eastAsia="Arial Unicode MS" w:hAnsi="Arial Unicode MS" w:cs="Arial Unicode MS"/>
        </w:rPr>
        <w:t>에서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도출한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결론이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아래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안티패턴에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해당하지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않는지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최종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점검한다</w:t>
      </w:r>
      <w:r>
        <w:rPr>
          <w:rFonts w:ascii="Arial Unicode MS" w:eastAsia="Arial Unicode MS" w:hAnsi="Arial Unicode MS" w:cs="Arial Unicode MS"/>
        </w:rPr>
        <w:t xml:space="preserve">. </w:t>
      </w:r>
      <w:r>
        <w:rPr>
          <w:rFonts w:ascii="Arial Unicode MS" w:eastAsia="Arial Unicode MS" w:hAnsi="Arial Unicode MS" w:cs="Arial Unicode MS"/>
        </w:rPr>
        <w:t>해당하는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항목이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있으면</w:t>
      </w:r>
      <w:r>
        <w:rPr>
          <w:rFonts w:ascii="Arial Unicode MS" w:eastAsia="Arial Unicode MS" w:hAnsi="Arial Unicode MS" w:cs="Arial Unicode MS"/>
        </w:rPr>
        <w:t xml:space="preserve"> 4.3</w:t>
      </w:r>
      <w:r>
        <w:rPr>
          <w:rFonts w:ascii="Arial Unicode MS" w:eastAsia="Arial Unicode MS" w:hAnsi="Arial Unicode MS" w:cs="Arial Unicode MS"/>
        </w:rPr>
        <w:t>으로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돌아가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조건을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재확인한다</w:t>
      </w:r>
      <w:r>
        <w:rPr>
          <w:rFonts w:ascii="Arial Unicode MS" w:eastAsia="Arial Unicode MS" w:hAnsi="Arial Unicode MS" w:cs="Arial Unicode MS"/>
        </w:rPr>
        <w:t>.</w:t>
      </w:r>
    </w:p>
    <w:p w14:paraId="09820560" w14:textId="77777777" w:rsidR="00D80D8A" w:rsidRDefault="00D80D8A"/>
    <w:tbl>
      <w:tblPr>
        <w:tblStyle w:val="afff9"/>
        <w:tblW w:w="9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725"/>
        <w:gridCol w:w="4005"/>
        <w:gridCol w:w="3270"/>
      </w:tblGrid>
      <w:tr w:rsidR="00D80D8A" w14:paraId="2E7505CC" w14:textId="77777777">
        <w:trPr>
          <w:tblHeader/>
        </w:trPr>
        <w:tc>
          <w:tcPr>
            <w:tcW w:w="1725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14DD89" w14:textId="77777777" w:rsidR="00D80D8A" w:rsidRDefault="00BE6280">
            <w:pPr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안티패턴</w:t>
            </w:r>
          </w:p>
        </w:tc>
        <w:tc>
          <w:tcPr>
            <w:tcW w:w="4005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83AA50" w14:textId="77777777" w:rsidR="00D80D8A" w:rsidRDefault="00BE6280">
            <w:pPr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해당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여부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확인</w:t>
            </w:r>
          </w:p>
        </w:tc>
        <w:tc>
          <w:tcPr>
            <w:tcW w:w="327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2974DD" w14:textId="77777777" w:rsidR="00D80D8A" w:rsidRDefault="00BE6280">
            <w:pPr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발생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시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결과</w:t>
            </w:r>
          </w:p>
        </w:tc>
      </w:tr>
      <w:tr w:rsidR="00D80D8A" w14:paraId="28405F04" w14:textId="77777777">
        <w:tc>
          <w:tcPr>
            <w:tcW w:w="17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6C2FD6" w14:textId="77777777" w:rsidR="00D80D8A" w:rsidRDefault="00BE6280">
            <w:proofErr w:type="spellStart"/>
            <w:r>
              <w:rPr>
                <w:rFonts w:ascii="Arial Unicode MS" w:eastAsia="Arial Unicode MS" w:hAnsi="Arial Unicode MS" w:cs="Arial Unicode MS"/>
              </w:rPr>
              <w:t>PoC</w:t>
            </w:r>
            <w:r>
              <w:rPr>
                <w:rFonts w:ascii="Arial Unicode MS" w:eastAsia="Arial Unicode MS" w:hAnsi="Arial Unicode MS" w:cs="Arial Unicode MS"/>
              </w:rPr>
              <w:t>에서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프로덕션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재작성</w:t>
            </w:r>
          </w:p>
        </w:tc>
        <w:tc>
          <w:tcPr>
            <w:tcW w:w="40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740A16" w14:textId="77777777" w:rsidR="00D80D8A" w:rsidRDefault="00BE6280">
            <w:proofErr w:type="spellStart"/>
            <w:r>
              <w:rPr>
                <w:rFonts w:ascii="Arial Unicode MS" w:eastAsia="Arial Unicode MS" w:hAnsi="Arial Unicode MS" w:cs="Arial Unicode MS"/>
              </w:rPr>
              <w:t>CrewAI</w:t>
            </w:r>
            <w:r>
              <w:rPr>
                <w:rFonts w:ascii="Arial Unicode MS" w:eastAsia="Arial Unicode MS" w:hAnsi="Arial Unicode MS" w:cs="Arial Unicode MS"/>
              </w:rPr>
              <w:t>로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PoC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프로덕션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전환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Durable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Execution·</w:t>
            </w:r>
            <w:r>
              <w:rPr>
                <w:rFonts w:ascii="Arial Unicode MS" w:eastAsia="Arial Unicode MS" w:hAnsi="Arial Unicode MS" w:cs="Arial Unicode MS"/>
              </w:rPr>
              <w:t>비동기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HITL</w:t>
            </w:r>
            <w:r>
              <w:rPr>
                <w:rFonts w:ascii="Arial Unicode MS" w:eastAsia="Arial Unicode MS" w:hAnsi="Arial Unicode MS" w:cs="Arial Unicode MS"/>
              </w:rPr>
              <w:t>이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필요해지는가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>?</w:t>
            </w:r>
          </w:p>
        </w:tc>
        <w:tc>
          <w:tcPr>
            <w:tcW w:w="32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B3A7FD" w14:textId="77777777" w:rsidR="00D80D8A" w:rsidRDefault="00BE6280">
            <w:proofErr w:type="spellStart"/>
            <w:r>
              <w:rPr>
                <w:rFonts w:ascii="Arial Unicode MS" w:eastAsia="Arial Unicode MS" w:hAnsi="Arial Unicode MS" w:cs="Arial Unicode MS"/>
              </w:rPr>
              <w:t>LangGraph</w:t>
            </w:r>
            <w:r>
              <w:rPr>
                <w:rFonts w:ascii="Arial Unicode MS" w:eastAsia="Arial Unicode MS" w:hAnsi="Arial Unicode MS" w:cs="Arial Unicode MS"/>
              </w:rPr>
              <w:t>로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전면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재작성</w:t>
            </w:r>
            <w:r>
              <w:rPr>
                <w:rFonts w:ascii="Arial Unicode MS" w:eastAsia="Arial Unicode MS" w:hAnsi="Arial Unicode MS" w:cs="Arial Unicode MS"/>
              </w:rPr>
              <w:t xml:space="preserve">.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워크플로우</w:t>
            </w:r>
            <w:r>
              <w:rPr>
                <w:rFonts w:ascii="Arial Unicode MS" w:eastAsia="Arial Unicode MS" w:hAnsi="Arial Unicode MS" w:cs="Arial Unicode MS"/>
              </w:rPr>
              <w:t>·</w:t>
            </w:r>
            <w:r>
              <w:rPr>
                <w:rFonts w:ascii="Arial Unicode MS" w:eastAsia="Arial Unicode MS" w:hAnsi="Arial Unicode MS" w:cs="Arial Unicode MS"/>
              </w:rPr>
              <w:t>상태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관리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대부분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재설계</w:t>
            </w:r>
            <w:r>
              <w:rPr>
                <w:rFonts w:ascii="Arial Unicode MS" w:eastAsia="Arial Unicode MS" w:hAnsi="Arial Unicode MS" w:cs="Arial Unicode MS"/>
              </w:rPr>
              <w:t xml:space="preserve">.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수주</w:t>
            </w:r>
            <w:r>
              <w:rPr>
                <w:rFonts w:ascii="Arial Unicode MS" w:eastAsia="Arial Unicode MS" w:hAnsi="Arial Unicode MS" w:cs="Arial Unicode MS"/>
              </w:rPr>
              <w:t>~</w:t>
            </w:r>
            <w:r>
              <w:rPr>
                <w:rFonts w:ascii="Arial Unicode MS" w:eastAsia="Arial Unicode MS" w:hAnsi="Arial Unicode MS" w:cs="Arial Unicode MS"/>
              </w:rPr>
              <w:t>수개월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지연</w:t>
            </w:r>
            <w:r>
              <w:rPr>
                <w:rFonts w:ascii="Arial Unicode MS" w:eastAsia="Arial Unicode MS" w:hAnsi="Arial Unicode MS" w:cs="Arial Unicode MS"/>
              </w:rPr>
              <w:t>.</w:t>
            </w:r>
          </w:p>
        </w:tc>
      </w:tr>
      <w:tr w:rsidR="00D80D8A" w14:paraId="318D4E1C" w14:textId="77777777">
        <w:tc>
          <w:tcPr>
            <w:tcW w:w="17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89E894" w14:textId="77777777" w:rsidR="00D80D8A" w:rsidRDefault="00BE6280">
            <w:r>
              <w:rPr>
                <w:rFonts w:ascii="Arial Unicode MS" w:eastAsia="Arial Unicode MS" w:hAnsi="Arial Unicode MS" w:cs="Arial Unicode MS"/>
              </w:rPr>
              <w:lastRenderedPageBreak/>
              <w:t>벤더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종속</w:t>
            </w:r>
          </w:p>
        </w:tc>
        <w:tc>
          <w:tcPr>
            <w:tcW w:w="40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AC6495" w14:textId="77777777" w:rsidR="00D80D8A" w:rsidRDefault="00BE6280">
            <w:proofErr w:type="spellStart"/>
            <w:r>
              <w:rPr>
                <w:rFonts w:ascii="Arial Unicode MS" w:eastAsia="Arial Unicode MS" w:hAnsi="Arial Unicode MS" w:cs="Arial Unicode MS"/>
              </w:rPr>
              <w:t>OpenAI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Agents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SDK </w:t>
            </w:r>
            <w:r>
              <w:rPr>
                <w:rFonts w:ascii="Arial Unicode MS" w:eastAsia="Arial Unicode MS" w:hAnsi="Arial Unicode MS" w:cs="Arial Unicode MS"/>
              </w:rPr>
              <w:t>선택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프로덕션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수준의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멀티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Provider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Failover</w:t>
            </w:r>
            <w:r>
              <w:rPr>
                <w:rFonts w:ascii="Arial Unicode MS" w:eastAsia="Arial Unicode MS" w:hAnsi="Arial Unicode MS" w:cs="Arial Unicode MS"/>
              </w:rPr>
              <w:t>가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필요해질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가능성이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있는가</w:t>
            </w:r>
            <w:r>
              <w:rPr>
                <w:rFonts w:ascii="Arial Unicode MS" w:eastAsia="Arial Unicode MS" w:hAnsi="Arial Unicode MS" w:cs="Arial Unicode MS"/>
              </w:rPr>
              <w:t>? (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LiteLLM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확장은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베타이므로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프로덕션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Failover</w:t>
            </w:r>
            <w:r>
              <w:rPr>
                <w:rFonts w:ascii="Arial Unicode MS" w:eastAsia="Arial Unicode MS" w:hAnsi="Arial Unicode MS" w:cs="Arial Unicode MS"/>
              </w:rPr>
              <w:t>에는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부족할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있다</w:t>
            </w:r>
            <w:r>
              <w:rPr>
                <w:rFonts w:ascii="Arial Unicode MS" w:eastAsia="Arial Unicode MS" w:hAnsi="Arial Unicode MS" w:cs="Arial Unicode MS"/>
              </w:rPr>
              <w:t>.)</w:t>
            </w:r>
          </w:p>
        </w:tc>
        <w:tc>
          <w:tcPr>
            <w:tcW w:w="32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9B9AC6" w14:textId="77777777" w:rsidR="00D80D8A" w:rsidRDefault="00BE6280">
            <w:proofErr w:type="spellStart"/>
            <w:r>
              <w:rPr>
                <w:rFonts w:ascii="Arial Unicode MS" w:eastAsia="Arial Unicode MS" w:hAnsi="Arial Unicode MS" w:cs="Arial Unicode MS"/>
              </w:rPr>
              <w:t>LiteLLM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확장의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베타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한계를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넘어서는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요구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Provider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추상화</w:t>
            </w:r>
            <w:r>
              <w:rPr>
                <w:rFonts w:ascii="Arial Unicode MS" w:eastAsia="Arial Unicode MS" w:hAnsi="Arial Unicode MS" w:cs="Arial Unicode MS"/>
              </w:rPr>
              <w:t xml:space="preserve"> +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Handoff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+ Tool </w:t>
            </w:r>
            <w:r>
              <w:rPr>
                <w:rFonts w:ascii="Arial Unicode MS" w:eastAsia="Arial Unicode MS" w:hAnsi="Arial Unicode MS" w:cs="Arial Unicode MS"/>
              </w:rPr>
              <w:t>정의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전면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변환</w:t>
            </w:r>
            <w:r>
              <w:rPr>
                <w:rFonts w:ascii="Arial Unicode MS" w:eastAsia="Arial Unicode MS" w:hAnsi="Arial Unicode MS" w:cs="Arial Unicode MS"/>
              </w:rPr>
              <w:t xml:space="preserve">. </w:t>
            </w:r>
            <w:r>
              <w:rPr>
                <w:rFonts w:ascii="Arial Unicode MS" w:eastAsia="Arial Unicode MS" w:hAnsi="Arial Unicode MS" w:cs="Arial Unicode MS"/>
              </w:rPr>
              <w:t>전면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재작성에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가까움</w:t>
            </w:r>
            <w:r>
              <w:rPr>
                <w:rFonts w:ascii="Arial Unicode MS" w:eastAsia="Arial Unicode MS" w:hAnsi="Arial Unicode MS" w:cs="Arial Unicode MS"/>
              </w:rPr>
              <w:t>.</w:t>
            </w:r>
          </w:p>
        </w:tc>
      </w:tr>
      <w:tr w:rsidR="00D80D8A" w14:paraId="6DCF985E" w14:textId="77777777">
        <w:tc>
          <w:tcPr>
            <w:tcW w:w="17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FA5A25" w14:textId="77777777" w:rsidR="00D80D8A" w:rsidRDefault="00BE6280">
            <w:r>
              <w:rPr>
                <w:rFonts w:ascii="Arial Unicode MS" w:eastAsia="Arial Unicode MS" w:hAnsi="Arial Unicode MS" w:cs="Arial Unicode MS"/>
              </w:rPr>
              <w:t>오버엔지니어링</w:t>
            </w:r>
          </w:p>
        </w:tc>
        <w:tc>
          <w:tcPr>
            <w:tcW w:w="40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610C57" w14:textId="77777777" w:rsidR="00D80D8A" w:rsidRDefault="00BE6280">
            <w:r>
              <w:rPr>
                <w:rFonts w:ascii="Arial Unicode MS" w:eastAsia="Arial Unicode MS" w:hAnsi="Arial Unicode MS" w:cs="Arial Unicode MS"/>
              </w:rPr>
              <w:t>단일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Agent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+ </w:t>
            </w:r>
            <w:r>
              <w:rPr>
                <w:rFonts w:ascii="Arial Unicode MS" w:eastAsia="Arial Unicode MS" w:hAnsi="Arial Unicode MS" w:cs="Arial Unicode MS"/>
              </w:rPr>
              <w:t>소수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도구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PoC</w:t>
            </w:r>
            <w:r>
              <w:rPr>
                <w:rFonts w:ascii="Arial Unicode MS" w:eastAsia="Arial Unicode MS" w:hAnsi="Arial Unicode MS" w:cs="Arial Unicode MS"/>
              </w:rPr>
              <w:t>에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LangGraph</w:t>
            </w:r>
            <w:r>
              <w:rPr>
                <w:rFonts w:ascii="Arial Unicode MS" w:eastAsia="Arial Unicode MS" w:hAnsi="Arial Unicode MS" w:cs="Arial Unicode MS"/>
              </w:rPr>
              <w:t>를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선택하지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않았는가</w:t>
            </w:r>
            <w:r>
              <w:rPr>
                <w:rFonts w:ascii="Arial Unicode MS" w:eastAsia="Arial Unicode MS" w:hAnsi="Arial Unicode MS" w:cs="Arial Unicode MS"/>
              </w:rPr>
              <w:t>?</w:t>
            </w:r>
          </w:p>
        </w:tc>
        <w:tc>
          <w:tcPr>
            <w:tcW w:w="32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2349B6" w14:textId="77777777" w:rsidR="00D80D8A" w:rsidRDefault="00BE6280">
            <w:r>
              <w:rPr>
                <w:rFonts w:ascii="Arial Unicode MS" w:eastAsia="Arial Unicode MS" w:hAnsi="Arial Unicode MS" w:cs="Arial Unicode MS"/>
              </w:rPr>
              <w:t>학습</w:t>
            </w:r>
            <w:r>
              <w:rPr>
                <w:rFonts w:ascii="Arial Unicode MS" w:eastAsia="Arial Unicode MS" w:hAnsi="Arial Unicode MS" w:cs="Arial Unicode MS"/>
              </w:rPr>
              <w:t xml:space="preserve"> 1</w:t>
            </w:r>
            <w:r>
              <w:rPr>
                <w:rFonts w:ascii="Arial Unicode MS" w:eastAsia="Arial Unicode MS" w:hAnsi="Arial Unicode MS" w:cs="Arial Unicode MS"/>
                <w:strike/>
              </w:rPr>
              <w:t>2</w:t>
            </w:r>
            <w:r>
              <w:rPr>
                <w:rFonts w:ascii="Arial Unicode MS" w:eastAsia="Arial Unicode MS" w:hAnsi="Arial Unicode MS" w:cs="Arial Unicode MS"/>
                <w:strike/>
              </w:rPr>
              <w:t>주</w:t>
            </w:r>
            <w:r>
              <w:rPr>
                <w:rFonts w:ascii="Arial Unicode MS" w:eastAsia="Arial Unicode MS" w:hAnsi="Arial Unicode MS" w:cs="Arial Unicode MS"/>
                <w:strike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trike/>
              </w:rPr>
              <w:t>소요로</w:t>
            </w:r>
            <w:r>
              <w:rPr>
                <w:rFonts w:ascii="Arial Unicode MS" w:eastAsia="Arial Unicode MS" w:hAnsi="Arial Unicode MS" w:cs="Arial Unicode MS"/>
                <w:strike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strike/>
              </w:rPr>
              <w:t>PoC</w:t>
            </w:r>
            <w:proofErr w:type="spellEnd"/>
            <w:r>
              <w:rPr>
                <w:rFonts w:ascii="Arial Unicode MS" w:eastAsia="Arial Unicode MS" w:hAnsi="Arial Unicode MS" w:cs="Arial Unicode MS"/>
                <w:strike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trike/>
              </w:rPr>
              <w:t>일정</w:t>
            </w:r>
            <w:r>
              <w:rPr>
                <w:rFonts w:ascii="Arial Unicode MS" w:eastAsia="Arial Unicode MS" w:hAnsi="Arial Unicode MS" w:cs="Arial Unicode MS"/>
                <w:strike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trike/>
              </w:rPr>
              <w:t>초과</w:t>
            </w:r>
            <w:r>
              <w:rPr>
                <w:rFonts w:ascii="Arial Unicode MS" w:eastAsia="Arial Unicode MS" w:hAnsi="Arial Unicode MS" w:cs="Arial Unicode MS"/>
                <w:strike/>
              </w:rPr>
              <w:t xml:space="preserve">. </w:t>
            </w:r>
            <w:proofErr w:type="spellStart"/>
            <w:r>
              <w:rPr>
                <w:rFonts w:ascii="Arial Unicode MS" w:eastAsia="Arial Unicode MS" w:hAnsi="Arial Unicode MS" w:cs="Arial Unicode MS"/>
                <w:strike/>
              </w:rPr>
              <w:t>CrewAI</w:t>
            </w:r>
            <w:r>
              <w:rPr>
                <w:rFonts w:ascii="Arial Unicode MS" w:eastAsia="Arial Unicode MS" w:hAnsi="Arial Unicode MS" w:cs="Arial Unicode MS"/>
                <w:strike/>
              </w:rPr>
              <w:t>나</w:t>
            </w:r>
            <w:proofErr w:type="spellEnd"/>
            <w:r>
              <w:rPr>
                <w:rFonts w:ascii="Arial Unicode MS" w:eastAsia="Arial Unicode MS" w:hAnsi="Arial Unicode MS" w:cs="Arial Unicode MS"/>
                <w:strike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strike/>
              </w:rPr>
              <w:t>OpenAI</w:t>
            </w:r>
            <w:proofErr w:type="spellEnd"/>
            <w:r>
              <w:rPr>
                <w:rFonts w:ascii="Arial Unicode MS" w:eastAsia="Arial Unicode MS" w:hAnsi="Arial Unicode MS" w:cs="Arial Unicode MS"/>
                <w:strike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strike/>
              </w:rPr>
              <w:t>SDK</w:t>
            </w:r>
            <w:r>
              <w:rPr>
                <w:rFonts w:ascii="Arial Unicode MS" w:eastAsia="Arial Unicode MS" w:hAnsi="Arial Unicode MS" w:cs="Arial Unicode MS"/>
                <w:strike/>
              </w:rPr>
              <w:t>면</w:t>
            </w:r>
            <w:proofErr w:type="spellEnd"/>
            <w:r>
              <w:rPr>
                <w:rFonts w:ascii="Arial Unicode MS" w:eastAsia="Arial Unicode MS" w:hAnsi="Arial Unicode MS" w:cs="Arial Unicode MS"/>
                <w:strike/>
              </w:rPr>
              <w:t xml:space="preserve"> 2</w:t>
            </w:r>
            <w:r>
              <w:rPr>
                <w:rFonts w:ascii="Arial Unicode MS" w:eastAsia="Arial Unicode MS" w:hAnsi="Arial Unicode MS" w:cs="Arial Unicode MS"/>
              </w:rPr>
              <w:t>3</w:t>
            </w:r>
            <w:r>
              <w:rPr>
                <w:rFonts w:ascii="Arial Unicode MS" w:eastAsia="Arial Unicode MS" w:hAnsi="Arial Unicode MS" w:cs="Arial Unicode MS"/>
              </w:rPr>
              <w:t>일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완료</w:t>
            </w:r>
            <w:r>
              <w:rPr>
                <w:rFonts w:ascii="Arial Unicode MS" w:eastAsia="Arial Unicode MS" w:hAnsi="Arial Unicode MS" w:cs="Arial Unicode MS"/>
              </w:rPr>
              <w:t>.</w:t>
            </w:r>
          </w:p>
        </w:tc>
      </w:tr>
      <w:tr w:rsidR="00D80D8A" w14:paraId="66580B81" w14:textId="77777777">
        <w:tc>
          <w:tcPr>
            <w:tcW w:w="17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153267" w14:textId="77777777" w:rsidR="00D80D8A" w:rsidRDefault="00BE6280">
            <w:r>
              <w:rPr>
                <w:rFonts w:ascii="Arial Unicode MS" w:eastAsia="Arial Unicode MS" w:hAnsi="Arial Unicode MS" w:cs="Arial Unicode MS"/>
              </w:rPr>
              <w:t xml:space="preserve">GA </w:t>
            </w:r>
            <w:r>
              <w:rPr>
                <w:rFonts w:ascii="Arial Unicode MS" w:eastAsia="Arial Unicode MS" w:hAnsi="Arial Unicode MS" w:cs="Arial Unicode MS"/>
              </w:rPr>
              <w:t>미달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프로덕션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투입</w:t>
            </w:r>
          </w:p>
        </w:tc>
        <w:tc>
          <w:tcPr>
            <w:tcW w:w="40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3B74C1" w14:textId="77777777" w:rsidR="00D80D8A" w:rsidRDefault="00BE6280">
            <w:proofErr w:type="spellStart"/>
            <w:r>
              <w:rPr>
                <w:rFonts w:ascii="Arial Unicode MS" w:eastAsia="Arial Unicode MS" w:hAnsi="Arial Unicode MS" w:cs="Arial Unicode MS"/>
              </w:rPr>
              <w:t>OpenAI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SDK(v0.x)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를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프로덕션에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바로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적용하지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않는가</w:t>
            </w:r>
            <w:r>
              <w:rPr>
                <w:rFonts w:ascii="Arial Unicode MS" w:eastAsia="Arial Unicode MS" w:hAnsi="Arial Unicode MS" w:cs="Arial Unicode MS"/>
              </w:rPr>
              <w:t xml:space="preserve">? MS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Agent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Framework</w:t>
            </w:r>
            <w:r>
              <w:rPr>
                <w:rFonts w:ascii="Arial Unicode MS" w:eastAsia="Arial Unicode MS" w:hAnsi="Arial Unicode MS" w:cs="Arial Unicode MS"/>
              </w:rPr>
              <w:t>는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GA </w:t>
            </w:r>
            <w:r>
              <w:rPr>
                <w:rFonts w:ascii="Arial Unicode MS" w:eastAsia="Arial Unicode MS" w:hAnsi="Arial Unicode MS" w:cs="Arial Unicode MS"/>
              </w:rPr>
              <w:t>확정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항목에서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제외</w:t>
            </w:r>
            <w:r>
              <w:rPr>
                <w:rFonts w:ascii="Arial Unicode MS" w:eastAsia="Arial Unicode MS" w:hAnsi="Arial Unicode MS" w:cs="Arial Unicode MS"/>
              </w:rPr>
              <w:t>.</w:t>
            </w:r>
          </w:p>
        </w:tc>
        <w:tc>
          <w:tcPr>
            <w:tcW w:w="32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FAFA0F" w14:textId="77777777" w:rsidR="00D80D8A" w:rsidRDefault="00BE6280">
            <w:r>
              <w:rPr>
                <w:rFonts w:ascii="Arial Unicode MS" w:eastAsia="Arial Unicode MS" w:hAnsi="Arial Unicode MS" w:cs="Arial Unicode MS"/>
              </w:rPr>
              <w:t xml:space="preserve">API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Breaking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Change</w:t>
            </w:r>
            <w:r>
              <w:rPr>
                <w:rFonts w:ascii="Arial Unicode MS" w:eastAsia="Arial Unicode MS" w:hAnsi="Arial Unicode MS" w:cs="Arial Unicode MS"/>
              </w:rPr>
              <w:t>로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업그레이드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전면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수정</w:t>
            </w:r>
            <w:r>
              <w:rPr>
                <w:rFonts w:ascii="Arial Unicode MS" w:eastAsia="Arial Unicode MS" w:hAnsi="Arial Unicode MS" w:cs="Arial Unicode MS"/>
              </w:rPr>
              <w:t xml:space="preserve">. </w:t>
            </w:r>
            <w:r>
              <w:rPr>
                <w:rFonts w:ascii="Arial Unicode MS" w:eastAsia="Arial Unicode MS" w:hAnsi="Arial Unicode MS" w:cs="Arial Unicode MS"/>
              </w:rPr>
              <w:t>장애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대응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지연</w:t>
            </w:r>
            <w:r>
              <w:rPr>
                <w:rFonts w:ascii="Arial Unicode MS" w:eastAsia="Arial Unicode MS" w:hAnsi="Arial Unicode MS" w:cs="Arial Unicode MS"/>
              </w:rPr>
              <w:t>.</w:t>
            </w:r>
          </w:p>
        </w:tc>
      </w:tr>
      <w:tr w:rsidR="00D80D8A" w14:paraId="317C3CFC" w14:textId="77777777">
        <w:tc>
          <w:tcPr>
            <w:tcW w:w="17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BE5005" w14:textId="77777777" w:rsidR="00D80D8A" w:rsidRDefault="00BE6280">
            <w:r>
              <w:rPr>
                <w:rFonts w:ascii="Arial Unicode MS" w:eastAsia="Arial Unicode MS" w:hAnsi="Arial Unicode MS" w:cs="Arial Unicode MS"/>
              </w:rPr>
              <w:t>불필요</w:t>
            </w:r>
            <w:r>
              <w:rPr>
                <w:rFonts w:ascii="Arial Unicode MS" w:eastAsia="Arial Unicode MS" w:hAnsi="Arial Unicode MS" w:cs="Arial Unicode MS"/>
              </w:rPr>
              <w:t xml:space="preserve"> A2A </w:t>
            </w:r>
            <w:r>
              <w:rPr>
                <w:rFonts w:ascii="Arial Unicode MS" w:eastAsia="Arial Unicode MS" w:hAnsi="Arial Unicode MS" w:cs="Arial Unicode MS"/>
              </w:rPr>
              <w:t>도입</w:t>
            </w:r>
          </w:p>
        </w:tc>
        <w:tc>
          <w:tcPr>
            <w:tcW w:w="40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10A8D5" w14:textId="77777777" w:rsidR="00D80D8A" w:rsidRDefault="00BE6280">
            <w:r>
              <w:rPr>
                <w:rFonts w:ascii="Arial Unicode MS" w:eastAsia="Arial Unicode MS" w:hAnsi="Arial Unicode MS" w:cs="Arial Unicode MS"/>
              </w:rPr>
              <w:t>프레임워크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내부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라우팅으로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충분한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구조에</w:t>
            </w:r>
            <w:r>
              <w:rPr>
                <w:rFonts w:ascii="Arial Unicode MS" w:eastAsia="Arial Unicode MS" w:hAnsi="Arial Unicode MS" w:cs="Arial Unicode MS"/>
              </w:rPr>
              <w:t xml:space="preserve"> A2A</w:t>
            </w:r>
            <w:r>
              <w:rPr>
                <w:rFonts w:ascii="Arial Unicode MS" w:eastAsia="Arial Unicode MS" w:hAnsi="Arial Unicode MS" w:cs="Arial Unicode MS"/>
              </w:rPr>
              <w:t>를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도입하지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않는가</w:t>
            </w:r>
            <w:r>
              <w:rPr>
                <w:rFonts w:ascii="Arial Unicode MS" w:eastAsia="Arial Unicode MS" w:hAnsi="Arial Unicode MS" w:cs="Arial Unicode MS"/>
              </w:rPr>
              <w:t>?</w:t>
            </w:r>
          </w:p>
        </w:tc>
        <w:tc>
          <w:tcPr>
            <w:tcW w:w="32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29C520" w14:textId="77777777" w:rsidR="00D80D8A" w:rsidRDefault="00BE6280">
            <w:proofErr w:type="spellStart"/>
            <w:r>
              <w:rPr>
                <w:rFonts w:ascii="Arial Unicode MS" w:eastAsia="Arial Unicode MS" w:hAnsi="Arial Unicode MS" w:cs="Arial Unicode MS"/>
              </w:rPr>
              <w:t>Agent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Card·</w:t>
            </w:r>
            <w:r>
              <w:rPr>
                <w:rFonts w:ascii="Arial Unicode MS" w:eastAsia="Arial Unicode MS" w:hAnsi="Arial Unicode MS" w:cs="Arial Unicode MS"/>
              </w:rPr>
              <w:t>분산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트레이싱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등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불필요한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복잡성</w:t>
            </w:r>
            <w:r>
              <w:rPr>
                <w:rFonts w:ascii="Arial Unicode MS" w:eastAsia="Arial Unicode MS" w:hAnsi="Arial Unicode MS" w:cs="Arial Unicode MS"/>
              </w:rPr>
              <w:t xml:space="preserve">. </w:t>
            </w:r>
            <w:r>
              <w:rPr>
                <w:rFonts w:ascii="Arial Unicode MS" w:eastAsia="Arial Unicode MS" w:hAnsi="Arial Unicode MS" w:cs="Arial Unicode MS"/>
              </w:rPr>
              <w:t>개발</w:t>
            </w:r>
            <w:r>
              <w:rPr>
                <w:rFonts w:ascii="Arial Unicode MS" w:eastAsia="Arial Unicode MS" w:hAnsi="Arial Unicode MS" w:cs="Arial Unicode MS"/>
              </w:rPr>
              <w:t xml:space="preserve"> 2~3</w:t>
            </w:r>
            <w:r>
              <w:rPr>
                <w:rFonts w:ascii="Arial Unicode MS" w:eastAsia="Arial Unicode MS" w:hAnsi="Arial Unicode MS" w:cs="Arial Unicode MS"/>
              </w:rPr>
              <w:t>주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지연</w:t>
            </w:r>
            <w:r>
              <w:rPr>
                <w:rFonts w:ascii="Arial Unicode MS" w:eastAsia="Arial Unicode MS" w:hAnsi="Arial Unicode MS" w:cs="Arial Unicode MS"/>
              </w:rPr>
              <w:t>.</w:t>
            </w:r>
          </w:p>
        </w:tc>
      </w:tr>
    </w:tbl>
    <w:p w14:paraId="063C59A8" w14:textId="77777777" w:rsidR="00D80D8A" w:rsidRDefault="00D80D8A"/>
    <w:p w14:paraId="544827CB" w14:textId="77777777" w:rsidR="00D80D8A" w:rsidRDefault="00BE6280">
      <w:r>
        <w:rPr>
          <w:rFonts w:ascii="Arial Unicode MS" w:eastAsia="Arial Unicode MS" w:hAnsi="Arial Unicode MS" w:cs="Arial Unicode MS"/>
          <w:i/>
          <w:iCs/>
        </w:rPr>
        <w:t>모든</w:t>
      </w:r>
      <w:r>
        <w:rPr>
          <w:rFonts w:ascii="Arial Unicode MS" w:eastAsia="Arial Unicode MS" w:hAnsi="Arial Unicode MS" w:cs="Arial Unicode MS"/>
          <w:i/>
          <w:iCs/>
        </w:rPr>
        <w:t xml:space="preserve"> </w:t>
      </w:r>
      <w:r>
        <w:rPr>
          <w:rFonts w:ascii="Arial Unicode MS" w:eastAsia="Arial Unicode MS" w:hAnsi="Arial Unicode MS" w:cs="Arial Unicode MS"/>
          <w:i/>
          <w:iCs/>
        </w:rPr>
        <w:t>항목에서</w:t>
      </w:r>
      <w:r>
        <w:rPr>
          <w:rFonts w:ascii="Arial Unicode MS" w:eastAsia="Arial Unicode MS" w:hAnsi="Arial Unicode MS" w:cs="Arial Unicode MS"/>
          <w:i/>
          <w:iCs/>
        </w:rPr>
        <w:t xml:space="preserve"> "</w:t>
      </w:r>
      <w:r>
        <w:rPr>
          <w:rFonts w:ascii="Arial Unicode MS" w:eastAsia="Arial Unicode MS" w:hAnsi="Arial Unicode MS" w:cs="Arial Unicode MS"/>
          <w:i/>
          <w:iCs/>
        </w:rPr>
        <w:t>해당</w:t>
      </w:r>
      <w:r>
        <w:rPr>
          <w:rFonts w:ascii="Arial Unicode MS" w:eastAsia="Arial Unicode MS" w:hAnsi="Arial Unicode MS" w:cs="Arial Unicode MS"/>
          <w:i/>
          <w:iCs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i/>
          <w:iCs/>
        </w:rPr>
        <w:t>없음</w:t>
      </w:r>
      <w:r>
        <w:rPr>
          <w:rFonts w:ascii="Arial Unicode MS" w:eastAsia="Arial Unicode MS" w:hAnsi="Arial Unicode MS" w:cs="Arial Unicode MS"/>
          <w:i/>
          <w:iCs/>
        </w:rPr>
        <w:t>"</w:t>
      </w:r>
      <w:r>
        <w:rPr>
          <w:rFonts w:ascii="Arial Unicode MS" w:eastAsia="Arial Unicode MS" w:hAnsi="Arial Unicode MS" w:cs="Arial Unicode MS"/>
          <w:i/>
          <w:iCs/>
        </w:rPr>
        <w:t>이면</w:t>
      </w:r>
      <w:proofErr w:type="spellEnd"/>
      <w:r>
        <w:rPr>
          <w:rFonts w:ascii="Arial Unicode MS" w:eastAsia="Arial Unicode MS" w:hAnsi="Arial Unicode MS" w:cs="Arial Unicode MS"/>
          <w:i/>
          <w:iCs/>
        </w:rPr>
        <w:t xml:space="preserve"> 4.3</w:t>
      </w:r>
      <w:r>
        <w:rPr>
          <w:rFonts w:ascii="Arial Unicode MS" w:eastAsia="Arial Unicode MS" w:hAnsi="Arial Unicode MS" w:cs="Arial Unicode MS"/>
          <w:i/>
          <w:iCs/>
        </w:rPr>
        <w:t>의</w:t>
      </w:r>
      <w:r>
        <w:rPr>
          <w:rFonts w:ascii="Arial Unicode MS" w:eastAsia="Arial Unicode MS" w:hAnsi="Arial Unicode MS" w:cs="Arial Unicode MS"/>
          <w:i/>
          <w:iCs/>
        </w:rPr>
        <w:t xml:space="preserve"> </w:t>
      </w:r>
      <w:r>
        <w:rPr>
          <w:rFonts w:ascii="Arial Unicode MS" w:eastAsia="Arial Unicode MS" w:hAnsi="Arial Unicode MS" w:cs="Arial Unicode MS"/>
          <w:i/>
          <w:iCs/>
        </w:rPr>
        <w:t>결론을</w:t>
      </w:r>
      <w:r>
        <w:rPr>
          <w:rFonts w:ascii="Arial Unicode MS" w:eastAsia="Arial Unicode MS" w:hAnsi="Arial Unicode MS" w:cs="Arial Unicode MS"/>
          <w:i/>
          <w:iCs/>
        </w:rPr>
        <w:t xml:space="preserve"> </w:t>
      </w:r>
      <w:r>
        <w:rPr>
          <w:rFonts w:ascii="Arial Unicode MS" w:eastAsia="Arial Unicode MS" w:hAnsi="Arial Unicode MS" w:cs="Arial Unicode MS"/>
          <w:i/>
          <w:iCs/>
        </w:rPr>
        <w:t>최종</w:t>
      </w:r>
      <w:r>
        <w:rPr>
          <w:rFonts w:ascii="Arial Unicode MS" w:eastAsia="Arial Unicode MS" w:hAnsi="Arial Unicode MS" w:cs="Arial Unicode MS"/>
          <w:i/>
          <w:iCs/>
        </w:rPr>
        <w:t xml:space="preserve"> </w:t>
      </w:r>
      <w:r>
        <w:rPr>
          <w:rFonts w:ascii="Arial Unicode MS" w:eastAsia="Arial Unicode MS" w:hAnsi="Arial Unicode MS" w:cs="Arial Unicode MS"/>
          <w:i/>
          <w:iCs/>
        </w:rPr>
        <w:t>확정한다</w:t>
      </w:r>
      <w:r>
        <w:rPr>
          <w:rFonts w:ascii="Arial Unicode MS" w:eastAsia="Arial Unicode MS" w:hAnsi="Arial Unicode MS" w:cs="Arial Unicode MS"/>
          <w:i/>
          <w:iCs/>
        </w:rPr>
        <w:t xml:space="preserve">. </w:t>
      </w:r>
      <w:r>
        <w:rPr>
          <w:rFonts w:ascii="Arial Unicode MS" w:eastAsia="Arial Unicode MS" w:hAnsi="Arial Unicode MS" w:cs="Arial Unicode MS"/>
          <w:i/>
          <w:iCs/>
        </w:rPr>
        <w:t>하나라도</w:t>
      </w:r>
      <w:r>
        <w:rPr>
          <w:rFonts w:ascii="Arial Unicode MS" w:eastAsia="Arial Unicode MS" w:hAnsi="Arial Unicode MS" w:cs="Arial Unicode MS"/>
          <w:i/>
          <w:iCs/>
        </w:rPr>
        <w:t xml:space="preserve"> </w:t>
      </w:r>
      <w:r>
        <w:rPr>
          <w:rFonts w:ascii="Arial Unicode MS" w:eastAsia="Arial Unicode MS" w:hAnsi="Arial Unicode MS" w:cs="Arial Unicode MS"/>
          <w:i/>
          <w:iCs/>
        </w:rPr>
        <w:t>해당하면</w:t>
      </w:r>
      <w:r>
        <w:rPr>
          <w:rFonts w:ascii="Arial Unicode MS" w:eastAsia="Arial Unicode MS" w:hAnsi="Arial Unicode MS" w:cs="Arial Unicode MS"/>
          <w:i/>
          <w:iCs/>
        </w:rPr>
        <w:t xml:space="preserve"> 4.3</w:t>
      </w:r>
      <w:r>
        <w:rPr>
          <w:rFonts w:ascii="Arial Unicode MS" w:eastAsia="Arial Unicode MS" w:hAnsi="Arial Unicode MS" w:cs="Arial Unicode MS"/>
          <w:i/>
          <w:iCs/>
        </w:rPr>
        <w:t>의</w:t>
      </w:r>
      <w:r>
        <w:rPr>
          <w:rFonts w:ascii="Arial Unicode MS" w:eastAsia="Arial Unicode MS" w:hAnsi="Arial Unicode MS" w:cs="Arial Unicode MS"/>
          <w:i/>
          <w:iCs/>
        </w:rPr>
        <w:t xml:space="preserve"> </w:t>
      </w:r>
      <w:r>
        <w:rPr>
          <w:rFonts w:ascii="Arial Unicode MS" w:eastAsia="Arial Unicode MS" w:hAnsi="Arial Unicode MS" w:cs="Arial Unicode MS"/>
          <w:i/>
          <w:iCs/>
        </w:rPr>
        <w:t>보정</w:t>
      </w:r>
      <w:r>
        <w:rPr>
          <w:rFonts w:ascii="Arial Unicode MS" w:eastAsia="Arial Unicode MS" w:hAnsi="Arial Unicode MS" w:cs="Arial Unicode MS"/>
          <w:i/>
          <w:iCs/>
        </w:rPr>
        <w:t>(4.3.5)</w:t>
      </w:r>
      <w:r>
        <w:rPr>
          <w:rFonts w:ascii="Arial Unicode MS" w:eastAsia="Arial Unicode MS" w:hAnsi="Arial Unicode MS" w:cs="Arial Unicode MS"/>
          <w:i/>
          <w:iCs/>
        </w:rPr>
        <w:t>을</w:t>
      </w:r>
      <w:r>
        <w:rPr>
          <w:rFonts w:ascii="Arial Unicode MS" w:eastAsia="Arial Unicode MS" w:hAnsi="Arial Unicode MS" w:cs="Arial Unicode MS"/>
          <w:i/>
          <w:iCs/>
        </w:rPr>
        <w:t xml:space="preserve"> </w:t>
      </w:r>
      <w:r>
        <w:rPr>
          <w:rFonts w:ascii="Arial Unicode MS" w:eastAsia="Arial Unicode MS" w:hAnsi="Arial Unicode MS" w:cs="Arial Unicode MS"/>
          <w:i/>
          <w:iCs/>
        </w:rPr>
        <w:t>다시</w:t>
      </w:r>
      <w:r>
        <w:rPr>
          <w:rFonts w:ascii="Arial Unicode MS" w:eastAsia="Arial Unicode MS" w:hAnsi="Arial Unicode MS" w:cs="Arial Unicode MS"/>
          <w:i/>
          <w:iCs/>
        </w:rPr>
        <w:t xml:space="preserve"> </w:t>
      </w:r>
      <w:r>
        <w:rPr>
          <w:rFonts w:ascii="Arial Unicode MS" w:eastAsia="Arial Unicode MS" w:hAnsi="Arial Unicode MS" w:cs="Arial Unicode MS"/>
          <w:i/>
          <w:iCs/>
        </w:rPr>
        <w:t>확인하거나</w:t>
      </w:r>
      <w:r>
        <w:rPr>
          <w:rFonts w:ascii="Arial Unicode MS" w:eastAsia="Arial Unicode MS" w:hAnsi="Arial Unicode MS" w:cs="Arial Unicode MS"/>
          <w:i/>
          <w:iCs/>
        </w:rPr>
        <w:t xml:space="preserve">, </w:t>
      </w:r>
      <w:r>
        <w:rPr>
          <w:rFonts w:ascii="Arial Unicode MS" w:eastAsia="Arial Unicode MS" w:hAnsi="Arial Unicode MS" w:cs="Arial Unicode MS"/>
          <w:i/>
          <w:iCs/>
        </w:rPr>
        <w:t>대안</w:t>
      </w:r>
      <w:r>
        <w:rPr>
          <w:rFonts w:ascii="Arial Unicode MS" w:eastAsia="Arial Unicode MS" w:hAnsi="Arial Unicode MS" w:cs="Arial Unicode MS"/>
          <w:i/>
          <w:iCs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i/>
          <w:iCs/>
        </w:rPr>
        <w:t>Framework</w:t>
      </w:r>
      <w:r>
        <w:rPr>
          <w:rFonts w:ascii="Arial Unicode MS" w:eastAsia="Arial Unicode MS" w:hAnsi="Arial Unicode MS" w:cs="Arial Unicode MS"/>
          <w:i/>
          <w:iCs/>
        </w:rPr>
        <w:t>를</w:t>
      </w:r>
      <w:proofErr w:type="spellEnd"/>
      <w:r>
        <w:rPr>
          <w:rFonts w:ascii="Arial Unicode MS" w:eastAsia="Arial Unicode MS" w:hAnsi="Arial Unicode MS" w:cs="Arial Unicode MS"/>
          <w:i/>
          <w:iCs/>
        </w:rPr>
        <w:t xml:space="preserve"> </w:t>
      </w:r>
      <w:r>
        <w:rPr>
          <w:rFonts w:ascii="Arial Unicode MS" w:eastAsia="Arial Unicode MS" w:hAnsi="Arial Unicode MS" w:cs="Arial Unicode MS"/>
          <w:i/>
          <w:iCs/>
        </w:rPr>
        <w:t>재검토한다</w:t>
      </w:r>
      <w:r>
        <w:rPr>
          <w:rFonts w:ascii="Arial Unicode MS" w:eastAsia="Arial Unicode MS" w:hAnsi="Arial Unicode MS" w:cs="Arial Unicode MS"/>
          <w:i/>
          <w:iCs/>
        </w:rPr>
        <w:t>.</w:t>
      </w:r>
    </w:p>
    <w:p w14:paraId="6F2B8590" w14:textId="77777777" w:rsidR="00D80D8A" w:rsidRDefault="00D80D8A"/>
    <w:p w14:paraId="73AFD7F3" w14:textId="77777777" w:rsidR="00D80D8A" w:rsidRDefault="00BE6280">
      <w:r>
        <w:rPr>
          <w:rFonts w:ascii="Arial Unicode MS" w:eastAsia="Arial Unicode MS" w:hAnsi="Arial Unicode MS" w:cs="Arial Unicode MS"/>
          <w:i/>
          <w:iCs/>
        </w:rPr>
        <w:t>4</w:t>
      </w:r>
      <w:r>
        <w:rPr>
          <w:rFonts w:ascii="Arial Unicode MS" w:eastAsia="Arial Unicode MS" w:hAnsi="Arial Unicode MS" w:cs="Arial Unicode MS"/>
          <w:i/>
          <w:iCs/>
        </w:rPr>
        <w:t>장의</w:t>
      </w:r>
      <w:r>
        <w:rPr>
          <w:rFonts w:ascii="Arial Unicode MS" w:eastAsia="Arial Unicode MS" w:hAnsi="Arial Unicode MS" w:cs="Arial Unicode MS"/>
          <w:i/>
          <w:iCs/>
        </w:rPr>
        <w:t xml:space="preserve"> </w:t>
      </w:r>
      <w:r>
        <w:rPr>
          <w:rFonts w:ascii="Arial Unicode MS" w:eastAsia="Arial Unicode MS" w:hAnsi="Arial Unicode MS" w:cs="Arial Unicode MS"/>
          <w:i/>
          <w:iCs/>
        </w:rPr>
        <w:t>결론이</w:t>
      </w:r>
      <w:r>
        <w:rPr>
          <w:rFonts w:ascii="Arial Unicode MS" w:eastAsia="Arial Unicode MS" w:hAnsi="Arial Unicode MS" w:cs="Arial Unicode MS"/>
          <w:i/>
          <w:iCs/>
        </w:rPr>
        <w:t xml:space="preserve"> </w:t>
      </w:r>
      <w:r>
        <w:rPr>
          <w:rFonts w:ascii="Arial Unicode MS" w:eastAsia="Arial Unicode MS" w:hAnsi="Arial Unicode MS" w:cs="Arial Unicode MS"/>
          <w:i/>
          <w:iCs/>
        </w:rPr>
        <w:t>확정되면</w:t>
      </w:r>
      <w:r>
        <w:rPr>
          <w:rFonts w:ascii="Arial Unicode MS" w:eastAsia="Arial Unicode MS" w:hAnsi="Arial Unicode MS" w:cs="Arial Unicode MS"/>
          <w:i/>
          <w:iCs/>
        </w:rPr>
        <w:t xml:space="preserve">, </w:t>
      </w:r>
      <w:r>
        <w:rPr>
          <w:rFonts w:ascii="Arial Unicode MS" w:eastAsia="Arial Unicode MS" w:hAnsi="Arial Unicode MS" w:cs="Arial Unicode MS"/>
          <w:i/>
          <w:iCs/>
        </w:rPr>
        <w:t>선택한</w:t>
      </w:r>
      <w:r>
        <w:rPr>
          <w:rFonts w:ascii="Arial Unicode MS" w:eastAsia="Arial Unicode MS" w:hAnsi="Arial Unicode MS" w:cs="Arial Unicode MS"/>
          <w:i/>
          <w:iCs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i/>
          <w:iCs/>
        </w:rPr>
        <w:t>Framework</w:t>
      </w:r>
      <w:r>
        <w:rPr>
          <w:rFonts w:ascii="Arial Unicode MS" w:eastAsia="Arial Unicode MS" w:hAnsi="Arial Unicode MS" w:cs="Arial Unicode MS"/>
          <w:i/>
          <w:iCs/>
        </w:rPr>
        <w:t>의</w:t>
      </w:r>
      <w:proofErr w:type="spellEnd"/>
      <w:r>
        <w:rPr>
          <w:rFonts w:ascii="Arial Unicode MS" w:eastAsia="Arial Unicode MS" w:hAnsi="Arial Unicode MS" w:cs="Arial Unicode MS"/>
          <w:i/>
          <w:iCs/>
        </w:rPr>
        <w:t xml:space="preserve"> MCP/Tool </w:t>
      </w:r>
      <w:r>
        <w:rPr>
          <w:rFonts w:ascii="Arial Unicode MS" w:eastAsia="Arial Unicode MS" w:hAnsi="Arial Unicode MS" w:cs="Arial Unicode MS"/>
          <w:i/>
          <w:iCs/>
        </w:rPr>
        <w:t>연동</w:t>
      </w:r>
      <w:r>
        <w:rPr>
          <w:rFonts w:ascii="Arial Unicode MS" w:eastAsia="Arial Unicode MS" w:hAnsi="Arial Unicode MS" w:cs="Arial Unicode MS"/>
          <w:i/>
          <w:iCs/>
        </w:rPr>
        <w:t xml:space="preserve"> </w:t>
      </w:r>
      <w:r>
        <w:rPr>
          <w:rFonts w:ascii="Arial Unicode MS" w:eastAsia="Arial Unicode MS" w:hAnsi="Arial Unicode MS" w:cs="Arial Unicode MS"/>
          <w:i/>
          <w:iCs/>
        </w:rPr>
        <w:t>방식을</w:t>
      </w:r>
      <w:r>
        <w:rPr>
          <w:rFonts w:ascii="Arial Unicode MS" w:eastAsia="Arial Unicode MS" w:hAnsi="Arial Unicode MS" w:cs="Arial Unicode MS"/>
          <w:i/>
          <w:iCs/>
        </w:rPr>
        <w:t xml:space="preserve"> 5</w:t>
      </w:r>
      <w:r>
        <w:rPr>
          <w:rFonts w:ascii="Arial Unicode MS" w:eastAsia="Arial Unicode MS" w:hAnsi="Arial Unicode MS" w:cs="Arial Unicode MS"/>
          <w:i/>
          <w:iCs/>
        </w:rPr>
        <w:t>장에서</w:t>
      </w:r>
      <w:r>
        <w:rPr>
          <w:rFonts w:ascii="Arial Unicode MS" w:eastAsia="Arial Unicode MS" w:hAnsi="Arial Unicode MS" w:cs="Arial Unicode MS"/>
          <w:i/>
          <w:iCs/>
        </w:rPr>
        <w:t xml:space="preserve">, </w:t>
      </w:r>
      <w:proofErr w:type="spellStart"/>
      <w:r>
        <w:rPr>
          <w:rFonts w:ascii="Arial Unicode MS" w:eastAsia="Arial Unicode MS" w:hAnsi="Arial Unicode MS" w:cs="Arial Unicode MS"/>
          <w:i/>
          <w:iCs/>
        </w:rPr>
        <w:t>Agent</w:t>
      </w:r>
      <w:proofErr w:type="spellEnd"/>
      <w:r>
        <w:rPr>
          <w:rFonts w:ascii="Arial Unicode MS" w:eastAsia="Arial Unicode MS" w:hAnsi="Arial Unicode MS" w:cs="Arial Unicode MS"/>
          <w:i/>
          <w:iCs/>
        </w:rPr>
        <w:t xml:space="preserve"> </w:t>
      </w:r>
      <w:r>
        <w:rPr>
          <w:rFonts w:ascii="Arial Unicode MS" w:eastAsia="Arial Unicode MS" w:hAnsi="Arial Unicode MS" w:cs="Arial Unicode MS"/>
          <w:i/>
          <w:iCs/>
        </w:rPr>
        <w:t>간</w:t>
      </w:r>
      <w:r>
        <w:rPr>
          <w:rFonts w:ascii="Arial Unicode MS" w:eastAsia="Arial Unicode MS" w:hAnsi="Arial Unicode MS" w:cs="Arial Unicode MS"/>
          <w:i/>
          <w:iCs/>
        </w:rPr>
        <w:t xml:space="preserve"> </w:t>
      </w:r>
      <w:r>
        <w:rPr>
          <w:rFonts w:ascii="Arial Unicode MS" w:eastAsia="Arial Unicode MS" w:hAnsi="Arial Unicode MS" w:cs="Arial Unicode MS"/>
          <w:i/>
          <w:iCs/>
        </w:rPr>
        <w:t>협업</w:t>
      </w:r>
      <w:r>
        <w:rPr>
          <w:rFonts w:ascii="Arial Unicode MS" w:eastAsia="Arial Unicode MS" w:hAnsi="Arial Unicode MS" w:cs="Arial Unicode MS"/>
          <w:i/>
          <w:iCs/>
        </w:rPr>
        <w:t xml:space="preserve"> </w:t>
      </w:r>
      <w:r>
        <w:rPr>
          <w:rFonts w:ascii="Arial Unicode MS" w:eastAsia="Arial Unicode MS" w:hAnsi="Arial Unicode MS" w:cs="Arial Unicode MS"/>
          <w:i/>
          <w:iCs/>
        </w:rPr>
        <w:t>프로토콜을</w:t>
      </w:r>
      <w:r>
        <w:rPr>
          <w:rFonts w:ascii="Arial Unicode MS" w:eastAsia="Arial Unicode MS" w:hAnsi="Arial Unicode MS" w:cs="Arial Unicode MS"/>
          <w:i/>
          <w:iCs/>
        </w:rPr>
        <w:t xml:space="preserve"> 6</w:t>
      </w:r>
      <w:r>
        <w:rPr>
          <w:rFonts w:ascii="Arial Unicode MS" w:eastAsia="Arial Unicode MS" w:hAnsi="Arial Unicode MS" w:cs="Arial Unicode MS"/>
          <w:i/>
          <w:iCs/>
        </w:rPr>
        <w:t>장에서</w:t>
      </w:r>
      <w:r>
        <w:rPr>
          <w:rFonts w:ascii="Arial Unicode MS" w:eastAsia="Arial Unicode MS" w:hAnsi="Arial Unicode MS" w:cs="Arial Unicode MS"/>
          <w:i/>
          <w:iCs/>
        </w:rPr>
        <w:t xml:space="preserve">, </w:t>
      </w:r>
      <w:proofErr w:type="spellStart"/>
      <w:r>
        <w:rPr>
          <w:rFonts w:ascii="Arial Unicode MS" w:eastAsia="Arial Unicode MS" w:hAnsi="Arial Unicode MS" w:cs="Arial Unicode MS"/>
          <w:i/>
          <w:iCs/>
        </w:rPr>
        <w:t>Observability</w:t>
      </w:r>
      <w:proofErr w:type="spellEnd"/>
      <w:r>
        <w:rPr>
          <w:rFonts w:ascii="Arial Unicode MS" w:eastAsia="Arial Unicode MS" w:hAnsi="Arial Unicode MS" w:cs="Arial Unicode MS"/>
          <w:i/>
          <w:iCs/>
        </w:rPr>
        <w:t xml:space="preserve"> </w:t>
      </w:r>
      <w:r>
        <w:rPr>
          <w:rFonts w:ascii="Arial Unicode MS" w:eastAsia="Arial Unicode MS" w:hAnsi="Arial Unicode MS" w:cs="Arial Unicode MS"/>
          <w:i/>
          <w:iCs/>
        </w:rPr>
        <w:t>연계를</w:t>
      </w:r>
      <w:r>
        <w:rPr>
          <w:rFonts w:ascii="Arial Unicode MS" w:eastAsia="Arial Unicode MS" w:hAnsi="Arial Unicode MS" w:cs="Arial Unicode MS"/>
          <w:i/>
          <w:iCs/>
        </w:rPr>
        <w:t xml:space="preserve"> 10</w:t>
      </w:r>
      <w:r>
        <w:rPr>
          <w:rFonts w:ascii="Arial Unicode MS" w:eastAsia="Arial Unicode MS" w:hAnsi="Arial Unicode MS" w:cs="Arial Unicode MS"/>
          <w:i/>
          <w:iCs/>
        </w:rPr>
        <w:t>장에서</w:t>
      </w:r>
      <w:r>
        <w:rPr>
          <w:rFonts w:ascii="Arial Unicode MS" w:eastAsia="Arial Unicode MS" w:hAnsi="Arial Unicode MS" w:cs="Arial Unicode MS"/>
          <w:i/>
          <w:iCs/>
        </w:rPr>
        <w:t xml:space="preserve"> </w:t>
      </w:r>
      <w:r>
        <w:rPr>
          <w:rFonts w:ascii="Arial Unicode MS" w:eastAsia="Arial Unicode MS" w:hAnsi="Arial Unicode MS" w:cs="Arial Unicode MS"/>
          <w:i/>
          <w:iCs/>
        </w:rPr>
        <w:t>각각</w:t>
      </w:r>
      <w:r>
        <w:rPr>
          <w:rFonts w:ascii="Arial Unicode MS" w:eastAsia="Arial Unicode MS" w:hAnsi="Arial Unicode MS" w:cs="Arial Unicode MS"/>
          <w:i/>
          <w:iCs/>
        </w:rPr>
        <w:t xml:space="preserve"> </w:t>
      </w:r>
      <w:r>
        <w:rPr>
          <w:rFonts w:ascii="Arial Unicode MS" w:eastAsia="Arial Unicode MS" w:hAnsi="Arial Unicode MS" w:cs="Arial Unicode MS"/>
          <w:i/>
          <w:iCs/>
        </w:rPr>
        <w:t>점검한다</w:t>
      </w:r>
      <w:r>
        <w:rPr>
          <w:rFonts w:ascii="Arial Unicode MS" w:eastAsia="Arial Unicode MS" w:hAnsi="Arial Unicode MS" w:cs="Arial Unicode MS"/>
          <w:i/>
          <w:iCs/>
        </w:rPr>
        <w:t>.</w:t>
      </w:r>
    </w:p>
    <w:p w14:paraId="3BFC822F" w14:textId="77777777" w:rsidR="00D80D8A" w:rsidRDefault="00D80D8A">
      <w:pPr>
        <w:rPr>
          <w:b/>
          <w:bCs/>
        </w:rPr>
      </w:pPr>
    </w:p>
    <w:p w14:paraId="611B171E" w14:textId="77777777" w:rsidR="00D80D8A" w:rsidRDefault="00D80D8A"/>
    <w:p w14:paraId="6752D621" w14:textId="77777777" w:rsidR="00D80D8A" w:rsidRDefault="00BE6280">
      <w:r>
        <w:pict w14:anchorId="407A63D9">
          <v:rect id="_x0000_i1032" style="width:0;height:1.5pt" o:hralign="center" o:hrstd="t" o:hr="t" fillcolor="#a0a0a0" stroked="f"/>
        </w:pict>
      </w:r>
    </w:p>
    <w:p w14:paraId="6FED8FF8" w14:textId="77777777" w:rsidR="00D80D8A" w:rsidRDefault="00D80D8A"/>
    <w:p w14:paraId="07B91116" w14:textId="77777777" w:rsidR="00D80D8A" w:rsidRDefault="00D80D8A"/>
    <w:p w14:paraId="61D1335C" w14:textId="77777777" w:rsidR="00D80D8A" w:rsidRDefault="00BE6280">
      <w:pPr>
        <w:pStyle w:val="2"/>
        <w:rPr>
          <w:color w:val="333333"/>
        </w:rPr>
      </w:pPr>
      <w:bookmarkStart w:id="89" w:name="_6h2j0ny4i6ja" w:colFirst="0" w:colLast="0"/>
      <w:bookmarkEnd w:id="89"/>
      <w:r>
        <w:rPr>
          <w:rFonts w:ascii="Arial Unicode MS" w:eastAsia="Arial Unicode MS" w:hAnsi="Arial Unicode MS" w:cs="Arial Unicode MS"/>
        </w:rPr>
        <w:t xml:space="preserve">5. Tool </w:t>
      </w:r>
      <w:r>
        <w:rPr>
          <w:rFonts w:ascii="Arial Unicode MS" w:eastAsia="Arial Unicode MS" w:hAnsi="Arial Unicode MS" w:cs="Arial Unicode MS"/>
        </w:rPr>
        <w:t>연동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방식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선정</w:t>
      </w:r>
      <w:r>
        <w:rPr>
          <w:rFonts w:ascii="Arial Unicode MS" w:eastAsia="Arial Unicode MS" w:hAnsi="Arial Unicode MS" w:cs="Arial Unicode MS"/>
        </w:rPr>
        <w:t xml:space="preserve"> </w:t>
      </w:r>
      <w:r>
        <w:t>(</w:t>
      </w:r>
      <w:proofErr w:type="spellStart"/>
      <w:r>
        <w:t>Function</w:t>
      </w:r>
      <w:proofErr w:type="spellEnd"/>
      <w:r>
        <w:t xml:space="preserve"> </w:t>
      </w:r>
      <w:proofErr w:type="spellStart"/>
      <w:proofErr w:type="gramStart"/>
      <w:r>
        <w:t>Calling</w:t>
      </w:r>
      <w:proofErr w:type="spellEnd"/>
      <w:r>
        <w:t xml:space="preserve"> /</w:t>
      </w:r>
      <w:proofErr w:type="gramEnd"/>
      <w:r>
        <w:t xml:space="preserve"> MCP)</w:t>
      </w:r>
    </w:p>
    <w:p w14:paraId="31AC3D5E" w14:textId="77777777" w:rsidR="00D80D8A" w:rsidRDefault="00BE6280">
      <w:pPr>
        <w:pStyle w:val="3"/>
      </w:pPr>
      <w:bookmarkStart w:id="90" w:name="_6b9vkl5pdw4u" w:colFirst="0" w:colLast="0"/>
      <w:bookmarkEnd w:id="90"/>
      <w:r>
        <w:rPr>
          <w:rFonts w:ascii="Arial Unicode MS" w:eastAsia="Arial Unicode MS" w:hAnsi="Arial Unicode MS" w:cs="Arial Unicode MS"/>
        </w:rPr>
        <w:t>5.1 FC/</w:t>
      </w:r>
      <w:proofErr w:type="spellStart"/>
      <w:r>
        <w:rPr>
          <w:rFonts w:ascii="Arial Unicode MS" w:eastAsia="Arial Unicode MS" w:hAnsi="Arial Unicode MS" w:cs="Arial Unicode MS"/>
        </w:rPr>
        <w:t>MCP</w:t>
      </w:r>
      <w:r>
        <w:rPr>
          <w:rFonts w:ascii="Arial Unicode MS" w:eastAsia="Arial Unicode MS" w:hAnsi="Arial Unicode MS" w:cs="Arial Unicode MS"/>
        </w:rPr>
        <w:t>의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정의와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적용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범위</w:t>
      </w:r>
    </w:p>
    <w:p w14:paraId="37BB1D09" w14:textId="77777777" w:rsidR="00D80D8A" w:rsidRDefault="00BE6280">
      <w:pPr>
        <w:spacing w:before="60" w:after="60"/>
      </w:pPr>
      <w:r>
        <w:rPr>
          <w:rFonts w:ascii="Arial Unicode MS" w:eastAsia="Arial Unicode MS" w:hAnsi="Arial Unicode MS" w:cs="Arial Unicode MS"/>
        </w:rPr>
        <w:t xml:space="preserve">AI </w:t>
      </w:r>
      <w:proofErr w:type="spellStart"/>
      <w:r>
        <w:rPr>
          <w:rFonts w:ascii="Arial Unicode MS" w:eastAsia="Arial Unicode MS" w:hAnsi="Arial Unicode MS" w:cs="Arial Unicode MS"/>
        </w:rPr>
        <w:t>Agent</w:t>
      </w:r>
      <w:r>
        <w:rPr>
          <w:rFonts w:ascii="Arial Unicode MS" w:eastAsia="Arial Unicode MS" w:hAnsi="Arial Unicode MS" w:cs="Arial Unicode MS"/>
        </w:rPr>
        <w:t>가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외부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도구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및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다른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Agent</w:t>
      </w:r>
      <w:r>
        <w:rPr>
          <w:rFonts w:ascii="Arial Unicode MS" w:eastAsia="Arial Unicode MS" w:hAnsi="Arial Unicode MS" w:cs="Arial Unicode MS"/>
        </w:rPr>
        <w:t>와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상호작용하는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방식은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시스템의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확장성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유지보수성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보안성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운영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비용에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결정적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영향을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미친다</w:t>
      </w:r>
      <w:r>
        <w:rPr>
          <w:rFonts w:ascii="Arial Unicode MS" w:eastAsia="Arial Unicode MS" w:hAnsi="Arial Unicode MS" w:cs="Arial Unicode MS"/>
        </w:rPr>
        <w:t xml:space="preserve">. </w:t>
      </w:r>
      <w:r>
        <w:rPr>
          <w:rFonts w:ascii="Arial Unicode MS" w:eastAsia="Arial Unicode MS" w:hAnsi="Arial Unicode MS" w:cs="Arial Unicode MS"/>
        </w:rPr>
        <w:t>본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장에서는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Agent</w:t>
      </w:r>
      <w:r>
        <w:rPr>
          <w:rFonts w:ascii="Arial Unicode MS" w:eastAsia="Arial Unicode MS" w:hAnsi="Arial Unicode MS" w:cs="Arial Unicode MS"/>
        </w:rPr>
        <w:t>가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도구를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연결하는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가지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방식인</w:t>
      </w:r>
      <w:r>
        <w:rPr>
          <w:rFonts w:ascii="Arial Unicode MS" w:eastAsia="Arial Unicode MS" w:hAnsi="Arial Unicode MS" w:cs="Arial Unicode MS"/>
        </w:rPr>
        <w:t xml:space="preserve"> FC(</w:t>
      </w:r>
      <w:proofErr w:type="spellStart"/>
      <w:r>
        <w:rPr>
          <w:rFonts w:ascii="Arial Unicode MS" w:eastAsia="Arial Unicode MS" w:hAnsi="Arial Unicode MS" w:cs="Arial Unicode MS"/>
        </w:rPr>
        <w:t>Function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Calling</w:t>
      </w:r>
      <w:proofErr w:type="spellEnd"/>
      <w:r>
        <w:rPr>
          <w:rFonts w:ascii="Arial Unicode MS" w:eastAsia="Arial Unicode MS" w:hAnsi="Arial Unicode MS" w:cs="Arial Unicode MS"/>
        </w:rPr>
        <w:t>)</w:t>
      </w:r>
      <w:r>
        <w:rPr>
          <w:rFonts w:ascii="Arial Unicode MS" w:eastAsia="Arial Unicode MS" w:hAnsi="Arial Unicode MS" w:cs="Arial Unicode MS"/>
        </w:rPr>
        <w:t>와</w:t>
      </w:r>
      <w:r>
        <w:rPr>
          <w:rFonts w:ascii="Arial Unicode MS" w:eastAsia="Arial Unicode MS" w:hAnsi="Arial Unicode MS" w:cs="Arial Unicode MS"/>
        </w:rPr>
        <w:t xml:space="preserve"> MCP(</w:t>
      </w:r>
      <w:proofErr w:type="spellStart"/>
      <w:r>
        <w:rPr>
          <w:rFonts w:ascii="Arial Unicode MS" w:eastAsia="Arial Unicode MS" w:hAnsi="Arial Unicode MS" w:cs="Arial Unicode MS"/>
        </w:rPr>
        <w:t>Model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Context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Protocol</w:t>
      </w:r>
      <w:proofErr w:type="spellEnd"/>
      <w:r>
        <w:rPr>
          <w:rFonts w:ascii="Arial Unicode MS" w:eastAsia="Arial Unicode MS" w:hAnsi="Arial Unicode MS" w:cs="Arial Unicode MS"/>
        </w:rPr>
        <w:t>)</w:t>
      </w:r>
      <w:r>
        <w:rPr>
          <w:rFonts w:ascii="Arial Unicode MS" w:eastAsia="Arial Unicode MS" w:hAnsi="Arial Unicode MS" w:cs="Arial Unicode MS"/>
        </w:rPr>
        <w:t>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선정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전략을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제시한다</w:t>
      </w:r>
      <w:r>
        <w:rPr>
          <w:rFonts w:ascii="Arial Unicode MS" w:eastAsia="Arial Unicode MS" w:hAnsi="Arial Unicode MS" w:cs="Arial Unicode MS"/>
        </w:rPr>
        <w:t>.</w:t>
      </w:r>
    </w:p>
    <w:p w14:paraId="2055AC9A" w14:textId="77777777" w:rsidR="00D80D8A" w:rsidRDefault="00D80D8A">
      <w:pPr>
        <w:spacing w:before="60" w:after="60"/>
      </w:pPr>
    </w:p>
    <w:p w14:paraId="11CB4A9E" w14:textId="77777777" w:rsidR="00D80D8A" w:rsidRDefault="00BE6280">
      <w:pPr>
        <w:spacing w:before="60" w:after="80"/>
        <w:ind w:left="360"/>
        <w:rPr>
          <w:i/>
          <w:iCs/>
          <w:color w:val="444444"/>
          <w:sz w:val="20"/>
          <w:szCs w:val="20"/>
        </w:rPr>
      </w:pPr>
      <w:r>
        <w:rPr>
          <w:rFonts w:ascii="Arial Unicode MS" w:eastAsia="Arial Unicode MS" w:hAnsi="Arial Unicode MS" w:cs="Arial Unicode MS"/>
          <w:i/>
          <w:iCs/>
          <w:color w:val="444444"/>
          <w:sz w:val="20"/>
          <w:szCs w:val="20"/>
        </w:rPr>
        <w:t>참고</w:t>
      </w:r>
      <w:r>
        <w:rPr>
          <w:rFonts w:ascii="Arial Unicode MS" w:eastAsia="Arial Unicode MS" w:hAnsi="Arial Unicode MS" w:cs="Arial Unicode MS"/>
          <w:i/>
          <w:iCs/>
          <w:color w:val="444444"/>
          <w:sz w:val="20"/>
          <w:szCs w:val="20"/>
        </w:rPr>
        <w:t xml:space="preserve">) </w:t>
      </w:r>
      <w:r>
        <w:rPr>
          <w:rFonts w:ascii="Arial Unicode MS" w:eastAsia="Arial Unicode MS" w:hAnsi="Arial Unicode MS" w:cs="Arial Unicode MS"/>
          <w:i/>
          <w:iCs/>
          <w:color w:val="444444"/>
          <w:sz w:val="20"/>
          <w:szCs w:val="20"/>
        </w:rPr>
        <w:t>이</w:t>
      </w:r>
      <w:r>
        <w:rPr>
          <w:rFonts w:ascii="Arial Unicode MS" w:eastAsia="Arial Unicode MS" w:hAnsi="Arial Unicode MS" w:cs="Arial Unicode MS"/>
          <w:i/>
          <w:iCs/>
          <w:color w:val="444444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i/>
          <w:iCs/>
          <w:color w:val="444444"/>
          <w:sz w:val="20"/>
          <w:szCs w:val="20"/>
        </w:rPr>
        <w:t>장의</w:t>
      </w:r>
      <w:r>
        <w:rPr>
          <w:rFonts w:ascii="Arial Unicode MS" w:eastAsia="Arial Unicode MS" w:hAnsi="Arial Unicode MS" w:cs="Arial Unicode MS"/>
          <w:i/>
          <w:iCs/>
          <w:color w:val="444444"/>
          <w:sz w:val="20"/>
          <w:szCs w:val="20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i/>
          <w:iCs/>
          <w:color w:val="444444"/>
          <w:sz w:val="20"/>
          <w:szCs w:val="20"/>
        </w:rPr>
        <w:t>스코프</w:t>
      </w:r>
      <w:proofErr w:type="spellEnd"/>
      <w:r>
        <w:rPr>
          <w:rFonts w:ascii="Arial Unicode MS" w:eastAsia="Arial Unicode MS" w:hAnsi="Arial Unicode MS" w:cs="Arial Unicode MS"/>
          <w:i/>
          <w:iCs/>
          <w:color w:val="444444"/>
          <w:sz w:val="20"/>
          <w:szCs w:val="20"/>
        </w:rPr>
        <w:t xml:space="preserve">: </w:t>
      </w:r>
      <w:proofErr w:type="spellStart"/>
      <w:r>
        <w:rPr>
          <w:rFonts w:ascii="Arial Unicode MS" w:eastAsia="Arial Unicode MS" w:hAnsi="Arial Unicode MS" w:cs="Arial Unicode MS"/>
          <w:i/>
          <w:iCs/>
          <w:color w:val="444444"/>
          <w:sz w:val="20"/>
          <w:szCs w:val="20"/>
        </w:rPr>
        <w:t>Agent</w:t>
      </w:r>
      <w:proofErr w:type="spellEnd"/>
      <w:r>
        <w:rPr>
          <w:rFonts w:ascii="Arial Unicode MS" w:eastAsia="Arial Unicode MS" w:hAnsi="Arial Unicode MS" w:cs="Arial Unicode MS"/>
          <w:i/>
          <w:iCs/>
          <w:color w:val="444444"/>
          <w:sz w:val="20"/>
          <w:szCs w:val="20"/>
        </w:rPr>
        <w:t xml:space="preserve"> ↔ </w:t>
      </w:r>
      <w:r>
        <w:rPr>
          <w:rFonts w:ascii="Arial Unicode MS" w:eastAsia="Arial Unicode MS" w:hAnsi="Arial Unicode MS" w:cs="Arial Unicode MS"/>
          <w:i/>
          <w:iCs/>
          <w:color w:val="444444"/>
          <w:sz w:val="20"/>
          <w:szCs w:val="20"/>
        </w:rPr>
        <w:t>도구</w:t>
      </w:r>
      <w:r>
        <w:rPr>
          <w:rFonts w:ascii="Arial Unicode MS" w:eastAsia="Arial Unicode MS" w:hAnsi="Arial Unicode MS" w:cs="Arial Unicode MS"/>
          <w:i/>
          <w:iCs/>
          <w:color w:val="444444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i/>
          <w:iCs/>
          <w:color w:val="444444"/>
          <w:sz w:val="20"/>
          <w:szCs w:val="20"/>
        </w:rPr>
        <w:t>연동에</w:t>
      </w:r>
      <w:r>
        <w:rPr>
          <w:rFonts w:ascii="Arial Unicode MS" w:eastAsia="Arial Unicode MS" w:hAnsi="Arial Unicode MS" w:cs="Arial Unicode MS"/>
          <w:i/>
          <w:iCs/>
          <w:color w:val="444444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i/>
          <w:iCs/>
          <w:color w:val="444444"/>
          <w:sz w:val="20"/>
          <w:szCs w:val="20"/>
        </w:rPr>
        <w:t>집중한다</w:t>
      </w:r>
      <w:r>
        <w:rPr>
          <w:rFonts w:ascii="Arial Unicode MS" w:eastAsia="Arial Unicode MS" w:hAnsi="Arial Unicode MS" w:cs="Arial Unicode MS"/>
          <w:i/>
          <w:iCs/>
          <w:color w:val="444444"/>
          <w:sz w:val="20"/>
          <w:szCs w:val="20"/>
        </w:rPr>
        <w:t xml:space="preserve">. </w:t>
      </w:r>
      <w:r>
        <w:rPr>
          <w:rFonts w:ascii="Arial Unicode MS" w:eastAsia="Arial Unicode MS" w:hAnsi="Arial Unicode MS" w:cs="Arial Unicode MS"/>
          <w:i/>
          <w:iCs/>
          <w:color w:val="444444"/>
          <w:sz w:val="20"/>
          <w:szCs w:val="20"/>
        </w:rPr>
        <w:br/>
        <w:t xml:space="preserve">        </w:t>
      </w:r>
      <w:proofErr w:type="spellStart"/>
      <w:r>
        <w:rPr>
          <w:rFonts w:ascii="Arial Unicode MS" w:eastAsia="Arial Unicode MS" w:hAnsi="Arial Unicode MS" w:cs="Arial Unicode MS"/>
          <w:i/>
          <w:iCs/>
          <w:color w:val="444444"/>
          <w:sz w:val="20"/>
          <w:szCs w:val="20"/>
        </w:rPr>
        <w:t>Agent</w:t>
      </w:r>
      <w:proofErr w:type="spellEnd"/>
      <w:r>
        <w:rPr>
          <w:rFonts w:ascii="Arial Unicode MS" w:eastAsia="Arial Unicode MS" w:hAnsi="Arial Unicode MS" w:cs="Arial Unicode MS"/>
          <w:i/>
          <w:iCs/>
          <w:color w:val="444444"/>
          <w:sz w:val="20"/>
          <w:szCs w:val="20"/>
        </w:rPr>
        <w:t xml:space="preserve"> ↔ </w:t>
      </w:r>
      <w:proofErr w:type="spellStart"/>
      <w:r>
        <w:rPr>
          <w:rFonts w:ascii="Arial Unicode MS" w:eastAsia="Arial Unicode MS" w:hAnsi="Arial Unicode MS" w:cs="Arial Unicode MS"/>
          <w:i/>
          <w:iCs/>
          <w:color w:val="444444"/>
          <w:sz w:val="20"/>
          <w:szCs w:val="20"/>
        </w:rPr>
        <w:t>Agent</w:t>
      </w:r>
      <w:proofErr w:type="spellEnd"/>
      <w:r>
        <w:rPr>
          <w:rFonts w:ascii="Arial Unicode MS" w:eastAsia="Arial Unicode MS" w:hAnsi="Arial Unicode MS" w:cs="Arial Unicode MS"/>
          <w:i/>
          <w:iCs/>
          <w:color w:val="444444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i/>
          <w:iCs/>
          <w:color w:val="444444"/>
          <w:sz w:val="20"/>
          <w:szCs w:val="20"/>
        </w:rPr>
        <w:t>간</w:t>
      </w:r>
      <w:r>
        <w:rPr>
          <w:rFonts w:ascii="Arial Unicode MS" w:eastAsia="Arial Unicode MS" w:hAnsi="Arial Unicode MS" w:cs="Arial Unicode MS"/>
          <w:i/>
          <w:iCs/>
          <w:color w:val="444444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i/>
          <w:iCs/>
          <w:color w:val="444444"/>
          <w:sz w:val="20"/>
          <w:szCs w:val="20"/>
        </w:rPr>
        <w:t>통신</w:t>
      </w:r>
      <w:r>
        <w:rPr>
          <w:rFonts w:ascii="Arial Unicode MS" w:eastAsia="Arial Unicode MS" w:hAnsi="Arial Unicode MS" w:cs="Arial Unicode MS"/>
          <w:i/>
          <w:iCs/>
          <w:color w:val="444444"/>
          <w:sz w:val="20"/>
          <w:szCs w:val="20"/>
        </w:rPr>
        <w:t>(A2A)</w:t>
      </w:r>
      <w:r>
        <w:rPr>
          <w:rFonts w:ascii="Arial Unicode MS" w:eastAsia="Arial Unicode MS" w:hAnsi="Arial Unicode MS" w:cs="Arial Unicode MS"/>
          <w:i/>
          <w:iCs/>
          <w:color w:val="444444"/>
          <w:sz w:val="20"/>
          <w:szCs w:val="20"/>
        </w:rPr>
        <w:t>은</w:t>
      </w:r>
      <w:r>
        <w:rPr>
          <w:rFonts w:ascii="Arial Unicode MS" w:eastAsia="Arial Unicode MS" w:hAnsi="Arial Unicode MS" w:cs="Arial Unicode MS"/>
          <w:i/>
          <w:iCs/>
          <w:color w:val="444444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i/>
          <w:iCs/>
          <w:color w:val="444444"/>
          <w:sz w:val="20"/>
          <w:szCs w:val="20"/>
        </w:rPr>
        <w:t>적용</w:t>
      </w:r>
      <w:r>
        <w:rPr>
          <w:rFonts w:ascii="Arial Unicode MS" w:eastAsia="Arial Unicode MS" w:hAnsi="Arial Unicode MS" w:cs="Arial Unicode MS"/>
          <w:i/>
          <w:iCs/>
          <w:color w:val="444444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i/>
          <w:iCs/>
          <w:color w:val="444444"/>
          <w:sz w:val="20"/>
          <w:szCs w:val="20"/>
        </w:rPr>
        <w:t>레이어가</w:t>
      </w:r>
      <w:r>
        <w:rPr>
          <w:rFonts w:ascii="Arial Unicode MS" w:eastAsia="Arial Unicode MS" w:hAnsi="Arial Unicode MS" w:cs="Arial Unicode MS"/>
          <w:i/>
          <w:iCs/>
          <w:color w:val="444444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i/>
          <w:iCs/>
          <w:color w:val="444444"/>
          <w:sz w:val="20"/>
          <w:szCs w:val="20"/>
        </w:rPr>
        <w:t>다르므로</w:t>
      </w:r>
      <w:r>
        <w:rPr>
          <w:rFonts w:ascii="Arial Unicode MS" w:eastAsia="Arial Unicode MS" w:hAnsi="Arial Unicode MS" w:cs="Arial Unicode MS"/>
          <w:i/>
          <w:iCs/>
          <w:color w:val="444444"/>
          <w:sz w:val="20"/>
          <w:szCs w:val="20"/>
        </w:rPr>
        <w:t xml:space="preserve"> 6</w:t>
      </w:r>
      <w:r>
        <w:rPr>
          <w:rFonts w:ascii="Arial Unicode MS" w:eastAsia="Arial Unicode MS" w:hAnsi="Arial Unicode MS" w:cs="Arial Unicode MS"/>
          <w:i/>
          <w:iCs/>
          <w:color w:val="444444"/>
          <w:sz w:val="20"/>
          <w:szCs w:val="20"/>
        </w:rPr>
        <w:t>장에서</w:t>
      </w:r>
      <w:r>
        <w:rPr>
          <w:rFonts w:ascii="Arial Unicode MS" w:eastAsia="Arial Unicode MS" w:hAnsi="Arial Unicode MS" w:cs="Arial Unicode MS"/>
          <w:i/>
          <w:iCs/>
          <w:color w:val="444444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i/>
          <w:iCs/>
          <w:color w:val="444444"/>
          <w:sz w:val="20"/>
          <w:szCs w:val="20"/>
        </w:rPr>
        <w:t>별도로</w:t>
      </w:r>
      <w:r>
        <w:rPr>
          <w:rFonts w:ascii="Arial Unicode MS" w:eastAsia="Arial Unicode MS" w:hAnsi="Arial Unicode MS" w:cs="Arial Unicode MS"/>
          <w:i/>
          <w:iCs/>
          <w:color w:val="444444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i/>
          <w:iCs/>
          <w:color w:val="444444"/>
          <w:sz w:val="20"/>
          <w:szCs w:val="20"/>
        </w:rPr>
        <w:t>다룬다</w:t>
      </w:r>
      <w:r>
        <w:rPr>
          <w:rFonts w:ascii="Arial Unicode MS" w:eastAsia="Arial Unicode MS" w:hAnsi="Arial Unicode MS" w:cs="Arial Unicode MS"/>
          <w:i/>
          <w:iCs/>
          <w:color w:val="444444"/>
          <w:sz w:val="20"/>
          <w:szCs w:val="20"/>
        </w:rPr>
        <w:t>.</w:t>
      </w:r>
    </w:p>
    <w:p w14:paraId="3EFA4B7E" w14:textId="77777777" w:rsidR="00D80D8A" w:rsidRDefault="00D80D8A">
      <w:pPr>
        <w:spacing w:before="60" w:after="80"/>
        <w:rPr>
          <w:i/>
          <w:iCs/>
          <w:color w:val="444444"/>
          <w:sz w:val="20"/>
          <w:szCs w:val="20"/>
        </w:rPr>
      </w:pPr>
    </w:p>
    <w:p w14:paraId="232EEE2D" w14:textId="77777777" w:rsidR="00D80D8A" w:rsidRDefault="00BE6280">
      <w:pPr>
        <w:pStyle w:val="4"/>
        <w:keepNext w:val="0"/>
        <w:keepLines w:val="0"/>
      </w:pPr>
      <w:bookmarkStart w:id="91" w:name="_agsmadt0n3m7" w:colFirst="0" w:colLast="0"/>
      <w:bookmarkEnd w:id="91"/>
      <w:r>
        <w:rPr>
          <w:rFonts w:ascii="Arial Unicode MS" w:eastAsia="Arial Unicode MS" w:hAnsi="Arial Unicode MS" w:cs="Arial Unicode MS"/>
        </w:rPr>
        <w:lastRenderedPageBreak/>
        <w:t xml:space="preserve">5.1.1 </w:t>
      </w:r>
      <w:r>
        <w:rPr>
          <w:rFonts w:ascii="Arial Unicode MS" w:eastAsia="Arial Unicode MS" w:hAnsi="Arial Unicode MS" w:cs="Arial Unicode MS"/>
        </w:rPr>
        <w:t>대상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정의</w:t>
      </w:r>
    </w:p>
    <w:tbl>
      <w:tblPr>
        <w:tblStyle w:val="afffa"/>
        <w:tblW w:w="901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145"/>
        <w:gridCol w:w="6870"/>
      </w:tblGrid>
      <w:tr w:rsidR="00D80D8A" w14:paraId="01CDC703" w14:textId="77777777">
        <w:trPr>
          <w:trHeight w:val="495"/>
        </w:trPr>
        <w:tc>
          <w:tcPr>
            <w:tcW w:w="214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74002C" w14:textId="77777777" w:rsidR="00D80D8A" w:rsidRDefault="00BE6280">
            <w:pPr>
              <w:spacing w:before="240" w:after="240"/>
              <w:jc w:val="center"/>
              <w:rPr>
                <w:b/>
                <w:bCs/>
                <w:color w:val="FFFFFF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</w:rPr>
              <w:t>대상</w:t>
            </w:r>
          </w:p>
        </w:tc>
        <w:tc>
          <w:tcPr>
            <w:tcW w:w="6870" w:type="dxa"/>
            <w:tcBorders>
              <w:top w:val="single" w:sz="6" w:space="0" w:color="CCCCCC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37914B" w14:textId="77777777" w:rsidR="00D80D8A" w:rsidRDefault="00BE6280">
            <w:pPr>
              <w:spacing w:before="240" w:after="240"/>
              <w:jc w:val="center"/>
              <w:rPr>
                <w:b/>
                <w:bCs/>
                <w:color w:val="FFFFFF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</w:rPr>
              <w:t>정의</w:t>
            </w:r>
          </w:p>
        </w:tc>
      </w:tr>
      <w:tr w:rsidR="00D80D8A" w14:paraId="47258EF1" w14:textId="77777777">
        <w:trPr>
          <w:trHeight w:val="750"/>
        </w:trPr>
        <w:tc>
          <w:tcPr>
            <w:tcW w:w="2145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586C9F" w14:textId="77777777" w:rsidR="00D80D8A" w:rsidRDefault="00BE6280">
            <w:pPr>
              <w:spacing w:before="20" w:after="20"/>
              <w:rPr>
                <w:b/>
                <w:bCs/>
                <w:color w:val="333333"/>
                <w:sz w:val="19"/>
                <w:szCs w:val="19"/>
              </w:rPr>
            </w:pPr>
            <w:r>
              <w:rPr>
                <w:b/>
                <w:bCs/>
                <w:color w:val="333333"/>
                <w:sz w:val="19"/>
                <w:szCs w:val="19"/>
              </w:rPr>
              <w:t>FC (</w:t>
            </w: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Function</w:t>
            </w:r>
            <w:proofErr w:type="spellEnd"/>
            <w:r>
              <w:rPr>
                <w:b/>
                <w:b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Calling</w:t>
            </w:r>
            <w:proofErr w:type="spellEnd"/>
            <w:r>
              <w:rPr>
                <w:b/>
                <w:bCs/>
                <w:color w:val="333333"/>
                <w:sz w:val="19"/>
                <w:szCs w:val="19"/>
              </w:rPr>
              <w:t>)</w:t>
            </w:r>
          </w:p>
        </w:tc>
        <w:tc>
          <w:tcPr>
            <w:tcW w:w="6870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4BE1E3" w14:textId="77777777" w:rsidR="00D80D8A" w:rsidRDefault="00BE6280">
            <w:pPr>
              <w:spacing w:before="20" w:after="20"/>
              <w:rPr>
                <w:color w:val="333333"/>
                <w:sz w:val="19"/>
                <w:szCs w:val="19"/>
              </w:rPr>
            </w:pPr>
            <w:r>
              <w:rPr>
                <w:rFonts w:ascii="Arial Unicode MS" w:eastAsia="Arial Unicode MS" w:hAnsi="Arial Unicode MS" w:cs="Arial Unicode MS"/>
                <w:color w:val="333333"/>
                <w:sz w:val="19"/>
                <w:szCs w:val="19"/>
              </w:rPr>
              <w:t xml:space="preserve">LLM 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333333"/>
                <w:sz w:val="19"/>
                <w:szCs w:val="19"/>
              </w:rPr>
              <w:t>API</w:t>
            </w:r>
            <w:r>
              <w:rPr>
                <w:rFonts w:ascii="Arial Unicode MS" w:eastAsia="Arial Unicode MS" w:hAnsi="Arial Unicode MS" w:cs="Arial Unicode MS"/>
                <w:color w:val="333333"/>
                <w:sz w:val="19"/>
                <w:szCs w:val="19"/>
              </w:rPr>
              <w:t>의</w:t>
            </w:r>
            <w:proofErr w:type="spellEnd"/>
            <w:r>
              <w:rPr>
                <w:rFonts w:ascii="Arial Unicode MS" w:eastAsia="Arial Unicode MS" w:hAnsi="Arial Unicode MS" w:cs="Arial Unicode MS"/>
                <w:color w:val="333333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333333"/>
                <w:sz w:val="19"/>
                <w:szCs w:val="19"/>
              </w:rPr>
              <w:t>기능</w:t>
            </w:r>
            <w:r>
              <w:rPr>
                <w:rFonts w:ascii="Arial Unicode MS" w:eastAsia="Arial Unicode MS" w:hAnsi="Arial Unicode MS" w:cs="Arial Unicode MS"/>
                <w:color w:val="333333"/>
                <w:sz w:val="19"/>
                <w:szCs w:val="19"/>
              </w:rPr>
              <w:t>(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333333"/>
                <w:sz w:val="19"/>
                <w:szCs w:val="19"/>
              </w:rPr>
              <w:t>feature</w:t>
            </w:r>
            <w:proofErr w:type="spellEnd"/>
            <w:r>
              <w:rPr>
                <w:rFonts w:ascii="Arial Unicode MS" w:eastAsia="Arial Unicode MS" w:hAnsi="Arial Unicode MS" w:cs="Arial Unicode MS"/>
                <w:color w:val="333333"/>
                <w:sz w:val="19"/>
                <w:szCs w:val="19"/>
              </w:rPr>
              <w:t xml:space="preserve">). </w:t>
            </w:r>
            <w:r>
              <w:rPr>
                <w:rFonts w:ascii="Arial Unicode MS" w:eastAsia="Arial Unicode MS" w:hAnsi="Arial Unicode MS" w:cs="Arial Unicode MS"/>
                <w:color w:val="333333"/>
                <w:sz w:val="19"/>
                <w:szCs w:val="19"/>
              </w:rPr>
              <w:t>모델이</w:t>
            </w:r>
            <w:r>
              <w:rPr>
                <w:rFonts w:ascii="Arial Unicode MS" w:eastAsia="Arial Unicode MS" w:hAnsi="Arial Unicode MS" w:cs="Arial Unicode MS"/>
                <w:color w:val="333333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333333"/>
                <w:sz w:val="19"/>
                <w:szCs w:val="19"/>
              </w:rPr>
              <w:t>호출할</w:t>
            </w:r>
            <w:r>
              <w:rPr>
                <w:rFonts w:ascii="Arial Unicode MS" w:eastAsia="Arial Unicode MS" w:hAnsi="Arial Unicode MS" w:cs="Arial Unicode MS"/>
                <w:color w:val="333333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333333"/>
                <w:sz w:val="19"/>
                <w:szCs w:val="19"/>
              </w:rPr>
              <w:t>함수와</w:t>
            </w:r>
            <w:r>
              <w:rPr>
                <w:rFonts w:ascii="Arial Unicode MS" w:eastAsia="Arial Unicode MS" w:hAnsi="Arial Unicode MS" w:cs="Arial Unicode MS"/>
                <w:color w:val="333333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333333"/>
                <w:sz w:val="19"/>
                <w:szCs w:val="19"/>
              </w:rPr>
              <w:t>인자를</w:t>
            </w:r>
            <w:r>
              <w:rPr>
                <w:rFonts w:ascii="Arial Unicode MS" w:eastAsia="Arial Unicode MS" w:hAnsi="Arial Unicode MS" w:cs="Arial Unicode MS"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333333"/>
                <w:sz w:val="19"/>
                <w:szCs w:val="19"/>
              </w:rPr>
              <w:t>JSON</w:t>
            </w:r>
            <w:r>
              <w:rPr>
                <w:rFonts w:ascii="Arial Unicode MS" w:eastAsia="Arial Unicode MS" w:hAnsi="Arial Unicode MS" w:cs="Arial Unicode MS"/>
                <w:color w:val="333333"/>
                <w:sz w:val="19"/>
                <w:szCs w:val="19"/>
              </w:rPr>
              <w:t>으로</w:t>
            </w:r>
            <w:proofErr w:type="spellEnd"/>
            <w:r>
              <w:rPr>
                <w:rFonts w:ascii="Arial Unicode MS" w:eastAsia="Arial Unicode MS" w:hAnsi="Arial Unicode MS" w:cs="Arial Unicode MS"/>
                <w:color w:val="333333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333333"/>
                <w:sz w:val="19"/>
                <w:szCs w:val="19"/>
              </w:rPr>
              <w:t>반환하면</w:t>
            </w:r>
            <w:r>
              <w:rPr>
                <w:rFonts w:ascii="Arial Unicode MS" w:eastAsia="Arial Unicode MS" w:hAnsi="Arial Unicode MS" w:cs="Arial Unicode MS"/>
                <w:color w:val="333333"/>
                <w:sz w:val="19"/>
                <w:szCs w:val="19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  <w:color w:val="333333"/>
                <w:sz w:val="19"/>
                <w:szCs w:val="19"/>
              </w:rPr>
              <w:t>애플리케이션이</w:t>
            </w:r>
            <w:r>
              <w:rPr>
                <w:rFonts w:ascii="Arial Unicode MS" w:eastAsia="Arial Unicode MS" w:hAnsi="Arial Unicode MS" w:cs="Arial Unicode MS"/>
                <w:color w:val="333333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333333"/>
                <w:sz w:val="19"/>
                <w:szCs w:val="19"/>
              </w:rPr>
              <w:t>실행하는</w:t>
            </w:r>
            <w:r>
              <w:rPr>
                <w:rFonts w:ascii="Arial Unicode MS" w:eastAsia="Arial Unicode MS" w:hAnsi="Arial Unicode MS" w:cs="Arial Unicode MS"/>
                <w:color w:val="333333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333333"/>
                <w:sz w:val="19"/>
                <w:szCs w:val="19"/>
              </w:rPr>
              <w:t>구조</w:t>
            </w:r>
            <w:r>
              <w:rPr>
                <w:rFonts w:ascii="Arial Unicode MS" w:eastAsia="Arial Unicode MS" w:hAnsi="Arial Unicode MS" w:cs="Arial Unicode MS"/>
                <w:color w:val="333333"/>
                <w:sz w:val="19"/>
                <w:szCs w:val="19"/>
              </w:rPr>
              <w:t xml:space="preserve">. 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333333"/>
                <w:sz w:val="19"/>
                <w:szCs w:val="19"/>
              </w:rPr>
              <w:t>Agent</w:t>
            </w:r>
            <w:r>
              <w:rPr>
                <w:rFonts w:ascii="Arial Unicode MS" w:eastAsia="Arial Unicode MS" w:hAnsi="Arial Unicode MS" w:cs="Arial Unicode MS"/>
                <w:color w:val="333333"/>
                <w:sz w:val="19"/>
                <w:szCs w:val="19"/>
              </w:rPr>
              <w:t>가</w:t>
            </w:r>
            <w:proofErr w:type="spellEnd"/>
            <w:r>
              <w:rPr>
                <w:rFonts w:ascii="Arial Unicode MS" w:eastAsia="Arial Unicode MS" w:hAnsi="Arial Unicode MS" w:cs="Arial Unicode MS"/>
                <w:color w:val="333333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333333"/>
                <w:sz w:val="19"/>
                <w:szCs w:val="19"/>
              </w:rPr>
              <w:t>도구를</w:t>
            </w:r>
            <w:r>
              <w:rPr>
                <w:rFonts w:ascii="Arial Unicode MS" w:eastAsia="Arial Unicode MS" w:hAnsi="Arial Unicode MS" w:cs="Arial Unicode MS"/>
                <w:color w:val="333333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333333"/>
                <w:sz w:val="19"/>
                <w:szCs w:val="19"/>
              </w:rPr>
              <w:t>호출하는</w:t>
            </w:r>
            <w:r>
              <w:rPr>
                <w:rFonts w:ascii="Arial Unicode MS" w:eastAsia="Arial Unicode MS" w:hAnsi="Arial Unicode MS" w:cs="Arial Unicode MS"/>
                <w:color w:val="333333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333333"/>
                <w:sz w:val="19"/>
                <w:szCs w:val="19"/>
              </w:rPr>
              <w:t>가장</w:t>
            </w:r>
            <w:r>
              <w:rPr>
                <w:rFonts w:ascii="Arial Unicode MS" w:eastAsia="Arial Unicode MS" w:hAnsi="Arial Unicode MS" w:cs="Arial Unicode MS"/>
                <w:color w:val="333333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333333"/>
                <w:sz w:val="19"/>
                <w:szCs w:val="19"/>
              </w:rPr>
              <w:t>기본적인</w:t>
            </w:r>
            <w:r>
              <w:rPr>
                <w:rFonts w:ascii="Arial Unicode MS" w:eastAsia="Arial Unicode MS" w:hAnsi="Arial Unicode MS" w:cs="Arial Unicode MS"/>
                <w:color w:val="333333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333333"/>
                <w:sz w:val="19"/>
                <w:szCs w:val="19"/>
              </w:rPr>
              <w:t>메커니즘이다</w:t>
            </w:r>
            <w:r>
              <w:rPr>
                <w:rFonts w:ascii="Arial Unicode MS" w:eastAsia="Arial Unicode MS" w:hAnsi="Arial Unicode MS" w:cs="Arial Unicode MS"/>
                <w:color w:val="333333"/>
                <w:sz w:val="19"/>
                <w:szCs w:val="19"/>
              </w:rPr>
              <w:t>.</w:t>
            </w:r>
          </w:p>
        </w:tc>
      </w:tr>
      <w:tr w:rsidR="00D80D8A" w14:paraId="245882AB" w14:textId="77777777">
        <w:trPr>
          <w:trHeight w:val="1035"/>
        </w:trPr>
        <w:tc>
          <w:tcPr>
            <w:tcW w:w="2145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E9865A" w14:textId="77777777" w:rsidR="00D80D8A" w:rsidRDefault="00BE6280">
            <w:pPr>
              <w:spacing w:before="20" w:after="20"/>
              <w:rPr>
                <w:b/>
                <w:bCs/>
                <w:color w:val="333333"/>
                <w:sz w:val="19"/>
                <w:szCs w:val="19"/>
              </w:rPr>
            </w:pPr>
            <w:r>
              <w:rPr>
                <w:b/>
                <w:bCs/>
                <w:color w:val="333333"/>
                <w:sz w:val="19"/>
                <w:szCs w:val="19"/>
              </w:rPr>
              <w:t>MCP (</w:t>
            </w: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Model</w:t>
            </w:r>
            <w:proofErr w:type="spellEnd"/>
            <w:r>
              <w:rPr>
                <w:b/>
                <w:b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Context</w:t>
            </w:r>
            <w:proofErr w:type="spellEnd"/>
            <w:r>
              <w:rPr>
                <w:b/>
                <w:b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333333"/>
                <w:sz w:val="19"/>
                <w:szCs w:val="19"/>
              </w:rPr>
              <w:t>Protocol</w:t>
            </w:r>
            <w:proofErr w:type="spellEnd"/>
            <w:r>
              <w:rPr>
                <w:b/>
                <w:bCs/>
                <w:color w:val="333333"/>
                <w:sz w:val="19"/>
                <w:szCs w:val="19"/>
              </w:rPr>
              <w:t>)</w:t>
            </w:r>
          </w:p>
        </w:tc>
        <w:tc>
          <w:tcPr>
            <w:tcW w:w="6870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D3D328" w14:textId="77777777" w:rsidR="00D80D8A" w:rsidRDefault="00BE6280">
            <w:pPr>
              <w:spacing w:before="20" w:after="20"/>
              <w:rPr>
                <w:color w:val="333333"/>
                <w:sz w:val="19"/>
                <w:szCs w:val="19"/>
              </w:rPr>
            </w:pPr>
            <w:r>
              <w:rPr>
                <w:rFonts w:ascii="Arial Unicode MS" w:eastAsia="Arial Unicode MS" w:hAnsi="Arial Unicode MS" w:cs="Arial Unicode MS"/>
                <w:color w:val="333333"/>
                <w:sz w:val="19"/>
                <w:szCs w:val="19"/>
              </w:rPr>
              <w:t xml:space="preserve">LLM </w:t>
            </w:r>
            <w:r>
              <w:rPr>
                <w:rFonts w:ascii="Arial Unicode MS" w:eastAsia="Arial Unicode MS" w:hAnsi="Arial Unicode MS" w:cs="Arial Unicode MS"/>
                <w:color w:val="333333"/>
                <w:sz w:val="19"/>
                <w:szCs w:val="19"/>
              </w:rPr>
              <w:t>애플리케이션이</w:t>
            </w:r>
            <w:r>
              <w:rPr>
                <w:rFonts w:ascii="Arial Unicode MS" w:eastAsia="Arial Unicode MS" w:hAnsi="Arial Unicode MS" w:cs="Arial Unicode MS"/>
                <w:color w:val="333333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333333"/>
                <w:sz w:val="19"/>
                <w:szCs w:val="19"/>
              </w:rPr>
              <w:t>외부</w:t>
            </w:r>
            <w:r>
              <w:rPr>
                <w:rFonts w:ascii="Arial Unicode MS" w:eastAsia="Arial Unicode MS" w:hAnsi="Arial Unicode MS" w:cs="Arial Unicode MS"/>
                <w:color w:val="333333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333333"/>
                <w:sz w:val="19"/>
                <w:szCs w:val="19"/>
              </w:rPr>
              <w:t>도구와</w:t>
            </w:r>
            <w:r>
              <w:rPr>
                <w:rFonts w:ascii="Arial Unicode MS" w:eastAsia="Arial Unicode MS" w:hAnsi="Arial Unicode MS" w:cs="Arial Unicode MS"/>
                <w:color w:val="333333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333333"/>
                <w:sz w:val="19"/>
                <w:szCs w:val="19"/>
              </w:rPr>
              <w:t>데이터</w:t>
            </w:r>
            <w:r>
              <w:rPr>
                <w:rFonts w:ascii="Arial Unicode MS" w:eastAsia="Arial Unicode MS" w:hAnsi="Arial Unicode MS" w:cs="Arial Unicode MS"/>
                <w:color w:val="333333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333333"/>
                <w:sz w:val="19"/>
                <w:szCs w:val="19"/>
              </w:rPr>
              <w:t>소스를</w:t>
            </w:r>
            <w:r>
              <w:rPr>
                <w:rFonts w:ascii="Arial Unicode MS" w:eastAsia="Arial Unicode MS" w:hAnsi="Arial Unicode MS" w:cs="Arial Unicode MS"/>
                <w:color w:val="333333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333333"/>
                <w:sz w:val="19"/>
                <w:szCs w:val="19"/>
              </w:rPr>
              <w:t>표준화된</w:t>
            </w:r>
            <w:r>
              <w:rPr>
                <w:rFonts w:ascii="Arial Unicode MS" w:eastAsia="Arial Unicode MS" w:hAnsi="Arial Unicode MS" w:cs="Arial Unicode MS"/>
                <w:color w:val="333333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333333"/>
                <w:sz w:val="19"/>
                <w:szCs w:val="19"/>
              </w:rPr>
              <w:t>방식으로</w:t>
            </w:r>
            <w:r>
              <w:rPr>
                <w:rFonts w:ascii="Arial Unicode MS" w:eastAsia="Arial Unicode MS" w:hAnsi="Arial Unicode MS" w:cs="Arial Unicode MS"/>
                <w:color w:val="333333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333333"/>
                <w:sz w:val="19"/>
                <w:szCs w:val="19"/>
              </w:rPr>
              <w:t>연결하기</w:t>
            </w:r>
            <w:r>
              <w:rPr>
                <w:rFonts w:ascii="Arial Unicode MS" w:eastAsia="Arial Unicode MS" w:hAnsi="Arial Unicode MS" w:cs="Arial Unicode MS"/>
                <w:color w:val="333333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333333"/>
                <w:sz w:val="19"/>
                <w:szCs w:val="19"/>
              </w:rPr>
              <w:t>위한</w:t>
            </w:r>
            <w:r>
              <w:rPr>
                <w:rFonts w:ascii="Arial Unicode MS" w:eastAsia="Arial Unicode MS" w:hAnsi="Arial Unicode MS" w:cs="Arial Unicode MS"/>
                <w:color w:val="333333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333333"/>
                <w:sz w:val="19"/>
                <w:szCs w:val="19"/>
              </w:rPr>
              <w:t>개방형</w:t>
            </w:r>
            <w:r>
              <w:rPr>
                <w:rFonts w:ascii="Arial Unicode MS" w:eastAsia="Arial Unicode MS" w:hAnsi="Arial Unicode MS" w:cs="Arial Unicode MS"/>
                <w:color w:val="333333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333333"/>
                <w:sz w:val="19"/>
                <w:szCs w:val="19"/>
              </w:rPr>
              <w:t>프로토콜</w:t>
            </w:r>
            <w:r>
              <w:rPr>
                <w:rFonts w:ascii="Arial Unicode MS" w:eastAsia="Arial Unicode MS" w:hAnsi="Arial Unicode MS" w:cs="Arial Unicode MS"/>
                <w:color w:val="333333"/>
                <w:sz w:val="19"/>
                <w:szCs w:val="19"/>
              </w:rPr>
              <w:t xml:space="preserve">. 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333333"/>
                <w:sz w:val="19"/>
                <w:szCs w:val="19"/>
              </w:rPr>
              <w:t>Anthropic</w:t>
            </w:r>
            <w:proofErr w:type="spellEnd"/>
            <w:r>
              <w:rPr>
                <w:rFonts w:ascii="Arial Unicode MS" w:eastAsia="Arial Unicode MS" w:hAnsi="Arial Unicode MS" w:cs="Arial Unicode MS"/>
                <w:color w:val="333333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333333"/>
                <w:sz w:val="19"/>
                <w:szCs w:val="19"/>
              </w:rPr>
              <w:t>주도</w:t>
            </w:r>
            <w:r>
              <w:rPr>
                <w:rFonts w:ascii="Arial Unicode MS" w:eastAsia="Arial Unicode MS" w:hAnsi="Arial Unicode MS" w:cs="Arial Unicode MS"/>
                <w:color w:val="333333"/>
                <w:sz w:val="19"/>
                <w:szCs w:val="19"/>
              </w:rPr>
              <w:t xml:space="preserve">, 2024.11 </w:t>
            </w:r>
            <w:r>
              <w:rPr>
                <w:rFonts w:ascii="Arial Unicode MS" w:eastAsia="Arial Unicode MS" w:hAnsi="Arial Unicode MS" w:cs="Arial Unicode MS"/>
                <w:color w:val="333333"/>
                <w:sz w:val="19"/>
                <w:szCs w:val="19"/>
              </w:rPr>
              <w:t>발표</w:t>
            </w:r>
            <w:r>
              <w:rPr>
                <w:rFonts w:ascii="Arial Unicode MS" w:eastAsia="Arial Unicode MS" w:hAnsi="Arial Unicode MS" w:cs="Arial Unicode MS"/>
                <w:color w:val="333333"/>
                <w:sz w:val="19"/>
                <w:szCs w:val="19"/>
              </w:rPr>
              <w:t xml:space="preserve">. </w:t>
            </w:r>
            <w:r>
              <w:rPr>
                <w:rFonts w:ascii="Arial Unicode MS" w:eastAsia="Arial Unicode MS" w:hAnsi="Arial Unicode MS" w:cs="Arial Unicode MS"/>
                <w:color w:val="333333"/>
                <w:sz w:val="19"/>
                <w:szCs w:val="19"/>
              </w:rPr>
              <w:t>도구의</w:t>
            </w:r>
            <w:r>
              <w:rPr>
                <w:rFonts w:ascii="Arial Unicode MS" w:eastAsia="Arial Unicode MS" w:hAnsi="Arial Unicode MS" w:cs="Arial Unicode MS"/>
                <w:color w:val="333333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333333"/>
                <w:sz w:val="19"/>
                <w:szCs w:val="19"/>
              </w:rPr>
              <w:t>발견</w:t>
            </w:r>
            <w:r>
              <w:rPr>
                <w:rFonts w:ascii="Arial Unicode MS" w:eastAsia="Arial Unicode MS" w:hAnsi="Arial Unicode MS" w:cs="Arial Unicode MS"/>
                <w:color w:val="333333"/>
                <w:sz w:val="19"/>
                <w:szCs w:val="19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  <w:color w:val="333333"/>
                <w:sz w:val="19"/>
                <w:szCs w:val="19"/>
              </w:rPr>
              <w:t>노출</w:t>
            </w:r>
            <w:r>
              <w:rPr>
                <w:rFonts w:ascii="Arial Unicode MS" w:eastAsia="Arial Unicode MS" w:hAnsi="Arial Unicode MS" w:cs="Arial Unicode MS"/>
                <w:color w:val="333333"/>
                <w:sz w:val="19"/>
                <w:szCs w:val="19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  <w:color w:val="333333"/>
                <w:sz w:val="19"/>
                <w:szCs w:val="19"/>
              </w:rPr>
              <w:t>호출을</w:t>
            </w:r>
            <w:r>
              <w:rPr>
                <w:rFonts w:ascii="Arial Unicode MS" w:eastAsia="Arial Unicode MS" w:hAnsi="Arial Unicode MS" w:cs="Arial Unicode MS"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333333"/>
                <w:sz w:val="19"/>
                <w:szCs w:val="19"/>
              </w:rPr>
              <w:t>표준화하며</w:t>
            </w:r>
            <w:proofErr w:type="spellEnd"/>
            <w:r>
              <w:rPr>
                <w:rFonts w:ascii="Arial Unicode MS" w:eastAsia="Arial Unicode MS" w:hAnsi="Arial Unicode MS" w:cs="Arial Unicode MS"/>
                <w:color w:val="333333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333333"/>
                <w:sz w:val="19"/>
                <w:szCs w:val="19"/>
              </w:rPr>
              <w:t>Resource</w:t>
            </w:r>
            <w:proofErr w:type="spellEnd"/>
            <w:r>
              <w:rPr>
                <w:rFonts w:ascii="Arial Unicode MS" w:eastAsia="Arial Unicode MS" w:hAnsi="Arial Unicode MS" w:cs="Arial Unicode MS"/>
                <w:color w:val="333333"/>
                <w:sz w:val="19"/>
                <w:szCs w:val="19"/>
              </w:rPr>
              <w:t>(</w:t>
            </w:r>
            <w:r>
              <w:rPr>
                <w:rFonts w:ascii="Arial Unicode MS" w:eastAsia="Arial Unicode MS" w:hAnsi="Arial Unicode MS" w:cs="Arial Unicode MS"/>
                <w:color w:val="333333"/>
                <w:sz w:val="19"/>
                <w:szCs w:val="19"/>
              </w:rPr>
              <w:t>데이터</w:t>
            </w:r>
            <w:r>
              <w:rPr>
                <w:rFonts w:ascii="Arial Unicode MS" w:eastAsia="Arial Unicode MS" w:hAnsi="Arial Unicode MS" w:cs="Arial Unicode MS"/>
                <w:color w:val="333333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333333"/>
                <w:sz w:val="19"/>
                <w:szCs w:val="19"/>
              </w:rPr>
              <w:t>소스</w:t>
            </w:r>
            <w:r>
              <w:rPr>
                <w:rFonts w:ascii="Arial Unicode MS" w:eastAsia="Arial Unicode MS" w:hAnsi="Arial Unicode MS" w:cs="Arial Unicode MS"/>
                <w:color w:val="333333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333333"/>
                <w:sz w:val="19"/>
                <w:szCs w:val="19"/>
              </w:rPr>
              <w:t>노출</w:t>
            </w:r>
            <w:r>
              <w:rPr>
                <w:rFonts w:ascii="Arial Unicode MS" w:eastAsia="Arial Unicode MS" w:hAnsi="Arial Unicode MS" w:cs="Arial Unicode MS"/>
                <w:color w:val="333333"/>
                <w:sz w:val="19"/>
                <w:szCs w:val="19"/>
              </w:rPr>
              <w:t>)</w:t>
            </w:r>
            <w:r>
              <w:rPr>
                <w:rFonts w:ascii="Arial Unicode MS" w:eastAsia="Arial Unicode MS" w:hAnsi="Arial Unicode MS" w:cs="Arial Unicode MS"/>
                <w:color w:val="333333"/>
                <w:sz w:val="19"/>
                <w:szCs w:val="19"/>
              </w:rPr>
              <w:t>와</w:t>
            </w:r>
            <w:r>
              <w:rPr>
                <w:rFonts w:ascii="Arial Unicode MS" w:eastAsia="Arial Unicode MS" w:hAnsi="Arial Unicode MS" w:cs="Arial Unicode MS"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333333"/>
                <w:sz w:val="19"/>
                <w:szCs w:val="19"/>
              </w:rPr>
              <w:t>Prompt</w:t>
            </w:r>
            <w:proofErr w:type="spellEnd"/>
            <w:r>
              <w:rPr>
                <w:rFonts w:ascii="Arial Unicode MS" w:eastAsia="Arial Unicode MS" w:hAnsi="Arial Unicode MS" w:cs="Arial Unicode MS"/>
                <w:color w:val="333333"/>
                <w:sz w:val="19"/>
                <w:szCs w:val="19"/>
              </w:rPr>
              <w:t>(</w:t>
            </w:r>
            <w:r>
              <w:rPr>
                <w:rFonts w:ascii="Arial Unicode MS" w:eastAsia="Arial Unicode MS" w:hAnsi="Arial Unicode MS" w:cs="Arial Unicode MS"/>
                <w:color w:val="333333"/>
                <w:sz w:val="19"/>
                <w:szCs w:val="19"/>
              </w:rPr>
              <w:t>프롬프트</w:t>
            </w:r>
            <w:r>
              <w:rPr>
                <w:rFonts w:ascii="Arial Unicode MS" w:eastAsia="Arial Unicode MS" w:hAnsi="Arial Unicode MS" w:cs="Arial Unicode MS"/>
                <w:color w:val="333333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333333"/>
                <w:sz w:val="19"/>
                <w:szCs w:val="19"/>
              </w:rPr>
              <w:t>템플릿</w:t>
            </w:r>
            <w:r>
              <w:rPr>
                <w:rFonts w:ascii="Arial Unicode MS" w:eastAsia="Arial Unicode MS" w:hAnsi="Arial Unicode MS" w:cs="Arial Unicode MS"/>
                <w:color w:val="333333"/>
                <w:sz w:val="19"/>
                <w:szCs w:val="19"/>
              </w:rPr>
              <w:t>)</w:t>
            </w:r>
            <w:r>
              <w:rPr>
                <w:rFonts w:ascii="Arial Unicode MS" w:eastAsia="Arial Unicode MS" w:hAnsi="Arial Unicode MS" w:cs="Arial Unicode MS"/>
                <w:color w:val="333333"/>
                <w:sz w:val="19"/>
                <w:szCs w:val="19"/>
              </w:rPr>
              <w:t>도</w:t>
            </w:r>
            <w:r>
              <w:rPr>
                <w:rFonts w:ascii="Arial Unicode MS" w:eastAsia="Arial Unicode MS" w:hAnsi="Arial Unicode MS" w:cs="Arial Unicode MS"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333333"/>
                <w:sz w:val="19"/>
                <w:szCs w:val="19"/>
              </w:rPr>
              <w:t>표준화한다</w:t>
            </w:r>
            <w:proofErr w:type="spellEnd"/>
            <w:r>
              <w:rPr>
                <w:rFonts w:ascii="Arial Unicode MS" w:eastAsia="Arial Unicode MS" w:hAnsi="Arial Unicode MS" w:cs="Arial Unicode MS"/>
                <w:color w:val="333333"/>
                <w:sz w:val="19"/>
                <w:szCs w:val="19"/>
              </w:rPr>
              <w:t>.</w:t>
            </w:r>
          </w:p>
        </w:tc>
      </w:tr>
      <w:tr w:rsidR="00D80D8A" w14:paraId="2FD4B974" w14:textId="77777777">
        <w:trPr>
          <w:trHeight w:val="465"/>
        </w:trPr>
        <w:tc>
          <w:tcPr>
            <w:tcW w:w="2145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99AB7E" w14:textId="77777777" w:rsidR="00D80D8A" w:rsidRDefault="00BE6280">
            <w:pPr>
              <w:spacing w:before="20" w:after="20"/>
              <w:rPr>
                <w:b/>
                <w:bCs/>
                <w:color w:val="333333"/>
                <w:sz w:val="19"/>
                <w:szCs w:val="19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color w:val="333333"/>
                <w:sz w:val="19"/>
                <w:szCs w:val="19"/>
              </w:rPr>
              <w:t>도구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333333"/>
                <w:sz w:val="19"/>
                <w:szCs w:val="19"/>
              </w:rPr>
              <w:t xml:space="preserve"> (Tool)</w:t>
            </w:r>
          </w:p>
        </w:tc>
        <w:tc>
          <w:tcPr>
            <w:tcW w:w="6870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54E4A8" w14:textId="77777777" w:rsidR="00D80D8A" w:rsidRDefault="00BE6280">
            <w:pPr>
              <w:spacing w:before="20" w:after="20"/>
              <w:rPr>
                <w:color w:val="333333"/>
                <w:sz w:val="19"/>
                <w:szCs w:val="19"/>
              </w:rPr>
            </w:pPr>
            <w:proofErr w:type="spellStart"/>
            <w:r>
              <w:rPr>
                <w:rFonts w:ascii="Arial Unicode MS" w:eastAsia="Arial Unicode MS" w:hAnsi="Arial Unicode MS" w:cs="Arial Unicode MS"/>
                <w:color w:val="333333"/>
                <w:sz w:val="19"/>
                <w:szCs w:val="19"/>
              </w:rPr>
              <w:t>Agent</w:t>
            </w:r>
            <w:r>
              <w:rPr>
                <w:rFonts w:ascii="Arial Unicode MS" w:eastAsia="Arial Unicode MS" w:hAnsi="Arial Unicode MS" w:cs="Arial Unicode MS"/>
                <w:color w:val="333333"/>
                <w:sz w:val="19"/>
                <w:szCs w:val="19"/>
              </w:rPr>
              <w:t>가</w:t>
            </w:r>
            <w:proofErr w:type="spellEnd"/>
            <w:r>
              <w:rPr>
                <w:rFonts w:ascii="Arial Unicode MS" w:eastAsia="Arial Unicode MS" w:hAnsi="Arial Unicode MS" w:cs="Arial Unicode MS"/>
                <w:color w:val="333333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333333"/>
                <w:sz w:val="19"/>
                <w:szCs w:val="19"/>
              </w:rPr>
              <w:t>외부</w:t>
            </w:r>
            <w:r>
              <w:rPr>
                <w:rFonts w:ascii="Arial Unicode MS" w:eastAsia="Arial Unicode MS" w:hAnsi="Arial Unicode MS" w:cs="Arial Unicode MS"/>
                <w:color w:val="333333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333333"/>
                <w:sz w:val="19"/>
                <w:szCs w:val="19"/>
              </w:rPr>
              <w:t>시스템과</w:t>
            </w:r>
            <w:r>
              <w:rPr>
                <w:rFonts w:ascii="Arial Unicode MS" w:eastAsia="Arial Unicode MS" w:hAnsi="Arial Unicode MS" w:cs="Arial Unicode MS"/>
                <w:color w:val="333333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333333"/>
                <w:sz w:val="19"/>
                <w:szCs w:val="19"/>
              </w:rPr>
              <w:t>상호작용하기</w:t>
            </w:r>
            <w:r>
              <w:rPr>
                <w:rFonts w:ascii="Arial Unicode MS" w:eastAsia="Arial Unicode MS" w:hAnsi="Arial Unicode MS" w:cs="Arial Unicode MS"/>
                <w:color w:val="333333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333333"/>
                <w:sz w:val="19"/>
                <w:szCs w:val="19"/>
              </w:rPr>
              <w:t>위해</w:t>
            </w:r>
            <w:r>
              <w:rPr>
                <w:rFonts w:ascii="Arial Unicode MS" w:eastAsia="Arial Unicode MS" w:hAnsi="Arial Unicode MS" w:cs="Arial Unicode MS"/>
                <w:color w:val="333333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333333"/>
                <w:sz w:val="19"/>
                <w:szCs w:val="19"/>
              </w:rPr>
              <w:t>호출하는</w:t>
            </w:r>
            <w:r>
              <w:rPr>
                <w:rFonts w:ascii="Arial Unicode MS" w:eastAsia="Arial Unicode MS" w:hAnsi="Arial Unicode MS" w:cs="Arial Unicode MS"/>
                <w:color w:val="333333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333333"/>
                <w:sz w:val="19"/>
                <w:szCs w:val="19"/>
              </w:rPr>
              <w:t>함수</w:t>
            </w:r>
            <w:r>
              <w:rPr>
                <w:rFonts w:ascii="Arial Unicode MS" w:eastAsia="Arial Unicode MS" w:hAnsi="Arial Unicode MS" w:cs="Arial Unicode MS"/>
                <w:color w:val="333333"/>
                <w:sz w:val="19"/>
                <w:szCs w:val="19"/>
              </w:rPr>
              <w:t xml:space="preserve">, API, </w:t>
            </w:r>
            <w:r>
              <w:rPr>
                <w:rFonts w:ascii="Arial Unicode MS" w:eastAsia="Arial Unicode MS" w:hAnsi="Arial Unicode MS" w:cs="Arial Unicode MS"/>
                <w:color w:val="333333"/>
                <w:sz w:val="19"/>
                <w:szCs w:val="19"/>
              </w:rPr>
              <w:t>서비스를</w:t>
            </w:r>
            <w:r>
              <w:rPr>
                <w:rFonts w:ascii="Arial Unicode MS" w:eastAsia="Arial Unicode MS" w:hAnsi="Arial Unicode MS" w:cs="Arial Unicode MS"/>
                <w:color w:val="333333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333333"/>
                <w:sz w:val="19"/>
                <w:szCs w:val="19"/>
              </w:rPr>
              <w:t>통칭한다</w:t>
            </w:r>
            <w:r>
              <w:rPr>
                <w:rFonts w:ascii="Arial Unicode MS" w:eastAsia="Arial Unicode MS" w:hAnsi="Arial Unicode MS" w:cs="Arial Unicode MS"/>
                <w:color w:val="333333"/>
                <w:sz w:val="19"/>
                <w:szCs w:val="19"/>
              </w:rPr>
              <w:t>.</w:t>
            </w:r>
          </w:p>
        </w:tc>
      </w:tr>
    </w:tbl>
    <w:p w14:paraId="0EDB685E" w14:textId="77777777" w:rsidR="00D80D8A" w:rsidRDefault="00D80D8A">
      <w:pPr>
        <w:pStyle w:val="4"/>
        <w:keepNext w:val="0"/>
        <w:keepLines w:val="0"/>
      </w:pPr>
      <w:bookmarkStart w:id="92" w:name="_jna7yygr9axi" w:colFirst="0" w:colLast="0"/>
      <w:bookmarkEnd w:id="92"/>
    </w:p>
    <w:p w14:paraId="123F8DBB" w14:textId="77777777" w:rsidR="00D80D8A" w:rsidRDefault="00BE6280">
      <w:pPr>
        <w:pStyle w:val="4"/>
        <w:keepNext w:val="0"/>
        <w:keepLines w:val="0"/>
      </w:pPr>
      <w:bookmarkStart w:id="93" w:name="_21lloz8e5eg2" w:colFirst="0" w:colLast="0"/>
      <w:bookmarkEnd w:id="93"/>
      <w:r>
        <w:rPr>
          <w:rFonts w:ascii="Arial Unicode MS" w:eastAsia="Arial Unicode MS" w:hAnsi="Arial Unicode MS" w:cs="Arial Unicode MS"/>
        </w:rPr>
        <w:t xml:space="preserve">5.1.2 </w:t>
      </w:r>
      <w:r>
        <w:rPr>
          <w:rFonts w:ascii="Arial Unicode MS" w:eastAsia="Arial Unicode MS" w:hAnsi="Arial Unicode MS" w:cs="Arial Unicode MS"/>
        </w:rPr>
        <w:t>레이어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포지셔닝</w:t>
      </w:r>
    </w:p>
    <w:p w14:paraId="2B2CFF86" w14:textId="77777777" w:rsidR="00D80D8A" w:rsidRDefault="00BE6280">
      <w:pPr>
        <w:spacing w:before="60" w:after="60"/>
        <w:rPr>
          <w:color w:val="333333"/>
        </w:rPr>
      </w:pPr>
      <w:proofErr w:type="spellStart"/>
      <w:r>
        <w:rPr>
          <w:rFonts w:ascii="Arial Unicode MS" w:eastAsia="Arial Unicode MS" w:hAnsi="Arial Unicode MS" w:cs="Arial Unicode MS"/>
          <w:color w:val="333333"/>
        </w:rPr>
        <w:t>FC</w:t>
      </w:r>
      <w:r>
        <w:rPr>
          <w:rFonts w:ascii="Arial Unicode MS" w:eastAsia="Arial Unicode MS" w:hAnsi="Arial Unicode MS" w:cs="Arial Unicode MS"/>
          <w:color w:val="333333"/>
        </w:rPr>
        <w:t>와</w:t>
      </w:r>
      <w:proofErr w:type="spellEnd"/>
      <w:r>
        <w:rPr>
          <w:rFonts w:ascii="Arial Unicode MS" w:eastAsia="Arial Unicode MS" w:hAnsi="Arial Unicode MS" w:cs="Arial Unicode MS"/>
          <w:color w:val="333333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333333"/>
        </w:rPr>
        <w:t>MCP</w:t>
      </w:r>
      <w:r>
        <w:rPr>
          <w:rFonts w:ascii="Arial Unicode MS" w:eastAsia="Arial Unicode MS" w:hAnsi="Arial Unicode MS" w:cs="Arial Unicode MS"/>
          <w:color w:val="333333"/>
        </w:rPr>
        <w:t>는</w:t>
      </w:r>
      <w:proofErr w:type="spellEnd"/>
      <w:r>
        <w:rPr>
          <w:rFonts w:ascii="Arial Unicode MS" w:eastAsia="Arial Unicode MS" w:hAnsi="Arial Unicode MS" w:cs="Arial Unicode MS"/>
          <w:color w:val="333333"/>
        </w:rPr>
        <w:t xml:space="preserve"> </w:t>
      </w:r>
      <w:r>
        <w:rPr>
          <w:rFonts w:ascii="Arial Unicode MS" w:eastAsia="Arial Unicode MS" w:hAnsi="Arial Unicode MS" w:cs="Arial Unicode MS"/>
          <w:color w:val="333333"/>
        </w:rPr>
        <w:t>대체</w:t>
      </w:r>
      <w:r>
        <w:rPr>
          <w:rFonts w:ascii="Arial Unicode MS" w:eastAsia="Arial Unicode MS" w:hAnsi="Arial Unicode MS" w:cs="Arial Unicode MS"/>
          <w:color w:val="333333"/>
        </w:rPr>
        <w:t xml:space="preserve"> </w:t>
      </w:r>
      <w:r>
        <w:rPr>
          <w:rFonts w:ascii="Arial Unicode MS" w:eastAsia="Arial Unicode MS" w:hAnsi="Arial Unicode MS" w:cs="Arial Unicode MS"/>
          <w:color w:val="333333"/>
        </w:rPr>
        <w:t>관계가</w:t>
      </w:r>
      <w:r>
        <w:rPr>
          <w:rFonts w:ascii="Arial Unicode MS" w:eastAsia="Arial Unicode MS" w:hAnsi="Arial Unicode MS" w:cs="Arial Unicode MS"/>
          <w:color w:val="333333"/>
        </w:rPr>
        <w:t xml:space="preserve"> </w:t>
      </w:r>
      <w:r>
        <w:rPr>
          <w:rFonts w:ascii="Arial Unicode MS" w:eastAsia="Arial Unicode MS" w:hAnsi="Arial Unicode MS" w:cs="Arial Unicode MS"/>
          <w:color w:val="333333"/>
        </w:rPr>
        <w:t>아니라</w:t>
      </w:r>
      <w:r>
        <w:rPr>
          <w:rFonts w:ascii="Arial Unicode MS" w:eastAsia="Arial Unicode MS" w:hAnsi="Arial Unicode MS" w:cs="Arial Unicode MS"/>
          <w:color w:val="333333"/>
        </w:rPr>
        <w:t xml:space="preserve"> </w:t>
      </w:r>
      <w:r>
        <w:rPr>
          <w:rFonts w:ascii="Arial Unicode MS" w:eastAsia="Arial Unicode MS" w:hAnsi="Arial Unicode MS" w:cs="Arial Unicode MS"/>
          <w:color w:val="333333"/>
        </w:rPr>
        <w:t>보완</w:t>
      </w:r>
      <w:r>
        <w:rPr>
          <w:rFonts w:ascii="Arial Unicode MS" w:eastAsia="Arial Unicode MS" w:hAnsi="Arial Unicode MS" w:cs="Arial Unicode MS"/>
          <w:color w:val="333333"/>
        </w:rPr>
        <w:t xml:space="preserve"> </w:t>
      </w:r>
      <w:r>
        <w:rPr>
          <w:rFonts w:ascii="Arial Unicode MS" w:eastAsia="Arial Unicode MS" w:hAnsi="Arial Unicode MS" w:cs="Arial Unicode MS"/>
          <w:color w:val="333333"/>
        </w:rPr>
        <w:t>관계이다</w:t>
      </w:r>
      <w:r>
        <w:rPr>
          <w:rFonts w:ascii="Arial Unicode MS" w:eastAsia="Arial Unicode MS" w:hAnsi="Arial Unicode MS" w:cs="Arial Unicode MS"/>
          <w:color w:val="333333"/>
        </w:rPr>
        <w:t xml:space="preserve">. MCP </w:t>
      </w:r>
      <w:r>
        <w:rPr>
          <w:rFonts w:ascii="Arial Unicode MS" w:eastAsia="Arial Unicode MS" w:hAnsi="Arial Unicode MS" w:cs="Arial Unicode MS"/>
          <w:color w:val="333333"/>
        </w:rPr>
        <w:t>서버가</w:t>
      </w:r>
      <w:r>
        <w:rPr>
          <w:rFonts w:ascii="Arial Unicode MS" w:eastAsia="Arial Unicode MS" w:hAnsi="Arial Unicode MS" w:cs="Arial Unicode MS"/>
          <w:color w:val="333333"/>
        </w:rPr>
        <w:t xml:space="preserve"> </w:t>
      </w:r>
      <w:r>
        <w:rPr>
          <w:rFonts w:ascii="Arial Unicode MS" w:eastAsia="Arial Unicode MS" w:hAnsi="Arial Unicode MS" w:cs="Arial Unicode MS"/>
          <w:color w:val="333333"/>
        </w:rPr>
        <w:t>도구를</w:t>
      </w:r>
      <w:r>
        <w:rPr>
          <w:rFonts w:ascii="Arial Unicode MS" w:eastAsia="Arial Unicode MS" w:hAnsi="Arial Unicode MS" w:cs="Arial Unicode MS"/>
          <w:color w:val="333333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333333"/>
        </w:rPr>
        <w:t>표준화하여</w:t>
      </w:r>
      <w:proofErr w:type="spellEnd"/>
      <w:r>
        <w:rPr>
          <w:rFonts w:ascii="Arial Unicode MS" w:eastAsia="Arial Unicode MS" w:hAnsi="Arial Unicode MS" w:cs="Arial Unicode MS"/>
          <w:color w:val="333333"/>
        </w:rPr>
        <w:t xml:space="preserve"> </w:t>
      </w:r>
      <w:r>
        <w:rPr>
          <w:rFonts w:ascii="Arial Unicode MS" w:eastAsia="Arial Unicode MS" w:hAnsi="Arial Unicode MS" w:cs="Arial Unicode MS"/>
          <w:color w:val="333333"/>
        </w:rPr>
        <w:t>노출하고</w:t>
      </w:r>
      <w:r>
        <w:rPr>
          <w:rFonts w:ascii="Arial Unicode MS" w:eastAsia="Arial Unicode MS" w:hAnsi="Arial Unicode MS" w:cs="Arial Unicode MS"/>
          <w:color w:val="333333"/>
        </w:rPr>
        <w:t xml:space="preserve">, </w:t>
      </w:r>
      <w:proofErr w:type="spellStart"/>
      <w:r>
        <w:rPr>
          <w:rFonts w:ascii="Arial Unicode MS" w:eastAsia="Arial Unicode MS" w:hAnsi="Arial Unicode MS" w:cs="Arial Unicode MS"/>
          <w:color w:val="333333"/>
        </w:rPr>
        <w:t>Agent</w:t>
      </w:r>
      <w:r>
        <w:rPr>
          <w:rFonts w:ascii="Arial Unicode MS" w:eastAsia="Arial Unicode MS" w:hAnsi="Arial Unicode MS" w:cs="Arial Unicode MS"/>
          <w:color w:val="333333"/>
        </w:rPr>
        <w:t>는</w:t>
      </w:r>
      <w:proofErr w:type="spellEnd"/>
      <w:r>
        <w:rPr>
          <w:rFonts w:ascii="Arial Unicode MS" w:eastAsia="Arial Unicode MS" w:hAnsi="Arial Unicode MS" w:cs="Arial Unicode MS"/>
          <w:color w:val="333333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333333"/>
        </w:rPr>
        <w:t>LLM</w:t>
      </w:r>
      <w:r>
        <w:rPr>
          <w:rFonts w:ascii="Arial Unicode MS" w:eastAsia="Arial Unicode MS" w:hAnsi="Arial Unicode MS" w:cs="Arial Unicode MS"/>
          <w:color w:val="333333"/>
        </w:rPr>
        <w:t>의</w:t>
      </w:r>
      <w:proofErr w:type="spellEnd"/>
      <w:r>
        <w:rPr>
          <w:rFonts w:ascii="Arial Unicode MS" w:eastAsia="Arial Unicode MS" w:hAnsi="Arial Unicode MS" w:cs="Arial Unicode MS"/>
          <w:color w:val="333333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333333"/>
        </w:rPr>
        <w:t>FC</w:t>
      </w:r>
      <w:r>
        <w:rPr>
          <w:rFonts w:ascii="Arial Unicode MS" w:eastAsia="Arial Unicode MS" w:hAnsi="Arial Unicode MS" w:cs="Arial Unicode MS"/>
          <w:color w:val="333333"/>
        </w:rPr>
        <w:t>를</w:t>
      </w:r>
      <w:proofErr w:type="spellEnd"/>
      <w:r>
        <w:rPr>
          <w:rFonts w:ascii="Arial Unicode MS" w:eastAsia="Arial Unicode MS" w:hAnsi="Arial Unicode MS" w:cs="Arial Unicode MS"/>
          <w:color w:val="333333"/>
        </w:rPr>
        <w:t xml:space="preserve"> </w:t>
      </w:r>
      <w:r>
        <w:rPr>
          <w:rFonts w:ascii="Arial Unicode MS" w:eastAsia="Arial Unicode MS" w:hAnsi="Arial Unicode MS" w:cs="Arial Unicode MS"/>
          <w:color w:val="333333"/>
        </w:rPr>
        <w:t>통해</w:t>
      </w:r>
      <w:r>
        <w:rPr>
          <w:rFonts w:ascii="Arial Unicode MS" w:eastAsia="Arial Unicode MS" w:hAnsi="Arial Unicode MS" w:cs="Arial Unicode MS"/>
          <w:color w:val="333333"/>
        </w:rPr>
        <w:t xml:space="preserve"> </w:t>
      </w:r>
      <w:r>
        <w:rPr>
          <w:rFonts w:ascii="Arial Unicode MS" w:eastAsia="Arial Unicode MS" w:hAnsi="Arial Unicode MS" w:cs="Arial Unicode MS"/>
          <w:color w:val="333333"/>
        </w:rPr>
        <w:t>해당</w:t>
      </w:r>
      <w:r>
        <w:rPr>
          <w:rFonts w:ascii="Arial Unicode MS" w:eastAsia="Arial Unicode MS" w:hAnsi="Arial Unicode MS" w:cs="Arial Unicode MS"/>
          <w:color w:val="333333"/>
        </w:rPr>
        <w:t xml:space="preserve"> </w:t>
      </w:r>
      <w:r>
        <w:rPr>
          <w:rFonts w:ascii="Arial Unicode MS" w:eastAsia="Arial Unicode MS" w:hAnsi="Arial Unicode MS" w:cs="Arial Unicode MS"/>
          <w:color w:val="333333"/>
        </w:rPr>
        <w:t>도구를</w:t>
      </w:r>
      <w:r>
        <w:rPr>
          <w:rFonts w:ascii="Arial Unicode MS" w:eastAsia="Arial Unicode MS" w:hAnsi="Arial Unicode MS" w:cs="Arial Unicode MS"/>
          <w:color w:val="333333"/>
        </w:rPr>
        <w:t xml:space="preserve"> </w:t>
      </w:r>
      <w:r>
        <w:rPr>
          <w:rFonts w:ascii="Arial Unicode MS" w:eastAsia="Arial Unicode MS" w:hAnsi="Arial Unicode MS" w:cs="Arial Unicode MS"/>
          <w:color w:val="333333"/>
        </w:rPr>
        <w:t>호출하는</w:t>
      </w:r>
      <w:r>
        <w:rPr>
          <w:rFonts w:ascii="Arial Unicode MS" w:eastAsia="Arial Unicode MS" w:hAnsi="Arial Unicode MS" w:cs="Arial Unicode MS"/>
          <w:color w:val="333333"/>
        </w:rPr>
        <w:t xml:space="preserve"> </w:t>
      </w:r>
      <w:r>
        <w:rPr>
          <w:rFonts w:ascii="Arial Unicode MS" w:eastAsia="Arial Unicode MS" w:hAnsi="Arial Unicode MS" w:cs="Arial Unicode MS"/>
          <w:color w:val="333333"/>
        </w:rPr>
        <w:t>구조가</w:t>
      </w:r>
      <w:r>
        <w:rPr>
          <w:rFonts w:ascii="Arial Unicode MS" w:eastAsia="Arial Unicode MS" w:hAnsi="Arial Unicode MS" w:cs="Arial Unicode MS"/>
          <w:color w:val="333333"/>
        </w:rPr>
        <w:t xml:space="preserve"> </w:t>
      </w:r>
      <w:r>
        <w:rPr>
          <w:rFonts w:ascii="Arial Unicode MS" w:eastAsia="Arial Unicode MS" w:hAnsi="Arial Unicode MS" w:cs="Arial Unicode MS"/>
          <w:color w:val="333333"/>
        </w:rPr>
        <w:t>일반적이다</w:t>
      </w:r>
      <w:r>
        <w:rPr>
          <w:rFonts w:ascii="Arial Unicode MS" w:eastAsia="Arial Unicode MS" w:hAnsi="Arial Unicode MS" w:cs="Arial Unicode MS"/>
          <w:color w:val="333333"/>
        </w:rPr>
        <w:t xml:space="preserve">. </w:t>
      </w:r>
    </w:p>
    <w:tbl>
      <w:tblPr>
        <w:tblStyle w:val="afffb"/>
        <w:tblW w:w="901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00"/>
        <w:gridCol w:w="2385"/>
        <w:gridCol w:w="2565"/>
        <w:gridCol w:w="2565"/>
      </w:tblGrid>
      <w:tr w:rsidR="00D80D8A" w14:paraId="424338D7" w14:textId="77777777">
        <w:trPr>
          <w:trHeight w:val="495"/>
        </w:trPr>
        <w:tc>
          <w:tcPr>
            <w:tcW w:w="15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53812E" w14:textId="77777777" w:rsidR="00D80D8A" w:rsidRDefault="00BE6280">
            <w:pPr>
              <w:spacing w:before="240" w:after="240"/>
              <w:jc w:val="center"/>
              <w:rPr>
                <w:b/>
                <w:bCs/>
                <w:color w:val="FFFFFF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</w:rPr>
              <w:t>레이어</w:t>
            </w:r>
          </w:p>
        </w:tc>
        <w:tc>
          <w:tcPr>
            <w:tcW w:w="2385" w:type="dxa"/>
            <w:tcBorders>
              <w:top w:val="single" w:sz="6" w:space="0" w:color="CCCCCC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8FC92F" w14:textId="77777777" w:rsidR="00D80D8A" w:rsidRDefault="00BE6280">
            <w:pPr>
              <w:spacing w:before="240" w:after="240"/>
              <w:jc w:val="center"/>
              <w:rPr>
                <w:b/>
                <w:bCs/>
                <w:color w:val="FFFFFF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</w:rPr>
              <w:t>역할</w:t>
            </w:r>
          </w:p>
        </w:tc>
        <w:tc>
          <w:tcPr>
            <w:tcW w:w="2565" w:type="dxa"/>
            <w:tcBorders>
              <w:top w:val="single" w:sz="6" w:space="0" w:color="CCCCCC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25D323" w14:textId="77777777" w:rsidR="00D80D8A" w:rsidRDefault="00BE6280">
            <w:pPr>
              <w:spacing w:before="240" w:after="240"/>
              <w:jc w:val="center"/>
              <w:rPr>
                <w:b/>
                <w:bCs/>
                <w:color w:val="FFFFFF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</w:rPr>
              <w:t>핵심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</w:rPr>
              <w:t>질문</w:t>
            </w:r>
          </w:p>
        </w:tc>
        <w:tc>
          <w:tcPr>
            <w:tcW w:w="2565" w:type="dxa"/>
            <w:tcBorders>
              <w:top w:val="single" w:sz="6" w:space="0" w:color="CCCCCC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21AEFE" w14:textId="77777777" w:rsidR="00D80D8A" w:rsidRDefault="00BE6280">
            <w:pPr>
              <w:spacing w:before="240" w:after="240"/>
              <w:jc w:val="center"/>
              <w:rPr>
                <w:b/>
                <w:bCs/>
                <w:color w:val="FFFFFF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</w:rPr>
              <w:t>비유</w:t>
            </w:r>
          </w:p>
        </w:tc>
      </w:tr>
      <w:tr w:rsidR="00D80D8A" w14:paraId="059E3AFB" w14:textId="77777777">
        <w:trPr>
          <w:trHeight w:val="750"/>
        </w:trPr>
        <w:tc>
          <w:tcPr>
            <w:tcW w:w="1500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E85F88" w14:textId="77777777" w:rsidR="00D80D8A" w:rsidRDefault="00BE6280">
            <w:pPr>
              <w:spacing w:before="20" w:after="20"/>
              <w:rPr>
                <w:b/>
                <w:bCs/>
                <w:color w:val="333333"/>
                <w:sz w:val="19"/>
                <w:szCs w:val="19"/>
              </w:rPr>
            </w:pPr>
            <w:r>
              <w:rPr>
                <w:b/>
                <w:bCs/>
                <w:color w:val="333333"/>
                <w:sz w:val="19"/>
                <w:szCs w:val="19"/>
              </w:rPr>
              <w:t>FC</w:t>
            </w:r>
          </w:p>
        </w:tc>
        <w:tc>
          <w:tcPr>
            <w:tcW w:w="2385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A5AC91" w14:textId="77777777" w:rsidR="00D80D8A" w:rsidRDefault="00BE6280">
            <w:pPr>
              <w:spacing w:before="20" w:after="20"/>
              <w:rPr>
                <w:b/>
                <w:bCs/>
                <w:color w:val="333333"/>
                <w:sz w:val="19"/>
                <w:szCs w:val="19"/>
              </w:rPr>
            </w:pPr>
            <w:proofErr w:type="spellStart"/>
            <w:r>
              <w:rPr>
                <w:rFonts w:ascii="Arial Unicode MS" w:eastAsia="Arial Unicode MS" w:hAnsi="Arial Unicode MS" w:cs="Arial Unicode MS"/>
                <w:b/>
                <w:bCs/>
                <w:color w:val="333333"/>
                <w:sz w:val="19"/>
                <w:szCs w:val="19"/>
              </w:rPr>
              <w:t>Agent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333333"/>
                <w:sz w:val="19"/>
                <w:szCs w:val="19"/>
              </w:rPr>
              <w:t>가</w:t>
            </w:r>
            <w:proofErr w:type="spellEnd"/>
            <w:r>
              <w:rPr>
                <w:rFonts w:ascii="Arial Unicode MS" w:eastAsia="Arial Unicode MS" w:hAnsi="Arial Unicode MS" w:cs="Arial Unicode MS"/>
                <w:b/>
                <w:bCs/>
                <w:color w:val="333333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333333"/>
                <w:sz w:val="19"/>
                <w:szCs w:val="19"/>
              </w:rPr>
              <w:t>도구를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333333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333333"/>
                <w:sz w:val="19"/>
                <w:szCs w:val="19"/>
              </w:rPr>
              <w:t>호출하는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333333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333333"/>
                <w:sz w:val="19"/>
                <w:szCs w:val="19"/>
              </w:rPr>
              <w:t>메커니즘</w:t>
            </w:r>
          </w:p>
        </w:tc>
        <w:tc>
          <w:tcPr>
            <w:tcW w:w="2565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D9E715" w14:textId="77777777" w:rsidR="00D80D8A" w:rsidRDefault="00BE6280">
            <w:pPr>
              <w:spacing w:before="20" w:after="20"/>
              <w:rPr>
                <w:b/>
                <w:bCs/>
                <w:color w:val="333333"/>
                <w:sz w:val="19"/>
                <w:szCs w:val="19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color w:val="333333"/>
                <w:sz w:val="19"/>
                <w:szCs w:val="19"/>
              </w:rPr>
              <w:t>"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333333"/>
                <w:sz w:val="19"/>
                <w:szCs w:val="19"/>
              </w:rPr>
              <w:t>이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333333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333333"/>
                <w:sz w:val="19"/>
                <w:szCs w:val="19"/>
              </w:rPr>
              <w:t>도구를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333333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333333"/>
                <w:sz w:val="19"/>
                <w:szCs w:val="19"/>
              </w:rPr>
              <w:t>어떻게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333333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333333"/>
                <w:sz w:val="19"/>
                <w:szCs w:val="19"/>
              </w:rPr>
              <w:t>호출하지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333333"/>
                <w:sz w:val="19"/>
                <w:szCs w:val="19"/>
              </w:rPr>
              <w:t>?"</w:t>
            </w:r>
          </w:p>
        </w:tc>
        <w:tc>
          <w:tcPr>
            <w:tcW w:w="2565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82D125" w14:textId="77777777" w:rsidR="00D80D8A" w:rsidRDefault="00BE6280">
            <w:pPr>
              <w:spacing w:before="20" w:after="20"/>
              <w:rPr>
                <w:b/>
                <w:bCs/>
                <w:color w:val="333333"/>
                <w:sz w:val="19"/>
                <w:szCs w:val="19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color w:val="333333"/>
                <w:sz w:val="19"/>
                <w:szCs w:val="19"/>
              </w:rPr>
              <w:t>함수를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333333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333333"/>
                <w:sz w:val="19"/>
                <w:szCs w:val="19"/>
              </w:rPr>
              <w:t>직접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333333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333333"/>
                <w:sz w:val="19"/>
                <w:szCs w:val="19"/>
              </w:rPr>
              <w:t>호출하는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333333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333333"/>
                <w:sz w:val="19"/>
                <w:szCs w:val="19"/>
              </w:rPr>
              <w:t>것</w:t>
            </w:r>
          </w:p>
        </w:tc>
      </w:tr>
      <w:tr w:rsidR="00D80D8A" w14:paraId="161299A2" w14:textId="77777777">
        <w:trPr>
          <w:trHeight w:val="750"/>
        </w:trPr>
        <w:tc>
          <w:tcPr>
            <w:tcW w:w="1500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496E0D" w14:textId="77777777" w:rsidR="00D80D8A" w:rsidRDefault="00BE6280">
            <w:pPr>
              <w:spacing w:before="20" w:after="20"/>
              <w:rPr>
                <w:b/>
                <w:bCs/>
                <w:color w:val="333333"/>
                <w:sz w:val="19"/>
                <w:szCs w:val="19"/>
              </w:rPr>
            </w:pPr>
            <w:r>
              <w:rPr>
                <w:b/>
                <w:bCs/>
                <w:color w:val="333333"/>
                <w:sz w:val="19"/>
                <w:szCs w:val="19"/>
              </w:rPr>
              <w:t>MCP</w:t>
            </w:r>
          </w:p>
        </w:tc>
        <w:tc>
          <w:tcPr>
            <w:tcW w:w="2385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0FAB68" w14:textId="77777777" w:rsidR="00D80D8A" w:rsidRDefault="00BE6280">
            <w:pPr>
              <w:spacing w:before="20" w:after="20"/>
              <w:rPr>
                <w:b/>
                <w:bCs/>
                <w:color w:val="333333"/>
                <w:sz w:val="19"/>
                <w:szCs w:val="19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color w:val="333333"/>
                <w:sz w:val="19"/>
                <w:szCs w:val="19"/>
              </w:rPr>
              <w:t>도구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333333"/>
                <w:sz w:val="19"/>
                <w:szCs w:val="19"/>
              </w:rPr>
              <w:t>/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333333"/>
                <w:sz w:val="19"/>
                <w:szCs w:val="19"/>
              </w:rPr>
              <w:t>데이터를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b/>
                <w:bCs/>
                <w:color w:val="333333"/>
                <w:sz w:val="19"/>
                <w:szCs w:val="19"/>
              </w:rPr>
              <w:t>표준화하여</w:t>
            </w:r>
            <w:proofErr w:type="spellEnd"/>
            <w:r>
              <w:rPr>
                <w:rFonts w:ascii="Arial Unicode MS" w:eastAsia="Arial Unicode MS" w:hAnsi="Arial Unicode MS" w:cs="Arial Unicode MS"/>
                <w:b/>
                <w:bCs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b/>
                <w:bCs/>
                <w:color w:val="333333"/>
                <w:sz w:val="19"/>
                <w:szCs w:val="19"/>
              </w:rPr>
              <w:t>노출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333333"/>
                <w:sz w:val="19"/>
                <w:szCs w:val="19"/>
              </w:rPr>
              <w:t>·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333333"/>
                <w:sz w:val="19"/>
                <w:szCs w:val="19"/>
              </w:rPr>
              <w:t>관리</w:t>
            </w:r>
            <w:proofErr w:type="spellEnd"/>
          </w:p>
        </w:tc>
        <w:tc>
          <w:tcPr>
            <w:tcW w:w="2565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2FA7F2" w14:textId="77777777" w:rsidR="00D80D8A" w:rsidRDefault="00BE6280">
            <w:pPr>
              <w:spacing w:before="20" w:after="20"/>
              <w:rPr>
                <w:b/>
                <w:bCs/>
                <w:color w:val="333333"/>
                <w:sz w:val="19"/>
                <w:szCs w:val="19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color w:val="333333"/>
                <w:sz w:val="19"/>
                <w:szCs w:val="19"/>
              </w:rPr>
              <w:t>"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333333"/>
                <w:sz w:val="19"/>
                <w:szCs w:val="19"/>
              </w:rPr>
              <w:t>어떤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333333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333333"/>
                <w:sz w:val="19"/>
                <w:szCs w:val="19"/>
              </w:rPr>
              <w:t>도구들이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333333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333333"/>
                <w:sz w:val="19"/>
                <w:szCs w:val="19"/>
              </w:rPr>
              <w:t>있고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333333"/>
                <w:sz w:val="19"/>
                <w:szCs w:val="19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333333"/>
                <w:sz w:val="19"/>
                <w:szCs w:val="19"/>
              </w:rPr>
              <w:t>어떻게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333333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333333"/>
                <w:sz w:val="19"/>
                <w:szCs w:val="19"/>
              </w:rPr>
              <w:t>연결하지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333333"/>
                <w:sz w:val="19"/>
                <w:szCs w:val="19"/>
              </w:rPr>
              <w:t>?"</w:t>
            </w:r>
          </w:p>
        </w:tc>
        <w:tc>
          <w:tcPr>
            <w:tcW w:w="2565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4ACFCD" w14:textId="77777777" w:rsidR="00D80D8A" w:rsidRDefault="00BE6280">
            <w:pPr>
              <w:spacing w:before="20" w:after="20"/>
              <w:rPr>
                <w:b/>
                <w:bCs/>
                <w:color w:val="333333"/>
                <w:sz w:val="19"/>
                <w:szCs w:val="19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color w:val="333333"/>
                <w:sz w:val="19"/>
                <w:szCs w:val="19"/>
              </w:rPr>
              <w:t xml:space="preserve">USB 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333333"/>
                <w:sz w:val="19"/>
                <w:szCs w:val="19"/>
              </w:rPr>
              <w:t>포트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333333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333333"/>
                <w:sz w:val="19"/>
                <w:szCs w:val="19"/>
              </w:rPr>
              <w:t>같은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333333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333333"/>
                <w:sz w:val="19"/>
                <w:szCs w:val="19"/>
              </w:rPr>
              <w:t>표준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333333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333333"/>
                <w:sz w:val="19"/>
                <w:szCs w:val="19"/>
              </w:rPr>
              <w:t>인터페이스</w:t>
            </w:r>
          </w:p>
        </w:tc>
      </w:tr>
      <w:tr w:rsidR="00D80D8A" w14:paraId="2121019D" w14:textId="77777777">
        <w:trPr>
          <w:trHeight w:val="750"/>
        </w:trPr>
        <w:tc>
          <w:tcPr>
            <w:tcW w:w="1500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9C8B21" w14:textId="77777777" w:rsidR="00D80D8A" w:rsidRDefault="00BE6280">
            <w:pPr>
              <w:spacing w:before="20" w:after="20"/>
              <w:rPr>
                <w:color w:val="333333"/>
                <w:sz w:val="19"/>
                <w:szCs w:val="19"/>
              </w:rPr>
            </w:pPr>
            <w:r>
              <w:rPr>
                <w:color w:val="333333"/>
                <w:sz w:val="19"/>
                <w:szCs w:val="19"/>
              </w:rPr>
              <w:t>A2A</w:t>
            </w:r>
          </w:p>
        </w:tc>
        <w:tc>
          <w:tcPr>
            <w:tcW w:w="2385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92626E" w14:textId="77777777" w:rsidR="00D80D8A" w:rsidRDefault="00BE6280">
            <w:pPr>
              <w:spacing w:before="20" w:after="20"/>
              <w:rPr>
                <w:color w:val="333333"/>
                <w:sz w:val="19"/>
                <w:szCs w:val="19"/>
              </w:rPr>
            </w:pPr>
            <w:proofErr w:type="spellStart"/>
            <w:r>
              <w:rPr>
                <w:rFonts w:ascii="Arial Unicode MS" w:eastAsia="Arial Unicode MS" w:hAnsi="Arial Unicode MS" w:cs="Arial Unicode MS"/>
                <w:color w:val="333333"/>
                <w:sz w:val="19"/>
                <w:szCs w:val="19"/>
              </w:rPr>
              <w:t>Agent</w:t>
            </w:r>
            <w:proofErr w:type="spellEnd"/>
            <w:r>
              <w:rPr>
                <w:rFonts w:ascii="Arial Unicode MS" w:eastAsia="Arial Unicode MS" w:hAnsi="Arial Unicode MS" w:cs="Arial Unicode MS"/>
                <w:color w:val="333333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333333"/>
                <w:sz w:val="19"/>
                <w:szCs w:val="19"/>
              </w:rPr>
              <w:t>간</w:t>
            </w:r>
            <w:r>
              <w:rPr>
                <w:rFonts w:ascii="Arial Unicode MS" w:eastAsia="Arial Unicode MS" w:hAnsi="Arial Unicode MS" w:cs="Arial Unicode MS"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333333"/>
                <w:sz w:val="19"/>
                <w:szCs w:val="19"/>
              </w:rPr>
              <w:t>발견</w:t>
            </w:r>
            <w:r>
              <w:rPr>
                <w:rFonts w:ascii="Arial Unicode MS" w:eastAsia="Arial Unicode MS" w:hAnsi="Arial Unicode MS" w:cs="Arial Unicode MS"/>
                <w:color w:val="333333"/>
                <w:sz w:val="19"/>
                <w:szCs w:val="19"/>
              </w:rPr>
              <w:t>·</w:t>
            </w:r>
            <w:r>
              <w:rPr>
                <w:rFonts w:ascii="Arial Unicode MS" w:eastAsia="Arial Unicode MS" w:hAnsi="Arial Unicode MS" w:cs="Arial Unicode MS"/>
                <w:color w:val="333333"/>
                <w:sz w:val="19"/>
                <w:szCs w:val="19"/>
              </w:rPr>
              <w:t>협업</w:t>
            </w:r>
            <w:r>
              <w:rPr>
                <w:rFonts w:ascii="Arial Unicode MS" w:eastAsia="Arial Unicode MS" w:hAnsi="Arial Unicode MS" w:cs="Arial Unicode MS"/>
                <w:color w:val="333333"/>
                <w:sz w:val="19"/>
                <w:szCs w:val="19"/>
              </w:rPr>
              <w:t>·</w:t>
            </w:r>
            <w:r>
              <w:rPr>
                <w:rFonts w:ascii="Arial Unicode MS" w:eastAsia="Arial Unicode MS" w:hAnsi="Arial Unicode MS" w:cs="Arial Unicode MS"/>
                <w:color w:val="333333"/>
                <w:sz w:val="19"/>
                <w:szCs w:val="19"/>
              </w:rPr>
              <w:t>위임</w:t>
            </w:r>
            <w:proofErr w:type="spellEnd"/>
            <w:r>
              <w:rPr>
                <w:rFonts w:ascii="Arial Unicode MS" w:eastAsia="Arial Unicode MS" w:hAnsi="Arial Unicode MS" w:cs="Arial Unicode MS"/>
                <w:color w:val="333333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333333"/>
                <w:sz w:val="19"/>
                <w:szCs w:val="19"/>
              </w:rPr>
              <w:t>프로토콜</w:t>
            </w:r>
          </w:p>
        </w:tc>
        <w:tc>
          <w:tcPr>
            <w:tcW w:w="2565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D6EFF3" w14:textId="77777777" w:rsidR="00D80D8A" w:rsidRDefault="00BE6280">
            <w:pPr>
              <w:spacing w:before="20" w:after="20"/>
              <w:rPr>
                <w:color w:val="333333"/>
                <w:sz w:val="19"/>
                <w:szCs w:val="19"/>
              </w:rPr>
            </w:pPr>
            <w:r>
              <w:rPr>
                <w:rFonts w:ascii="Arial Unicode MS" w:eastAsia="Arial Unicode MS" w:hAnsi="Arial Unicode MS" w:cs="Arial Unicode MS"/>
                <w:color w:val="333333"/>
                <w:sz w:val="19"/>
                <w:szCs w:val="19"/>
              </w:rPr>
              <w:t>"</w:t>
            </w:r>
            <w:r>
              <w:rPr>
                <w:rFonts w:ascii="Arial Unicode MS" w:eastAsia="Arial Unicode MS" w:hAnsi="Arial Unicode MS" w:cs="Arial Unicode MS"/>
                <w:color w:val="333333"/>
                <w:sz w:val="19"/>
                <w:szCs w:val="19"/>
              </w:rPr>
              <w:t>다른</w:t>
            </w:r>
            <w:r>
              <w:rPr>
                <w:rFonts w:ascii="Arial Unicode MS" w:eastAsia="Arial Unicode MS" w:hAnsi="Arial Unicode MS" w:cs="Arial Unicode MS"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333333"/>
                <w:sz w:val="19"/>
                <w:szCs w:val="19"/>
              </w:rPr>
              <w:t>Agent</w:t>
            </w:r>
            <w:r>
              <w:rPr>
                <w:rFonts w:ascii="Arial Unicode MS" w:eastAsia="Arial Unicode MS" w:hAnsi="Arial Unicode MS" w:cs="Arial Unicode MS"/>
                <w:color w:val="333333"/>
                <w:sz w:val="19"/>
                <w:szCs w:val="19"/>
              </w:rPr>
              <w:t>에게</w:t>
            </w:r>
            <w:proofErr w:type="spellEnd"/>
            <w:r>
              <w:rPr>
                <w:rFonts w:ascii="Arial Unicode MS" w:eastAsia="Arial Unicode MS" w:hAnsi="Arial Unicode MS" w:cs="Arial Unicode MS"/>
                <w:color w:val="333333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333333"/>
                <w:sz w:val="19"/>
                <w:szCs w:val="19"/>
              </w:rPr>
              <w:t>이</w:t>
            </w:r>
            <w:r>
              <w:rPr>
                <w:rFonts w:ascii="Arial Unicode MS" w:eastAsia="Arial Unicode MS" w:hAnsi="Arial Unicode MS" w:cs="Arial Unicode MS"/>
                <w:color w:val="333333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333333"/>
                <w:sz w:val="19"/>
                <w:szCs w:val="19"/>
              </w:rPr>
              <w:t>작업을</w:t>
            </w:r>
            <w:r>
              <w:rPr>
                <w:rFonts w:ascii="Arial Unicode MS" w:eastAsia="Arial Unicode MS" w:hAnsi="Arial Unicode MS" w:cs="Arial Unicode MS"/>
                <w:color w:val="333333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333333"/>
                <w:sz w:val="19"/>
                <w:szCs w:val="19"/>
              </w:rPr>
              <w:t>맡기려면</w:t>
            </w:r>
            <w:r>
              <w:rPr>
                <w:rFonts w:ascii="Arial Unicode MS" w:eastAsia="Arial Unicode MS" w:hAnsi="Arial Unicode MS" w:cs="Arial Unicode MS"/>
                <w:color w:val="333333"/>
                <w:sz w:val="19"/>
                <w:szCs w:val="19"/>
              </w:rPr>
              <w:t>?"</w:t>
            </w:r>
          </w:p>
        </w:tc>
        <w:tc>
          <w:tcPr>
            <w:tcW w:w="2565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01CE2" w14:textId="77777777" w:rsidR="00D80D8A" w:rsidRDefault="00BE6280">
            <w:pPr>
              <w:spacing w:before="20" w:after="20"/>
              <w:rPr>
                <w:color w:val="333333"/>
                <w:sz w:val="19"/>
                <w:szCs w:val="19"/>
              </w:rPr>
            </w:pPr>
            <w:r>
              <w:rPr>
                <w:rFonts w:ascii="Arial Unicode MS" w:eastAsia="Arial Unicode MS" w:hAnsi="Arial Unicode MS" w:cs="Arial Unicode MS"/>
                <w:color w:val="333333"/>
                <w:sz w:val="19"/>
                <w:szCs w:val="19"/>
              </w:rPr>
              <w:t>팀원</w:t>
            </w:r>
            <w:r>
              <w:rPr>
                <w:rFonts w:ascii="Arial Unicode MS" w:eastAsia="Arial Unicode MS" w:hAnsi="Arial Unicode MS" w:cs="Arial Unicode MS"/>
                <w:color w:val="333333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333333"/>
                <w:sz w:val="19"/>
                <w:szCs w:val="19"/>
              </w:rPr>
              <w:t>간</w:t>
            </w:r>
            <w:r>
              <w:rPr>
                <w:rFonts w:ascii="Arial Unicode MS" w:eastAsia="Arial Unicode MS" w:hAnsi="Arial Unicode MS" w:cs="Arial Unicode MS"/>
                <w:color w:val="333333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333333"/>
                <w:sz w:val="19"/>
                <w:szCs w:val="19"/>
              </w:rPr>
              <w:t>업무</w:t>
            </w:r>
            <w:r>
              <w:rPr>
                <w:rFonts w:ascii="Arial Unicode MS" w:eastAsia="Arial Unicode MS" w:hAnsi="Arial Unicode MS" w:cs="Arial Unicode MS"/>
                <w:color w:val="333333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333333"/>
                <w:sz w:val="19"/>
                <w:szCs w:val="19"/>
              </w:rPr>
              <w:t>위임과</w:t>
            </w:r>
            <w:r>
              <w:rPr>
                <w:rFonts w:ascii="Arial Unicode MS" w:eastAsia="Arial Unicode MS" w:hAnsi="Arial Unicode MS" w:cs="Arial Unicode MS"/>
                <w:color w:val="333333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333333"/>
                <w:sz w:val="19"/>
                <w:szCs w:val="19"/>
              </w:rPr>
              <w:t>협업</w:t>
            </w:r>
          </w:p>
        </w:tc>
      </w:tr>
    </w:tbl>
    <w:p w14:paraId="0A47B317" w14:textId="77777777" w:rsidR="00D80D8A" w:rsidRDefault="00BE6280">
      <w:pPr>
        <w:spacing w:before="60" w:after="80"/>
        <w:ind w:left="360"/>
        <w:rPr>
          <w:i/>
          <w:iCs/>
          <w:color w:val="444444"/>
          <w:sz w:val="20"/>
          <w:szCs w:val="20"/>
        </w:rPr>
      </w:pPr>
      <w:r>
        <w:rPr>
          <w:rFonts w:ascii="Arial Unicode MS" w:eastAsia="Arial Unicode MS" w:hAnsi="Arial Unicode MS" w:cs="Arial Unicode MS"/>
          <w:i/>
          <w:iCs/>
          <w:color w:val="444444"/>
          <w:sz w:val="20"/>
          <w:szCs w:val="20"/>
        </w:rPr>
        <w:t>A2A(</w:t>
      </w:r>
      <w:proofErr w:type="spellStart"/>
      <w:r>
        <w:rPr>
          <w:rFonts w:ascii="Arial Unicode MS" w:eastAsia="Arial Unicode MS" w:hAnsi="Arial Unicode MS" w:cs="Arial Unicode MS"/>
          <w:i/>
          <w:iCs/>
          <w:color w:val="444444"/>
          <w:sz w:val="20"/>
          <w:szCs w:val="20"/>
        </w:rPr>
        <w:t>Agent-to-Agent</w:t>
      </w:r>
      <w:proofErr w:type="spellEnd"/>
      <w:r>
        <w:rPr>
          <w:rFonts w:ascii="Arial Unicode MS" w:eastAsia="Arial Unicode MS" w:hAnsi="Arial Unicode MS" w:cs="Arial Unicode MS"/>
          <w:i/>
          <w:iCs/>
          <w:color w:val="444444"/>
          <w:sz w:val="20"/>
          <w:szCs w:val="20"/>
        </w:rPr>
        <w:t>)</w:t>
      </w:r>
      <w:r>
        <w:rPr>
          <w:rFonts w:ascii="Arial Unicode MS" w:eastAsia="Arial Unicode MS" w:hAnsi="Arial Unicode MS" w:cs="Arial Unicode MS"/>
          <w:i/>
          <w:iCs/>
          <w:color w:val="444444"/>
          <w:sz w:val="20"/>
          <w:szCs w:val="20"/>
        </w:rPr>
        <w:t>는</w:t>
      </w:r>
      <w:r>
        <w:rPr>
          <w:rFonts w:ascii="Arial Unicode MS" w:eastAsia="Arial Unicode MS" w:hAnsi="Arial Unicode MS" w:cs="Arial Unicode MS"/>
          <w:i/>
          <w:iCs/>
          <w:color w:val="444444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i/>
          <w:iCs/>
          <w:color w:val="444444"/>
          <w:sz w:val="20"/>
          <w:szCs w:val="20"/>
        </w:rPr>
        <w:t>도구</w:t>
      </w:r>
      <w:r>
        <w:rPr>
          <w:rFonts w:ascii="Arial Unicode MS" w:eastAsia="Arial Unicode MS" w:hAnsi="Arial Unicode MS" w:cs="Arial Unicode MS"/>
          <w:i/>
          <w:iCs/>
          <w:color w:val="444444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i/>
          <w:iCs/>
          <w:color w:val="444444"/>
          <w:sz w:val="20"/>
          <w:szCs w:val="20"/>
        </w:rPr>
        <w:t>연동과는</w:t>
      </w:r>
      <w:r>
        <w:rPr>
          <w:rFonts w:ascii="Arial Unicode MS" w:eastAsia="Arial Unicode MS" w:hAnsi="Arial Unicode MS" w:cs="Arial Unicode MS"/>
          <w:i/>
          <w:iCs/>
          <w:color w:val="444444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i/>
          <w:iCs/>
          <w:color w:val="444444"/>
          <w:sz w:val="20"/>
          <w:szCs w:val="20"/>
        </w:rPr>
        <w:t>적용</w:t>
      </w:r>
      <w:r>
        <w:rPr>
          <w:rFonts w:ascii="Arial Unicode MS" w:eastAsia="Arial Unicode MS" w:hAnsi="Arial Unicode MS" w:cs="Arial Unicode MS"/>
          <w:i/>
          <w:iCs/>
          <w:color w:val="444444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i/>
          <w:iCs/>
          <w:color w:val="444444"/>
          <w:sz w:val="20"/>
          <w:szCs w:val="20"/>
        </w:rPr>
        <w:t>레이어가</w:t>
      </w:r>
      <w:r>
        <w:rPr>
          <w:rFonts w:ascii="Arial Unicode MS" w:eastAsia="Arial Unicode MS" w:hAnsi="Arial Unicode MS" w:cs="Arial Unicode MS"/>
          <w:i/>
          <w:iCs/>
          <w:color w:val="444444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i/>
          <w:iCs/>
          <w:color w:val="444444"/>
          <w:sz w:val="20"/>
          <w:szCs w:val="20"/>
        </w:rPr>
        <w:t>다르다</w:t>
      </w:r>
      <w:r>
        <w:rPr>
          <w:rFonts w:ascii="Arial Unicode MS" w:eastAsia="Arial Unicode MS" w:hAnsi="Arial Unicode MS" w:cs="Arial Unicode MS"/>
          <w:i/>
          <w:iCs/>
          <w:color w:val="444444"/>
          <w:sz w:val="20"/>
          <w:szCs w:val="20"/>
        </w:rPr>
        <w:t>. A2A</w:t>
      </w:r>
      <w:r>
        <w:rPr>
          <w:rFonts w:ascii="Arial Unicode MS" w:eastAsia="Arial Unicode MS" w:hAnsi="Arial Unicode MS" w:cs="Arial Unicode MS"/>
          <w:i/>
          <w:iCs/>
          <w:color w:val="444444"/>
          <w:sz w:val="20"/>
          <w:szCs w:val="20"/>
        </w:rPr>
        <w:t>의</w:t>
      </w:r>
      <w:r>
        <w:rPr>
          <w:rFonts w:ascii="Arial Unicode MS" w:eastAsia="Arial Unicode MS" w:hAnsi="Arial Unicode MS" w:cs="Arial Unicode MS"/>
          <w:i/>
          <w:iCs/>
          <w:color w:val="444444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i/>
          <w:iCs/>
          <w:color w:val="444444"/>
          <w:sz w:val="20"/>
          <w:szCs w:val="20"/>
        </w:rPr>
        <w:t>도입</w:t>
      </w:r>
      <w:r>
        <w:rPr>
          <w:rFonts w:ascii="Arial Unicode MS" w:eastAsia="Arial Unicode MS" w:hAnsi="Arial Unicode MS" w:cs="Arial Unicode MS"/>
          <w:i/>
          <w:iCs/>
          <w:color w:val="444444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i/>
          <w:iCs/>
          <w:color w:val="444444"/>
          <w:sz w:val="20"/>
          <w:szCs w:val="20"/>
        </w:rPr>
        <w:t>판단과</w:t>
      </w:r>
      <w:r>
        <w:rPr>
          <w:rFonts w:ascii="Arial Unicode MS" w:eastAsia="Arial Unicode MS" w:hAnsi="Arial Unicode MS" w:cs="Arial Unicode MS"/>
          <w:i/>
          <w:iCs/>
          <w:color w:val="444444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i/>
          <w:iCs/>
          <w:color w:val="444444"/>
          <w:sz w:val="20"/>
          <w:szCs w:val="20"/>
        </w:rPr>
        <w:t>설계는</w:t>
      </w:r>
      <w:r>
        <w:rPr>
          <w:rFonts w:ascii="Arial Unicode MS" w:eastAsia="Arial Unicode MS" w:hAnsi="Arial Unicode MS" w:cs="Arial Unicode MS"/>
          <w:i/>
          <w:iCs/>
          <w:color w:val="444444"/>
          <w:sz w:val="20"/>
          <w:szCs w:val="20"/>
        </w:rPr>
        <w:t xml:space="preserve"> 6</w:t>
      </w:r>
      <w:r>
        <w:rPr>
          <w:rFonts w:ascii="Arial Unicode MS" w:eastAsia="Arial Unicode MS" w:hAnsi="Arial Unicode MS" w:cs="Arial Unicode MS"/>
          <w:i/>
          <w:iCs/>
          <w:color w:val="444444"/>
          <w:sz w:val="20"/>
          <w:szCs w:val="20"/>
        </w:rPr>
        <w:t>장에서</w:t>
      </w:r>
      <w:r>
        <w:rPr>
          <w:rFonts w:ascii="Arial Unicode MS" w:eastAsia="Arial Unicode MS" w:hAnsi="Arial Unicode MS" w:cs="Arial Unicode MS"/>
          <w:i/>
          <w:iCs/>
          <w:color w:val="444444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i/>
          <w:iCs/>
          <w:color w:val="444444"/>
          <w:sz w:val="20"/>
          <w:szCs w:val="20"/>
        </w:rPr>
        <w:t>다룬다</w:t>
      </w:r>
      <w:r>
        <w:rPr>
          <w:rFonts w:ascii="Arial Unicode MS" w:eastAsia="Arial Unicode MS" w:hAnsi="Arial Unicode MS" w:cs="Arial Unicode MS"/>
          <w:i/>
          <w:iCs/>
          <w:color w:val="444444"/>
          <w:sz w:val="20"/>
          <w:szCs w:val="20"/>
        </w:rPr>
        <w:t>.</w:t>
      </w:r>
    </w:p>
    <w:p w14:paraId="7BAE1EAB" w14:textId="77777777" w:rsidR="00D80D8A" w:rsidRDefault="00D80D8A"/>
    <w:p w14:paraId="61DB717E" w14:textId="77777777" w:rsidR="00D80D8A" w:rsidRDefault="00BE6280">
      <w:pPr>
        <w:pStyle w:val="4"/>
        <w:keepNext w:val="0"/>
        <w:keepLines w:val="0"/>
      </w:pPr>
      <w:bookmarkStart w:id="94" w:name="_5g1ru6aeoa95" w:colFirst="0" w:colLast="0"/>
      <w:bookmarkEnd w:id="94"/>
      <w:r>
        <w:t xml:space="preserve">5.1.3 </w:t>
      </w:r>
      <w:commentRangeStart w:id="95"/>
      <w:commentRangeStart w:id="96"/>
      <w:r>
        <w:rPr>
          <w:rFonts w:ascii="Arial Unicode MS" w:eastAsia="Arial Unicode MS" w:hAnsi="Arial Unicode MS" w:cs="Arial Unicode MS"/>
        </w:rPr>
        <w:t>강도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기준</w:t>
      </w:r>
      <w:r>
        <w:rPr>
          <w:rFonts w:ascii="Arial Unicode MS" w:eastAsia="Arial Unicode MS" w:hAnsi="Arial Unicode MS" w:cs="Arial Unicode MS"/>
        </w:rPr>
        <w:t xml:space="preserve"> (RFC 2119 </w:t>
      </w:r>
      <w:r>
        <w:rPr>
          <w:rFonts w:ascii="Arial Unicode MS" w:eastAsia="Arial Unicode MS" w:hAnsi="Arial Unicode MS" w:cs="Arial Unicode MS"/>
        </w:rPr>
        <w:t>준용</w:t>
      </w:r>
      <w:r>
        <w:rPr>
          <w:vertAlign w:val="superscript"/>
        </w:rPr>
        <w:footnoteReference w:id="1"/>
      </w:r>
      <w:r>
        <w:t>)</w:t>
      </w:r>
      <w:commentRangeEnd w:id="95"/>
      <w:r>
        <w:commentReference w:id="95"/>
      </w:r>
      <w:commentRangeEnd w:id="96"/>
      <w:r>
        <w:commentReference w:id="96"/>
      </w:r>
    </w:p>
    <w:p w14:paraId="3A9DD3DA" w14:textId="77777777" w:rsidR="00D80D8A" w:rsidRDefault="00BE6280">
      <w:pPr>
        <w:spacing w:before="60" w:after="80"/>
      </w:pPr>
      <w:r>
        <w:rPr>
          <w:rFonts w:ascii="Arial Unicode MS" w:eastAsia="Arial Unicode MS" w:hAnsi="Arial Unicode MS" w:cs="Arial Unicode MS"/>
        </w:rPr>
        <w:t>본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문서에서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적용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강도를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구분하기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위해</w:t>
      </w:r>
      <w:r>
        <w:rPr>
          <w:rFonts w:ascii="Arial Unicode MS" w:eastAsia="Arial Unicode MS" w:hAnsi="Arial Unicode MS" w:cs="Arial Unicode MS"/>
        </w:rPr>
        <w:t xml:space="preserve"> RFC 2119 </w:t>
      </w:r>
      <w:r>
        <w:rPr>
          <w:rFonts w:ascii="Arial Unicode MS" w:eastAsia="Arial Unicode MS" w:hAnsi="Arial Unicode MS" w:cs="Arial Unicode MS"/>
        </w:rPr>
        <w:t>방식의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표현을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준용한다</w:t>
      </w:r>
      <w:r>
        <w:rPr>
          <w:rFonts w:ascii="Arial Unicode MS" w:eastAsia="Arial Unicode MS" w:hAnsi="Arial Unicode MS" w:cs="Arial Unicode MS"/>
        </w:rPr>
        <w:t xml:space="preserve">. </w:t>
      </w:r>
      <w:r>
        <w:rPr>
          <w:rFonts w:ascii="Arial Unicode MS" w:eastAsia="Arial Unicode MS" w:hAnsi="Arial Unicode MS" w:cs="Arial Unicode MS"/>
        </w:rPr>
        <w:t>이는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각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기준의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필수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여부와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예외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허용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범위를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명확히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하기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위한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것이다</w:t>
      </w:r>
      <w:r>
        <w:rPr>
          <w:rFonts w:ascii="Arial Unicode MS" w:eastAsia="Arial Unicode MS" w:hAnsi="Arial Unicode MS" w:cs="Arial Unicode MS"/>
        </w:rPr>
        <w:t>.</w:t>
      </w:r>
    </w:p>
    <w:p w14:paraId="53D52D4F" w14:textId="77777777" w:rsidR="00D80D8A" w:rsidRDefault="00BE6280">
      <w:pPr>
        <w:spacing w:before="60" w:after="80"/>
      </w:pPr>
      <w:r>
        <w:rPr>
          <w:rFonts w:ascii="Arial Unicode MS" w:eastAsia="Arial Unicode MS" w:hAnsi="Arial Unicode MS" w:cs="Arial Unicode MS"/>
        </w:rPr>
        <w:lastRenderedPageBreak/>
        <w:t>즉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모든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항목을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동일한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수준으로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해석하지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않고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반드시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지켜야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하는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요구사항인지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기본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원칙으로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권고하는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사항인지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프로젝트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상황에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따라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선택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가능한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사항인지를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구분하기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위해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사용한다</w:t>
      </w:r>
      <w:r>
        <w:rPr>
          <w:rFonts w:ascii="Arial Unicode MS" w:eastAsia="Arial Unicode MS" w:hAnsi="Arial Unicode MS" w:cs="Arial Unicode MS"/>
        </w:rPr>
        <w:t>.</w:t>
      </w:r>
    </w:p>
    <w:tbl>
      <w:tblPr>
        <w:tblStyle w:val="afffc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405"/>
        <w:gridCol w:w="3375"/>
        <w:gridCol w:w="3245"/>
      </w:tblGrid>
      <w:tr w:rsidR="00D80D8A" w14:paraId="24632E52" w14:textId="77777777">
        <w:trPr>
          <w:trHeight w:val="420"/>
        </w:trPr>
        <w:tc>
          <w:tcPr>
            <w:tcW w:w="2404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3804BE" w14:textId="77777777" w:rsidR="00D80D8A" w:rsidRDefault="00BE6280">
            <w:pPr>
              <w:spacing w:before="240" w:after="240"/>
              <w:jc w:val="center"/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  <w:sz w:val="20"/>
                <w:szCs w:val="20"/>
              </w:rPr>
              <w:t>용어</w:t>
            </w:r>
          </w:p>
        </w:tc>
        <w:tc>
          <w:tcPr>
            <w:tcW w:w="3375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1ACD14" w14:textId="77777777" w:rsidR="00D80D8A" w:rsidRDefault="00BE6280">
            <w:pPr>
              <w:spacing w:before="240" w:after="240"/>
              <w:jc w:val="center"/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  <w:sz w:val="20"/>
                <w:szCs w:val="20"/>
              </w:rPr>
              <w:t>의미</w:t>
            </w:r>
          </w:p>
        </w:tc>
        <w:tc>
          <w:tcPr>
            <w:tcW w:w="3245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3A7338" w14:textId="77777777" w:rsidR="00D80D8A" w:rsidRDefault="00BE6280">
            <w:pPr>
              <w:spacing w:before="240" w:after="240"/>
              <w:jc w:val="center"/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  <w:sz w:val="20"/>
                <w:szCs w:val="20"/>
              </w:rPr>
              <w:t>예시</w:t>
            </w:r>
          </w:p>
        </w:tc>
      </w:tr>
      <w:tr w:rsidR="00D80D8A" w14:paraId="088F50A7" w14:textId="77777777">
        <w:trPr>
          <w:trHeight w:val="750"/>
        </w:trPr>
        <w:tc>
          <w:tcPr>
            <w:tcW w:w="2404" w:type="dxa"/>
            <w:tcBorders>
              <w:top w:val="single" w:sz="6" w:space="0" w:color="FFFFFF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F4C6C0" w14:textId="77777777" w:rsidR="00D80D8A" w:rsidRDefault="00BE6280">
            <w:pPr>
              <w:spacing w:before="20" w:after="20"/>
              <w:rPr>
                <w:b/>
                <w:bCs/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sz w:val="20"/>
                <w:szCs w:val="20"/>
              </w:rPr>
              <w:t>해야</w:t>
            </w:r>
            <w:r>
              <w:rPr>
                <w:rFonts w:ascii="Arial Unicode MS" w:eastAsia="Arial Unicode MS" w:hAnsi="Arial Unicode MS" w:cs="Arial Unicode MS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  <w:sz w:val="20"/>
                <w:szCs w:val="20"/>
              </w:rPr>
              <w:t>한다</w:t>
            </w:r>
            <w:r>
              <w:rPr>
                <w:rFonts w:ascii="Arial Unicode MS" w:eastAsia="Arial Unicode MS" w:hAnsi="Arial Unicode MS" w:cs="Arial Unicode MS"/>
                <w:b/>
                <w:bCs/>
                <w:sz w:val="20"/>
                <w:szCs w:val="20"/>
              </w:rPr>
              <w:t xml:space="preserve"> (MUST)</w:t>
            </w:r>
          </w:p>
        </w:tc>
        <w:tc>
          <w:tcPr>
            <w:tcW w:w="3375" w:type="dxa"/>
            <w:tcBorders>
              <w:top w:val="single" w:sz="6" w:space="0" w:color="FFFFFF"/>
              <w:left w:val="nil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7967C0" w14:textId="77777777" w:rsidR="00D80D8A" w:rsidRDefault="00BE6280">
            <w:pPr>
              <w:spacing w:before="20" w:after="20"/>
              <w:rPr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필수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요건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.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예외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없이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준수해야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함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.</w:t>
            </w:r>
          </w:p>
        </w:tc>
        <w:tc>
          <w:tcPr>
            <w:tcW w:w="3245" w:type="dxa"/>
            <w:tcBorders>
              <w:top w:val="single" w:sz="6" w:space="0" w:color="FFFFFF"/>
              <w:left w:val="nil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8E0CD6" w14:textId="77777777" w:rsidR="00D80D8A" w:rsidRDefault="00BE6280">
            <w:pPr>
              <w:spacing w:before="20" w:after="20"/>
              <w:rPr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보안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체크리스트는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모든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Agent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가</w:t>
            </w:r>
            <w:proofErr w:type="spellEnd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충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족해야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한다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.</w:t>
            </w:r>
          </w:p>
        </w:tc>
      </w:tr>
      <w:tr w:rsidR="00D80D8A" w14:paraId="1A463DBC" w14:textId="77777777">
        <w:trPr>
          <w:trHeight w:val="750"/>
        </w:trPr>
        <w:tc>
          <w:tcPr>
            <w:tcW w:w="2404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15C126" w14:textId="77777777" w:rsidR="00D80D8A" w:rsidRDefault="00BE6280">
            <w:pPr>
              <w:spacing w:before="20" w:after="20"/>
              <w:rPr>
                <w:b/>
                <w:bCs/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sz w:val="20"/>
                <w:szCs w:val="20"/>
              </w:rPr>
              <w:t>권고한다</w:t>
            </w:r>
            <w:r>
              <w:rPr>
                <w:rFonts w:ascii="Arial Unicode MS" w:eastAsia="Arial Unicode MS" w:hAnsi="Arial Unicode MS" w:cs="Arial Unicode MS"/>
                <w:b/>
                <w:bCs/>
                <w:sz w:val="20"/>
                <w:szCs w:val="20"/>
              </w:rPr>
              <w:t xml:space="preserve"> (SHOULD)</w:t>
            </w:r>
          </w:p>
        </w:tc>
        <w:tc>
          <w:tcPr>
            <w:tcW w:w="3375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9FCEA2" w14:textId="77777777" w:rsidR="00D80D8A" w:rsidRDefault="00BE6280">
            <w:pPr>
              <w:spacing w:before="20" w:after="20"/>
              <w:rPr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강하게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권장하나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타당한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사유가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있으면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예외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가능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.</w:t>
            </w:r>
          </w:p>
        </w:tc>
        <w:tc>
          <w:tcPr>
            <w:tcW w:w="3245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C6F231" w14:textId="77777777" w:rsidR="00D80D8A" w:rsidRDefault="00BE6280">
            <w:pPr>
              <w:spacing w:before="20" w:after="20"/>
              <w:rPr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MCP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도입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시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Streamable</w:t>
            </w:r>
            <w:proofErr w:type="spellEnd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HTTP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를</w:t>
            </w:r>
            <w:proofErr w:type="spellEnd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권고한다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.</w:t>
            </w:r>
          </w:p>
        </w:tc>
      </w:tr>
      <w:tr w:rsidR="00D80D8A" w14:paraId="3DA744E3" w14:textId="77777777">
        <w:trPr>
          <w:trHeight w:val="465"/>
        </w:trPr>
        <w:tc>
          <w:tcPr>
            <w:tcW w:w="2404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BB198F" w14:textId="77777777" w:rsidR="00D80D8A" w:rsidRDefault="00BE6280">
            <w:pPr>
              <w:spacing w:before="20" w:after="20"/>
              <w:rPr>
                <w:b/>
                <w:bCs/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sz w:val="20"/>
                <w:szCs w:val="20"/>
              </w:rPr>
              <w:t>할</w:t>
            </w:r>
            <w:r>
              <w:rPr>
                <w:rFonts w:ascii="Arial Unicode MS" w:eastAsia="Arial Unicode MS" w:hAnsi="Arial Unicode MS" w:cs="Arial Unicode MS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  <w:sz w:val="20"/>
                <w:szCs w:val="20"/>
              </w:rPr>
              <w:t>수</w:t>
            </w:r>
            <w:r>
              <w:rPr>
                <w:rFonts w:ascii="Arial Unicode MS" w:eastAsia="Arial Unicode MS" w:hAnsi="Arial Unicode MS" w:cs="Arial Unicode MS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  <w:sz w:val="20"/>
                <w:szCs w:val="20"/>
              </w:rPr>
              <w:t>있다</w:t>
            </w:r>
            <w:r>
              <w:rPr>
                <w:rFonts w:ascii="Arial Unicode MS" w:eastAsia="Arial Unicode MS" w:hAnsi="Arial Unicode MS" w:cs="Arial Unicode MS"/>
                <w:b/>
                <w:bCs/>
                <w:sz w:val="20"/>
                <w:szCs w:val="20"/>
              </w:rPr>
              <w:t xml:space="preserve"> (MAY)</w:t>
            </w:r>
          </w:p>
        </w:tc>
        <w:tc>
          <w:tcPr>
            <w:tcW w:w="3375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D048A3" w14:textId="77777777" w:rsidR="00D80D8A" w:rsidRDefault="00BE6280">
            <w:pPr>
              <w:spacing w:before="20" w:after="20"/>
              <w:rPr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선택적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.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프로젝트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상황에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따라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판단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.</w:t>
            </w:r>
          </w:p>
        </w:tc>
        <w:tc>
          <w:tcPr>
            <w:tcW w:w="3245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7F45D8" w14:textId="77777777" w:rsidR="00D80D8A" w:rsidRDefault="00BE6280">
            <w:pPr>
              <w:spacing w:before="20" w:after="20"/>
              <w:rPr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동적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도구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검색을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병용할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수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있다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.</w:t>
            </w:r>
          </w:p>
        </w:tc>
      </w:tr>
    </w:tbl>
    <w:p w14:paraId="550A9500" w14:textId="77777777" w:rsidR="00D80D8A" w:rsidRDefault="00D80D8A">
      <w:pPr>
        <w:spacing w:before="60" w:after="80"/>
      </w:pPr>
    </w:p>
    <w:p w14:paraId="1203075B" w14:textId="77777777" w:rsidR="00D80D8A" w:rsidRDefault="00BE6280">
      <w:pPr>
        <w:pStyle w:val="4"/>
      </w:pPr>
      <w:bookmarkStart w:id="97" w:name="_hvccjt7zzr43" w:colFirst="0" w:colLast="0"/>
      <w:bookmarkEnd w:id="97"/>
      <w:r>
        <w:rPr>
          <w:rFonts w:ascii="Arial Unicode MS" w:eastAsia="Arial Unicode MS" w:hAnsi="Arial Unicode MS" w:cs="Arial Unicode MS"/>
        </w:rPr>
        <w:t xml:space="preserve">5.1.4 FC </w:t>
      </w:r>
      <w:r>
        <w:rPr>
          <w:rFonts w:ascii="Arial Unicode MS" w:eastAsia="Arial Unicode MS" w:hAnsi="Arial Unicode MS" w:cs="Arial Unicode MS"/>
        </w:rPr>
        <w:t>단독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vs</w:t>
      </w:r>
      <w:proofErr w:type="spellEnd"/>
      <w:r>
        <w:rPr>
          <w:rFonts w:ascii="Arial Unicode MS" w:eastAsia="Arial Unicode MS" w:hAnsi="Arial Unicode MS" w:cs="Arial Unicode MS"/>
        </w:rPr>
        <w:t xml:space="preserve"> MCP + FC </w:t>
      </w:r>
      <w:r>
        <w:rPr>
          <w:rFonts w:ascii="Arial Unicode MS" w:eastAsia="Arial Unicode MS" w:hAnsi="Arial Unicode MS" w:cs="Arial Unicode MS"/>
        </w:rPr>
        <w:t>비교표</w:t>
      </w:r>
    </w:p>
    <w:p w14:paraId="193DE62F" w14:textId="77777777" w:rsidR="00D80D8A" w:rsidRDefault="00BE6280">
      <w:r>
        <w:rPr>
          <w:rFonts w:ascii="Arial Unicode MS" w:eastAsia="Arial Unicode MS" w:hAnsi="Arial Unicode MS" w:cs="Arial Unicode MS"/>
        </w:rPr>
        <w:t xml:space="preserve">FC </w:t>
      </w:r>
      <w:r>
        <w:rPr>
          <w:rFonts w:ascii="Arial Unicode MS" w:eastAsia="Arial Unicode MS" w:hAnsi="Arial Unicode MS" w:cs="Arial Unicode MS"/>
        </w:rPr>
        <w:t>단독과</w:t>
      </w:r>
      <w:r>
        <w:rPr>
          <w:rFonts w:ascii="Arial Unicode MS" w:eastAsia="Arial Unicode MS" w:hAnsi="Arial Unicode MS" w:cs="Arial Unicode MS"/>
        </w:rPr>
        <w:t xml:space="preserve"> MCP + </w:t>
      </w:r>
      <w:proofErr w:type="spellStart"/>
      <w:r>
        <w:rPr>
          <w:rFonts w:ascii="Arial Unicode MS" w:eastAsia="Arial Unicode MS" w:hAnsi="Arial Unicode MS" w:cs="Arial Unicode MS"/>
        </w:rPr>
        <w:t>FC</w:t>
      </w:r>
      <w:r>
        <w:rPr>
          <w:rFonts w:ascii="Arial Unicode MS" w:eastAsia="Arial Unicode MS" w:hAnsi="Arial Unicode MS" w:cs="Arial Unicode MS"/>
        </w:rPr>
        <w:t>는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구조와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운영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방식에서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차이가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있다</w:t>
      </w:r>
      <w:r>
        <w:rPr>
          <w:rFonts w:ascii="Arial Unicode MS" w:eastAsia="Arial Unicode MS" w:hAnsi="Arial Unicode MS" w:cs="Arial Unicode MS"/>
        </w:rPr>
        <w:t xml:space="preserve">. </w:t>
      </w:r>
      <w:r>
        <w:rPr>
          <w:rFonts w:ascii="Arial Unicode MS" w:eastAsia="Arial Unicode MS" w:hAnsi="Arial Unicode MS" w:cs="Arial Unicode MS"/>
        </w:rPr>
        <w:t>아래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표는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방식의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특성과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차이를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구조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보안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비용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성능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등의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관점에서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비교한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것이다</w:t>
      </w:r>
      <w:r>
        <w:rPr>
          <w:rFonts w:ascii="Arial Unicode MS" w:eastAsia="Arial Unicode MS" w:hAnsi="Arial Unicode MS" w:cs="Arial Unicode MS"/>
        </w:rPr>
        <w:t>.</w:t>
      </w:r>
    </w:p>
    <w:tbl>
      <w:tblPr>
        <w:tblStyle w:val="afffd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47"/>
        <w:gridCol w:w="3789"/>
        <w:gridCol w:w="3789"/>
      </w:tblGrid>
      <w:tr w:rsidR="00D80D8A" w14:paraId="0A2E975F" w14:textId="77777777">
        <w:trPr>
          <w:trHeight w:val="420"/>
        </w:trPr>
        <w:tc>
          <w:tcPr>
            <w:tcW w:w="1446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B44E6C" w14:textId="77777777" w:rsidR="00D80D8A" w:rsidRDefault="00BE6280">
            <w:pPr>
              <w:spacing w:before="240" w:after="240"/>
              <w:jc w:val="center"/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  <w:sz w:val="20"/>
                <w:szCs w:val="20"/>
              </w:rPr>
              <w:t>구분</w:t>
            </w:r>
          </w:p>
        </w:tc>
        <w:tc>
          <w:tcPr>
            <w:tcW w:w="3789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16BA8" w14:textId="77777777" w:rsidR="00D80D8A" w:rsidRDefault="00BE6280">
            <w:pPr>
              <w:spacing w:before="240" w:after="240"/>
              <w:jc w:val="center"/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  <w:sz w:val="20"/>
                <w:szCs w:val="20"/>
              </w:rPr>
              <w:t xml:space="preserve">FC 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  <w:sz w:val="20"/>
                <w:szCs w:val="20"/>
              </w:rPr>
              <w:t>단독</w:t>
            </w:r>
          </w:p>
        </w:tc>
        <w:tc>
          <w:tcPr>
            <w:tcW w:w="3789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FC17EC" w14:textId="77777777" w:rsidR="00D80D8A" w:rsidRDefault="00BE6280">
            <w:pPr>
              <w:spacing w:before="240" w:after="240"/>
              <w:jc w:val="center"/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MCP + FC</w:t>
            </w:r>
          </w:p>
        </w:tc>
      </w:tr>
      <w:tr w:rsidR="00D80D8A" w14:paraId="3968F554" w14:textId="77777777">
        <w:trPr>
          <w:trHeight w:val="750"/>
        </w:trPr>
        <w:tc>
          <w:tcPr>
            <w:tcW w:w="1446" w:type="dxa"/>
            <w:tcBorders>
              <w:top w:val="single" w:sz="6" w:space="0" w:color="FFFFFF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71DACC" w14:textId="77777777" w:rsidR="00D80D8A" w:rsidRDefault="00BE6280">
            <w:pPr>
              <w:spacing w:before="20" w:after="20"/>
              <w:rPr>
                <w:b/>
                <w:bCs/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sz w:val="20"/>
                <w:szCs w:val="20"/>
              </w:rPr>
              <w:t>구조</w:t>
            </w:r>
          </w:p>
        </w:tc>
        <w:tc>
          <w:tcPr>
            <w:tcW w:w="3789" w:type="dxa"/>
            <w:tcBorders>
              <w:top w:val="single" w:sz="6" w:space="0" w:color="FFFFFF"/>
              <w:left w:val="nil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E3A24C" w14:textId="77777777" w:rsidR="00D80D8A" w:rsidRDefault="00BE6280">
            <w:pPr>
              <w:spacing w:before="20" w:after="20"/>
              <w:rPr>
                <w:sz w:val="20"/>
                <w:szCs w:val="20"/>
              </w:rPr>
            </w:pPr>
            <w:proofErr w:type="spellStart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Agent</w:t>
            </w:r>
            <w:proofErr w:type="spellEnd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→ LLM API(FC) →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도구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직접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호출</w:t>
            </w:r>
          </w:p>
        </w:tc>
        <w:tc>
          <w:tcPr>
            <w:tcW w:w="3789" w:type="dxa"/>
            <w:tcBorders>
              <w:top w:val="single" w:sz="6" w:space="0" w:color="FFFFFF"/>
              <w:left w:val="nil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D5FD72" w14:textId="77777777" w:rsidR="00D80D8A" w:rsidRDefault="00BE6280">
            <w:pPr>
              <w:spacing w:before="20" w:after="20"/>
              <w:rPr>
                <w:sz w:val="20"/>
                <w:szCs w:val="20"/>
              </w:rPr>
            </w:pPr>
            <w:proofErr w:type="spellStart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Agent</w:t>
            </w:r>
            <w:proofErr w:type="spellEnd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→ LLM API(FC) → MCP </w:t>
            </w:r>
            <w:proofErr w:type="spellStart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Client</w:t>
            </w:r>
            <w:proofErr w:type="spellEnd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→ MCP Server →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도구</w:t>
            </w:r>
          </w:p>
        </w:tc>
      </w:tr>
      <w:tr w:rsidR="00D80D8A" w14:paraId="6ED99C2E" w14:textId="77777777">
        <w:trPr>
          <w:trHeight w:val="1035"/>
        </w:trPr>
        <w:tc>
          <w:tcPr>
            <w:tcW w:w="1446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986C1D" w14:textId="77777777" w:rsidR="00D80D8A" w:rsidRDefault="00BE6280">
            <w:pPr>
              <w:spacing w:before="20" w:after="20"/>
              <w:rPr>
                <w:b/>
                <w:bCs/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sz w:val="20"/>
                <w:szCs w:val="20"/>
              </w:rPr>
              <w:t>적합</w:t>
            </w:r>
            <w:r>
              <w:rPr>
                <w:rFonts w:ascii="Arial Unicode MS" w:eastAsia="Arial Unicode MS" w:hAnsi="Arial Unicode MS" w:cs="Arial Unicode MS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  <w:sz w:val="20"/>
                <w:szCs w:val="20"/>
              </w:rPr>
              <w:t>조건</w:t>
            </w:r>
          </w:p>
        </w:tc>
        <w:tc>
          <w:tcPr>
            <w:tcW w:w="3789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784AC9" w14:textId="77777777" w:rsidR="00D80D8A" w:rsidRDefault="00BE6280">
            <w:pPr>
              <w:spacing w:before="20" w:after="20"/>
              <w:rPr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단일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Agent</w:t>
            </w:r>
            <w:proofErr w:type="spellEnd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+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소수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도구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. </w:t>
            </w:r>
            <w:proofErr w:type="spellStart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PoC</w:t>
            </w:r>
            <w:proofErr w:type="spellEnd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/</w:t>
            </w:r>
            <w:proofErr w:type="spellStart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해커톤</w:t>
            </w:r>
            <w:proofErr w:type="spellEnd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.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도구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공유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불필요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.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단일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LLM </w:t>
            </w:r>
            <w:proofErr w:type="spellStart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Provider</w:t>
            </w:r>
            <w:proofErr w:type="spellEnd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고정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.</w:t>
            </w:r>
          </w:p>
        </w:tc>
        <w:tc>
          <w:tcPr>
            <w:tcW w:w="3789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D9C7FA" w14:textId="77777777" w:rsidR="00D80D8A" w:rsidRDefault="00BE6280">
            <w:pPr>
              <w:spacing w:before="20" w:after="20"/>
              <w:rPr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다수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도구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표준화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.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팀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/</w:t>
            </w:r>
            <w:proofErr w:type="spellStart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Agent</w:t>
            </w:r>
            <w:proofErr w:type="spellEnd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간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도구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공유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.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레거시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시스템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연동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. LLM </w:t>
            </w:r>
            <w:proofErr w:type="spellStart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Provider</w:t>
            </w:r>
            <w:proofErr w:type="spellEnd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변경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가능성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.</w:t>
            </w:r>
          </w:p>
        </w:tc>
      </w:tr>
      <w:tr w:rsidR="00D80D8A" w14:paraId="6BE9B024" w14:textId="77777777">
        <w:trPr>
          <w:trHeight w:val="750"/>
        </w:trPr>
        <w:tc>
          <w:tcPr>
            <w:tcW w:w="1446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49932A" w14:textId="77777777" w:rsidR="00D80D8A" w:rsidRDefault="00BE6280">
            <w:pPr>
              <w:spacing w:before="20" w:after="20"/>
              <w:rPr>
                <w:b/>
                <w:bCs/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sz w:val="20"/>
                <w:szCs w:val="20"/>
              </w:rPr>
              <w:t>통신</w:t>
            </w:r>
          </w:p>
        </w:tc>
        <w:tc>
          <w:tcPr>
            <w:tcW w:w="3789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9F6EDF" w14:textId="77777777" w:rsidR="00D80D8A" w:rsidRDefault="00BE6280">
            <w:pPr>
              <w:spacing w:before="20" w:after="20"/>
              <w:rPr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LLM API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요청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/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응답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내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JSON </w:t>
            </w:r>
            <w:proofErr w:type="spellStart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Schema</w:t>
            </w:r>
            <w:proofErr w:type="spellEnd"/>
          </w:p>
        </w:tc>
        <w:tc>
          <w:tcPr>
            <w:tcW w:w="3789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6D5F31" w14:textId="77777777" w:rsidR="00D80D8A" w:rsidRDefault="00BE6280">
            <w:pPr>
              <w:spacing w:before="20" w:after="20"/>
              <w:rPr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JSON-RPC 2.0.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로컬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: </w:t>
            </w:r>
            <w:proofErr w:type="spellStart"/>
            <w:proofErr w:type="gramStart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stdio</w:t>
            </w:r>
            <w:proofErr w:type="spellEnd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/</w:t>
            </w:r>
            <w:proofErr w:type="gramEnd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원격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: </w:t>
            </w:r>
            <w:proofErr w:type="spellStart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Streamable</w:t>
            </w:r>
            <w:proofErr w:type="spellEnd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HTTP (2025.03~)</w:t>
            </w:r>
          </w:p>
        </w:tc>
      </w:tr>
      <w:tr w:rsidR="00D80D8A" w14:paraId="572BFE1A" w14:textId="77777777">
        <w:trPr>
          <w:trHeight w:val="1035"/>
        </w:trPr>
        <w:tc>
          <w:tcPr>
            <w:tcW w:w="1446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175102" w14:textId="77777777" w:rsidR="00D80D8A" w:rsidRDefault="00BE6280">
            <w:pPr>
              <w:spacing w:before="20" w:after="20"/>
              <w:rPr>
                <w:b/>
                <w:bCs/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sz w:val="20"/>
                <w:szCs w:val="20"/>
              </w:rPr>
              <w:t>보안</w:t>
            </w:r>
          </w:p>
        </w:tc>
        <w:tc>
          <w:tcPr>
            <w:tcW w:w="3789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8BA45A" w14:textId="77777777" w:rsidR="00D80D8A" w:rsidRDefault="00BE6280">
            <w:pPr>
              <w:spacing w:before="20" w:after="20"/>
              <w:rPr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API </w:t>
            </w:r>
            <w:proofErr w:type="spellStart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Gateway</w:t>
            </w:r>
            <w:proofErr w:type="spellEnd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/IAM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통제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.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스키마가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LLM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프롬프트에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포함되므로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민감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데이터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컨텍스트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노출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위험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.</w:t>
            </w:r>
          </w:p>
        </w:tc>
        <w:tc>
          <w:tcPr>
            <w:tcW w:w="3789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2CD674" w14:textId="77777777" w:rsidR="00D80D8A" w:rsidRDefault="00BE6280">
            <w:pPr>
              <w:spacing w:before="20" w:after="20"/>
              <w:rPr>
                <w:sz w:val="20"/>
                <w:szCs w:val="20"/>
              </w:rPr>
            </w:pPr>
            <w:proofErr w:type="spellStart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Authorization</w:t>
            </w:r>
            <w:proofErr w:type="spellEnd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framework</w:t>
            </w:r>
            <w:proofErr w:type="spellEnd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포함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(2025.03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사양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진화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중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).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토큰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전파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권한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위임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감사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추적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별도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설계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필요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.</w:t>
            </w:r>
          </w:p>
        </w:tc>
      </w:tr>
      <w:tr w:rsidR="00D80D8A" w14:paraId="2E3DA6E9" w14:textId="77777777">
        <w:trPr>
          <w:trHeight w:val="750"/>
        </w:trPr>
        <w:tc>
          <w:tcPr>
            <w:tcW w:w="1446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BFFCBE" w14:textId="77777777" w:rsidR="00D80D8A" w:rsidRDefault="00BE6280">
            <w:pPr>
              <w:spacing w:before="20" w:after="20"/>
              <w:rPr>
                <w:b/>
                <w:bCs/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sz w:val="20"/>
                <w:szCs w:val="20"/>
              </w:rPr>
              <w:t>비용</w:t>
            </w:r>
          </w:p>
        </w:tc>
        <w:tc>
          <w:tcPr>
            <w:tcW w:w="3789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4FE1EF" w14:textId="77777777" w:rsidR="00D80D8A" w:rsidRDefault="00BE6280">
            <w:pPr>
              <w:spacing w:before="20" w:after="20"/>
              <w:rPr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추가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인프라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불필요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.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도구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수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증가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시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스키마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토큰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비용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선형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증가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.</w:t>
            </w:r>
          </w:p>
        </w:tc>
        <w:tc>
          <w:tcPr>
            <w:tcW w:w="3789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9B70A7" w14:textId="77777777" w:rsidR="00D80D8A" w:rsidRDefault="00BE6280">
            <w:pPr>
              <w:spacing w:before="20" w:after="20"/>
              <w:rPr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MCP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서버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운영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인프라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비용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추가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.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토큰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절감은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동적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도구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검색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병용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시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가능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(5.2.2).</w:t>
            </w:r>
          </w:p>
        </w:tc>
      </w:tr>
      <w:tr w:rsidR="00D80D8A" w14:paraId="64D72229" w14:textId="77777777">
        <w:trPr>
          <w:trHeight w:val="1035"/>
        </w:trPr>
        <w:tc>
          <w:tcPr>
            <w:tcW w:w="1446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39163C" w14:textId="77777777" w:rsidR="00D80D8A" w:rsidRDefault="00BE6280">
            <w:pPr>
              <w:spacing w:before="20" w:after="20"/>
              <w:rPr>
                <w:b/>
                <w:bCs/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sz w:val="20"/>
                <w:szCs w:val="20"/>
              </w:rPr>
              <w:t>성능</w:t>
            </w:r>
          </w:p>
        </w:tc>
        <w:tc>
          <w:tcPr>
            <w:tcW w:w="3789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16AA41" w14:textId="77777777" w:rsidR="00D80D8A" w:rsidRDefault="00BE6280">
            <w:pPr>
              <w:spacing w:before="20" w:after="20"/>
              <w:rPr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단일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API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호출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.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추가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네트워크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홉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없음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. </w:t>
            </w:r>
            <w:proofErr w:type="spellStart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레이턴시</w:t>
            </w:r>
            <w:proofErr w:type="spellEnd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최소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.</w:t>
            </w:r>
          </w:p>
        </w:tc>
        <w:tc>
          <w:tcPr>
            <w:tcW w:w="3789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8E4AC4" w14:textId="77777777" w:rsidR="00D80D8A" w:rsidRDefault="00BE6280">
            <w:pPr>
              <w:spacing w:before="20" w:after="20"/>
              <w:rPr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LLM → </w:t>
            </w:r>
            <w:proofErr w:type="spellStart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Client</w:t>
            </w:r>
            <w:proofErr w:type="spellEnd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→ Server →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도구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.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추가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홉으로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수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~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수십</w:t>
            </w:r>
            <w:proofErr w:type="spellEnd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ms</w:t>
            </w:r>
            <w:proofErr w:type="spellEnd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증가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.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실시간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크리티컬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시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성능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테스트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필요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.</w:t>
            </w:r>
          </w:p>
        </w:tc>
      </w:tr>
      <w:tr w:rsidR="00D80D8A" w14:paraId="6462BBBB" w14:textId="77777777">
        <w:trPr>
          <w:trHeight w:val="750"/>
        </w:trPr>
        <w:tc>
          <w:tcPr>
            <w:tcW w:w="1446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465A62" w14:textId="77777777" w:rsidR="00D80D8A" w:rsidRDefault="00BE6280">
            <w:pPr>
              <w:spacing w:before="20" w:after="20"/>
              <w:rPr>
                <w:b/>
                <w:bCs/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sz w:val="20"/>
                <w:szCs w:val="20"/>
              </w:rPr>
              <w:lastRenderedPageBreak/>
              <w:t>상태</w:t>
            </w:r>
            <w:r>
              <w:rPr>
                <w:rFonts w:ascii="Arial Unicode MS" w:eastAsia="Arial Unicode MS" w:hAnsi="Arial Unicode MS" w:cs="Arial Unicode MS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  <w:sz w:val="20"/>
                <w:szCs w:val="20"/>
              </w:rPr>
              <w:t>관리</w:t>
            </w:r>
          </w:p>
        </w:tc>
        <w:tc>
          <w:tcPr>
            <w:tcW w:w="3789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063320" w14:textId="77777777" w:rsidR="00D80D8A" w:rsidRDefault="00BE6280">
            <w:pPr>
              <w:spacing w:before="20" w:after="20"/>
              <w:rPr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애플리케이션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측에서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직접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관리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.</w:t>
            </w:r>
          </w:p>
        </w:tc>
        <w:tc>
          <w:tcPr>
            <w:tcW w:w="3789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E41E13" w14:textId="77777777" w:rsidR="00D80D8A" w:rsidRDefault="00BE6280">
            <w:pPr>
              <w:spacing w:before="20" w:after="20"/>
              <w:rPr>
                <w:sz w:val="20"/>
                <w:szCs w:val="20"/>
              </w:rPr>
            </w:pPr>
            <w:proofErr w:type="spellStart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MCP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는</w:t>
            </w:r>
            <w:proofErr w:type="spellEnd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무상태</w:t>
            </w:r>
            <w:proofErr w:type="spellEnd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(</w:t>
            </w:r>
            <w:proofErr w:type="spellStart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Stateless</w:t>
            </w:r>
            <w:proofErr w:type="spellEnd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)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지향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.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상태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유지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필요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시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별도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설계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(5.5.4).</w:t>
            </w:r>
          </w:p>
        </w:tc>
      </w:tr>
      <w:tr w:rsidR="00D80D8A" w14:paraId="1E705523" w14:textId="77777777">
        <w:trPr>
          <w:trHeight w:val="750"/>
        </w:trPr>
        <w:tc>
          <w:tcPr>
            <w:tcW w:w="1446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8E64D" w14:textId="77777777" w:rsidR="00D80D8A" w:rsidRDefault="00BE6280">
            <w:pPr>
              <w:spacing w:before="20" w:after="20"/>
              <w:rPr>
                <w:b/>
                <w:bCs/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sz w:val="20"/>
                <w:szCs w:val="20"/>
              </w:rPr>
              <w:t>성숙도</w:t>
            </w:r>
          </w:p>
        </w:tc>
        <w:tc>
          <w:tcPr>
            <w:tcW w:w="3789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37EAFE" w14:textId="77777777" w:rsidR="00D80D8A" w:rsidRDefault="00BE6280">
            <w:pPr>
              <w:spacing w:before="20" w:after="20"/>
              <w:rPr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높음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(</w:t>
            </w:r>
            <w:proofErr w:type="spellStart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OpenAI</w:t>
            </w:r>
            <w:proofErr w:type="spellEnd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2023~,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대부분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LLM </w:t>
            </w:r>
            <w:proofErr w:type="spellStart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Provider</w:t>
            </w:r>
            <w:proofErr w:type="spellEnd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지원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)</w:t>
            </w:r>
          </w:p>
        </w:tc>
        <w:tc>
          <w:tcPr>
            <w:tcW w:w="3789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3EF601" w14:textId="77777777" w:rsidR="00D80D8A" w:rsidRDefault="00BE6280">
            <w:pPr>
              <w:spacing w:before="20" w:after="20"/>
              <w:rPr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성장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중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(</w:t>
            </w:r>
            <w:proofErr w:type="spellStart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Anthropic</w:t>
            </w:r>
            <w:proofErr w:type="spellEnd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2024.11, 2025.03 </w:t>
            </w:r>
            <w:proofErr w:type="spellStart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Streamable</w:t>
            </w:r>
            <w:proofErr w:type="spellEnd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HTTP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추가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)</w:t>
            </w:r>
          </w:p>
        </w:tc>
      </w:tr>
    </w:tbl>
    <w:p w14:paraId="567EF236" w14:textId="77777777" w:rsidR="00D80D8A" w:rsidRDefault="00D80D8A"/>
    <w:p w14:paraId="5F1EDAEE" w14:textId="77777777" w:rsidR="00D80D8A" w:rsidRDefault="00D80D8A"/>
    <w:p w14:paraId="3DC1CA15" w14:textId="77777777" w:rsidR="00D80D8A" w:rsidRDefault="00BE6280">
      <w:pPr>
        <w:pStyle w:val="4"/>
        <w:keepNext w:val="0"/>
        <w:keepLines w:val="0"/>
      </w:pPr>
      <w:bookmarkStart w:id="98" w:name="_tnlt1o1itt6q" w:colFirst="0" w:colLast="0"/>
      <w:bookmarkEnd w:id="98"/>
      <w:r>
        <w:rPr>
          <w:rFonts w:ascii="Arial Unicode MS" w:eastAsia="Arial Unicode MS" w:hAnsi="Arial Unicode MS" w:cs="Arial Unicode MS"/>
        </w:rPr>
        <w:t xml:space="preserve">5.1.5 </w:t>
      </w:r>
      <w:r>
        <w:rPr>
          <w:rFonts w:ascii="Arial Unicode MS" w:eastAsia="Arial Unicode MS" w:hAnsi="Arial Unicode MS" w:cs="Arial Unicode MS"/>
        </w:rPr>
        <w:t>안티패턴</w:t>
      </w:r>
      <w:r>
        <w:rPr>
          <w:rFonts w:ascii="Arial Unicode MS" w:eastAsia="Arial Unicode MS" w:hAnsi="Arial Unicode MS" w:cs="Arial Unicode MS"/>
        </w:rPr>
        <w:t xml:space="preserve">: </w:t>
      </w:r>
      <w:r>
        <w:rPr>
          <w:rFonts w:ascii="Arial Unicode MS" w:eastAsia="Arial Unicode MS" w:hAnsi="Arial Unicode MS" w:cs="Arial Unicode MS"/>
        </w:rPr>
        <w:t>잘못된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선정이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초래하는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문제</w:t>
      </w:r>
    </w:p>
    <w:p w14:paraId="4E725780" w14:textId="77777777" w:rsidR="00D80D8A" w:rsidRDefault="00BE6280">
      <w:r>
        <w:rPr>
          <w:rFonts w:ascii="Arial Unicode MS" w:eastAsia="Arial Unicode MS" w:hAnsi="Arial Unicode MS" w:cs="Arial Unicode MS"/>
        </w:rPr>
        <w:t>연동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방식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선정이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적절하지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않으면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운영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비용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유지보수성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확장성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측면에서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문제가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발생할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있다</w:t>
      </w:r>
      <w:r>
        <w:rPr>
          <w:rFonts w:ascii="Arial Unicode MS" w:eastAsia="Arial Unicode MS" w:hAnsi="Arial Unicode MS" w:cs="Arial Unicode MS"/>
        </w:rPr>
        <w:t xml:space="preserve">. </w:t>
      </w:r>
      <w:r>
        <w:rPr>
          <w:rFonts w:ascii="Arial Unicode MS" w:eastAsia="Arial Unicode MS" w:hAnsi="Arial Unicode MS" w:cs="Arial Unicode MS"/>
        </w:rPr>
        <w:t>아래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표는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그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대표적인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문제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유형을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정리한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것이다</w:t>
      </w:r>
      <w:r>
        <w:rPr>
          <w:rFonts w:ascii="Arial Unicode MS" w:eastAsia="Arial Unicode MS" w:hAnsi="Arial Unicode MS" w:cs="Arial Unicode MS"/>
        </w:rPr>
        <w:t xml:space="preserve">. </w:t>
      </w:r>
      <w:r>
        <w:rPr>
          <w:rFonts w:ascii="Arial Unicode MS" w:eastAsia="Arial Unicode MS" w:hAnsi="Arial Unicode MS" w:cs="Arial Unicode MS"/>
        </w:rPr>
        <w:t>수치는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설명을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위한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예시이며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실제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적용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시는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파일럿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또는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운영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환경에서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실측한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결과를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기준으로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판단해야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한다</w:t>
      </w:r>
      <w:r>
        <w:rPr>
          <w:rFonts w:ascii="Arial Unicode MS" w:eastAsia="Arial Unicode MS" w:hAnsi="Arial Unicode MS" w:cs="Arial Unicode MS"/>
        </w:rPr>
        <w:t>.</w:t>
      </w:r>
    </w:p>
    <w:p w14:paraId="1393BB78" w14:textId="77777777" w:rsidR="00D80D8A" w:rsidRDefault="00D80D8A"/>
    <w:tbl>
      <w:tblPr>
        <w:tblStyle w:val="afffe"/>
        <w:tblW w:w="901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070"/>
        <w:gridCol w:w="2820"/>
        <w:gridCol w:w="4125"/>
      </w:tblGrid>
      <w:tr w:rsidR="00D80D8A" w14:paraId="17438EB2" w14:textId="77777777">
        <w:trPr>
          <w:trHeight w:val="495"/>
        </w:trPr>
        <w:tc>
          <w:tcPr>
            <w:tcW w:w="207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8BA8A3" w14:textId="77777777" w:rsidR="00D80D8A" w:rsidRDefault="00BE6280">
            <w:pPr>
              <w:spacing w:before="240" w:after="240"/>
              <w:jc w:val="center"/>
              <w:rPr>
                <w:b/>
                <w:bCs/>
                <w:color w:val="FFFFFF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</w:rPr>
              <w:t>안티패턴</w:t>
            </w:r>
          </w:p>
        </w:tc>
        <w:tc>
          <w:tcPr>
            <w:tcW w:w="2820" w:type="dxa"/>
            <w:tcBorders>
              <w:top w:val="single" w:sz="6" w:space="0" w:color="CCCCCC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D137F9" w14:textId="77777777" w:rsidR="00D80D8A" w:rsidRDefault="00BE6280">
            <w:pPr>
              <w:spacing w:before="240" w:after="240"/>
              <w:jc w:val="center"/>
              <w:rPr>
                <w:b/>
                <w:bCs/>
                <w:color w:val="FFFFFF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</w:rPr>
              <w:t>발생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</w:rPr>
              <w:t>조건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</w:rPr>
              <w:t xml:space="preserve"> (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</w:rPr>
              <w:t>예시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</w:rPr>
              <w:t>)</w:t>
            </w:r>
          </w:p>
        </w:tc>
        <w:tc>
          <w:tcPr>
            <w:tcW w:w="4125" w:type="dxa"/>
            <w:tcBorders>
              <w:top w:val="single" w:sz="6" w:space="0" w:color="CCCCCC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5D4597" w14:textId="77777777" w:rsidR="00D80D8A" w:rsidRDefault="00BE6280">
            <w:pPr>
              <w:spacing w:before="240" w:after="240"/>
              <w:jc w:val="center"/>
              <w:rPr>
                <w:b/>
                <w:bCs/>
                <w:color w:val="FFFFFF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</w:rPr>
              <w:t>결과</w:t>
            </w:r>
          </w:p>
        </w:tc>
      </w:tr>
      <w:tr w:rsidR="00D80D8A" w14:paraId="540F9FC7" w14:textId="77777777">
        <w:trPr>
          <w:trHeight w:val="750"/>
        </w:trPr>
        <w:tc>
          <w:tcPr>
            <w:tcW w:w="2070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C5F82A" w14:textId="77777777" w:rsidR="00D80D8A" w:rsidRDefault="00BE6280">
            <w:pPr>
              <w:spacing w:before="20" w:after="20"/>
              <w:rPr>
                <w:b/>
                <w:bCs/>
                <w:color w:val="333333"/>
                <w:sz w:val="19"/>
                <w:szCs w:val="19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color w:val="333333"/>
                <w:sz w:val="19"/>
                <w:szCs w:val="19"/>
              </w:rPr>
              <w:t>스키마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333333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333333"/>
                <w:sz w:val="19"/>
                <w:szCs w:val="19"/>
              </w:rPr>
              <w:t>폭발</w:t>
            </w:r>
          </w:p>
        </w:tc>
        <w:tc>
          <w:tcPr>
            <w:tcW w:w="2820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CE3142" w14:textId="77777777" w:rsidR="00D80D8A" w:rsidRDefault="00BE6280">
            <w:pPr>
              <w:spacing w:before="20" w:after="20"/>
              <w:rPr>
                <w:color w:val="333333"/>
                <w:sz w:val="19"/>
                <w:szCs w:val="19"/>
              </w:rPr>
            </w:pPr>
            <w:r>
              <w:rPr>
                <w:rFonts w:ascii="Arial Unicode MS" w:eastAsia="Arial Unicode MS" w:hAnsi="Arial Unicode MS" w:cs="Arial Unicode MS"/>
                <w:color w:val="333333"/>
                <w:sz w:val="19"/>
                <w:szCs w:val="19"/>
              </w:rPr>
              <w:t>예</w:t>
            </w:r>
            <w:r>
              <w:rPr>
                <w:rFonts w:ascii="Arial Unicode MS" w:eastAsia="Arial Unicode MS" w:hAnsi="Arial Unicode MS" w:cs="Arial Unicode MS"/>
                <w:color w:val="333333"/>
                <w:sz w:val="19"/>
                <w:szCs w:val="19"/>
              </w:rPr>
              <w:t xml:space="preserve">: </w:t>
            </w:r>
            <w:r>
              <w:rPr>
                <w:rFonts w:ascii="Arial Unicode MS" w:eastAsia="Arial Unicode MS" w:hAnsi="Arial Unicode MS" w:cs="Arial Unicode MS"/>
                <w:color w:val="333333"/>
                <w:sz w:val="19"/>
                <w:szCs w:val="19"/>
              </w:rPr>
              <w:t>도구</w:t>
            </w:r>
            <w:r>
              <w:rPr>
                <w:rFonts w:ascii="Arial Unicode MS" w:eastAsia="Arial Unicode MS" w:hAnsi="Arial Unicode MS" w:cs="Arial Unicode MS"/>
                <w:color w:val="333333"/>
                <w:sz w:val="19"/>
                <w:szCs w:val="19"/>
              </w:rPr>
              <w:t xml:space="preserve"> 10</w:t>
            </w:r>
            <w:r>
              <w:rPr>
                <w:rFonts w:ascii="Arial Unicode MS" w:eastAsia="Arial Unicode MS" w:hAnsi="Arial Unicode MS" w:cs="Arial Unicode MS"/>
                <w:color w:val="333333"/>
                <w:sz w:val="19"/>
                <w:szCs w:val="19"/>
              </w:rPr>
              <w:t>개</w:t>
            </w:r>
            <w:r>
              <w:rPr>
                <w:rFonts w:ascii="Arial Unicode MS" w:eastAsia="Arial Unicode MS" w:hAnsi="Arial Unicode MS" w:cs="Arial Unicode MS"/>
                <w:color w:val="333333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333333"/>
                <w:sz w:val="19"/>
                <w:szCs w:val="19"/>
              </w:rPr>
              <w:t>이상을</w:t>
            </w:r>
            <w:r>
              <w:rPr>
                <w:rFonts w:ascii="Arial Unicode MS" w:eastAsia="Arial Unicode MS" w:hAnsi="Arial Unicode MS" w:cs="Arial Unicode MS"/>
                <w:color w:val="333333"/>
                <w:sz w:val="19"/>
                <w:szCs w:val="19"/>
              </w:rPr>
              <w:t xml:space="preserve"> FC </w:t>
            </w:r>
            <w:r>
              <w:rPr>
                <w:rFonts w:ascii="Arial Unicode MS" w:eastAsia="Arial Unicode MS" w:hAnsi="Arial Unicode MS" w:cs="Arial Unicode MS"/>
                <w:color w:val="333333"/>
                <w:sz w:val="19"/>
                <w:szCs w:val="19"/>
              </w:rPr>
              <w:t>단독으로</w:t>
            </w:r>
            <w:r>
              <w:rPr>
                <w:rFonts w:ascii="Arial Unicode MS" w:eastAsia="Arial Unicode MS" w:hAnsi="Arial Unicode MS" w:cs="Arial Unicode MS"/>
                <w:color w:val="333333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333333"/>
                <w:sz w:val="19"/>
                <w:szCs w:val="19"/>
              </w:rPr>
              <w:t>한</w:t>
            </w:r>
            <w:r>
              <w:rPr>
                <w:rFonts w:ascii="Arial Unicode MS" w:eastAsia="Arial Unicode MS" w:hAnsi="Arial Unicode MS" w:cs="Arial Unicode MS"/>
                <w:color w:val="333333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333333"/>
                <w:sz w:val="19"/>
                <w:szCs w:val="19"/>
              </w:rPr>
              <w:t>번에</w:t>
            </w:r>
            <w:r>
              <w:rPr>
                <w:rFonts w:ascii="Arial Unicode MS" w:eastAsia="Arial Unicode MS" w:hAnsi="Arial Unicode MS" w:cs="Arial Unicode MS"/>
                <w:color w:val="333333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333333"/>
                <w:sz w:val="19"/>
                <w:szCs w:val="19"/>
              </w:rPr>
              <w:t>노출</w:t>
            </w:r>
          </w:p>
        </w:tc>
        <w:tc>
          <w:tcPr>
            <w:tcW w:w="4125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448E31" w14:textId="77777777" w:rsidR="00D80D8A" w:rsidRDefault="00BE6280">
            <w:pPr>
              <w:spacing w:before="20" w:after="20"/>
              <w:rPr>
                <w:color w:val="333333"/>
                <w:sz w:val="19"/>
                <w:szCs w:val="19"/>
              </w:rPr>
            </w:pPr>
            <w:r>
              <w:rPr>
                <w:rFonts w:ascii="Arial Unicode MS" w:eastAsia="Arial Unicode MS" w:hAnsi="Arial Unicode MS" w:cs="Arial Unicode MS"/>
                <w:color w:val="333333"/>
                <w:sz w:val="19"/>
                <w:szCs w:val="19"/>
              </w:rPr>
              <w:t>도구</w:t>
            </w:r>
            <w:r>
              <w:rPr>
                <w:rFonts w:ascii="Arial Unicode MS" w:eastAsia="Arial Unicode MS" w:hAnsi="Arial Unicode MS" w:cs="Arial Unicode MS"/>
                <w:color w:val="333333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333333"/>
                <w:sz w:val="19"/>
                <w:szCs w:val="19"/>
              </w:rPr>
              <w:t>스키마가</w:t>
            </w:r>
            <w:r>
              <w:rPr>
                <w:rFonts w:ascii="Arial Unicode MS" w:eastAsia="Arial Unicode MS" w:hAnsi="Arial Unicode MS" w:cs="Arial Unicode MS"/>
                <w:color w:val="333333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333333"/>
                <w:sz w:val="19"/>
                <w:szCs w:val="19"/>
              </w:rPr>
              <w:t>수천</w:t>
            </w:r>
            <w:r>
              <w:rPr>
                <w:rFonts w:ascii="Arial Unicode MS" w:eastAsia="Arial Unicode MS" w:hAnsi="Arial Unicode MS" w:cs="Arial Unicode MS"/>
                <w:color w:val="333333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333333"/>
                <w:sz w:val="19"/>
                <w:szCs w:val="19"/>
              </w:rPr>
              <w:t>토큰</w:t>
            </w:r>
            <w:r>
              <w:rPr>
                <w:rFonts w:ascii="Arial Unicode MS" w:eastAsia="Arial Unicode MS" w:hAnsi="Arial Unicode MS" w:cs="Arial Unicode MS"/>
                <w:color w:val="333333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333333"/>
                <w:sz w:val="19"/>
                <w:szCs w:val="19"/>
              </w:rPr>
              <w:t>규모로</w:t>
            </w:r>
            <w:r>
              <w:rPr>
                <w:rFonts w:ascii="Arial Unicode MS" w:eastAsia="Arial Unicode MS" w:hAnsi="Arial Unicode MS" w:cs="Arial Unicode MS"/>
                <w:color w:val="333333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333333"/>
                <w:sz w:val="19"/>
                <w:szCs w:val="19"/>
              </w:rPr>
              <w:t>누적</w:t>
            </w:r>
            <w:r>
              <w:rPr>
                <w:rFonts w:ascii="Arial Unicode MS" w:eastAsia="Arial Unicode MS" w:hAnsi="Arial Unicode MS" w:cs="Arial Unicode MS"/>
                <w:color w:val="333333"/>
                <w:sz w:val="19"/>
                <w:szCs w:val="19"/>
              </w:rPr>
              <w:t xml:space="preserve"> → </w:t>
            </w:r>
            <w:r>
              <w:rPr>
                <w:rFonts w:ascii="Arial Unicode MS" w:eastAsia="Arial Unicode MS" w:hAnsi="Arial Unicode MS" w:cs="Arial Unicode MS"/>
                <w:color w:val="333333"/>
                <w:sz w:val="19"/>
                <w:szCs w:val="19"/>
              </w:rPr>
              <w:t>프롬프트</w:t>
            </w:r>
            <w:r>
              <w:rPr>
                <w:rFonts w:ascii="Arial Unicode MS" w:eastAsia="Arial Unicode MS" w:hAnsi="Arial Unicode MS" w:cs="Arial Unicode MS"/>
                <w:color w:val="333333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333333"/>
                <w:sz w:val="19"/>
                <w:szCs w:val="19"/>
              </w:rPr>
              <w:t>컨텍스트와</w:t>
            </w:r>
            <w:r>
              <w:rPr>
                <w:rFonts w:ascii="Arial Unicode MS" w:eastAsia="Arial Unicode MS" w:hAnsi="Arial Unicode MS" w:cs="Arial Unicode MS"/>
                <w:color w:val="333333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333333"/>
                <w:sz w:val="19"/>
                <w:szCs w:val="19"/>
              </w:rPr>
              <w:t>비용</w:t>
            </w:r>
            <w:r>
              <w:rPr>
                <w:rFonts w:ascii="Arial Unicode MS" w:eastAsia="Arial Unicode MS" w:hAnsi="Arial Unicode MS" w:cs="Arial Unicode MS"/>
                <w:color w:val="333333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333333"/>
                <w:sz w:val="19"/>
                <w:szCs w:val="19"/>
              </w:rPr>
              <w:t>부담이</w:t>
            </w:r>
            <w:r>
              <w:rPr>
                <w:rFonts w:ascii="Arial Unicode MS" w:eastAsia="Arial Unicode MS" w:hAnsi="Arial Unicode MS" w:cs="Arial Unicode MS"/>
                <w:color w:val="333333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333333"/>
                <w:sz w:val="19"/>
                <w:szCs w:val="19"/>
              </w:rPr>
              <w:t>커지고</w:t>
            </w:r>
            <w:r>
              <w:rPr>
                <w:rFonts w:ascii="Arial Unicode MS" w:eastAsia="Arial Unicode MS" w:hAnsi="Arial Unicode MS" w:cs="Arial Unicode MS"/>
                <w:color w:val="333333"/>
                <w:sz w:val="19"/>
                <w:szCs w:val="19"/>
              </w:rPr>
              <w:t>(</w:t>
            </w:r>
            <w:r>
              <w:rPr>
                <w:rFonts w:ascii="Arial Unicode MS" w:eastAsia="Arial Unicode MS" w:hAnsi="Arial Unicode MS" w:cs="Arial Unicode MS"/>
                <w:color w:val="333333"/>
                <w:sz w:val="19"/>
                <w:szCs w:val="19"/>
              </w:rPr>
              <w:t>약</w:t>
            </w:r>
            <w:r>
              <w:rPr>
                <w:rFonts w:ascii="Arial Unicode MS" w:eastAsia="Arial Unicode MS" w:hAnsi="Arial Unicode MS" w:cs="Arial Unicode MS"/>
                <w:color w:val="333333"/>
                <w:sz w:val="19"/>
                <w:szCs w:val="19"/>
              </w:rPr>
              <w:t xml:space="preserve"> 30% </w:t>
            </w:r>
            <w:r>
              <w:rPr>
                <w:rFonts w:ascii="Arial Unicode MS" w:eastAsia="Arial Unicode MS" w:hAnsi="Arial Unicode MS" w:cs="Arial Unicode MS"/>
                <w:color w:val="333333"/>
                <w:sz w:val="19"/>
                <w:szCs w:val="19"/>
              </w:rPr>
              <w:t>이상</w:t>
            </w:r>
            <w:r>
              <w:rPr>
                <w:rFonts w:ascii="Arial Unicode MS" w:eastAsia="Arial Unicode MS" w:hAnsi="Arial Unicode MS" w:cs="Arial Unicode MS"/>
                <w:color w:val="333333"/>
                <w:sz w:val="19"/>
                <w:szCs w:val="19"/>
              </w:rPr>
              <w:t xml:space="preserve">), </w:t>
            </w:r>
            <w:r>
              <w:rPr>
                <w:rFonts w:ascii="Arial Unicode MS" w:eastAsia="Arial Unicode MS" w:hAnsi="Arial Unicode MS" w:cs="Arial Unicode MS"/>
                <w:color w:val="333333"/>
                <w:sz w:val="19"/>
                <w:szCs w:val="19"/>
              </w:rPr>
              <w:t>도구</w:t>
            </w:r>
            <w:r>
              <w:rPr>
                <w:rFonts w:ascii="Arial Unicode MS" w:eastAsia="Arial Unicode MS" w:hAnsi="Arial Unicode MS" w:cs="Arial Unicode MS"/>
                <w:color w:val="333333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333333"/>
                <w:sz w:val="19"/>
                <w:szCs w:val="19"/>
              </w:rPr>
              <w:t>선택</w:t>
            </w:r>
            <w:r>
              <w:rPr>
                <w:rFonts w:ascii="Arial Unicode MS" w:eastAsia="Arial Unicode MS" w:hAnsi="Arial Unicode MS" w:cs="Arial Unicode MS"/>
                <w:color w:val="333333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333333"/>
                <w:sz w:val="19"/>
                <w:szCs w:val="19"/>
              </w:rPr>
              <w:t>정확도</w:t>
            </w:r>
            <w:r>
              <w:rPr>
                <w:rFonts w:ascii="Arial Unicode MS" w:eastAsia="Arial Unicode MS" w:hAnsi="Arial Unicode MS" w:cs="Arial Unicode MS"/>
                <w:color w:val="333333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333333"/>
                <w:sz w:val="19"/>
                <w:szCs w:val="19"/>
              </w:rPr>
              <w:t>저하</w:t>
            </w:r>
            <w:r>
              <w:rPr>
                <w:rFonts w:ascii="Arial Unicode MS" w:eastAsia="Arial Unicode MS" w:hAnsi="Arial Unicode MS" w:cs="Arial Unicode MS"/>
                <w:color w:val="333333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333333"/>
                <w:sz w:val="19"/>
                <w:szCs w:val="19"/>
              </w:rPr>
              <w:t>위험이</w:t>
            </w:r>
            <w:r>
              <w:rPr>
                <w:rFonts w:ascii="Arial Unicode MS" w:eastAsia="Arial Unicode MS" w:hAnsi="Arial Unicode MS" w:cs="Arial Unicode MS"/>
                <w:color w:val="333333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333333"/>
                <w:sz w:val="19"/>
                <w:szCs w:val="19"/>
              </w:rPr>
              <w:t>증가</w:t>
            </w:r>
          </w:p>
        </w:tc>
      </w:tr>
      <w:tr w:rsidR="00D80D8A" w14:paraId="7ACC973A" w14:textId="77777777">
        <w:trPr>
          <w:trHeight w:val="750"/>
        </w:trPr>
        <w:tc>
          <w:tcPr>
            <w:tcW w:w="2070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71750C" w14:textId="77777777" w:rsidR="00D80D8A" w:rsidRDefault="00BE6280">
            <w:pPr>
              <w:spacing w:before="20" w:after="20"/>
              <w:rPr>
                <w:b/>
                <w:bCs/>
                <w:color w:val="333333"/>
                <w:sz w:val="19"/>
                <w:szCs w:val="19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color w:val="333333"/>
                <w:sz w:val="19"/>
                <w:szCs w:val="19"/>
              </w:rPr>
              <w:t>중복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333333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333333"/>
                <w:sz w:val="19"/>
                <w:szCs w:val="19"/>
              </w:rPr>
              <w:t>구현</w:t>
            </w:r>
          </w:p>
        </w:tc>
        <w:tc>
          <w:tcPr>
            <w:tcW w:w="2820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A452CE" w14:textId="77777777" w:rsidR="00D80D8A" w:rsidRDefault="00BE6280">
            <w:pPr>
              <w:spacing w:before="20" w:after="20"/>
              <w:rPr>
                <w:color w:val="333333"/>
                <w:sz w:val="19"/>
                <w:szCs w:val="19"/>
              </w:rPr>
            </w:pPr>
            <w:r>
              <w:rPr>
                <w:rFonts w:ascii="Arial Unicode MS" w:eastAsia="Arial Unicode MS" w:hAnsi="Arial Unicode MS" w:cs="Arial Unicode MS"/>
                <w:color w:val="333333"/>
                <w:sz w:val="19"/>
                <w:szCs w:val="19"/>
              </w:rPr>
              <w:t>예</w:t>
            </w:r>
            <w:r>
              <w:rPr>
                <w:rFonts w:ascii="Arial Unicode MS" w:eastAsia="Arial Unicode MS" w:hAnsi="Arial Unicode MS" w:cs="Arial Unicode MS"/>
                <w:color w:val="333333"/>
                <w:sz w:val="19"/>
                <w:szCs w:val="19"/>
              </w:rPr>
              <w:t>: 3</w:t>
            </w:r>
            <w:r>
              <w:rPr>
                <w:rFonts w:ascii="Arial Unicode MS" w:eastAsia="Arial Unicode MS" w:hAnsi="Arial Unicode MS" w:cs="Arial Unicode MS"/>
                <w:color w:val="333333"/>
                <w:sz w:val="19"/>
                <w:szCs w:val="19"/>
              </w:rPr>
              <w:t>개</w:t>
            </w:r>
            <w:r>
              <w:rPr>
                <w:rFonts w:ascii="Arial Unicode MS" w:eastAsia="Arial Unicode MS" w:hAnsi="Arial Unicode MS" w:cs="Arial Unicode MS"/>
                <w:color w:val="333333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333333"/>
                <w:sz w:val="19"/>
                <w:szCs w:val="19"/>
              </w:rPr>
              <w:t>팀이</w:t>
            </w:r>
            <w:r>
              <w:rPr>
                <w:rFonts w:ascii="Arial Unicode MS" w:eastAsia="Arial Unicode MS" w:hAnsi="Arial Unicode MS" w:cs="Arial Unicode MS"/>
                <w:color w:val="333333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333333"/>
                <w:sz w:val="19"/>
                <w:szCs w:val="19"/>
              </w:rPr>
              <w:t>각각</w:t>
            </w:r>
            <w:r>
              <w:rPr>
                <w:rFonts w:ascii="Arial Unicode MS" w:eastAsia="Arial Unicode MS" w:hAnsi="Arial Unicode MS" w:cs="Arial Unicode MS"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333333"/>
                <w:sz w:val="19"/>
                <w:szCs w:val="19"/>
              </w:rPr>
              <w:t>Slack</w:t>
            </w:r>
            <w:proofErr w:type="spellEnd"/>
            <w:r>
              <w:rPr>
                <w:rFonts w:ascii="Arial Unicode MS" w:eastAsia="Arial Unicode MS" w:hAnsi="Arial Unicode MS" w:cs="Arial Unicode MS"/>
                <w:color w:val="333333"/>
                <w:sz w:val="19"/>
                <w:szCs w:val="19"/>
              </w:rPr>
              <w:t xml:space="preserve"> API </w:t>
            </w:r>
            <w:r>
              <w:rPr>
                <w:rFonts w:ascii="Arial Unicode MS" w:eastAsia="Arial Unicode MS" w:hAnsi="Arial Unicode MS" w:cs="Arial Unicode MS"/>
                <w:color w:val="333333"/>
                <w:sz w:val="19"/>
                <w:szCs w:val="19"/>
              </w:rPr>
              <w:t>래퍼를</w:t>
            </w:r>
            <w:r>
              <w:rPr>
                <w:rFonts w:ascii="Arial Unicode MS" w:eastAsia="Arial Unicode MS" w:hAnsi="Arial Unicode MS" w:cs="Arial Unicode MS"/>
                <w:color w:val="333333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333333"/>
                <w:sz w:val="19"/>
                <w:szCs w:val="19"/>
              </w:rPr>
              <w:t>별도</w:t>
            </w:r>
            <w:r>
              <w:rPr>
                <w:rFonts w:ascii="Arial Unicode MS" w:eastAsia="Arial Unicode MS" w:hAnsi="Arial Unicode MS" w:cs="Arial Unicode MS"/>
                <w:color w:val="333333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333333"/>
                <w:sz w:val="19"/>
                <w:szCs w:val="19"/>
              </w:rPr>
              <w:t>구현</w:t>
            </w:r>
          </w:p>
        </w:tc>
        <w:tc>
          <w:tcPr>
            <w:tcW w:w="4125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099602" w14:textId="77777777" w:rsidR="00D80D8A" w:rsidRDefault="00BE6280">
            <w:pPr>
              <w:spacing w:before="20" w:after="20"/>
              <w:rPr>
                <w:color w:val="333333"/>
                <w:sz w:val="19"/>
                <w:szCs w:val="19"/>
              </w:rPr>
            </w:pPr>
            <w:r>
              <w:rPr>
                <w:rFonts w:ascii="Arial Unicode MS" w:eastAsia="Arial Unicode MS" w:hAnsi="Arial Unicode MS" w:cs="Arial Unicode MS"/>
                <w:color w:val="333333"/>
                <w:sz w:val="19"/>
                <w:szCs w:val="19"/>
              </w:rPr>
              <w:t>3</w:t>
            </w:r>
            <w:r>
              <w:rPr>
                <w:rFonts w:ascii="Arial Unicode MS" w:eastAsia="Arial Unicode MS" w:hAnsi="Arial Unicode MS" w:cs="Arial Unicode MS"/>
                <w:color w:val="333333"/>
                <w:sz w:val="19"/>
                <w:szCs w:val="19"/>
              </w:rPr>
              <w:t>개의</w:t>
            </w:r>
            <w:r>
              <w:rPr>
                <w:rFonts w:ascii="Arial Unicode MS" w:eastAsia="Arial Unicode MS" w:hAnsi="Arial Unicode MS" w:cs="Arial Unicode MS"/>
                <w:color w:val="333333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333333"/>
                <w:sz w:val="19"/>
                <w:szCs w:val="19"/>
              </w:rPr>
              <w:t>중복</w:t>
            </w:r>
            <w:r>
              <w:rPr>
                <w:rFonts w:ascii="Arial Unicode MS" w:eastAsia="Arial Unicode MS" w:hAnsi="Arial Unicode MS" w:cs="Arial Unicode MS"/>
                <w:color w:val="333333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333333"/>
                <w:sz w:val="19"/>
                <w:szCs w:val="19"/>
              </w:rPr>
              <w:t>구현체</w:t>
            </w:r>
            <w:r>
              <w:rPr>
                <w:rFonts w:ascii="Arial Unicode MS" w:eastAsia="Arial Unicode MS" w:hAnsi="Arial Unicode MS" w:cs="Arial Unicode MS"/>
                <w:color w:val="333333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333333"/>
                <w:sz w:val="19"/>
                <w:szCs w:val="19"/>
              </w:rPr>
              <w:t>발생</w:t>
            </w:r>
            <w:r>
              <w:rPr>
                <w:rFonts w:ascii="Arial Unicode MS" w:eastAsia="Arial Unicode MS" w:hAnsi="Arial Unicode MS" w:cs="Arial Unicode MS"/>
                <w:color w:val="333333"/>
                <w:sz w:val="19"/>
                <w:szCs w:val="19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  <w:color w:val="333333"/>
                <w:sz w:val="19"/>
                <w:szCs w:val="19"/>
              </w:rPr>
              <w:t>스키마</w:t>
            </w:r>
            <w:r>
              <w:rPr>
                <w:rFonts w:ascii="Arial Unicode MS" w:eastAsia="Arial Unicode MS" w:hAnsi="Arial Unicode MS" w:cs="Arial Unicode MS"/>
                <w:color w:val="333333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333333"/>
                <w:sz w:val="19"/>
                <w:szCs w:val="19"/>
              </w:rPr>
              <w:t>불일치</w:t>
            </w:r>
            <w:r>
              <w:rPr>
                <w:rFonts w:ascii="Arial Unicode MS" w:eastAsia="Arial Unicode MS" w:hAnsi="Arial Unicode MS" w:cs="Arial Unicode MS"/>
                <w:color w:val="333333"/>
                <w:sz w:val="19"/>
                <w:szCs w:val="19"/>
              </w:rPr>
              <w:t xml:space="preserve">, API </w:t>
            </w:r>
            <w:r>
              <w:rPr>
                <w:rFonts w:ascii="Arial Unicode MS" w:eastAsia="Arial Unicode MS" w:hAnsi="Arial Unicode MS" w:cs="Arial Unicode MS"/>
                <w:color w:val="333333"/>
                <w:sz w:val="19"/>
                <w:szCs w:val="19"/>
              </w:rPr>
              <w:t>변경</w:t>
            </w:r>
            <w:r>
              <w:rPr>
                <w:rFonts w:ascii="Arial Unicode MS" w:eastAsia="Arial Unicode MS" w:hAnsi="Arial Unicode MS" w:cs="Arial Unicode MS"/>
                <w:color w:val="333333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333333"/>
                <w:sz w:val="19"/>
                <w:szCs w:val="19"/>
              </w:rPr>
              <w:t>시</w:t>
            </w:r>
            <w:r>
              <w:rPr>
                <w:rFonts w:ascii="Arial Unicode MS" w:eastAsia="Arial Unicode MS" w:hAnsi="Arial Unicode MS" w:cs="Arial Unicode MS"/>
                <w:color w:val="333333"/>
                <w:sz w:val="19"/>
                <w:szCs w:val="19"/>
              </w:rPr>
              <w:t xml:space="preserve"> 3</w:t>
            </w:r>
            <w:r>
              <w:rPr>
                <w:rFonts w:ascii="Arial Unicode MS" w:eastAsia="Arial Unicode MS" w:hAnsi="Arial Unicode MS" w:cs="Arial Unicode MS"/>
                <w:color w:val="333333"/>
                <w:sz w:val="19"/>
                <w:szCs w:val="19"/>
              </w:rPr>
              <w:t>배의</w:t>
            </w:r>
            <w:r>
              <w:rPr>
                <w:rFonts w:ascii="Arial Unicode MS" w:eastAsia="Arial Unicode MS" w:hAnsi="Arial Unicode MS" w:cs="Arial Unicode MS"/>
                <w:color w:val="333333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333333"/>
                <w:sz w:val="19"/>
                <w:szCs w:val="19"/>
              </w:rPr>
              <w:t>수정</w:t>
            </w:r>
            <w:r>
              <w:rPr>
                <w:rFonts w:ascii="Arial Unicode MS" w:eastAsia="Arial Unicode MS" w:hAnsi="Arial Unicode MS" w:cs="Arial Unicode MS"/>
                <w:color w:val="333333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333333"/>
                <w:sz w:val="19"/>
                <w:szCs w:val="19"/>
              </w:rPr>
              <w:t>공수</w:t>
            </w:r>
          </w:p>
        </w:tc>
      </w:tr>
      <w:tr w:rsidR="00D80D8A" w14:paraId="0E674066" w14:textId="77777777">
        <w:trPr>
          <w:trHeight w:val="750"/>
        </w:trPr>
        <w:tc>
          <w:tcPr>
            <w:tcW w:w="2070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D2775F" w14:textId="77777777" w:rsidR="00D80D8A" w:rsidRDefault="00BE6280">
            <w:pPr>
              <w:spacing w:before="20" w:after="20"/>
              <w:rPr>
                <w:b/>
                <w:bCs/>
                <w:color w:val="333333"/>
                <w:sz w:val="19"/>
                <w:szCs w:val="19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color w:val="333333"/>
                <w:sz w:val="19"/>
                <w:szCs w:val="19"/>
              </w:rPr>
              <w:t>오버엔지니어링</w:t>
            </w:r>
          </w:p>
        </w:tc>
        <w:tc>
          <w:tcPr>
            <w:tcW w:w="2820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3A2F2F" w14:textId="77777777" w:rsidR="00D80D8A" w:rsidRDefault="00BE6280">
            <w:pPr>
              <w:spacing w:before="20" w:after="20"/>
              <w:rPr>
                <w:color w:val="333333"/>
                <w:sz w:val="19"/>
                <w:szCs w:val="19"/>
              </w:rPr>
            </w:pPr>
            <w:r>
              <w:rPr>
                <w:rFonts w:ascii="Arial Unicode MS" w:eastAsia="Arial Unicode MS" w:hAnsi="Arial Unicode MS" w:cs="Arial Unicode MS"/>
                <w:color w:val="333333"/>
                <w:sz w:val="19"/>
                <w:szCs w:val="19"/>
              </w:rPr>
              <w:t>예</w:t>
            </w:r>
            <w:r>
              <w:rPr>
                <w:rFonts w:ascii="Arial Unicode MS" w:eastAsia="Arial Unicode MS" w:hAnsi="Arial Unicode MS" w:cs="Arial Unicode MS"/>
                <w:color w:val="333333"/>
                <w:sz w:val="19"/>
                <w:szCs w:val="19"/>
              </w:rPr>
              <w:t xml:space="preserve">: </w:t>
            </w:r>
            <w:r>
              <w:rPr>
                <w:rFonts w:ascii="Arial Unicode MS" w:eastAsia="Arial Unicode MS" w:hAnsi="Arial Unicode MS" w:cs="Arial Unicode MS"/>
                <w:color w:val="333333"/>
                <w:sz w:val="19"/>
                <w:szCs w:val="19"/>
              </w:rPr>
              <w:t>내부</w:t>
            </w:r>
            <w:r>
              <w:rPr>
                <w:rFonts w:ascii="Arial Unicode MS" w:eastAsia="Arial Unicode MS" w:hAnsi="Arial Unicode MS" w:cs="Arial Unicode MS"/>
                <w:color w:val="333333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333333"/>
                <w:sz w:val="19"/>
                <w:szCs w:val="19"/>
              </w:rPr>
              <w:t>멀티</w:t>
            </w:r>
            <w:r>
              <w:rPr>
                <w:rFonts w:ascii="Arial Unicode MS" w:eastAsia="Arial Unicode MS" w:hAnsi="Arial Unicode MS" w:cs="Arial Unicode MS"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333333"/>
                <w:sz w:val="19"/>
                <w:szCs w:val="19"/>
              </w:rPr>
              <w:t>Agent</w:t>
            </w:r>
            <w:r>
              <w:rPr>
                <w:rFonts w:ascii="Arial Unicode MS" w:eastAsia="Arial Unicode MS" w:hAnsi="Arial Unicode MS" w:cs="Arial Unicode MS"/>
                <w:color w:val="333333"/>
                <w:sz w:val="19"/>
                <w:szCs w:val="19"/>
              </w:rPr>
              <w:t>에</w:t>
            </w:r>
            <w:proofErr w:type="spellEnd"/>
            <w:r>
              <w:rPr>
                <w:rFonts w:ascii="Arial Unicode MS" w:eastAsia="Arial Unicode MS" w:hAnsi="Arial Unicode MS" w:cs="Arial Unicode MS"/>
                <w:color w:val="333333"/>
                <w:sz w:val="19"/>
                <w:szCs w:val="19"/>
              </w:rPr>
              <w:t xml:space="preserve"> A2A </w:t>
            </w:r>
            <w:r>
              <w:rPr>
                <w:rFonts w:ascii="Arial Unicode MS" w:eastAsia="Arial Unicode MS" w:hAnsi="Arial Unicode MS" w:cs="Arial Unicode MS"/>
                <w:color w:val="333333"/>
                <w:sz w:val="19"/>
                <w:szCs w:val="19"/>
              </w:rPr>
              <w:t>도입</w:t>
            </w:r>
          </w:p>
        </w:tc>
        <w:tc>
          <w:tcPr>
            <w:tcW w:w="4125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30F657" w14:textId="77777777" w:rsidR="00D80D8A" w:rsidRDefault="00BE6280">
            <w:pPr>
              <w:spacing w:before="20" w:after="20"/>
              <w:rPr>
                <w:color w:val="333333"/>
                <w:sz w:val="19"/>
                <w:szCs w:val="19"/>
              </w:rPr>
            </w:pPr>
            <w:r>
              <w:rPr>
                <w:rFonts w:ascii="Arial Unicode MS" w:eastAsia="Arial Unicode MS" w:hAnsi="Arial Unicode MS" w:cs="Arial Unicode MS"/>
                <w:color w:val="333333"/>
                <w:sz w:val="19"/>
                <w:szCs w:val="19"/>
              </w:rPr>
              <w:t>내부</w:t>
            </w:r>
            <w:r>
              <w:rPr>
                <w:rFonts w:ascii="Arial Unicode MS" w:eastAsia="Arial Unicode MS" w:hAnsi="Arial Unicode MS" w:cs="Arial Unicode MS"/>
                <w:color w:val="333333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333333"/>
                <w:sz w:val="19"/>
                <w:szCs w:val="19"/>
              </w:rPr>
              <w:t>라우팅으로</w:t>
            </w:r>
            <w:r>
              <w:rPr>
                <w:rFonts w:ascii="Arial Unicode MS" w:eastAsia="Arial Unicode MS" w:hAnsi="Arial Unicode MS" w:cs="Arial Unicode MS"/>
                <w:color w:val="333333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333333"/>
                <w:sz w:val="19"/>
                <w:szCs w:val="19"/>
              </w:rPr>
              <w:t>충분한</w:t>
            </w:r>
            <w:r>
              <w:rPr>
                <w:rFonts w:ascii="Arial Unicode MS" w:eastAsia="Arial Unicode MS" w:hAnsi="Arial Unicode MS" w:cs="Arial Unicode MS"/>
                <w:color w:val="333333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333333"/>
                <w:sz w:val="19"/>
                <w:szCs w:val="19"/>
              </w:rPr>
              <w:t>구조에</w:t>
            </w:r>
            <w:r>
              <w:rPr>
                <w:rFonts w:ascii="Arial Unicode MS" w:eastAsia="Arial Unicode MS" w:hAnsi="Arial Unicode MS" w:cs="Arial Unicode MS"/>
                <w:color w:val="333333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333333"/>
                <w:sz w:val="19"/>
                <w:szCs w:val="19"/>
              </w:rPr>
              <w:t>통신</w:t>
            </w:r>
            <w:r>
              <w:rPr>
                <w:rFonts w:ascii="Arial Unicode MS" w:eastAsia="Arial Unicode MS" w:hAnsi="Arial Unicode MS" w:cs="Arial Unicode MS"/>
                <w:color w:val="333333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333333"/>
                <w:sz w:val="19"/>
                <w:szCs w:val="19"/>
              </w:rPr>
              <w:t>복잡성</w:t>
            </w:r>
            <w:r>
              <w:rPr>
                <w:rFonts w:ascii="Arial Unicode MS" w:eastAsia="Arial Unicode MS" w:hAnsi="Arial Unicode MS" w:cs="Arial Unicode MS"/>
                <w:color w:val="333333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333333"/>
                <w:sz w:val="19"/>
                <w:szCs w:val="19"/>
              </w:rPr>
              <w:t>추가</w:t>
            </w:r>
            <w:r>
              <w:rPr>
                <w:rFonts w:ascii="Arial Unicode MS" w:eastAsia="Arial Unicode MS" w:hAnsi="Arial Unicode MS" w:cs="Arial Unicode MS"/>
                <w:color w:val="333333"/>
                <w:sz w:val="19"/>
                <w:szCs w:val="19"/>
              </w:rPr>
              <w:t xml:space="preserve"> → </w:t>
            </w:r>
            <w:r>
              <w:rPr>
                <w:rFonts w:ascii="Arial Unicode MS" w:eastAsia="Arial Unicode MS" w:hAnsi="Arial Unicode MS" w:cs="Arial Unicode MS"/>
                <w:color w:val="333333"/>
                <w:sz w:val="19"/>
                <w:szCs w:val="19"/>
              </w:rPr>
              <w:t>개발</w:t>
            </w:r>
            <w:r>
              <w:rPr>
                <w:rFonts w:ascii="Arial Unicode MS" w:eastAsia="Arial Unicode MS" w:hAnsi="Arial Unicode MS" w:cs="Arial Unicode MS"/>
                <w:color w:val="333333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333333"/>
                <w:sz w:val="19"/>
                <w:szCs w:val="19"/>
              </w:rPr>
              <w:t>지연</w:t>
            </w:r>
          </w:p>
        </w:tc>
      </w:tr>
      <w:tr w:rsidR="00D80D8A" w14:paraId="2869D39B" w14:textId="77777777">
        <w:trPr>
          <w:trHeight w:val="750"/>
        </w:trPr>
        <w:tc>
          <w:tcPr>
            <w:tcW w:w="2070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1E45E6" w14:textId="77777777" w:rsidR="00D80D8A" w:rsidRDefault="00BE6280">
            <w:pPr>
              <w:spacing w:before="20" w:after="20"/>
              <w:rPr>
                <w:b/>
                <w:bCs/>
                <w:color w:val="333333"/>
                <w:sz w:val="19"/>
                <w:szCs w:val="19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color w:val="333333"/>
                <w:sz w:val="19"/>
                <w:szCs w:val="19"/>
              </w:rPr>
              <w:t>불필요한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333333"/>
                <w:sz w:val="19"/>
                <w:szCs w:val="19"/>
              </w:rPr>
              <w:t xml:space="preserve"> MCP 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333333"/>
                <w:sz w:val="19"/>
                <w:szCs w:val="19"/>
              </w:rPr>
              <w:t>도입</w:t>
            </w:r>
          </w:p>
        </w:tc>
        <w:tc>
          <w:tcPr>
            <w:tcW w:w="2820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6C4EE9" w14:textId="77777777" w:rsidR="00D80D8A" w:rsidRDefault="00BE6280">
            <w:pPr>
              <w:spacing w:before="20" w:after="20"/>
              <w:rPr>
                <w:color w:val="333333"/>
                <w:sz w:val="19"/>
                <w:szCs w:val="19"/>
              </w:rPr>
            </w:pPr>
            <w:r>
              <w:rPr>
                <w:rFonts w:ascii="Arial Unicode MS" w:eastAsia="Arial Unicode MS" w:hAnsi="Arial Unicode MS" w:cs="Arial Unicode MS"/>
                <w:color w:val="333333"/>
                <w:sz w:val="19"/>
                <w:szCs w:val="19"/>
              </w:rPr>
              <w:t>예</w:t>
            </w:r>
            <w:r>
              <w:rPr>
                <w:rFonts w:ascii="Arial Unicode MS" w:eastAsia="Arial Unicode MS" w:hAnsi="Arial Unicode MS" w:cs="Arial Unicode MS"/>
                <w:color w:val="333333"/>
                <w:sz w:val="19"/>
                <w:szCs w:val="19"/>
              </w:rPr>
              <w:t xml:space="preserve">: </w:t>
            </w:r>
            <w:r>
              <w:rPr>
                <w:rFonts w:ascii="Arial Unicode MS" w:eastAsia="Arial Unicode MS" w:hAnsi="Arial Unicode MS" w:cs="Arial Unicode MS"/>
                <w:color w:val="333333"/>
                <w:sz w:val="19"/>
                <w:szCs w:val="19"/>
              </w:rPr>
              <w:t>도구</w:t>
            </w:r>
            <w:r>
              <w:rPr>
                <w:rFonts w:ascii="Arial Unicode MS" w:eastAsia="Arial Unicode MS" w:hAnsi="Arial Unicode MS" w:cs="Arial Unicode MS"/>
                <w:color w:val="333333"/>
                <w:sz w:val="19"/>
                <w:szCs w:val="19"/>
              </w:rPr>
              <w:t xml:space="preserve"> 1-3</w:t>
            </w:r>
            <w:r>
              <w:rPr>
                <w:rFonts w:ascii="Arial Unicode MS" w:eastAsia="Arial Unicode MS" w:hAnsi="Arial Unicode MS" w:cs="Arial Unicode MS"/>
                <w:color w:val="333333"/>
                <w:sz w:val="19"/>
                <w:szCs w:val="19"/>
              </w:rPr>
              <w:t>개</w:t>
            </w:r>
            <w:r>
              <w:rPr>
                <w:rFonts w:ascii="Arial Unicode MS" w:eastAsia="Arial Unicode MS" w:hAnsi="Arial Unicode MS" w:cs="Arial Unicode MS"/>
                <w:color w:val="333333"/>
                <w:sz w:val="19"/>
                <w:szCs w:val="19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  <w:color w:val="333333"/>
                <w:sz w:val="19"/>
                <w:szCs w:val="19"/>
              </w:rPr>
              <w:t>단일</w:t>
            </w:r>
            <w:r>
              <w:rPr>
                <w:rFonts w:ascii="Arial Unicode MS" w:eastAsia="Arial Unicode MS" w:hAnsi="Arial Unicode MS" w:cs="Arial Unicode MS"/>
                <w:color w:val="333333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333333"/>
                <w:sz w:val="19"/>
                <w:szCs w:val="19"/>
              </w:rPr>
              <w:t>팀</w:t>
            </w:r>
            <w:r>
              <w:rPr>
                <w:rFonts w:ascii="Arial Unicode MS" w:eastAsia="Arial Unicode MS" w:hAnsi="Arial Unicode MS" w:cs="Arial Unicode MS"/>
                <w:color w:val="333333"/>
                <w:sz w:val="19"/>
                <w:szCs w:val="19"/>
              </w:rPr>
              <w:t>, 6</w:t>
            </w:r>
            <w:r>
              <w:rPr>
                <w:rFonts w:ascii="Arial Unicode MS" w:eastAsia="Arial Unicode MS" w:hAnsi="Arial Unicode MS" w:cs="Arial Unicode MS"/>
                <w:color w:val="333333"/>
                <w:sz w:val="19"/>
                <w:szCs w:val="19"/>
              </w:rPr>
              <w:t>개월</w:t>
            </w:r>
            <w:r>
              <w:rPr>
                <w:rFonts w:ascii="Arial Unicode MS" w:eastAsia="Arial Unicode MS" w:hAnsi="Arial Unicode MS" w:cs="Arial Unicode MS"/>
                <w:color w:val="333333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333333"/>
                <w:sz w:val="19"/>
                <w:szCs w:val="19"/>
              </w:rPr>
              <w:t>단기</w:t>
            </w:r>
            <w:r>
              <w:rPr>
                <w:rFonts w:ascii="Arial Unicode MS" w:eastAsia="Arial Unicode MS" w:hAnsi="Arial Unicode MS" w:cs="Arial Unicode MS"/>
                <w:color w:val="333333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333333"/>
                <w:sz w:val="19"/>
                <w:szCs w:val="19"/>
              </w:rPr>
              <w:t>프로젝트에</w:t>
            </w:r>
            <w:r>
              <w:rPr>
                <w:rFonts w:ascii="Arial Unicode MS" w:eastAsia="Arial Unicode MS" w:hAnsi="Arial Unicode MS" w:cs="Arial Unicode MS"/>
                <w:color w:val="333333"/>
                <w:sz w:val="19"/>
                <w:szCs w:val="19"/>
              </w:rPr>
              <w:t xml:space="preserve"> MCP </w:t>
            </w:r>
            <w:r>
              <w:rPr>
                <w:rFonts w:ascii="Arial Unicode MS" w:eastAsia="Arial Unicode MS" w:hAnsi="Arial Unicode MS" w:cs="Arial Unicode MS"/>
                <w:color w:val="333333"/>
                <w:sz w:val="19"/>
                <w:szCs w:val="19"/>
              </w:rPr>
              <w:t>도입</w:t>
            </w:r>
          </w:p>
        </w:tc>
        <w:tc>
          <w:tcPr>
            <w:tcW w:w="4125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1C2FFC" w14:textId="77777777" w:rsidR="00D80D8A" w:rsidRDefault="00BE6280">
            <w:pPr>
              <w:spacing w:before="20" w:after="20"/>
              <w:rPr>
                <w:color w:val="333333"/>
                <w:sz w:val="19"/>
                <w:szCs w:val="19"/>
              </w:rPr>
            </w:pPr>
            <w:r>
              <w:rPr>
                <w:rFonts w:ascii="Arial Unicode MS" w:eastAsia="Arial Unicode MS" w:hAnsi="Arial Unicode MS" w:cs="Arial Unicode MS"/>
                <w:color w:val="333333"/>
                <w:sz w:val="19"/>
                <w:szCs w:val="19"/>
              </w:rPr>
              <w:t>인프라</w:t>
            </w:r>
            <w:r>
              <w:rPr>
                <w:rFonts w:ascii="Arial Unicode MS" w:eastAsia="Arial Unicode MS" w:hAnsi="Arial Unicode MS" w:cs="Arial Unicode MS"/>
                <w:color w:val="333333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333333"/>
                <w:sz w:val="19"/>
                <w:szCs w:val="19"/>
              </w:rPr>
              <w:t>비용과</w:t>
            </w:r>
            <w:r>
              <w:rPr>
                <w:rFonts w:ascii="Arial Unicode MS" w:eastAsia="Arial Unicode MS" w:hAnsi="Arial Unicode MS" w:cs="Arial Unicode MS"/>
                <w:color w:val="333333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333333"/>
                <w:sz w:val="19"/>
                <w:szCs w:val="19"/>
              </w:rPr>
              <w:t>운영</w:t>
            </w:r>
            <w:r>
              <w:rPr>
                <w:rFonts w:ascii="Arial Unicode MS" w:eastAsia="Arial Unicode MS" w:hAnsi="Arial Unicode MS" w:cs="Arial Unicode MS"/>
                <w:color w:val="333333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333333"/>
                <w:sz w:val="19"/>
                <w:szCs w:val="19"/>
              </w:rPr>
              <w:t>복잡성만</w:t>
            </w:r>
            <w:r>
              <w:rPr>
                <w:rFonts w:ascii="Arial Unicode MS" w:eastAsia="Arial Unicode MS" w:hAnsi="Arial Unicode MS" w:cs="Arial Unicode MS"/>
                <w:color w:val="333333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333333"/>
                <w:sz w:val="19"/>
                <w:szCs w:val="19"/>
              </w:rPr>
              <w:t>증가</w:t>
            </w:r>
            <w:r>
              <w:rPr>
                <w:rFonts w:ascii="Arial Unicode MS" w:eastAsia="Arial Unicode MS" w:hAnsi="Arial Unicode MS" w:cs="Arial Unicode MS"/>
                <w:color w:val="333333"/>
                <w:sz w:val="19"/>
                <w:szCs w:val="19"/>
              </w:rPr>
              <w:t xml:space="preserve">. FC </w:t>
            </w:r>
            <w:r>
              <w:rPr>
                <w:rFonts w:ascii="Arial Unicode MS" w:eastAsia="Arial Unicode MS" w:hAnsi="Arial Unicode MS" w:cs="Arial Unicode MS"/>
                <w:color w:val="333333"/>
                <w:sz w:val="19"/>
                <w:szCs w:val="19"/>
              </w:rPr>
              <w:t>단독</w:t>
            </w:r>
            <w:r>
              <w:rPr>
                <w:rFonts w:ascii="Arial Unicode MS" w:eastAsia="Arial Unicode MS" w:hAnsi="Arial Unicode MS" w:cs="Arial Unicode MS"/>
                <w:color w:val="333333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333333"/>
                <w:sz w:val="19"/>
                <w:szCs w:val="19"/>
              </w:rPr>
              <w:t>대비</w:t>
            </w:r>
            <w:r>
              <w:rPr>
                <w:rFonts w:ascii="Arial Unicode MS" w:eastAsia="Arial Unicode MS" w:hAnsi="Arial Unicode MS" w:cs="Arial Unicode MS"/>
                <w:color w:val="333333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333333"/>
                <w:sz w:val="19"/>
                <w:szCs w:val="19"/>
              </w:rPr>
              <w:t>실익</w:t>
            </w:r>
            <w:r>
              <w:rPr>
                <w:rFonts w:ascii="Arial Unicode MS" w:eastAsia="Arial Unicode MS" w:hAnsi="Arial Unicode MS" w:cs="Arial Unicode MS"/>
                <w:color w:val="333333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333333"/>
                <w:sz w:val="19"/>
                <w:szCs w:val="19"/>
              </w:rPr>
              <w:t>없음</w:t>
            </w:r>
          </w:p>
        </w:tc>
      </w:tr>
      <w:tr w:rsidR="00D80D8A" w14:paraId="55C36BD2" w14:textId="77777777">
        <w:trPr>
          <w:trHeight w:val="750"/>
        </w:trPr>
        <w:tc>
          <w:tcPr>
            <w:tcW w:w="2070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E79ADA" w14:textId="77777777" w:rsidR="00D80D8A" w:rsidRDefault="00BE6280">
            <w:pPr>
              <w:spacing w:before="20" w:after="20"/>
              <w:rPr>
                <w:b/>
                <w:bCs/>
                <w:color w:val="333333"/>
                <w:sz w:val="19"/>
                <w:szCs w:val="19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color w:val="333333"/>
                <w:sz w:val="19"/>
                <w:szCs w:val="19"/>
              </w:rPr>
              <w:t>벤더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333333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333333"/>
                <w:sz w:val="19"/>
                <w:szCs w:val="19"/>
              </w:rPr>
              <w:t>종속</w:t>
            </w:r>
          </w:p>
        </w:tc>
        <w:tc>
          <w:tcPr>
            <w:tcW w:w="2820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2C8A38" w14:textId="77777777" w:rsidR="00D80D8A" w:rsidRDefault="00BE6280">
            <w:pPr>
              <w:spacing w:before="20" w:after="20"/>
              <w:rPr>
                <w:color w:val="333333"/>
                <w:sz w:val="19"/>
                <w:szCs w:val="19"/>
              </w:rPr>
            </w:pPr>
            <w:r>
              <w:rPr>
                <w:rFonts w:ascii="Arial Unicode MS" w:eastAsia="Arial Unicode MS" w:hAnsi="Arial Unicode MS" w:cs="Arial Unicode MS"/>
                <w:color w:val="333333"/>
                <w:sz w:val="19"/>
                <w:szCs w:val="19"/>
              </w:rPr>
              <w:t>예</w:t>
            </w:r>
            <w:r>
              <w:rPr>
                <w:rFonts w:ascii="Arial Unicode MS" w:eastAsia="Arial Unicode MS" w:hAnsi="Arial Unicode MS" w:cs="Arial Unicode MS"/>
                <w:color w:val="333333"/>
                <w:sz w:val="19"/>
                <w:szCs w:val="19"/>
              </w:rPr>
              <w:t xml:space="preserve">: </w:t>
            </w:r>
            <w:r>
              <w:rPr>
                <w:rFonts w:ascii="Arial Unicode MS" w:eastAsia="Arial Unicode MS" w:hAnsi="Arial Unicode MS" w:cs="Arial Unicode MS"/>
                <w:color w:val="333333"/>
                <w:sz w:val="19"/>
                <w:szCs w:val="19"/>
              </w:rPr>
              <w:t>특정</w:t>
            </w:r>
            <w:r>
              <w:rPr>
                <w:rFonts w:ascii="Arial Unicode MS" w:eastAsia="Arial Unicode MS" w:hAnsi="Arial Unicode MS" w:cs="Arial Unicode MS"/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333333"/>
                <w:sz w:val="19"/>
                <w:szCs w:val="19"/>
              </w:rPr>
              <w:t>Provider</w:t>
            </w:r>
            <w:r>
              <w:rPr>
                <w:rFonts w:ascii="Arial Unicode MS" w:eastAsia="Arial Unicode MS" w:hAnsi="Arial Unicode MS" w:cs="Arial Unicode MS"/>
                <w:color w:val="333333"/>
                <w:sz w:val="19"/>
                <w:szCs w:val="19"/>
              </w:rPr>
              <w:t>의</w:t>
            </w:r>
            <w:proofErr w:type="spellEnd"/>
            <w:r>
              <w:rPr>
                <w:rFonts w:ascii="Arial Unicode MS" w:eastAsia="Arial Unicode MS" w:hAnsi="Arial Unicode MS" w:cs="Arial Unicode MS"/>
                <w:color w:val="333333"/>
                <w:sz w:val="19"/>
                <w:szCs w:val="19"/>
              </w:rPr>
              <w:t xml:space="preserve"> FC </w:t>
            </w:r>
            <w:r>
              <w:rPr>
                <w:rFonts w:ascii="Arial Unicode MS" w:eastAsia="Arial Unicode MS" w:hAnsi="Arial Unicode MS" w:cs="Arial Unicode MS"/>
                <w:color w:val="333333"/>
                <w:sz w:val="19"/>
                <w:szCs w:val="19"/>
              </w:rPr>
              <w:t>규격에만</w:t>
            </w:r>
            <w:r>
              <w:rPr>
                <w:rFonts w:ascii="Arial Unicode MS" w:eastAsia="Arial Unicode MS" w:hAnsi="Arial Unicode MS" w:cs="Arial Unicode MS"/>
                <w:color w:val="333333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333333"/>
                <w:sz w:val="19"/>
                <w:szCs w:val="19"/>
              </w:rPr>
              <w:t>맞춘</w:t>
            </w:r>
            <w:r>
              <w:rPr>
                <w:rFonts w:ascii="Arial Unicode MS" w:eastAsia="Arial Unicode MS" w:hAnsi="Arial Unicode MS" w:cs="Arial Unicode MS"/>
                <w:color w:val="333333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333333"/>
                <w:sz w:val="19"/>
                <w:szCs w:val="19"/>
              </w:rPr>
              <w:t>구조</w:t>
            </w:r>
          </w:p>
        </w:tc>
        <w:tc>
          <w:tcPr>
            <w:tcW w:w="4125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BF44E9" w14:textId="77777777" w:rsidR="00D80D8A" w:rsidRDefault="00BE6280">
            <w:pPr>
              <w:spacing w:before="20" w:after="20"/>
              <w:rPr>
                <w:color w:val="333333"/>
                <w:sz w:val="19"/>
                <w:szCs w:val="19"/>
              </w:rPr>
            </w:pPr>
            <w:proofErr w:type="spellStart"/>
            <w:r>
              <w:rPr>
                <w:rFonts w:ascii="Arial Unicode MS" w:eastAsia="Arial Unicode MS" w:hAnsi="Arial Unicode MS" w:cs="Arial Unicode MS"/>
                <w:color w:val="333333"/>
                <w:sz w:val="19"/>
                <w:szCs w:val="19"/>
              </w:rPr>
              <w:t>Provider</w:t>
            </w:r>
            <w:proofErr w:type="spellEnd"/>
            <w:r>
              <w:rPr>
                <w:rFonts w:ascii="Arial Unicode MS" w:eastAsia="Arial Unicode MS" w:hAnsi="Arial Unicode MS" w:cs="Arial Unicode MS"/>
                <w:color w:val="333333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333333"/>
                <w:sz w:val="19"/>
                <w:szCs w:val="19"/>
              </w:rPr>
              <w:t>변경</w:t>
            </w:r>
            <w:r>
              <w:rPr>
                <w:rFonts w:ascii="Arial Unicode MS" w:eastAsia="Arial Unicode MS" w:hAnsi="Arial Unicode MS" w:cs="Arial Unicode MS"/>
                <w:color w:val="333333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333333"/>
                <w:sz w:val="19"/>
                <w:szCs w:val="19"/>
              </w:rPr>
              <w:t>시</w:t>
            </w:r>
            <w:r>
              <w:rPr>
                <w:rFonts w:ascii="Arial Unicode MS" w:eastAsia="Arial Unicode MS" w:hAnsi="Arial Unicode MS" w:cs="Arial Unicode MS"/>
                <w:color w:val="333333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333333"/>
                <w:sz w:val="19"/>
                <w:szCs w:val="19"/>
              </w:rPr>
              <w:t>모든</w:t>
            </w:r>
            <w:r>
              <w:rPr>
                <w:rFonts w:ascii="Arial Unicode MS" w:eastAsia="Arial Unicode MS" w:hAnsi="Arial Unicode MS" w:cs="Arial Unicode MS"/>
                <w:color w:val="333333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333333"/>
                <w:sz w:val="19"/>
                <w:szCs w:val="19"/>
              </w:rPr>
              <w:t>도구</w:t>
            </w:r>
            <w:r>
              <w:rPr>
                <w:rFonts w:ascii="Arial Unicode MS" w:eastAsia="Arial Unicode MS" w:hAnsi="Arial Unicode MS" w:cs="Arial Unicode MS"/>
                <w:color w:val="333333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333333"/>
                <w:sz w:val="19"/>
                <w:szCs w:val="19"/>
              </w:rPr>
              <w:t>스키마와</w:t>
            </w:r>
            <w:r>
              <w:rPr>
                <w:rFonts w:ascii="Arial Unicode MS" w:eastAsia="Arial Unicode MS" w:hAnsi="Arial Unicode MS" w:cs="Arial Unicode MS"/>
                <w:color w:val="333333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333333"/>
                <w:sz w:val="19"/>
                <w:szCs w:val="19"/>
              </w:rPr>
              <w:t>호출</w:t>
            </w:r>
            <w:r>
              <w:rPr>
                <w:rFonts w:ascii="Arial Unicode MS" w:eastAsia="Arial Unicode MS" w:hAnsi="Arial Unicode MS" w:cs="Arial Unicode MS"/>
                <w:color w:val="333333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333333"/>
                <w:sz w:val="19"/>
                <w:szCs w:val="19"/>
              </w:rPr>
              <w:t>로직</w:t>
            </w:r>
            <w:r>
              <w:rPr>
                <w:rFonts w:ascii="Arial Unicode MS" w:eastAsia="Arial Unicode MS" w:hAnsi="Arial Unicode MS" w:cs="Arial Unicode MS"/>
                <w:color w:val="333333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333333"/>
                <w:sz w:val="19"/>
                <w:szCs w:val="19"/>
              </w:rPr>
              <w:t>재작성</w:t>
            </w:r>
            <w:r>
              <w:rPr>
                <w:rFonts w:ascii="Arial Unicode MS" w:eastAsia="Arial Unicode MS" w:hAnsi="Arial Unicode MS" w:cs="Arial Unicode MS"/>
                <w:color w:val="333333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333333"/>
                <w:sz w:val="19"/>
                <w:szCs w:val="19"/>
              </w:rPr>
              <w:t>및</w:t>
            </w:r>
            <w:r>
              <w:rPr>
                <w:rFonts w:ascii="Arial Unicode MS" w:eastAsia="Arial Unicode MS" w:hAnsi="Arial Unicode MS" w:cs="Arial Unicode MS"/>
                <w:color w:val="333333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333333"/>
                <w:sz w:val="19"/>
                <w:szCs w:val="19"/>
              </w:rPr>
              <w:t>재정비</w:t>
            </w:r>
            <w:r>
              <w:rPr>
                <w:rFonts w:ascii="Arial Unicode MS" w:eastAsia="Arial Unicode MS" w:hAnsi="Arial Unicode MS" w:cs="Arial Unicode MS"/>
                <w:color w:val="333333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333333"/>
                <w:sz w:val="19"/>
                <w:szCs w:val="19"/>
              </w:rPr>
              <w:t>필요</w:t>
            </w:r>
            <w:r>
              <w:rPr>
                <w:rFonts w:ascii="Arial Unicode MS" w:eastAsia="Arial Unicode MS" w:hAnsi="Arial Unicode MS" w:cs="Arial Unicode MS"/>
                <w:color w:val="333333"/>
                <w:sz w:val="19"/>
                <w:szCs w:val="19"/>
              </w:rPr>
              <w:t xml:space="preserve"> → </w:t>
            </w:r>
            <w:r>
              <w:rPr>
                <w:rFonts w:ascii="Arial Unicode MS" w:eastAsia="Arial Unicode MS" w:hAnsi="Arial Unicode MS" w:cs="Arial Unicode MS"/>
                <w:color w:val="333333"/>
                <w:sz w:val="19"/>
                <w:szCs w:val="19"/>
              </w:rPr>
              <w:t>전환</w:t>
            </w:r>
            <w:r>
              <w:rPr>
                <w:rFonts w:ascii="Arial Unicode MS" w:eastAsia="Arial Unicode MS" w:hAnsi="Arial Unicode MS" w:cs="Arial Unicode MS"/>
                <w:color w:val="333333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333333"/>
                <w:sz w:val="19"/>
                <w:szCs w:val="19"/>
              </w:rPr>
              <w:t>비용</w:t>
            </w:r>
            <w:r>
              <w:rPr>
                <w:rFonts w:ascii="Arial Unicode MS" w:eastAsia="Arial Unicode MS" w:hAnsi="Arial Unicode MS" w:cs="Arial Unicode MS"/>
                <w:color w:val="333333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333333"/>
                <w:sz w:val="19"/>
                <w:szCs w:val="19"/>
              </w:rPr>
              <w:t>및</w:t>
            </w:r>
            <w:r>
              <w:rPr>
                <w:rFonts w:ascii="Arial Unicode MS" w:eastAsia="Arial Unicode MS" w:hAnsi="Arial Unicode MS" w:cs="Arial Unicode MS"/>
                <w:color w:val="333333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333333"/>
                <w:sz w:val="19"/>
                <w:szCs w:val="19"/>
              </w:rPr>
              <w:t>기간</w:t>
            </w:r>
            <w:r>
              <w:rPr>
                <w:rFonts w:ascii="Arial Unicode MS" w:eastAsia="Arial Unicode MS" w:hAnsi="Arial Unicode MS" w:cs="Arial Unicode MS"/>
                <w:color w:val="333333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333333"/>
                <w:sz w:val="19"/>
                <w:szCs w:val="19"/>
              </w:rPr>
              <w:t>증가</w:t>
            </w:r>
          </w:p>
        </w:tc>
      </w:tr>
    </w:tbl>
    <w:p w14:paraId="450C3493" w14:textId="77777777" w:rsidR="00D80D8A" w:rsidRDefault="00BE6280">
      <w:pPr>
        <w:spacing w:before="160" w:after="160"/>
        <w:rPr>
          <w:color w:val="333333"/>
        </w:rPr>
      </w:pPr>
      <w:r>
        <w:rPr>
          <w:rFonts w:ascii="Arial Unicode MS" w:eastAsia="Arial Unicode MS" w:hAnsi="Arial Unicode MS" w:cs="Arial Unicode MS"/>
          <w:b/>
          <w:bCs/>
          <w:color w:val="2E5090"/>
        </w:rPr>
        <w:t>위</w:t>
      </w:r>
      <w:r>
        <w:rPr>
          <w:rFonts w:ascii="Arial Unicode MS" w:eastAsia="Arial Unicode MS" w:hAnsi="Arial Unicode MS" w:cs="Arial Unicode MS"/>
          <w:b/>
          <w:bCs/>
          <w:color w:val="2E5090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color w:val="2E5090"/>
        </w:rPr>
        <w:t>안티패턴을</w:t>
      </w:r>
      <w:r>
        <w:rPr>
          <w:rFonts w:ascii="Arial Unicode MS" w:eastAsia="Arial Unicode MS" w:hAnsi="Arial Unicode MS" w:cs="Arial Unicode MS"/>
          <w:b/>
          <w:bCs/>
          <w:color w:val="2E5090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color w:val="2E5090"/>
        </w:rPr>
        <w:t>피하려면</w:t>
      </w:r>
      <w:r>
        <w:rPr>
          <w:rFonts w:ascii="Arial Unicode MS" w:eastAsia="Arial Unicode MS" w:hAnsi="Arial Unicode MS" w:cs="Arial Unicode MS"/>
          <w:b/>
          <w:bCs/>
          <w:color w:val="2E5090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color w:val="2E5090"/>
        </w:rPr>
        <w:t>비용과</w:t>
      </w:r>
      <w:r>
        <w:rPr>
          <w:rFonts w:ascii="Arial Unicode MS" w:eastAsia="Arial Unicode MS" w:hAnsi="Arial Unicode MS" w:cs="Arial Unicode MS"/>
          <w:b/>
          <w:bCs/>
          <w:color w:val="2E5090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color w:val="2E5090"/>
        </w:rPr>
        <w:t>보안을</w:t>
      </w:r>
      <w:r>
        <w:rPr>
          <w:rFonts w:ascii="Arial Unicode MS" w:eastAsia="Arial Unicode MS" w:hAnsi="Arial Unicode MS" w:cs="Arial Unicode MS"/>
          <w:b/>
          <w:bCs/>
          <w:color w:val="2E5090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color w:val="2E5090"/>
        </w:rPr>
        <w:t>사전에</w:t>
      </w:r>
      <w:r>
        <w:rPr>
          <w:rFonts w:ascii="Arial Unicode MS" w:eastAsia="Arial Unicode MS" w:hAnsi="Arial Unicode MS" w:cs="Arial Unicode MS"/>
          <w:b/>
          <w:bCs/>
          <w:color w:val="2E5090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color w:val="2E5090"/>
        </w:rPr>
        <w:t>파악해야</w:t>
      </w:r>
      <w:r>
        <w:rPr>
          <w:rFonts w:ascii="Arial Unicode MS" w:eastAsia="Arial Unicode MS" w:hAnsi="Arial Unicode MS" w:cs="Arial Unicode MS"/>
          <w:b/>
          <w:bCs/>
          <w:color w:val="2E5090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color w:val="2E5090"/>
        </w:rPr>
        <w:t>한다</w:t>
      </w:r>
      <w:r>
        <w:rPr>
          <w:rFonts w:ascii="Arial Unicode MS" w:eastAsia="Arial Unicode MS" w:hAnsi="Arial Unicode MS" w:cs="Arial Unicode MS"/>
          <w:b/>
          <w:bCs/>
          <w:color w:val="2E5090"/>
        </w:rPr>
        <w:t>. 5.2</w:t>
      </w:r>
      <w:r>
        <w:rPr>
          <w:rFonts w:ascii="Arial Unicode MS" w:eastAsia="Arial Unicode MS" w:hAnsi="Arial Unicode MS" w:cs="Arial Unicode MS"/>
          <w:b/>
          <w:bCs/>
          <w:color w:val="2E5090"/>
        </w:rPr>
        <w:t>에서</w:t>
      </w:r>
      <w:r>
        <w:rPr>
          <w:rFonts w:ascii="Arial Unicode MS" w:eastAsia="Arial Unicode MS" w:hAnsi="Arial Unicode MS" w:cs="Arial Unicode MS"/>
          <w:b/>
          <w:bCs/>
          <w:color w:val="2E5090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color w:val="2E5090"/>
        </w:rPr>
        <w:t>연동</w:t>
      </w:r>
      <w:r>
        <w:rPr>
          <w:rFonts w:ascii="Arial Unicode MS" w:eastAsia="Arial Unicode MS" w:hAnsi="Arial Unicode MS" w:cs="Arial Unicode MS"/>
          <w:b/>
          <w:bCs/>
          <w:color w:val="2E5090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b/>
          <w:bCs/>
          <w:color w:val="2E5090"/>
        </w:rPr>
        <w:t>방식별</w:t>
      </w:r>
      <w:proofErr w:type="spellEnd"/>
      <w:r>
        <w:rPr>
          <w:rFonts w:ascii="Arial Unicode MS" w:eastAsia="Arial Unicode MS" w:hAnsi="Arial Unicode MS" w:cs="Arial Unicode MS"/>
          <w:b/>
          <w:bCs/>
          <w:color w:val="2E5090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color w:val="2E5090"/>
        </w:rPr>
        <w:t>비용</w:t>
      </w:r>
      <w:r>
        <w:rPr>
          <w:rFonts w:ascii="Arial Unicode MS" w:eastAsia="Arial Unicode MS" w:hAnsi="Arial Unicode MS" w:cs="Arial Unicode MS"/>
          <w:b/>
          <w:bCs/>
          <w:color w:val="2E5090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color w:val="2E5090"/>
        </w:rPr>
        <w:t>구조와</w:t>
      </w:r>
      <w:r>
        <w:rPr>
          <w:rFonts w:ascii="Arial Unicode MS" w:eastAsia="Arial Unicode MS" w:hAnsi="Arial Unicode MS" w:cs="Arial Unicode MS"/>
          <w:b/>
          <w:bCs/>
          <w:color w:val="2E5090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color w:val="2E5090"/>
        </w:rPr>
        <w:t>보안</w:t>
      </w:r>
      <w:r>
        <w:rPr>
          <w:rFonts w:ascii="Arial Unicode MS" w:eastAsia="Arial Unicode MS" w:hAnsi="Arial Unicode MS" w:cs="Arial Unicode MS"/>
          <w:b/>
          <w:bCs/>
          <w:color w:val="2E5090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color w:val="2E5090"/>
        </w:rPr>
        <w:t>경계를</w:t>
      </w:r>
      <w:r>
        <w:rPr>
          <w:rFonts w:ascii="Arial Unicode MS" w:eastAsia="Arial Unicode MS" w:hAnsi="Arial Unicode MS" w:cs="Arial Unicode MS"/>
          <w:b/>
          <w:bCs/>
          <w:color w:val="2E5090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color w:val="2E5090"/>
        </w:rPr>
        <w:t>확인한</w:t>
      </w:r>
      <w:r>
        <w:rPr>
          <w:rFonts w:ascii="Arial Unicode MS" w:eastAsia="Arial Unicode MS" w:hAnsi="Arial Unicode MS" w:cs="Arial Unicode MS"/>
          <w:b/>
          <w:bCs/>
          <w:color w:val="2E5090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color w:val="2E5090"/>
        </w:rPr>
        <w:t>뒤</w:t>
      </w:r>
      <w:r>
        <w:rPr>
          <w:rFonts w:ascii="Arial Unicode MS" w:eastAsia="Arial Unicode MS" w:hAnsi="Arial Unicode MS" w:cs="Arial Unicode MS"/>
          <w:b/>
          <w:bCs/>
          <w:color w:val="2E5090"/>
        </w:rPr>
        <w:t xml:space="preserve">, 5.3 </w:t>
      </w:r>
      <w:r>
        <w:rPr>
          <w:rFonts w:ascii="Arial Unicode MS" w:eastAsia="Arial Unicode MS" w:hAnsi="Arial Unicode MS" w:cs="Arial Unicode MS"/>
          <w:b/>
          <w:bCs/>
          <w:color w:val="2E5090"/>
        </w:rPr>
        <w:t>의사결정</w:t>
      </w:r>
      <w:r>
        <w:rPr>
          <w:rFonts w:ascii="Arial Unicode MS" w:eastAsia="Arial Unicode MS" w:hAnsi="Arial Unicode MS" w:cs="Arial Unicode MS"/>
          <w:b/>
          <w:bCs/>
          <w:color w:val="2E5090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color w:val="2E5090"/>
        </w:rPr>
        <w:t>트리에</w:t>
      </w:r>
      <w:r>
        <w:rPr>
          <w:rFonts w:ascii="Arial Unicode MS" w:eastAsia="Arial Unicode MS" w:hAnsi="Arial Unicode MS" w:cs="Arial Unicode MS"/>
          <w:b/>
          <w:bCs/>
          <w:color w:val="2E5090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color w:val="2E5090"/>
        </w:rPr>
        <w:t>대입한다</w:t>
      </w:r>
      <w:r>
        <w:rPr>
          <w:rFonts w:ascii="Arial Unicode MS" w:eastAsia="Arial Unicode MS" w:hAnsi="Arial Unicode MS" w:cs="Arial Unicode MS"/>
          <w:b/>
          <w:bCs/>
          <w:color w:val="2E5090"/>
        </w:rPr>
        <w:t>.</w:t>
      </w:r>
    </w:p>
    <w:p w14:paraId="0049CAB7" w14:textId="77777777" w:rsidR="00D80D8A" w:rsidRDefault="00BE6280">
      <w:pPr>
        <w:pStyle w:val="3"/>
        <w:spacing w:before="480"/>
      </w:pPr>
      <w:bookmarkStart w:id="99" w:name="_369rjbck9suo" w:colFirst="0" w:colLast="0"/>
      <w:bookmarkEnd w:id="99"/>
      <w:r>
        <w:rPr>
          <w:rFonts w:ascii="Arial Unicode MS" w:eastAsia="Arial Unicode MS" w:hAnsi="Arial Unicode MS" w:cs="Arial Unicode MS"/>
        </w:rPr>
        <w:t xml:space="preserve">5.2 </w:t>
      </w:r>
      <w:r>
        <w:rPr>
          <w:rFonts w:ascii="Arial Unicode MS" w:eastAsia="Arial Unicode MS" w:hAnsi="Arial Unicode MS" w:cs="Arial Unicode MS"/>
        </w:rPr>
        <w:t>비용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및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보안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판단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기초</w:t>
      </w:r>
    </w:p>
    <w:p w14:paraId="29F283C2" w14:textId="77777777" w:rsidR="00D80D8A" w:rsidRDefault="00BE6280">
      <w:pPr>
        <w:spacing w:before="60" w:after="80"/>
        <w:rPr>
          <w:color w:val="333333"/>
        </w:rPr>
      </w:pPr>
      <w:r>
        <w:rPr>
          <w:rFonts w:ascii="Arial Unicode MS" w:eastAsia="Arial Unicode MS" w:hAnsi="Arial Unicode MS" w:cs="Arial Unicode MS"/>
          <w:color w:val="333333"/>
        </w:rPr>
        <w:t>의사결정</w:t>
      </w:r>
      <w:r>
        <w:rPr>
          <w:rFonts w:ascii="Arial Unicode MS" w:eastAsia="Arial Unicode MS" w:hAnsi="Arial Unicode MS" w:cs="Arial Unicode MS"/>
          <w:color w:val="333333"/>
        </w:rPr>
        <w:t xml:space="preserve"> </w:t>
      </w:r>
      <w:r>
        <w:rPr>
          <w:rFonts w:ascii="Arial Unicode MS" w:eastAsia="Arial Unicode MS" w:hAnsi="Arial Unicode MS" w:cs="Arial Unicode MS"/>
          <w:color w:val="333333"/>
        </w:rPr>
        <w:t>트리</w:t>
      </w:r>
      <w:r>
        <w:rPr>
          <w:rFonts w:ascii="Arial Unicode MS" w:eastAsia="Arial Unicode MS" w:hAnsi="Arial Unicode MS" w:cs="Arial Unicode MS"/>
          <w:color w:val="333333"/>
        </w:rPr>
        <w:t>(5.3)</w:t>
      </w:r>
      <w:r>
        <w:rPr>
          <w:rFonts w:ascii="Arial Unicode MS" w:eastAsia="Arial Unicode MS" w:hAnsi="Arial Unicode MS" w:cs="Arial Unicode MS"/>
          <w:color w:val="333333"/>
        </w:rPr>
        <w:t>에서</w:t>
      </w:r>
      <w:r>
        <w:rPr>
          <w:rFonts w:ascii="Arial Unicode MS" w:eastAsia="Arial Unicode MS" w:hAnsi="Arial Unicode MS" w:cs="Arial Unicode MS"/>
          <w:color w:val="333333"/>
        </w:rPr>
        <w:t xml:space="preserve"> </w:t>
      </w:r>
      <w:r>
        <w:rPr>
          <w:rFonts w:ascii="Arial Unicode MS" w:eastAsia="Arial Unicode MS" w:hAnsi="Arial Unicode MS" w:cs="Arial Unicode MS"/>
          <w:color w:val="333333"/>
        </w:rPr>
        <w:t>비용과</w:t>
      </w:r>
      <w:r>
        <w:rPr>
          <w:rFonts w:ascii="Arial Unicode MS" w:eastAsia="Arial Unicode MS" w:hAnsi="Arial Unicode MS" w:cs="Arial Unicode MS"/>
          <w:color w:val="333333"/>
        </w:rPr>
        <w:t xml:space="preserve"> </w:t>
      </w:r>
      <w:r>
        <w:rPr>
          <w:rFonts w:ascii="Arial Unicode MS" w:eastAsia="Arial Unicode MS" w:hAnsi="Arial Unicode MS" w:cs="Arial Unicode MS"/>
          <w:color w:val="333333"/>
        </w:rPr>
        <w:t>보안이</w:t>
      </w:r>
      <w:r>
        <w:rPr>
          <w:rFonts w:ascii="Arial Unicode MS" w:eastAsia="Arial Unicode MS" w:hAnsi="Arial Unicode MS" w:cs="Arial Unicode MS"/>
          <w:color w:val="333333"/>
        </w:rPr>
        <w:t xml:space="preserve"> </w:t>
      </w:r>
      <w:r>
        <w:rPr>
          <w:rFonts w:ascii="Arial Unicode MS" w:eastAsia="Arial Unicode MS" w:hAnsi="Arial Unicode MS" w:cs="Arial Unicode MS"/>
          <w:color w:val="333333"/>
        </w:rPr>
        <w:t>분기</w:t>
      </w:r>
      <w:r>
        <w:rPr>
          <w:rFonts w:ascii="Arial Unicode MS" w:eastAsia="Arial Unicode MS" w:hAnsi="Arial Unicode MS" w:cs="Arial Unicode MS"/>
          <w:color w:val="333333"/>
        </w:rPr>
        <w:t xml:space="preserve"> </w:t>
      </w:r>
      <w:r>
        <w:rPr>
          <w:rFonts w:ascii="Arial Unicode MS" w:eastAsia="Arial Unicode MS" w:hAnsi="Arial Unicode MS" w:cs="Arial Unicode MS"/>
          <w:color w:val="333333"/>
        </w:rPr>
        <w:t>조건으로</w:t>
      </w:r>
      <w:r>
        <w:rPr>
          <w:rFonts w:ascii="Arial Unicode MS" w:eastAsia="Arial Unicode MS" w:hAnsi="Arial Unicode MS" w:cs="Arial Unicode MS"/>
          <w:color w:val="333333"/>
        </w:rPr>
        <w:t xml:space="preserve"> </w:t>
      </w:r>
      <w:r>
        <w:rPr>
          <w:rFonts w:ascii="Arial Unicode MS" w:eastAsia="Arial Unicode MS" w:hAnsi="Arial Unicode MS" w:cs="Arial Unicode MS"/>
          <w:color w:val="333333"/>
        </w:rPr>
        <w:t>사용된다</w:t>
      </w:r>
      <w:r>
        <w:rPr>
          <w:rFonts w:ascii="Arial Unicode MS" w:eastAsia="Arial Unicode MS" w:hAnsi="Arial Unicode MS" w:cs="Arial Unicode MS"/>
          <w:color w:val="333333"/>
        </w:rPr>
        <w:t xml:space="preserve">. </w:t>
      </w:r>
      <w:r>
        <w:rPr>
          <w:rFonts w:ascii="Arial Unicode MS" w:eastAsia="Arial Unicode MS" w:hAnsi="Arial Unicode MS" w:cs="Arial Unicode MS"/>
          <w:color w:val="333333"/>
        </w:rPr>
        <w:t>따라서</w:t>
      </w:r>
      <w:r>
        <w:rPr>
          <w:rFonts w:ascii="Arial Unicode MS" w:eastAsia="Arial Unicode MS" w:hAnsi="Arial Unicode MS" w:cs="Arial Unicode MS"/>
          <w:color w:val="333333"/>
        </w:rPr>
        <w:t xml:space="preserve"> </w:t>
      </w:r>
      <w:r>
        <w:rPr>
          <w:rFonts w:ascii="Arial Unicode MS" w:eastAsia="Arial Unicode MS" w:hAnsi="Arial Unicode MS" w:cs="Arial Unicode MS"/>
          <w:color w:val="333333"/>
        </w:rPr>
        <w:t>본</w:t>
      </w:r>
      <w:r>
        <w:rPr>
          <w:rFonts w:ascii="Arial Unicode MS" w:eastAsia="Arial Unicode MS" w:hAnsi="Arial Unicode MS" w:cs="Arial Unicode MS"/>
          <w:color w:val="333333"/>
        </w:rPr>
        <w:t xml:space="preserve"> </w:t>
      </w:r>
      <w:r>
        <w:rPr>
          <w:rFonts w:ascii="Arial Unicode MS" w:eastAsia="Arial Unicode MS" w:hAnsi="Arial Unicode MS" w:cs="Arial Unicode MS"/>
          <w:color w:val="333333"/>
        </w:rPr>
        <w:t>절에서는</w:t>
      </w:r>
      <w:r>
        <w:rPr>
          <w:rFonts w:ascii="Arial Unicode MS" w:eastAsia="Arial Unicode MS" w:hAnsi="Arial Unicode MS" w:cs="Arial Unicode MS"/>
          <w:color w:val="333333"/>
        </w:rPr>
        <w:t xml:space="preserve"> </w:t>
      </w:r>
      <w:r>
        <w:rPr>
          <w:rFonts w:ascii="Arial Unicode MS" w:eastAsia="Arial Unicode MS" w:hAnsi="Arial Unicode MS" w:cs="Arial Unicode MS"/>
          <w:color w:val="333333"/>
        </w:rPr>
        <w:t>트리에</w:t>
      </w:r>
      <w:r>
        <w:rPr>
          <w:rFonts w:ascii="Arial Unicode MS" w:eastAsia="Arial Unicode MS" w:hAnsi="Arial Unicode MS" w:cs="Arial Unicode MS"/>
          <w:color w:val="333333"/>
        </w:rPr>
        <w:t xml:space="preserve"> </w:t>
      </w:r>
      <w:r>
        <w:rPr>
          <w:rFonts w:ascii="Arial Unicode MS" w:eastAsia="Arial Unicode MS" w:hAnsi="Arial Unicode MS" w:cs="Arial Unicode MS"/>
          <w:color w:val="333333"/>
        </w:rPr>
        <w:t>진입하기</w:t>
      </w:r>
      <w:r>
        <w:rPr>
          <w:rFonts w:ascii="Arial Unicode MS" w:eastAsia="Arial Unicode MS" w:hAnsi="Arial Unicode MS" w:cs="Arial Unicode MS"/>
          <w:color w:val="333333"/>
        </w:rPr>
        <w:t xml:space="preserve"> </w:t>
      </w:r>
      <w:r>
        <w:rPr>
          <w:rFonts w:ascii="Arial Unicode MS" w:eastAsia="Arial Unicode MS" w:hAnsi="Arial Unicode MS" w:cs="Arial Unicode MS"/>
          <w:color w:val="333333"/>
        </w:rPr>
        <w:t>전에</w:t>
      </w:r>
      <w:r>
        <w:rPr>
          <w:rFonts w:ascii="Arial Unicode MS" w:eastAsia="Arial Unicode MS" w:hAnsi="Arial Unicode MS" w:cs="Arial Unicode MS"/>
          <w:color w:val="333333"/>
        </w:rPr>
        <w:t xml:space="preserve"> </w:t>
      </w:r>
      <w:r>
        <w:rPr>
          <w:rFonts w:ascii="Arial Unicode MS" w:eastAsia="Arial Unicode MS" w:hAnsi="Arial Unicode MS" w:cs="Arial Unicode MS"/>
          <w:color w:val="333333"/>
        </w:rPr>
        <w:t>연동</w:t>
      </w:r>
      <w:r>
        <w:rPr>
          <w:rFonts w:ascii="Arial Unicode MS" w:eastAsia="Arial Unicode MS" w:hAnsi="Arial Unicode MS" w:cs="Arial Unicode MS"/>
          <w:color w:val="333333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333333"/>
        </w:rPr>
        <w:t>방식별</w:t>
      </w:r>
      <w:proofErr w:type="spellEnd"/>
      <w:r>
        <w:rPr>
          <w:rFonts w:ascii="Arial Unicode MS" w:eastAsia="Arial Unicode MS" w:hAnsi="Arial Unicode MS" w:cs="Arial Unicode MS"/>
          <w:color w:val="333333"/>
        </w:rPr>
        <w:t xml:space="preserve"> </w:t>
      </w:r>
      <w:r>
        <w:rPr>
          <w:rFonts w:ascii="Arial Unicode MS" w:eastAsia="Arial Unicode MS" w:hAnsi="Arial Unicode MS" w:cs="Arial Unicode MS"/>
          <w:color w:val="333333"/>
        </w:rPr>
        <w:t>비용</w:t>
      </w:r>
      <w:r>
        <w:rPr>
          <w:rFonts w:ascii="Arial Unicode MS" w:eastAsia="Arial Unicode MS" w:hAnsi="Arial Unicode MS" w:cs="Arial Unicode MS"/>
          <w:color w:val="333333"/>
        </w:rPr>
        <w:t xml:space="preserve"> </w:t>
      </w:r>
      <w:r>
        <w:rPr>
          <w:rFonts w:ascii="Arial Unicode MS" w:eastAsia="Arial Unicode MS" w:hAnsi="Arial Unicode MS" w:cs="Arial Unicode MS"/>
          <w:color w:val="333333"/>
        </w:rPr>
        <w:t>구조와</w:t>
      </w:r>
      <w:r>
        <w:rPr>
          <w:rFonts w:ascii="Arial Unicode MS" w:eastAsia="Arial Unicode MS" w:hAnsi="Arial Unicode MS" w:cs="Arial Unicode MS"/>
          <w:color w:val="333333"/>
        </w:rPr>
        <w:t xml:space="preserve"> </w:t>
      </w:r>
      <w:r>
        <w:rPr>
          <w:rFonts w:ascii="Arial Unicode MS" w:eastAsia="Arial Unicode MS" w:hAnsi="Arial Unicode MS" w:cs="Arial Unicode MS"/>
          <w:color w:val="333333"/>
        </w:rPr>
        <w:t>보안</w:t>
      </w:r>
      <w:r>
        <w:rPr>
          <w:rFonts w:ascii="Arial Unicode MS" w:eastAsia="Arial Unicode MS" w:hAnsi="Arial Unicode MS" w:cs="Arial Unicode MS"/>
          <w:color w:val="333333"/>
        </w:rPr>
        <w:t xml:space="preserve"> </w:t>
      </w:r>
      <w:r>
        <w:rPr>
          <w:rFonts w:ascii="Arial Unicode MS" w:eastAsia="Arial Unicode MS" w:hAnsi="Arial Unicode MS" w:cs="Arial Unicode MS"/>
          <w:color w:val="333333"/>
        </w:rPr>
        <w:t>검토</w:t>
      </w:r>
      <w:r>
        <w:rPr>
          <w:rFonts w:ascii="Arial Unicode MS" w:eastAsia="Arial Unicode MS" w:hAnsi="Arial Unicode MS" w:cs="Arial Unicode MS"/>
          <w:color w:val="333333"/>
        </w:rPr>
        <w:t xml:space="preserve"> </w:t>
      </w:r>
      <w:r>
        <w:rPr>
          <w:rFonts w:ascii="Arial Unicode MS" w:eastAsia="Arial Unicode MS" w:hAnsi="Arial Unicode MS" w:cs="Arial Unicode MS"/>
          <w:color w:val="333333"/>
        </w:rPr>
        <w:t>포인트를</w:t>
      </w:r>
      <w:r>
        <w:rPr>
          <w:rFonts w:ascii="Arial Unicode MS" w:eastAsia="Arial Unicode MS" w:hAnsi="Arial Unicode MS" w:cs="Arial Unicode MS"/>
          <w:color w:val="333333"/>
        </w:rPr>
        <w:t xml:space="preserve"> </w:t>
      </w:r>
      <w:r>
        <w:rPr>
          <w:rFonts w:ascii="Arial Unicode MS" w:eastAsia="Arial Unicode MS" w:hAnsi="Arial Unicode MS" w:cs="Arial Unicode MS"/>
          <w:color w:val="333333"/>
        </w:rPr>
        <w:t>먼저</w:t>
      </w:r>
      <w:r>
        <w:rPr>
          <w:rFonts w:ascii="Arial Unicode MS" w:eastAsia="Arial Unicode MS" w:hAnsi="Arial Unicode MS" w:cs="Arial Unicode MS"/>
          <w:color w:val="333333"/>
        </w:rPr>
        <w:t xml:space="preserve"> </w:t>
      </w:r>
      <w:r>
        <w:rPr>
          <w:rFonts w:ascii="Arial Unicode MS" w:eastAsia="Arial Unicode MS" w:hAnsi="Arial Unicode MS" w:cs="Arial Unicode MS"/>
          <w:color w:val="333333"/>
        </w:rPr>
        <w:t>정리한다</w:t>
      </w:r>
      <w:r>
        <w:rPr>
          <w:rFonts w:ascii="Arial Unicode MS" w:eastAsia="Arial Unicode MS" w:hAnsi="Arial Unicode MS" w:cs="Arial Unicode MS"/>
          <w:color w:val="333333"/>
        </w:rPr>
        <w:t>.</w:t>
      </w:r>
    </w:p>
    <w:tbl>
      <w:tblPr>
        <w:tblStyle w:val="affff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025"/>
      </w:tblGrid>
      <w:tr w:rsidR="00D80D8A" w14:paraId="649372FF" w14:textId="77777777">
        <w:trPr>
          <w:trHeight w:val="960"/>
        </w:trPr>
        <w:tc>
          <w:tcPr>
            <w:tcW w:w="9025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B56293" w14:textId="77777777" w:rsidR="00D80D8A" w:rsidRDefault="00BE6280">
            <w:pPr>
              <w:spacing w:before="40" w:after="40"/>
              <w:rPr>
                <w:color w:val="1A5276"/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color w:val="1A5276"/>
                <w:sz w:val="18"/>
                <w:szCs w:val="18"/>
              </w:rPr>
              <w:t>[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1A5276"/>
                <w:sz w:val="18"/>
                <w:szCs w:val="18"/>
              </w:rPr>
              <w:t>참고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1A5276"/>
                <w:sz w:val="18"/>
                <w:szCs w:val="18"/>
              </w:rPr>
              <w:t>]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>본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>절의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>비용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>추정은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>외부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>표준이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>아닌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>사내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>초기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>모델이다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 xml:space="preserve">. LLM API 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>단가는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>Provider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>와</w:t>
            </w:r>
            <w:proofErr w:type="spellEnd"/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>모델에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>따라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 xml:space="preserve"> 100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>배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>이상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>차이가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>나며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>수개월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>단위로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>변동된다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 xml:space="preserve">. 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>실제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>적용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>시에는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>대상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>모델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>가격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>호출량</w:t>
            </w:r>
            <w:proofErr w:type="spellEnd"/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>도구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>수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>스키마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>크기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>캐시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>적중률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>인프라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>단가를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>반영해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>파일럿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>환경에서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>실측한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>결과로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>보정해야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>한다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 xml:space="preserve"> (SHOULD).</w:t>
            </w:r>
          </w:p>
        </w:tc>
      </w:tr>
    </w:tbl>
    <w:p w14:paraId="07AF996D" w14:textId="77777777" w:rsidR="00D80D8A" w:rsidRDefault="00BE6280">
      <w:pPr>
        <w:pStyle w:val="4"/>
      </w:pPr>
      <w:bookmarkStart w:id="100" w:name="_w1sbg37tbor0" w:colFirst="0" w:colLast="0"/>
      <w:bookmarkEnd w:id="100"/>
      <w:r>
        <w:rPr>
          <w:rFonts w:ascii="Arial Unicode MS" w:eastAsia="Arial Unicode MS" w:hAnsi="Arial Unicode MS" w:cs="Arial Unicode MS"/>
        </w:rPr>
        <w:lastRenderedPageBreak/>
        <w:t xml:space="preserve">5.2.1 </w:t>
      </w:r>
      <w:r>
        <w:rPr>
          <w:rFonts w:ascii="Arial Unicode MS" w:eastAsia="Arial Unicode MS" w:hAnsi="Arial Unicode MS" w:cs="Arial Unicode MS"/>
        </w:rPr>
        <w:t>비용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추정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프레임워크</w:t>
      </w:r>
    </w:p>
    <w:p w14:paraId="769D9694" w14:textId="77777777" w:rsidR="00D80D8A" w:rsidRDefault="00BE6280">
      <w:pPr>
        <w:spacing w:before="60" w:after="60"/>
      </w:pPr>
      <w:r>
        <w:rPr>
          <w:rFonts w:ascii="Arial Unicode MS" w:eastAsia="Arial Unicode MS" w:hAnsi="Arial Unicode MS" w:cs="Arial Unicode MS"/>
        </w:rPr>
        <w:t>연동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방식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선택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비용을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정량적으로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비교할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있도록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추정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구조를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제시한다</w:t>
      </w:r>
      <w:r>
        <w:rPr>
          <w:rFonts w:ascii="Arial Unicode MS" w:eastAsia="Arial Unicode MS" w:hAnsi="Arial Unicode MS" w:cs="Arial Unicode MS"/>
        </w:rPr>
        <w:t xml:space="preserve">. </w:t>
      </w:r>
      <w:r>
        <w:rPr>
          <w:rFonts w:ascii="Arial Unicode MS" w:eastAsia="Arial Unicode MS" w:hAnsi="Arial Unicode MS" w:cs="Arial Unicode MS"/>
        </w:rPr>
        <w:t>비용은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크게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토큰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비용</w:t>
      </w:r>
      <w:r>
        <w:rPr>
          <w:rFonts w:ascii="Arial Unicode MS" w:eastAsia="Arial Unicode MS" w:hAnsi="Arial Unicode MS" w:cs="Arial Unicode MS"/>
        </w:rPr>
        <w:t xml:space="preserve">(LLM API </w:t>
      </w:r>
      <w:r>
        <w:rPr>
          <w:rFonts w:ascii="Arial Unicode MS" w:eastAsia="Arial Unicode MS" w:hAnsi="Arial Unicode MS" w:cs="Arial Unicode MS"/>
        </w:rPr>
        <w:t>과금</w:t>
      </w:r>
      <w:r>
        <w:rPr>
          <w:rFonts w:ascii="Arial Unicode MS" w:eastAsia="Arial Unicode MS" w:hAnsi="Arial Unicode MS" w:cs="Arial Unicode MS"/>
        </w:rPr>
        <w:t xml:space="preserve">), </w:t>
      </w:r>
      <w:r>
        <w:rPr>
          <w:rFonts w:ascii="Arial Unicode MS" w:eastAsia="Arial Unicode MS" w:hAnsi="Arial Unicode MS" w:cs="Arial Unicode MS"/>
        </w:rPr>
        <w:t>인프라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비용</w:t>
      </w:r>
      <w:r>
        <w:rPr>
          <w:rFonts w:ascii="Arial Unicode MS" w:eastAsia="Arial Unicode MS" w:hAnsi="Arial Unicode MS" w:cs="Arial Unicode MS"/>
        </w:rPr>
        <w:t>(</w:t>
      </w:r>
      <w:proofErr w:type="spellStart"/>
      <w:r>
        <w:rPr>
          <w:rFonts w:ascii="Arial Unicode MS" w:eastAsia="Arial Unicode MS" w:hAnsi="Arial Unicode MS" w:cs="Arial Unicode MS"/>
        </w:rPr>
        <w:t>서버</w:t>
      </w:r>
      <w:r>
        <w:rPr>
          <w:rFonts w:ascii="Arial Unicode MS" w:eastAsia="Arial Unicode MS" w:hAnsi="Arial Unicode MS" w:cs="Arial Unicode MS"/>
        </w:rPr>
        <w:t>·</w:t>
      </w:r>
      <w:r>
        <w:rPr>
          <w:rFonts w:ascii="Arial Unicode MS" w:eastAsia="Arial Unicode MS" w:hAnsi="Arial Unicode MS" w:cs="Arial Unicode MS"/>
        </w:rPr>
        <w:t>모니터링</w:t>
      </w:r>
      <w:proofErr w:type="spellEnd"/>
      <w:r>
        <w:rPr>
          <w:rFonts w:ascii="Arial Unicode MS" w:eastAsia="Arial Unicode MS" w:hAnsi="Arial Unicode MS" w:cs="Arial Unicode MS"/>
        </w:rPr>
        <w:t xml:space="preserve">), </w:t>
      </w:r>
      <w:proofErr w:type="spellStart"/>
      <w:r>
        <w:rPr>
          <w:rFonts w:ascii="Arial Unicode MS" w:eastAsia="Arial Unicode MS" w:hAnsi="Arial Unicode MS" w:cs="Arial Unicode MS"/>
        </w:rPr>
        <w:t>개발</w:t>
      </w:r>
      <w:r>
        <w:rPr>
          <w:rFonts w:ascii="Arial Unicode MS" w:eastAsia="Arial Unicode MS" w:hAnsi="Arial Unicode MS" w:cs="Arial Unicode MS"/>
        </w:rPr>
        <w:t>·</w:t>
      </w:r>
      <w:r>
        <w:rPr>
          <w:rFonts w:ascii="Arial Unicode MS" w:eastAsia="Arial Unicode MS" w:hAnsi="Arial Unicode MS" w:cs="Arial Unicode MS"/>
        </w:rPr>
        <w:t>운영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비용</w:t>
      </w:r>
      <w:r>
        <w:rPr>
          <w:rFonts w:ascii="Arial Unicode MS" w:eastAsia="Arial Unicode MS" w:hAnsi="Arial Unicode MS" w:cs="Arial Unicode MS"/>
        </w:rPr>
        <w:t>(</w:t>
      </w:r>
      <w:r>
        <w:rPr>
          <w:rFonts w:ascii="Arial Unicode MS" w:eastAsia="Arial Unicode MS" w:hAnsi="Arial Unicode MS" w:cs="Arial Unicode MS"/>
        </w:rPr>
        <w:t>초기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구축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및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유지보수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인력</w:t>
      </w:r>
      <w:r>
        <w:rPr>
          <w:rFonts w:ascii="Arial Unicode MS" w:eastAsia="Arial Unicode MS" w:hAnsi="Arial Unicode MS" w:cs="Arial Unicode MS"/>
        </w:rPr>
        <w:t>)</w:t>
      </w:r>
      <w:r>
        <w:rPr>
          <w:rFonts w:ascii="Arial Unicode MS" w:eastAsia="Arial Unicode MS" w:hAnsi="Arial Unicode MS" w:cs="Arial Unicode MS"/>
        </w:rPr>
        <w:t>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세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축으로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구성된다</w:t>
      </w:r>
      <w:r>
        <w:rPr>
          <w:rFonts w:ascii="Arial Unicode MS" w:eastAsia="Arial Unicode MS" w:hAnsi="Arial Unicode MS" w:cs="Arial Unicode MS"/>
        </w:rPr>
        <w:t>.</w:t>
      </w:r>
    </w:p>
    <w:p w14:paraId="16A69D82" w14:textId="77777777" w:rsidR="00D80D8A" w:rsidRDefault="00BE6280">
      <w:pPr>
        <w:spacing w:before="60" w:after="60"/>
      </w:pPr>
      <w:r>
        <w:rPr>
          <w:rFonts w:ascii="Arial Unicode MS" w:eastAsia="Arial Unicode MS" w:hAnsi="Arial Unicode MS" w:cs="Arial Unicode MS"/>
        </w:rPr>
        <w:t>본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절에서의</w:t>
      </w:r>
      <w:r>
        <w:rPr>
          <w:rFonts w:ascii="Arial Unicode MS" w:eastAsia="Arial Unicode MS" w:hAnsi="Arial Unicode MS" w:cs="Arial Unicode MS"/>
        </w:rPr>
        <w:t xml:space="preserve"> TCO(</w:t>
      </w:r>
      <w:proofErr w:type="spellStart"/>
      <w:r>
        <w:rPr>
          <w:rFonts w:ascii="Arial Unicode MS" w:eastAsia="Arial Unicode MS" w:hAnsi="Arial Unicode MS" w:cs="Arial Unicode MS"/>
        </w:rPr>
        <w:t>Total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Cost</w:t>
      </w:r>
      <w:proofErr w:type="spellEnd"/>
      <w:r>
        <w:rPr>
          <w:rFonts w:ascii="Arial Unicode MS" w:eastAsia="Arial Unicode MS" w:hAnsi="Arial Unicode MS" w:cs="Arial Unicode MS"/>
        </w:rPr>
        <w:t xml:space="preserve"> of </w:t>
      </w:r>
      <w:proofErr w:type="spellStart"/>
      <w:r>
        <w:rPr>
          <w:rFonts w:ascii="Arial Unicode MS" w:eastAsia="Arial Unicode MS" w:hAnsi="Arial Unicode MS" w:cs="Arial Unicode MS"/>
        </w:rPr>
        <w:t>Ownership</w:t>
      </w:r>
      <w:proofErr w:type="spellEnd"/>
      <w:r>
        <w:rPr>
          <w:rFonts w:ascii="Arial Unicode MS" w:eastAsia="Arial Unicode MS" w:hAnsi="Arial Unicode MS" w:cs="Arial Unicode MS"/>
        </w:rPr>
        <w:t>)</w:t>
      </w:r>
      <w:r>
        <w:rPr>
          <w:rFonts w:ascii="Arial Unicode MS" w:eastAsia="Arial Unicode MS" w:hAnsi="Arial Unicode MS" w:cs="Arial Unicode MS"/>
        </w:rPr>
        <w:t>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세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비용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축을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합산한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총소유비용을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의미한다</w:t>
      </w:r>
      <w:r>
        <w:rPr>
          <w:rFonts w:ascii="Arial Unicode MS" w:eastAsia="Arial Unicode MS" w:hAnsi="Arial Unicode MS" w:cs="Arial Unicode MS"/>
        </w:rPr>
        <w:t xml:space="preserve">. </w:t>
      </w:r>
      <w:r>
        <w:rPr>
          <w:rFonts w:ascii="Arial Unicode MS" w:eastAsia="Arial Unicode MS" w:hAnsi="Arial Unicode MS" w:cs="Arial Unicode MS"/>
        </w:rPr>
        <w:t>이후</w:t>
      </w:r>
      <w:r>
        <w:rPr>
          <w:rFonts w:ascii="Arial Unicode MS" w:eastAsia="Arial Unicode MS" w:hAnsi="Arial Unicode MS" w:cs="Arial Unicode MS"/>
        </w:rPr>
        <w:t xml:space="preserve"> 5.2.3</w:t>
      </w:r>
      <w:r>
        <w:rPr>
          <w:rFonts w:ascii="Arial Unicode MS" w:eastAsia="Arial Unicode MS" w:hAnsi="Arial Unicode MS" w:cs="Arial Unicode MS"/>
        </w:rPr>
        <w:t>에서는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정의를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기준으로</w:t>
      </w:r>
      <w:r>
        <w:rPr>
          <w:rFonts w:ascii="Arial Unicode MS" w:eastAsia="Arial Unicode MS" w:hAnsi="Arial Unicode MS" w:cs="Arial Unicode MS"/>
        </w:rPr>
        <w:t xml:space="preserve"> FC </w:t>
      </w:r>
      <w:r>
        <w:rPr>
          <w:rFonts w:ascii="Arial Unicode MS" w:eastAsia="Arial Unicode MS" w:hAnsi="Arial Unicode MS" w:cs="Arial Unicode MS"/>
        </w:rPr>
        <w:t>단독과</w:t>
      </w:r>
      <w:r>
        <w:rPr>
          <w:rFonts w:ascii="Arial Unicode MS" w:eastAsia="Arial Unicode MS" w:hAnsi="Arial Unicode MS" w:cs="Arial Unicode MS"/>
        </w:rPr>
        <w:t xml:space="preserve"> MCP </w:t>
      </w:r>
      <w:r>
        <w:rPr>
          <w:rFonts w:ascii="Arial Unicode MS" w:eastAsia="Arial Unicode MS" w:hAnsi="Arial Unicode MS" w:cs="Arial Unicode MS"/>
        </w:rPr>
        <w:t>조합의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월간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비용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시나리오를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비교한다</w:t>
      </w:r>
      <w:r>
        <w:rPr>
          <w:rFonts w:ascii="Arial Unicode MS" w:eastAsia="Arial Unicode MS" w:hAnsi="Arial Unicode MS" w:cs="Arial Unicode MS"/>
        </w:rPr>
        <w:t>.</w:t>
      </w:r>
    </w:p>
    <w:p w14:paraId="10F553E1" w14:textId="77777777" w:rsidR="00D80D8A" w:rsidRDefault="00BE6280">
      <w:pPr>
        <w:spacing w:before="60" w:after="60"/>
      </w:pPr>
      <w:r>
        <w:rPr>
          <w:rFonts w:ascii="Arial Unicode MS" w:eastAsia="Arial Unicode MS" w:hAnsi="Arial Unicode MS" w:cs="Arial Unicode MS"/>
        </w:rPr>
        <w:t>그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중</w:t>
      </w:r>
      <w:r>
        <w:rPr>
          <w:rFonts w:ascii="Arial Unicode MS" w:eastAsia="Arial Unicode MS" w:hAnsi="Arial Unicode MS" w:cs="Arial Unicode MS"/>
        </w:rPr>
        <w:t xml:space="preserve"> FC </w:t>
      </w:r>
      <w:proofErr w:type="spellStart"/>
      <w:r>
        <w:rPr>
          <w:rFonts w:ascii="Arial Unicode MS" w:eastAsia="Arial Unicode MS" w:hAnsi="Arial Unicode MS" w:cs="Arial Unicode MS"/>
        </w:rPr>
        <w:t>vs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 xml:space="preserve">MCP </w:t>
      </w:r>
      <w:r>
        <w:rPr>
          <w:rFonts w:ascii="Arial Unicode MS" w:eastAsia="Arial Unicode MS" w:hAnsi="Arial Unicode MS" w:cs="Arial Unicode MS"/>
        </w:rPr>
        <w:t>차이를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가장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크게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만드는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스키마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토큰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비용이다</w:t>
      </w:r>
      <w:r>
        <w:rPr>
          <w:rFonts w:ascii="Arial Unicode MS" w:eastAsia="Arial Unicode MS" w:hAnsi="Arial Unicode MS" w:cs="Arial Unicode MS"/>
        </w:rPr>
        <w:t>.</w:t>
      </w:r>
    </w:p>
    <w:p w14:paraId="2E9F9570" w14:textId="77777777" w:rsidR="00D80D8A" w:rsidRDefault="00BE6280">
      <w:pPr>
        <w:spacing w:before="300" w:after="160"/>
        <w:rPr>
          <w:b/>
          <w:bCs/>
          <w:color w:val="333333"/>
        </w:rPr>
      </w:pPr>
      <w:proofErr w:type="spellStart"/>
      <w:r>
        <w:rPr>
          <w:b/>
          <w:bCs/>
        </w:rPr>
        <w:t>A</w:t>
      </w:r>
      <w:proofErr w:type="spellEnd"/>
      <w:r>
        <w:rPr>
          <w:b/>
          <w:bCs/>
        </w:rPr>
        <w:t xml:space="preserve">. </w:t>
      </w:r>
      <w:r>
        <w:rPr>
          <w:rFonts w:ascii="Arial Unicode MS" w:eastAsia="Arial Unicode MS" w:hAnsi="Arial Unicode MS" w:cs="Arial Unicode MS"/>
          <w:b/>
          <w:bCs/>
          <w:color w:val="333333"/>
        </w:rPr>
        <w:t xml:space="preserve">FC </w:t>
      </w:r>
      <w:r>
        <w:rPr>
          <w:rFonts w:ascii="Arial Unicode MS" w:eastAsia="Arial Unicode MS" w:hAnsi="Arial Unicode MS" w:cs="Arial Unicode MS"/>
          <w:b/>
          <w:bCs/>
          <w:color w:val="333333"/>
        </w:rPr>
        <w:t>토큰</w:t>
      </w:r>
      <w:r>
        <w:rPr>
          <w:rFonts w:ascii="Arial Unicode MS" w:eastAsia="Arial Unicode MS" w:hAnsi="Arial Unicode MS" w:cs="Arial Unicode MS"/>
          <w:b/>
          <w:bCs/>
          <w:color w:val="333333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color w:val="333333"/>
        </w:rPr>
        <w:t>비용</w:t>
      </w:r>
      <w:r>
        <w:rPr>
          <w:rFonts w:ascii="Arial Unicode MS" w:eastAsia="Arial Unicode MS" w:hAnsi="Arial Unicode MS" w:cs="Arial Unicode MS"/>
          <w:b/>
          <w:bCs/>
          <w:color w:val="333333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color w:val="333333"/>
        </w:rPr>
        <w:t>추정</w:t>
      </w:r>
      <w:r>
        <w:rPr>
          <w:rFonts w:ascii="Arial Unicode MS" w:eastAsia="Arial Unicode MS" w:hAnsi="Arial Unicode MS" w:cs="Arial Unicode MS"/>
          <w:b/>
          <w:bCs/>
          <w:color w:val="333333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color w:val="333333"/>
        </w:rPr>
        <w:t>공식</w:t>
      </w:r>
      <w:r>
        <w:rPr>
          <w:rFonts w:ascii="Arial Unicode MS" w:eastAsia="Arial Unicode MS" w:hAnsi="Arial Unicode MS" w:cs="Arial Unicode MS"/>
          <w:b/>
          <w:bCs/>
          <w:color w:val="333333"/>
        </w:rPr>
        <w:t xml:space="preserve">: </w:t>
      </w:r>
    </w:p>
    <w:p w14:paraId="3B34B418" w14:textId="77777777" w:rsidR="00D80D8A" w:rsidRDefault="00BE6280">
      <w:pPr>
        <w:spacing w:before="240" w:after="120"/>
        <w:jc w:val="center"/>
      </w:pPr>
      <w:r>
        <w:rPr>
          <w:rFonts w:ascii="Arial Unicode MS" w:eastAsia="Arial Unicode MS" w:hAnsi="Arial Unicode MS" w:cs="Arial Unicode MS"/>
          <w:b/>
          <w:bCs/>
        </w:rPr>
        <w:t xml:space="preserve">FC </w:t>
      </w:r>
      <w:r>
        <w:rPr>
          <w:rFonts w:ascii="Arial Unicode MS" w:eastAsia="Arial Unicode MS" w:hAnsi="Arial Unicode MS" w:cs="Arial Unicode MS"/>
          <w:b/>
          <w:bCs/>
        </w:rPr>
        <w:t>스키마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토큰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비용</w:t>
      </w:r>
      <w:r>
        <w:rPr>
          <w:rFonts w:ascii="Arial Unicode MS" w:eastAsia="Arial Unicode MS" w:hAnsi="Arial Unicode MS" w:cs="Arial Unicode MS"/>
          <w:b/>
          <w:bCs/>
        </w:rPr>
        <w:t xml:space="preserve"> = </w:t>
      </w:r>
      <w:proofErr w:type="spellStart"/>
      <w:r>
        <w:rPr>
          <w:rFonts w:ascii="Arial Unicode MS" w:eastAsia="Arial Unicode MS" w:hAnsi="Arial Unicode MS" w:cs="Arial Unicode MS"/>
          <w:b/>
          <w:bCs/>
          <w:sz w:val="21"/>
          <w:szCs w:val="21"/>
        </w:rPr>
        <w:t>N</w:t>
      </w:r>
      <w:proofErr w:type="spellEnd"/>
      <w:r>
        <w:rPr>
          <w:rFonts w:ascii="Arial Unicode MS" w:eastAsia="Arial Unicode MS" w:hAnsi="Arial Unicode MS" w:cs="Arial Unicode MS"/>
          <w:b/>
          <w:bCs/>
          <w:sz w:val="21"/>
          <w:szCs w:val="21"/>
        </w:rPr>
        <w:t xml:space="preserve"> × </w:t>
      </w:r>
      <w:proofErr w:type="spellStart"/>
      <w:r>
        <w:rPr>
          <w:rFonts w:ascii="Arial Unicode MS" w:eastAsia="Arial Unicode MS" w:hAnsi="Arial Unicode MS" w:cs="Arial Unicode MS"/>
          <w:b/>
          <w:bCs/>
          <w:sz w:val="21"/>
          <w:szCs w:val="21"/>
        </w:rPr>
        <w:t>T</w:t>
      </w:r>
      <w:proofErr w:type="spellEnd"/>
      <w:r>
        <w:rPr>
          <w:rFonts w:ascii="Arial Unicode MS" w:eastAsia="Arial Unicode MS" w:hAnsi="Arial Unicode MS" w:cs="Arial Unicode MS"/>
          <w:b/>
          <w:bCs/>
          <w:sz w:val="21"/>
          <w:szCs w:val="21"/>
        </w:rPr>
        <w:t xml:space="preserve"> × C × </w:t>
      </w:r>
      <w:proofErr w:type="spellStart"/>
      <w:r>
        <w:rPr>
          <w:rFonts w:ascii="Arial Unicode MS" w:eastAsia="Arial Unicode MS" w:hAnsi="Arial Unicode MS" w:cs="Arial Unicode MS"/>
          <w:b/>
          <w:bCs/>
          <w:sz w:val="21"/>
          <w:szCs w:val="21"/>
        </w:rPr>
        <w:t>P</w:t>
      </w:r>
      <w:proofErr w:type="spellEnd"/>
      <w:r>
        <w:rPr>
          <w:rFonts w:ascii="Arial Unicode MS" w:eastAsia="Arial Unicode MS" w:hAnsi="Arial Unicode MS" w:cs="Arial Unicode MS"/>
          <w:b/>
          <w:bCs/>
          <w:sz w:val="21"/>
          <w:szCs w:val="21"/>
        </w:rPr>
        <w:t xml:space="preserve"> × (1 − </w:t>
      </w:r>
      <w:proofErr w:type="spellStart"/>
      <w:r>
        <w:rPr>
          <w:rFonts w:ascii="Arial Unicode MS" w:eastAsia="Arial Unicode MS" w:hAnsi="Arial Unicode MS" w:cs="Arial Unicode MS"/>
          <w:b/>
          <w:bCs/>
          <w:sz w:val="21"/>
          <w:szCs w:val="21"/>
        </w:rPr>
        <w:t>H</w:t>
      </w:r>
      <w:proofErr w:type="spellEnd"/>
      <w:r>
        <w:rPr>
          <w:rFonts w:ascii="Arial Unicode MS" w:eastAsia="Arial Unicode MS" w:hAnsi="Arial Unicode MS" w:cs="Arial Unicode MS"/>
          <w:b/>
          <w:bCs/>
          <w:sz w:val="21"/>
          <w:szCs w:val="21"/>
        </w:rPr>
        <w:t xml:space="preserve"> × </w:t>
      </w:r>
      <w:proofErr w:type="spellStart"/>
      <w:r>
        <w:rPr>
          <w:rFonts w:ascii="Arial Unicode MS" w:eastAsia="Arial Unicode MS" w:hAnsi="Arial Unicode MS" w:cs="Arial Unicode MS"/>
          <w:b/>
          <w:bCs/>
          <w:sz w:val="21"/>
          <w:szCs w:val="21"/>
        </w:rPr>
        <w:t>D</w:t>
      </w:r>
      <w:proofErr w:type="spellEnd"/>
      <w:r>
        <w:rPr>
          <w:rFonts w:ascii="Arial Unicode MS" w:eastAsia="Arial Unicode MS" w:hAnsi="Arial Unicode MS" w:cs="Arial Unicode MS"/>
          <w:b/>
          <w:bCs/>
          <w:sz w:val="21"/>
          <w:szCs w:val="21"/>
        </w:rPr>
        <w:t>)</w:t>
      </w:r>
    </w:p>
    <w:tbl>
      <w:tblPr>
        <w:tblStyle w:val="affff0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102"/>
        <w:gridCol w:w="3447"/>
        <w:gridCol w:w="4476"/>
      </w:tblGrid>
      <w:tr w:rsidR="00D80D8A" w14:paraId="3808D2C5" w14:textId="77777777">
        <w:trPr>
          <w:trHeight w:val="390"/>
        </w:trPr>
        <w:tc>
          <w:tcPr>
            <w:tcW w:w="1101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2E405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EDBE5A" w14:textId="77777777" w:rsidR="00D80D8A" w:rsidRDefault="00BE6280">
            <w:pPr>
              <w:spacing w:before="240" w:after="240"/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  <w:sz w:val="18"/>
                <w:szCs w:val="18"/>
              </w:rPr>
              <w:t>변수</w:t>
            </w:r>
          </w:p>
        </w:tc>
        <w:tc>
          <w:tcPr>
            <w:tcW w:w="3447" w:type="dxa"/>
            <w:tcBorders>
              <w:top w:val="single" w:sz="6" w:space="0" w:color="AAAAAA"/>
              <w:left w:val="nil"/>
              <w:bottom w:val="single" w:sz="6" w:space="0" w:color="AAAAAA"/>
              <w:right w:val="single" w:sz="6" w:space="0" w:color="AAAAAA"/>
            </w:tcBorders>
            <w:shd w:val="clear" w:color="auto" w:fill="2E405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AC8766" w14:textId="77777777" w:rsidR="00D80D8A" w:rsidRDefault="00BE6280">
            <w:pPr>
              <w:spacing w:before="240" w:after="240"/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  <w:sz w:val="18"/>
                <w:szCs w:val="18"/>
              </w:rPr>
              <w:t>정의</w:t>
            </w:r>
          </w:p>
        </w:tc>
        <w:tc>
          <w:tcPr>
            <w:tcW w:w="4476" w:type="dxa"/>
            <w:tcBorders>
              <w:top w:val="single" w:sz="6" w:space="0" w:color="AAAAAA"/>
              <w:left w:val="nil"/>
              <w:bottom w:val="single" w:sz="6" w:space="0" w:color="AAAAAA"/>
              <w:right w:val="single" w:sz="6" w:space="0" w:color="AAAAAA"/>
            </w:tcBorders>
            <w:shd w:val="clear" w:color="auto" w:fill="2E405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D2FB8C" w14:textId="77777777" w:rsidR="00D80D8A" w:rsidRDefault="00BE6280">
            <w:pPr>
              <w:spacing w:before="240" w:after="240"/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  <w:sz w:val="18"/>
                <w:szCs w:val="18"/>
              </w:rPr>
              <w:t>예시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  <w:sz w:val="18"/>
                <w:szCs w:val="18"/>
              </w:rPr>
              <w:t>값</w:t>
            </w:r>
          </w:p>
        </w:tc>
      </w:tr>
      <w:tr w:rsidR="00D80D8A" w14:paraId="2FC7FCF5" w14:textId="77777777">
        <w:trPr>
          <w:trHeight w:val="390"/>
        </w:trPr>
        <w:tc>
          <w:tcPr>
            <w:tcW w:w="1101" w:type="dxa"/>
            <w:tcBorders>
              <w:top w:val="nil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8AB026" w14:textId="77777777" w:rsidR="00D80D8A" w:rsidRDefault="00BE6280">
            <w:pPr>
              <w:spacing w:before="240" w:after="240"/>
              <w:jc w:val="center"/>
              <w:rPr>
                <w:b/>
                <w:bCs/>
                <w:sz w:val="18"/>
                <w:szCs w:val="18"/>
              </w:rPr>
            </w:pPr>
            <w:proofErr w:type="spellStart"/>
            <w:r>
              <w:rPr>
                <w:b/>
                <w:bCs/>
                <w:sz w:val="18"/>
                <w:szCs w:val="18"/>
              </w:rPr>
              <w:t>N</w:t>
            </w:r>
            <w:proofErr w:type="spellEnd"/>
          </w:p>
        </w:tc>
        <w:tc>
          <w:tcPr>
            <w:tcW w:w="3447" w:type="dxa"/>
            <w:tcBorders>
              <w:top w:val="nil"/>
              <w:left w:val="nil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9480D0" w14:textId="77777777" w:rsidR="00D80D8A" w:rsidRDefault="00BE6280">
            <w:pPr>
              <w:spacing w:before="240" w:after="240"/>
              <w:rPr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등록된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도구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수</w:t>
            </w:r>
          </w:p>
        </w:tc>
        <w:tc>
          <w:tcPr>
            <w:tcW w:w="4476" w:type="dxa"/>
            <w:tcBorders>
              <w:top w:val="nil"/>
              <w:left w:val="nil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1E91B2" w14:textId="77777777" w:rsidR="00D80D8A" w:rsidRDefault="00BE6280">
            <w:pPr>
              <w:spacing w:before="240" w:after="240"/>
              <w:rPr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10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개</w:t>
            </w:r>
          </w:p>
        </w:tc>
      </w:tr>
      <w:tr w:rsidR="00D80D8A" w14:paraId="538A3865" w14:textId="77777777">
        <w:trPr>
          <w:trHeight w:val="390"/>
        </w:trPr>
        <w:tc>
          <w:tcPr>
            <w:tcW w:w="1101" w:type="dxa"/>
            <w:tcBorders>
              <w:top w:val="nil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400BB0" w14:textId="77777777" w:rsidR="00D80D8A" w:rsidRDefault="00BE6280">
            <w:pPr>
              <w:spacing w:before="240" w:after="240"/>
              <w:jc w:val="center"/>
              <w:rPr>
                <w:b/>
                <w:bCs/>
                <w:sz w:val="18"/>
                <w:szCs w:val="18"/>
              </w:rPr>
            </w:pPr>
            <w:proofErr w:type="spellStart"/>
            <w:r>
              <w:rPr>
                <w:b/>
                <w:bCs/>
                <w:sz w:val="18"/>
                <w:szCs w:val="18"/>
              </w:rPr>
              <w:t>T</w:t>
            </w:r>
            <w:proofErr w:type="spellEnd"/>
          </w:p>
        </w:tc>
        <w:tc>
          <w:tcPr>
            <w:tcW w:w="3447" w:type="dxa"/>
            <w:tcBorders>
              <w:top w:val="nil"/>
              <w:left w:val="nil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0D2826" w14:textId="77777777" w:rsidR="00D80D8A" w:rsidRDefault="00BE6280">
            <w:pPr>
              <w:spacing w:before="240" w:after="240"/>
              <w:rPr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도구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1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개당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평균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스키마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토큰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수</w:t>
            </w:r>
          </w:p>
        </w:tc>
        <w:tc>
          <w:tcPr>
            <w:tcW w:w="4476" w:type="dxa"/>
            <w:tcBorders>
              <w:top w:val="nil"/>
              <w:left w:val="nil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9D8AD" w14:textId="77777777" w:rsidR="00D80D8A" w:rsidRDefault="00BE6280">
            <w:pPr>
              <w:spacing w:before="240" w:after="240"/>
              <w:rPr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350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토큰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(200~500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범위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파라미터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복잡도에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따라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상이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)</w:t>
            </w:r>
          </w:p>
        </w:tc>
      </w:tr>
      <w:tr w:rsidR="00D80D8A" w14:paraId="6927CFA3" w14:textId="77777777">
        <w:trPr>
          <w:trHeight w:val="390"/>
        </w:trPr>
        <w:tc>
          <w:tcPr>
            <w:tcW w:w="1101" w:type="dxa"/>
            <w:tcBorders>
              <w:top w:val="nil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A25979" w14:textId="77777777" w:rsidR="00D80D8A" w:rsidRDefault="00BE6280">
            <w:pPr>
              <w:spacing w:before="240" w:after="240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3447" w:type="dxa"/>
            <w:tcBorders>
              <w:top w:val="nil"/>
              <w:left w:val="nil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4F6E8C" w14:textId="77777777" w:rsidR="00D80D8A" w:rsidRDefault="00BE6280">
            <w:pPr>
              <w:spacing w:before="240" w:after="240"/>
              <w:rPr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일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호출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횟수</w:t>
            </w:r>
          </w:p>
        </w:tc>
        <w:tc>
          <w:tcPr>
            <w:tcW w:w="4476" w:type="dxa"/>
            <w:tcBorders>
              <w:top w:val="nil"/>
              <w:left w:val="nil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50A071" w14:textId="77777777" w:rsidR="00D80D8A" w:rsidRDefault="00BE6280">
            <w:pPr>
              <w:spacing w:before="240" w:after="240"/>
              <w:rPr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1,000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회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/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일</w:t>
            </w:r>
          </w:p>
        </w:tc>
      </w:tr>
      <w:tr w:rsidR="00D80D8A" w14:paraId="3D61A97D" w14:textId="77777777">
        <w:trPr>
          <w:trHeight w:val="390"/>
        </w:trPr>
        <w:tc>
          <w:tcPr>
            <w:tcW w:w="1101" w:type="dxa"/>
            <w:tcBorders>
              <w:top w:val="nil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559015" w14:textId="77777777" w:rsidR="00D80D8A" w:rsidRDefault="00BE6280">
            <w:pPr>
              <w:spacing w:before="240" w:after="240"/>
              <w:jc w:val="center"/>
              <w:rPr>
                <w:b/>
                <w:bCs/>
                <w:sz w:val="18"/>
                <w:szCs w:val="18"/>
              </w:rPr>
            </w:pPr>
            <w:proofErr w:type="spellStart"/>
            <w:r>
              <w:rPr>
                <w:b/>
                <w:bCs/>
                <w:sz w:val="18"/>
                <w:szCs w:val="18"/>
              </w:rPr>
              <w:t>P</w:t>
            </w:r>
            <w:proofErr w:type="spellEnd"/>
          </w:p>
        </w:tc>
        <w:tc>
          <w:tcPr>
            <w:tcW w:w="3447" w:type="dxa"/>
            <w:tcBorders>
              <w:top w:val="nil"/>
              <w:left w:val="nil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8556BC" w14:textId="77777777" w:rsidR="00D80D8A" w:rsidRDefault="00BE6280">
            <w:pPr>
              <w:spacing w:before="240" w:after="240"/>
              <w:rPr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입력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토큰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단가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($/1K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토큰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)</w:t>
            </w:r>
          </w:p>
        </w:tc>
        <w:tc>
          <w:tcPr>
            <w:tcW w:w="4476" w:type="dxa"/>
            <w:tcBorders>
              <w:top w:val="nil"/>
              <w:left w:val="nil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5D53B8" w14:textId="77777777" w:rsidR="00D80D8A" w:rsidRDefault="00BE6280">
            <w:pPr>
              <w:spacing w:before="240" w:after="240"/>
              <w:rPr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$0.003/1K (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모델에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따라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편차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큼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)</w:t>
            </w:r>
          </w:p>
        </w:tc>
      </w:tr>
      <w:tr w:rsidR="00D80D8A" w14:paraId="3D9E19F2" w14:textId="77777777">
        <w:trPr>
          <w:trHeight w:val="390"/>
        </w:trPr>
        <w:tc>
          <w:tcPr>
            <w:tcW w:w="1101" w:type="dxa"/>
            <w:tcBorders>
              <w:top w:val="nil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AFEC9C" w14:textId="77777777" w:rsidR="00D80D8A" w:rsidRDefault="00BE6280">
            <w:pPr>
              <w:spacing w:before="240" w:after="240"/>
              <w:jc w:val="center"/>
              <w:rPr>
                <w:b/>
                <w:bCs/>
                <w:sz w:val="18"/>
                <w:szCs w:val="18"/>
              </w:rPr>
            </w:pPr>
            <w:proofErr w:type="spellStart"/>
            <w:r>
              <w:rPr>
                <w:b/>
                <w:bCs/>
                <w:sz w:val="18"/>
                <w:szCs w:val="18"/>
              </w:rPr>
              <w:t>H</w:t>
            </w:r>
            <w:proofErr w:type="spellEnd"/>
          </w:p>
        </w:tc>
        <w:tc>
          <w:tcPr>
            <w:tcW w:w="3447" w:type="dxa"/>
            <w:tcBorders>
              <w:top w:val="nil"/>
              <w:left w:val="nil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151277" w14:textId="77777777" w:rsidR="00D80D8A" w:rsidRDefault="00BE6280">
            <w:pPr>
              <w:spacing w:before="240" w:after="240"/>
              <w:rPr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프롬프트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캐시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적중률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(0~1)</w:t>
            </w:r>
          </w:p>
        </w:tc>
        <w:tc>
          <w:tcPr>
            <w:tcW w:w="4476" w:type="dxa"/>
            <w:tcBorders>
              <w:top w:val="nil"/>
              <w:left w:val="nil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720105" w14:textId="77777777" w:rsidR="00D80D8A" w:rsidRDefault="00BE6280">
            <w:pPr>
              <w:spacing w:before="240" w:after="240"/>
              <w:rPr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0 (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미적용</w:t>
            </w:r>
            <w:proofErr w:type="gramStart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) /</w:t>
            </w:r>
            <w:proofErr w:type="gramEnd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0.8 (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적용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시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추정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파일럿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실측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필요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)</w:t>
            </w:r>
          </w:p>
        </w:tc>
      </w:tr>
      <w:tr w:rsidR="00D80D8A" w14:paraId="1E12E4CD" w14:textId="77777777">
        <w:trPr>
          <w:trHeight w:val="390"/>
        </w:trPr>
        <w:tc>
          <w:tcPr>
            <w:tcW w:w="1101" w:type="dxa"/>
            <w:tcBorders>
              <w:top w:val="nil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563FF0" w14:textId="77777777" w:rsidR="00D80D8A" w:rsidRDefault="00BE6280">
            <w:pPr>
              <w:spacing w:before="240" w:after="240"/>
              <w:jc w:val="center"/>
              <w:rPr>
                <w:b/>
                <w:bCs/>
                <w:sz w:val="18"/>
                <w:szCs w:val="18"/>
              </w:rPr>
            </w:pPr>
            <w:proofErr w:type="spellStart"/>
            <w:r>
              <w:rPr>
                <w:b/>
                <w:bCs/>
                <w:sz w:val="18"/>
                <w:szCs w:val="18"/>
              </w:rPr>
              <w:t>D</w:t>
            </w:r>
            <w:proofErr w:type="spellEnd"/>
          </w:p>
        </w:tc>
        <w:tc>
          <w:tcPr>
            <w:tcW w:w="3447" w:type="dxa"/>
            <w:tcBorders>
              <w:top w:val="nil"/>
              <w:left w:val="nil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DFD107" w14:textId="77777777" w:rsidR="00D80D8A" w:rsidRDefault="00BE6280">
            <w:pPr>
              <w:spacing w:before="240" w:after="240"/>
              <w:rPr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캐시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할인율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Provider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별</w:t>
            </w:r>
            <w:proofErr w:type="spellEnd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상이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)</w:t>
            </w:r>
          </w:p>
        </w:tc>
        <w:tc>
          <w:tcPr>
            <w:tcW w:w="4476" w:type="dxa"/>
            <w:tcBorders>
              <w:top w:val="nil"/>
              <w:left w:val="nil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62B052" w14:textId="77777777" w:rsidR="00D80D8A" w:rsidRDefault="00BE6280">
            <w:pPr>
              <w:spacing w:before="240" w:after="240"/>
              <w:rPr>
                <w:sz w:val="18"/>
                <w:szCs w:val="18"/>
              </w:rPr>
            </w:pPr>
            <w:proofErr w:type="spellStart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OpenAI</w:t>
            </w:r>
            <w:proofErr w:type="spellEnd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: 0.5 (50%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할인</w:t>
            </w:r>
            <w:proofErr w:type="gramStart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) /</w:t>
            </w:r>
            <w:proofErr w:type="gramEnd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Anthropic</w:t>
            </w:r>
            <w:proofErr w:type="spellEnd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: 0.9 (90%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할인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)</w:t>
            </w:r>
          </w:p>
        </w:tc>
      </w:tr>
    </w:tbl>
    <w:p w14:paraId="55E049FD" w14:textId="77777777" w:rsidR="00D80D8A" w:rsidRDefault="00BE6280">
      <w:pPr>
        <w:spacing w:before="240" w:after="120"/>
        <w:rPr>
          <w:b/>
          <w:bCs/>
        </w:rPr>
      </w:pPr>
      <w:r>
        <w:rPr>
          <w:b/>
          <w:bCs/>
        </w:rPr>
        <w:t xml:space="preserve"> </w:t>
      </w:r>
    </w:p>
    <w:p w14:paraId="18834D9F" w14:textId="77777777" w:rsidR="00D80D8A" w:rsidRDefault="00BE6280">
      <w:pPr>
        <w:spacing w:before="240" w:after="120"/>
        <w:rPr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>산출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예시</w:t>
      </w:r>
      <w:r>
        <w:rPr>
          <w:rFonts w:ascii="Arial Unicode MS" w:eastAsia="Arial Unicode MS" w:hAnsi="Arial Unicode MS" w:cs="Arial Unicode MS"/>
          <w:b/>
          <w:bCs/>
        </w:rPr>
        <w:t xml:space="preserve"> (</w:t>
      </w:r>
      <w:r>
        <w:rPr>
          <w:rFonts w:ascii="Arial Unicode MS" w:eastAsia="Arial Unicode MS" w:hAnsi="Arial Unicode MS" w:cs="Arial Unicode MS"/>
          <w:b/>
          <w:bCs/>
        </w:rPr>
        <w:t>도구</w:t>
      </w:r>
      <w:r>
        <w:rPr>
          <w:rFonts w:ascii="Arial Unicode MS" w:eastAsia="Arial Unicode MS" w:hAnsi="Arial Unicode MS" w:cs="Arial Unicode MS"/>
          <w:b/>
          <w:bCs/>
        </w:rPr>
        <w:t xml:space="preserve"> 10</w:t>
      </w:r>
      <w:r>
        <w:rPr>
          <w:rFonts w:ascii="Arial Unicode MS" w:eastAsia="Arial Unicode MS" w:hAnsi="Arial Unicode MS" w:cs="Arial Unicode MS"/>
          <w:b/>
          <w:bCs/>
        </w:rPr>
        <w:t>개</w:t>
      </w:r>
      <w:r>
        <w:rPr>
          <w:rFonts w:ascii="Arial Unicode MS" w:eastAsia="Arial Unicode MS" w:hAnsi="Arial Unicode MS" w:cs="Arial Unicode MS"/>
          <w:b/>
          <w:bCs/>
        </w:rPr>
        <w:t>, 350</w:t>
      </w:r>
      <w:r>
        <w:rPr>
          <w:rFonts w:ascii="Arial Unicode MS" w:eastAsia="Arial Unicode MS" w:hAnsi="Arial Unicode MS" w:cs="Arial Unicode MS"/>
          <w:b/>
          <w:bCs/>
        </w:rPr>
        <w:t>토큰</w:t>
      </w:r>
      <w:r>
        <w:rPr>
          <w:rFonts w:ascii="Arial Unicode MS" w:eastAsia="Arial Unicode MS" w:hAnsi="Arial Unicode MS" w:cs="Arial Unicode MS"/>
          <w:b/>
          <w:bCs/>
        </w:rPr>
        <w:t>/</w:t>
      </w:r>
      <w:r>
        <w:rPr>
          <w:rFonts w:ascii="Arial Unicode MS" w:eastAsia="Arial Unicode MS" w:hAnsi="Arial Unicode MS" w:cs="Arial Unicode MS"/>
          <w:b/>
          <w:bCs/>
        </w:rPr>
        <w:t>개</w:t>
      </w:r>
      <w:r>
        <w:rPr>
          <w:rFonts w:ascii="Arial Unicode MS" w:eastAsia="Arial Unicode MS" w:hAnsi="Arial Unicode MS" w:cs="Arial Unicode MS"/>
          <w:b/>
          <w:bCs/>
        </w:rPr>
        <w:t>, 1,000</w:t>
      </w:r>
      <w:r>
        <w:rPr>
          <w:rFonts w:ascii="Arial Unicode MS" w:eastAsia="Arial Unicode MS" w:hAnsi="Arial Unicode MS" w:cs="Arial Unicode MS"/>
          <w:b/>
          <w:bCs/>
        </w:rPr>
        <w:t>회</w:t>
      </w:r>
      <w:r>
        <w:rPr>
          <w:rFonts w:ascii="Arial Unicode MS" w:eastAsia="Arial Unicode MS" w:hAnsi="Arial Unicode MS" w:cs="Arial Unicode MS"/>
          <w:b/>
          <w:bCs/>
        </w:rPr>
        <w:t>/</w:t>
      </w:r>
      <w:r>
        <w:rPr>
          <w:rFonts w:ascii="Arial Unicode MS" w:eastAsia="Arial Unicode MS" w:hAnsi="Arial Unicode MS" w:cs="Arial Unicode MS"/>
          <w:b/>
          <w:bCs/>
        </w:rPr>
        <w:t>일</w:t>
      </w:r>
      <w:r>
        <w:rPr>
          <w:rFonts w:ascii="Arial Unicode MS" w:eastAsia="Arial Unicode MS" w:hAnsi="Arial Unicode MS" w:cs="Arial Unicode MS"/>
          <w:b/>
          <w:bCs/>
        </w:rPr>
        <w:t>, $0.003/1K)</w:t>
      </w:r>
    </w:p>
    <w:tbl>
      <w:tblPr>
        <w:tblStyle w:val="affff1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637"/>
        <w:gridCol w:w="2694"/>
        <w:gridCol w:w="2694"/>
      </w:tblGrid>
      <w:tr w:rsidR="00D80D8A" w14:paraId="1C9EB0D0" w14:textId="77777777">
        <w:trPr>
          <w:trHeight w:val="390"/>
        </w:trPr>
        <w:tc>
          <w:tcPr>
            <w:tcW w:w="363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2E405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459705" w14:textId="77777777" w:rsidR="00D80D8A" w:rsidRDefault="00BE6280">
            <w:pPr>
              <w:spacing w:before="240" w:after="240"/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  <w:sz w:val="18"/>
                <w:szCs w:val="18"/>
              </w:rPr>
              <w:t>시나리오</w:t>
            </w:r>
          </w:p>
        </w:tc>
        <w:tc>
          <w:tcPr>
            <w:tcW w:w="2694" w:type="dxa"/>
            <w:tcBorders>
              <w:top w:val="single" w:sz="6" w:space="0" w:color="AAAAAA"/>
              <w:left w:val="nil"/>
              <w:bottom w:val="single" w:sz="6" w:space="0" w:color="AAAAAA"/>
              <w:right w:val="single" w:sz="6" w:space="0" w:color="AAAAAA"/>
            </w:tcBorders>
            <w:shd w:val="clear" w:color="auto" w:fill="2E405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BF4E85" w14:textId="77777777" w:rsidR="00D80D8A" w:rsidRDefault="00BE6280">
            <w:pPr>
              <w:spacing w:before="240" w:after="240"/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  <w:sz w:val="18"/>
                <w:szCs w:val="18"/>
              </w:rPr>
              <w:t>일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  <w:sz w:val="18"/>
                <w:szCs w:val="18"/>
              </w:rPr>
              <w:t>비용</w:t>
            </w:r>
          </w:p>
        </w:tc>
        <w:tc>
          <w:tcPr>
            <w:tcW w:w="2694" w:type="dxa"/>
            <w:tcBorders>
              <w:top w:val="single" w:sz="6" w:space="0" w:color="AAAAAA"/>
              <w:left w:val="nil"/>
              <w:bottom w:val="single" w:sz="6" w:space="0" w:color="AAAAAA"/>
              <w:right w:val="single" w:sz="6" w:space="0" w:color="AAAAAA"/>
            </w:tcBorders>
            <w:shd w:val="clear" w:color="auto" w:fill="2E405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340488" w14:textId="77777777" w:rsidR="00D80D8A" w:rsidRDefault="00BE6280">
            <w:pPr>
              <w:spacing w:before="240" w:after="240"/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  <w:sz w:val="18"/>
                <w:szCs w:val="18"/>
              </w:rPr>
              <w:t>월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  <w:sz w:val="18"/>
                <w:szCs w:val="18"/>
              </w:rPr>
              <w:t>비용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  <w:sz w:val="18"/>
                <w:szCs w:val="18"/>
              </w:rPr>
              <w:t xml:space="preserve"> (30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  <w:sz w:val="18"/>
                <w:szCs w:val="18"/>
              </w:rPr>
              <w:t>일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  <w:sz w:val="18"/>
                <w:szCs w:val="18"/>
              </w:rPr>
              <w:t>)</w:t>
            </w:r>
          </w:p>
        </w:tc>
      </w:tr>
      <w:tr w:rsidR="00D80D8A" w14:paraId="408AD406" w14:textId="77777777">
        <w:trPr>
          <w:trHeight w:val="390"/>
        </w:trPr>
        <w:tc>
          <w:tcPr>
            <w:tcW w:w="3636" w:type="dxa"/>
            <w:tcBorders>
              <w:top w:val="nil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F1D6DF" w14:textId="77777777" w:rsidR="00D80D8A" w:rsidRDefault="00BE6280">
            <w:pPr>
              <w:spacing w:before="240" w:after="240"/>
              <w:rPr>
                <w:b/>
                <w:bCs/>
                <w:sz w:val="18"/>
                <w:szCs w:val="18"/>
              </w:rPr>
            </w:pPr>
            <w:proofErr w:type="spellStart"/>
            <w:r>
              <w:rPr>
                <w:rFonts w:ascii="Arial Unicode MS" w:eastAsia="Arial Unicode MS" w:hAnsi="Arial Unicode MS" w:cs="Arial Unicode MS"/>
                <w:b/>
                <w:bCs/>
                <w:sz w:val="18"/>
                <w:szCs w:val="18"/>
              </w:rPr>
              <w:t>캐싱</w:t>
            </w:r>
            <w:proofErr w:type="spellEnd"/>
            <w:r>
              <w:rPr>
                <w:rFonts w:ascii="Arial Unicode MS" w:eastAsia="Arial Unicode MS" w:hAnsi="Arial Unicode MS" w:cs="Arial Unicode MS"/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  <w:sz w:val="18"/>
                <w:szCs w:val="18"/>
              </w:rPr>
              <w:t>미적용</w:t>
            </w:r>
            <w:r>
              <w:rPr>
                <w:rFonts w:ascii="Arial Unicode MS" w:eastAsia="Arial Unicode MS" w:hAnsi="Arial Unicode MS" w:cs="Arial Unicode MS"/>
                <w:b/>
                <w:bCs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Arial Unicode MS" w:eastAsia="Arial Unicode MS" w:hAnsi="Arial Unicode MS" w:cs="Arial Unicode MS"/>
                <w:b/>
                <w:bCs/>
                <w:sz w:val="18"/>
                <w:szCs w:val="18"/>
              </w:rPr>
              <w:t>H</w:t>
            </w:r>
            <w:proofErr w:type="spellEnd"/>
            <w:r>
              <w:rPr>
                <w:rFonts w:ascii="Arial Unicode MS" w:eastAsia="Arial Unicode MS" w:hAnsi="Arial Unicode MS" w:cs="Arial Unicode MS"/>
                <w:b/>
                <w:bCs/>
                <w:sz w:val="18"/>
                <w:szCs w:val="18"/>
              </w:rPr>
              <w:t>=0)</w:t>
            </w:r>
          </w:p>
        </w:tc>
        <w:tc>
          <w:tcPr>
            <w:tcW w:w="2694" w:type="dxa"/>
            <w:tcBorders>
              <w:top w:val="nil"/>
              <w:left w:val="nil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CCE6CA" w14:textId="77777777" w:rsidR="00D80D8A" w:rsidRDefault="00BE6280">
            <w:pPr>
              <w:spacing w:before="240" w:after="24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$10.5</w:t>
            </w:r>
          </w:p>
        </w:tc>
        <w:tc>
          <w:tcPr>
            <w:tcW w:w="2694" w:type="dxa"/>
            <w:tcBorders>
              <w:top w:val="nil"/>
              <w:left w:val="nil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BEB74D" w14:textId="77777777" w:rsidR="00D80D8A" w:rsidRDefault="00BE6280">
            <w:pPr>
              <w:spacing w:before="240" w:after="24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$315</w:t>
            </w:r>
          </w:p>
        </w:tc>
      </w:tr>
      <w:tr w:rsidR="00D80D8A" w14:paraId="38E0C160" w14:textId="77777777">
        <w:trPr>
          <w:trHeight w:val="390"/>
        </w:trPr>
        <w:tc>
          <w:tcPr>
            <w:tcW w:w="3636" w:type="dxa"/>
            <w:tcBorders>
              <w:top w:val="nil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F4B5DC" w14:textId="77777777" w:rsidR="00D80D8A" w:rsidRDefault="00BE6280">
            <w:pPr>
              <w:spacing w:before="240" w:after="240"/>
              <w:rPr>
                <w:b/>
                <w:bCs/>
                <w:sz w:val="18"/>
                <w:szCs w:val="18"/>
              </w:rPr>
            </w:pPr>
            <w:proofErr w:type="spellStart"/>
            <w:r>
              <w:rPr>
                <w:rFonts w:ascii="Arial Unicode MS" w:eastAsia="Arial Unicode MS" w:hAnsi="Arial Unicode MS" w:cs="Arial Unicode MS"/>
                <w:b/>
                <w:bCs/>
                <w:sz w:val="18"/>
                <w:szCs w:val="18"/>
              </w:rPr>
              <w:lastRenderedPageBreak/>
              <w:t>OpenAI</w:t>
            </w:r>
            <w:proofErr w:type="spellEnd"/>
            <w:r>
              <w:rPr>
                <w:rFonts w:ascii="Arial Unicode MS" w:eastAsia="Arial Unicode MS" w:hAnsi="Arial Unicode MS" w:cs="Arial Unicode MS"/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b/>
                <w:bCs/>
                <w:sz w:val="18"/>
                <w:szCs w:val="18"/>
              </w:rPr>
              <w:t>캐싱</w:t>
            </w:r>
            <w:proofErr w:type="spellEnd"/>
            <w:r>
              <w:rPr>
                <w:rFonts w:ascii="Arial Unicode MS" w:eastAsia="Arial Unicode MS" w:hAnsi="Arial Unicode MS" w:cs="Arial Unicode MS"/>
                <w:b/>
                <w:bCs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Arial Unicode MS" w:eastAsia="Arial Unicode MS" w:hAnsi="Arial Unicode MS" w:cs="Arial Unicode MS"/>
                <w:b/>
                <w:bCs/>
                <w:sz w:val="18"/>
                <w:szCs w:val="18"/>
              </w:rPr>
              <w:t>H</w:t>
            </w:r>
            <w:proofErr w:type="spellEnd"/>
            <w:r>
              <w:rPr>
                <w:rFonts w:ascii="Arial Unicode MS" w:eastAsia="Arial Unicode MS" w:hAnsi="Arial Unicode MS" w:cs="Arial Unicode MS"/>
                <w:b/>
                <w:bCs/>
                <w:sz w:val="18"/>
                <w:szCs w:val="18"/>
              </w:rPr>
              <w:t xml:space="preserve">=0.8, </w:t>
            </w:r>
            <w:proofErr w:type="spellStart"/>
            <w:r>
              <w:rPr>
                <w:rFonts w:ascii="Arial Unicode MS" w:eastAsia="Arial Unicode MS" w:hAnsi="Arial Unicode MS" w:cs="Arial Unicode MS"/>
                <w:b/>
                <w:bCs/>
                <w:sz w:val="18"/>
                <w:szCs w:val="18"/>
              </w:rPr>
              <w:t>D</w:t>
            </w:r>
            <w:proofErr w:type="spellEnd"/>
            <w:r>
              <w:rPr>
                <w:rFonts w:ascii="Arial Unicode MS" w:eastAsia="Arial Unicode MS" w:hAnsi="Arial Unicode MS" w:cs="Arial Unicode MS"/>
                <w:b/>
                <w:bCs/>
                <w:sz w:val="18"/>
                <w:szCs w:val="18"/>
              </w:rPr>
              <w:t>=0.5)</w:t>
            </w:r>
          </w:p>
        </w:tc>
        <w:tc>
          <w:tcPr>
            <w:tcW w:w="2694" w:type="dxa"/>
            <w:tcBorders>
              <w:top w:val="nil"/>
              <w:left w:val="nil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F17DEE" w14:textId="77777777" w:rsidR="00D80D8A" w:rsidRDefault="00BE6280">
            <w:pPr>
              <w:spacing w:before="240" w:after="24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$6.3</w:t>
            </w:r>
          </w:p>
        </w:tc>
        <w:tc>
          <w:tcPr>
            <w:tcW w:w="2694" w:type="dxa"/>
            <w:tcBorders>
              <w:top w:val="nil"/>
              <w:left w:val="nil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78F877" w14:textId="77777777" w:rsidR="00D80D8A" w:rsidRDefault="00BE6280">
            <w:pPr>
              <w:spacing w:before="240" w:after="24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$189</w:t>
            </w:r>
          </w:p>
        </w:tc>
      </w:tr>
      <w:tr w:rsidR="00D80D8A" w14:paraId="236F225A" w14:textId="77777777">
        <w:trPr>
          <w:trHeight w:val="390"/>
        </w:trPr>
        <w:tc>
          <w:tcPr>
            <w:tcW w:w="3636" w:type="dxa"/>
            <w:tcBorders>
              <w:top w:val="nil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67590B" w14:textId="77777777" w:rsidR="00D80D8A" w:rsidRDefault="00BE6280">
            <w:pPr>
              <w:spacing w:before="240" w:after="240"/>
              <w:rPr>
                <w:b/>
                <w:bCs/>
                <w:sz w:val="18"/>
                <w:szCs w:val="18"/>
              </w:rPr>
            </w:pPr>
            <w:proofErr w:type="spellStart"/>
            <w:r>
              <w:rPr>
                <w:rFonts w:ascii="Arial Unicode MS" w:eastAsia="Arial Unicode MS" w:hAnsi="Arial Unicode MS" w:cs="Arial Unicode MS"/>
                <w:b/>
                <w:bCs/>
                <w:sz w:val="18"/>
                <w:szCs w:val="18"/>
              </w:rPr>
              <w:t>Anthropic</w:t>
            </w:r>
            <w:proofErr w:type="spellEnd"/>
            <w:r>
              <w:rPr>
                <w:rFonts w:ascii="Arial Unicode MS" w:eastAsia="Arial Unicode MS" w:hAnsi="Arial Unicode MS" w:cs="Arial Unicode MS"/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b/>
                <w:bCs/>
                <w:sz w:val="18"/>
                <w:szCs w:val="18"/>
              </w:rPr>
              <w:t>캐싱</w:t>
            </w:r>
            <w:proofErr w:type="spellEnd"/>
            <w:r>
              <w:rPr>
                <w:rFonts w:ascii="Arial Unicode MS" w:eastAsia="Arial Unicode MS" w:hAnsi="Arial Unicode MS" w:cs="Arial Unicode MS"/>
                <w:b/>
                <w:bCs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Arial Unicode MS" w:eastAsia="Arial Unicode MS" w:hAnsi="Arial Unicode MS" w:cs="Arial Unicode MS"/>
                <w:b/>
                <w:bCs/>
                <w:sz w:val="18"/>
                <w:szCs w:val="18"/>
              </w:rPr>
              <w:t>H</w:t>
            </w:r>
            <w:proofErr w:type="spellEnd"/>
            <w:r>
              <w:rPr>
                <w:rFonts w:ascii="Arial Unicode MS" w:eastAsia="Arial Unicode MS" w:hAnsi="Arial Unicode MS" w:cs="Arial Unicode MS"/>
                <w:b/>
                <w:bCs/>
                <w:sz w:val="18"/>
                <w:szCs w:val="18"/>
              </w:rPr>
              <w:t xml:space="preserve">=0.8, </w:t>
            </w:r>
            <w:proofErr w:type="spellStart"/>
            <w:r>
              <w:rPr>
                <w:rFonts w:ascii="Arial Unicode MS" w:eastAsia="Arial Unicode MS" w:hAnsi="Arial Unicode MS" w:cs="Arial Unicode MS"/>
                <w:b/>
                <w:bCs/>
                <w:sz w:val="18"/>
                <w:szCs w:val="18"/>
              </w:rPr>
              <w:t>D</w:t>
            </w:r>
            <w:proofErr w:type="spellEnd"/>
            <w:r>
              <w:rPr>
                <w:rFonts w:ascii="Arial Unicode MS" w:eastAsia="Arial Unicode MS" w:hAnsi="Arial Unicode MS" w:cs="Arial Unicode MS"/>
                <w:b/>
                <w:bCs/>
                <w:sz w:val="18"/>
                <w:szCs w:val="18"/>
              </w:rPr>
              <w:t>=0.9)</w:t>
            </w:r>
          </w:p>
        </w:tc>
        <w:tc>
          <w:tcPr>
            <w:tcW w:w="2694" w:type="dxa"/>
            <w:tcBorders>
              <w:top w:val="nil"/>
              <w:left w:val="nil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CFB452" w14:textId="77777777" w:rsidR="00D80D8A" w:rsidRDefault="00BE6280">
            <w:pPr>
              <w:spacing w:before="240" w:after="24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$2.94</w:t>
            </w:r>
          </w:p>
        </w:tc>
        <w:tc>
          <w:tcPr>
            <w:tcW w:w="2694" w:type="dxa"/>
            <w:tcBorders>
              <w:top w:val="nil"/>
              <w:left w:val="nil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455F8A" w14:textId="77777777" w:rsidR="00D80D8A" w:rsidRDefault="00BE6280">
            <w:pPr>
              <w:spacing w:before="240" w:after="24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$88</w:t>
            </w:r>
          </w:p>
        </w:tc>
      </w:tr>
    </w:tbl>
    <w:p w14:paraId="79859BDA" w14:textId="77777777" w:rsidR="00D80D8A" w:rsidRDefault="00D80D8A">
      <w:pPr>
        <w:spacing w:before="60" w:after="80"/>
        <w:rPr>
          <w:color w:val="444444"/>
          <w:sz w:val="20"/>
          <w:szCs w:val="20"/>
        </w:rPr>
      </w:pPr>
    </w:p>
    <w:tbl>
      <w:tblPr>
        <w:tblStyle w:val="affff2"/>
        <w:tblW w:w="901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015"/>
      </w:tblGrid>
      <w:tr w:rsidR="00D80D8A" w14:paraId="05452FA3" w14:textId="77777777">
        <w:trPr>
          <w:trHeight w:val="3193"/>
        </w:trPr>
        <w:tc>
          <w:tcPr>
            <w:tcW w:w="9015" w:type="dxa"/>
            <w:tcBorders>
              <w:top w:val="single" w:sz="6" w:space="0" w:color="B0BEC5"/>
              <w:left w:val="single" w:sz="6" w:space="0" w:color="1B3A5C"/>
              <w:bottom w:val="single" w:sz="6" w:space="0" w:color="B0BEC5"/>
              <w:right w:val="single" w:sz="6" w:space="0" w:color="B0BEC5"/>
            </w:tcBorders>
            <w:shd w:val="clear" w:color="auto" w:fill="FFF8E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5B8ED23" w14:textId="77777777" w:rsidR="00D80D8A" w:rsidRDefault="00BE6280">
            <w:pPr>
              <w:spacing w:before="240" w:after="120"/>
              <w:rPr>
                <w:b/>
                <w:bCs/>
                <w:color w:val="444444"/>
                <w:sz w:val="20"/>
                <w:szCs w:val="20"/>
                <w:u w:val="single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color w:val="444444"/>
                <w:sz w:val="20"/>
                <w:szCs w:val="20"/>
                <w:u w:val="single"/>
              </w:rPr>
              <w:t>비용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444444"/>
                <w:sz w:val="20"/>
                <w:szCs w:val="20"/>
                <w:u w:val="single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444444"/>
                <w:sz w:val="20"/>
                <w:szCs w:val="20"/>
                <w:u w:val="single"/>
              </w:rPr>
              <w:t>산정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444444"/>
                <w:sz w:val="20"/>
                <w:szCs w:val="20"/>
                <w:u w:val="single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444444"/>
                <w:sz w:val="20"/>
                <w:szCs w:val="20"/>
                <w:u w:val="single"/>
              </w:rPr>
              <w:t>시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444444"/>
                <w:sz w:val="20"/>
                <w:szCs w:val="20"/>
                <w:u w:val="single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444444"/>
                <w:sz w:val="20"/>
                <w:szCs w:val="20"/>
                <w:u w:val="single"/>
              </w:rPr>
              <w:t>유의사항</w:t>
            </w:r>
          </w:p>
          <w:p w14:paraId="726E23C4" w14:textId="77777777" w:rsidR="00D80D8A" w:rsidRDefault="00BE6280">
            <w:pPr>
              <w:spacing w:before="240" w:after="120"/>
              <w:rPr>
                <w:color w:val="444444"/>
                <w:sz w:val="19"/>
                <w:szCs w:val="19"/>
              </w:rPr>
            </w:pPr>
            <w:r>
              <w:rPr>
                <w:rFonts w:ascii="Arial Unicode MS" w:eastAsia="Arial Unicode MS" w:hAnsi="Arial Unicode MS" w:cs="Arial Unicode MS"/>
                <w:color w:val="444444"/>
                <w:sz w:val="19"/>
                <w:szCs w:val="19"/>
              </w:rPr>
              <w:t xml:space="preserve">FC </w:t>
            </w:r>
            <w:r>
              <w:rPr>
                <w:rFonts w:ascii="Arial Unicode MS" w:eastAsia="Arial Unicode MS" w:hAnsi="Arial Unicode MS" w:cs="Arial Unicode MS"/>
                <w:color w:val="444444"/>
                <w:sz w:val="19"/>
                <w:szCs w:val="19"/>
              </w:rPr>
              <w:t>호출</w:t>
            </w:r>
            <w:r>
              <w:rPr>
                <w:rFonts w:ascii="Arial Unicode MS" w:eastAsia="Arial Unicode MS" w:hAnsi="Arial Unicode MS" w:cs="Arial Unicode MS"/>
                <w:color w:val="444444"/>
                <w:sz w:val="19"/>
                <w:szCs w:val="19"/>
              </w:rPr>
              <w:t xml:space="preserve"> 1</w:t>
            </w:r>
            <w:r>
              <w:rPr>
                <w:rFonts w:ascii="Arial Unicode MS" w:eastAsia="Arial Unicode MS" w:hAnsi="Arial Unicode MS" w:cs="Arial Unicode MS"/>
                <w:color w:val="444444"/>
                <w:sz w:val="19"/>
                <w:szCs w:val="19"/>
              </w:rPr>
              <w:t>회의</w:t>
            </w:r>
            <w:r>
              <w:rPr>
                <w:rFonts w:ascii="Arial Unicode MS" w:eastAsia="Arial Unicode MS" w:hAnsi="Arial Unicode MS" w:cs="Arial Unicode MS"/>
                <w:color w:val="444444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44444"/>
                <w:sz w:val="19"/>
                <w:szCs w:val="19"/>
              </w:rPr>
              <w:t>과금</w:t>
            </w:r>
            <w:r>
              <w:rPr>
                <w:rFonts w:ascii="Arial Unicode MS" w:eastAsia="Arial Unicode MS" w:hAnsi="Arial Unicode MS" w:cs="Arial Unicode MS"/>
                <w:color w:val="444444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44444"/>
                <w:sz w:val="19"/>
                <w:szCs w:val="19"/>
              </w:rPr>
              <w:t>토큰은</w:t>
            </w:r>
            <w:r>
              <w:rPr>
                <w:rFonts w:ascii="Arial Unicode MS" w:eastAsia="Arial Unicode MS" w:hAnsi="Arial Unicode MS" w:cs="Arial Unicode MS"/>
                <w:color w:val="444444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44444"/>
                <w:sz w:val="19"/>
                <w:szCs w:val="19"/>
              </w:rPr>
              <w:t>도구</w:t>
            </w:r>
            <w:r>
              <w:rPr>
                <w:rFonts w:ascii="Arial Unicode MS" w:eastAsia="Arial Unicode MS" w:hAnsi="Arial Unicode MS" w:cs="Arial Unicode MS"/>
                <w:color w:val="444444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44444"/>
                <w:sz w:val="19"/>
                <w:szCs w:val="19"/>
              </w:rPr>
              <w:t>스키마만이</w:t>
            </w:r>
            <w:r>
              <w:rPr>
                <w:rFonts w:ascii="Arial Unicode MS" w:eastAsia="Arial Unicode MS" w:hAnsi="Arial Unicode MS" w:cs="Arial Unicode MS"/>
                <w:color w:val="444444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44444"/>
                <w:sz w:val="19"/>
                <w:szCs w:val="19"/>
              </w:rPr>
              <w:t>아니다</w:t>
            </w:r>
            <w:r>
              <w:rPr>
                <w:rFonts w:ascii="Arial Unicode MS" w:eastAsia="Arial Unicode MS" w:hAnsi="Arial Unicode MS" w:cs="Arial Unicode MS"/>
                <w:color w:val="444444"/>
                <w:sz w:val="19"/>
                <w:szCs w:val="19"/>
              </w:rPr>
              <w:t xml:space="preserve">. </w:t>
            </w:r>
            <w:r>
              <w:rPr>
                <w:rFonts w:ascii="Arial Unicode MS" w:eastAsia="Arial Unicode MS" w:hAnsi="Arial Unicode MS" w:cs="Arial Unicode MS"/>
                <w:color w:val="444444"/>
                <w:sz w:val="19"/>
                <w:szCs w:val="19"/>
              </w:rPr>
              <w:t>시스템</w:t>
            </w:r>
            <w:r>
              <w:rPr>
                <w:rFonts w:ascii="Arial Unicode MS" w:eastAsia="Arial Unicode MS" w:hAnsi="Arial Unicode MS" w:cs="Arial Unicode MS"/>
                <w:color w:val="444444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44444"/>
                <w:sz w:val="19"/>
                <w:szCs w:val="19"/>
              </w:rPr>
              <w:t>프롬프트</w:t>
            </w:r>
            <w:r>
              <w:rPr>
                <w:rFonts w:ascii="Arial Unicode MS" w:eastAsia="Arial Unicode MS" w:hAnsi="Arial Unicode MS" w:cs="Arial Unicode MS"/>
                <w:color w:val="444444"/>
                <w:sz w:val="19"/>
                <w:szCs w:val="19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  <w:color w:val="444444"/>
                <w:sz w:val="19"/>
                <w:szCs w:val="19"/>
              </w:rPr>
              <w:t>사용자</w:t>
            </w:r>
            <w:r>
              <w:rPr>
                <w:rFonts w:ascii="Arial Unicode MS" w:eastAsia="Arial Unicode MS" w:hAnsi="Arial Unicode MS" w:cs="Arial Unicode MS"/>
                <w:color w:val="444444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44444"/>
                <w:sz w:val="19"/>
                <w:szCs w:val="19"/>
              </w:rPr>
              <w:t>메시지</w:t>
            </w:r>
            <w:r>
              <w:rPr>
                <w:rFonts w:ascii="Arial Unicode MS" w:eastAsia="Arial Unicode MS" w:hAnsi="Arial Unicode MS" w:cs="Arial Unicode MS"/>
                <w:color w:val="444444"/>
                <w:sz w:val="19"/>
                <w:szCs w:val="19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  <w:color w:val="444444"/>
                <w:sz w:val="19"/>
                <w:szCs w:val="19"/>
              </w:rPr>
              <w:t>어시스턴트</w:t>
            </w:r>
            <w:r>
              <w:rPr>
                <w:rFonts w:ascii="Arial Unicode MS" w:eastAsia="Arial Unicode MS" w:hAnsi="Arial Unicode MS" w:cs="Arial Unicode MS"/>
                <w:color w:val="444444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44444"/>
                <w:sz w:val="19"/>
                <w:szCs w:val="19"/>
              </w:rPr>
              <w:t>응답</w:t>
            </w:r>
            <w:r>
              <w:rPr>
                <w:rFonts w:ascii="Arial Unicode MS" w:eastAsia="Arial Unicode MS" w:hAnsi="Arial Unicode MS" w:cs="Arial Unicode MS"/>
                <w:color w:val="444444"/>
                <w:sz w:val="19"/>
                <w:szCs w:val="19"/>
              </w:rPr>
              <w:t>(</w:t>
            </w:r>
            <w:r>
              <w:rPr>
                <w:rFonts w:ascii="Arial Unicode MS" w:eastAsia="Arial Unicode MS" w:hAnsi="Arial Unicode MS" w:cs="Arial Unicode MS"/>
                <w:color w:val="444444"/>
                <w:sz w:val="19"/>
                <w:szCs w:val="19"/>
              </w:rPr>
              <w:t>출력</w:t>
            </w:r>
            <w:r>
              <w:rPr>
                <w:rFonts w:ascii="Arial Unicode MS" w:eastAsia="Arial Unicode MS" w:hAnsi="Arial Unicode MS" w:cs="Arial Unicode MS"/>
                <w:color w:val="444444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44444"/>
                <w:sz w:val="19"/>
                <w:szCs w:val="19"/>
              </w:rPr>
              <w:t>토큰</w:t>
            </w:r>
            <w:r>
              <w:rPr>
                <w:rFonts w:ascii="Arial Unicode MS" w:eastAsia="Arial Unicode MS" w:hAnsi="Arial Unicode MS" w:cs="Arial Unicode MS"/>
                <w:color w:val="444444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44444"/>
                <w:sz w:val="19"/>
                <w:szCs w:val="19"/>
              </w:rPr>
              <w:t>단가는</w:t>
            </w:r>
            <w:r>
              <w:rPr>
                <w:rFonts w:ascii="Arial Unicode MS" w:eastAsia="Arial Unicode MS" w:hAnsi="Arial Unicode MS" w:cs="Arial Unicode MS"/>
                <w:color w:val="444444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44444"/>
                <w:sz w:val="19"/>
                <w:szCs w:val="19"/>
              </w:rPr>
              <w:t>입력의</w:t>
            </w:r>
            <w:r>
              <w:rPr>
                <w:rFonts w:ascii="Arial Unicode MS" w:eastAsia="Arial Unicode MS" w:hAnsi="Arial Unicode MS" w:cs="Arial Unicode MS"/>
                <w:color w:val="444444"/>
                <w:sz w:val="19"/>
                <w:szCs w:val="19"/>
              </w:rPr>
              <w:t xml:space="preserve"> 3~5</w:t>
            </w:r>
            <w:r>
              <w:rPr>
                <w:rFonts w:ascii="Arial Unicode MS" w:eastAsia="Arial Unicode MS" w:hAnsi="Arial Unicode MS" w:cs="Arial Unicode MS"/>
                <w:color w:val="444444"/>
                <w:sz w:val="19"/>
                <w:szCs w:val="19"/>
              </w:rPr>
              <w:t>배</w:t>
            </w:r>
            <w:r>
              <w:rPr>
                <w:rFonts w:ascii="Arial Unicode MS" w:eastAsia="Arial Unicode MS" w:hAnsi="Arial Unicode MS" w:cs="Arial Unicode MS"/>
                <w:color w:val="444444"/>
                <w:sz w:val="19"/>
                <w:szCs w:val="19"/>
              </w:rPr>
              <w:t xml:space="preserve">), </w:t>
            </w:r>
            <w:r>
              <w:rPr>
                <w:rFonts w:ascii="Arial Unicode MS" w:eastAsia="Arial Unicode MS" w:hAnsi="Arial Unicode MS" w:cs="Arial Unicode MS"/>
                <w:color w:val="444444"/>
                <w:sz w:val="19"/>
                <w:szCs w:val="19"/>
              </w:rPr>
              <w:t>도구</w:t>
            </w:r>
            <w:r>
              <w:rPr>
                <w:rFonts w:ascii="Arial Unicode MS" w:eastAsia="Arial Unicode MS" w:hAnsi="Arial Unicode MS" w:cs="Arial Unicode MS"/>
                <w:color w:val="444444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44444"/>
                <w:sz w:val="19"/>
                <w:szCs w:val="19"/>
              </w:rPr>
              <w:t>실행</w:t>
            </w:r>
            <w:r>
              <w:rPr>
                <w:rFonts w:ascii="Arial Unicode MS" w:eastAsia="Arial Unicode MS" w:hAnsi="Arial Unicode MS" w:cs="Arial Unicode MS"/>
                <w:color w:val="444444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44444"/>
                <w:sz w:val="19"/>
                <w:szCs w:val="19"/>
              </w:rPr>
              <w:t>결과가</w:t>
            </w:r>
            <w:r>
              <w:rPr>
                <w:rFonts w:ascii="Arial Unicode MS" w:eastAsia="Arial Unicode MS" w:hAnsi="Arial Unicode MS" w:cs="Arial Unicode MS"/>
                <w:color w:val="444444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44444"/>
                <w:sz w:val="19"/>
                <w:szCs w:val="19"/>
              </w:rPr>
              <w:t>모두</w:t>
            </w:r>
            <w:r>
              <w:rPr>
                <w:rFonts w:ascii="Arial Unicode MS" w:eastAsia="Arial Unicode MS" w:hAnsi="Arial Unicode MS" w:cs="Arial Unicode MS"/>
                <w:color w:val="444444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44444"/>
                <w:sz w:val="19"/>
                <w:szCs w:val="19"/>
              </w:rPr>
              <w:t>포함된다</w:t>
            </w:r>
            <w:r>
              <w:rPr>
                <w:rFonts w:ascii="Arial Unicode MS" w:eastAsia="Arial Unicode MS" w:hAnsi="Arial Unicode MS" w:cs="Arial Unicode MS"/>
                <w:color w:val="444444"/>
                <w:sz w:val="19"/>
                <w:szCs w:val="19"/>
              </w:rPr>
              <w:t xml:space="preserve">. </w:t>
            </w:r>
            <w:r>
              <w:rPr>
                <w:rFonts w:ascii="Arial Unicode MS" w:eastAsia="Arial Unicode MS" w:hAnsi="Arial Unicode MS" w:cs="Arial Unicode MS"/>
                <w:color w:val="444444"/>
                <w:sz w:val="19"/>
                <w:szCs w:val="19"/>
              </w:rPr>
              <w:t>아래</w:t>
            </w:r>
            <w:r>
              <w:rPr>
                <w:rFonts w:ascii="Arial Unicode MS" w:eastAsia="Arial Unicode MS" w:hAnsi="Arial Unicode MS" w:cs="Arial Unicode MS"/>
                <w:color w:val="444444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44444"/>
                <w:sz w:val="19"/>
                <w:szCs w:val="19"/>
              </w:rPr>
              <w:t>공식은</w:t>
            </w:r>
            <w:r>
              <w:rPr>
                <w:rFonts w:ascii="Arial Unicode MS" w:eastAsia="Arial Unicode MS" w:hAnsi="Arial Unicode MS" w:cs="Arial Unicode MS"/>
                <w:color w:val="444444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44444"/>
                <w:sz w:val="19"/>
                <w:szCs w:val="19"/>
              </w:rPr>
              <w:t>도구</w:t>
            </w:r>
            <w:r>
              <w:rPr>
                <w:rFonts w:ascii="Arial Unicode MS" w:eastAsia="Arial Unicode MS" w:hAnsi="Arial Unicode MS" w:cs="Arial Unicode MS"/>
                <w:color w:val="444444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44444"/>
                <w:sz w:val="19"/>
                <w:szCs w:val="19"/>
              </w:rPr>
              <w:t>스키마</w:t>
            </w:r>
            <w:r>
              <w:rPr>
                <w:rFonts w:ascii="Arial Unicode MS" w:eastAsia="Arial Unicode MS" w:hAnsi="Arial Unicode MS" w:cs="Arial Unicode MS"/>
                <w:color w:val="444444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44444"/>
                <w:sz w:val="19"/>
                <w:szCs w:val="19"/>
              </w:rPr>
              <w:t>토큰에</w:t>
            </w:r>
            <w:r>
              <w:rPr>
                <w:rFonts w:ascii="Arial Unicode MS" w:eastAsia="Arial Unicode MS" w:hAnsi="Arial Unicode MS" w:cs="Arial Unicode MS"/>
                <w:color w:val="444444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44444"/>
                <w:sz w:val="19"/>
                <w:szCs w:val="19"/>
              </w:rPr>
              <w:t>한정된</w:t>
            </w:r>
            <w:r>
              <w:rPr>
                <w:rFonts w:ascii="Arial Unicode MS" w:eastAsia="Arial Unicode MS" w:hAnsi="Arial Unicode MS" w:cs="Arial Unicode MS"/>
                <w:color w:val="444444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44444"/>
                <w:sz w:val="19"/>
                <w:szCs w:val="19"/>
              </w:rPr>
              <w:t>추정이며</w:t>
            </w:r>
            <w:r>
              <w:rPr>
                <w:rFonts w:ascii="Arial Unicode MS" w:eastAsia="Arial Unicode MS" w:hAnsi="Arial Unicode MS" w:cs="Arial Unicode MS"/>
                <w:color w:val="444444"/>
                <w:sz w:val="19"/>
                <w:szCs w:val="19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  <w:color w:val="444444"/>
                <w:sz w:val="19"/>
                <w:szCs w:val="19"/>
              </w:rPr>
              <w:t>전체</w:t>
            </w:r>
            <w:r>
              <w:rPr>
                <w:rFonts w:ascii="Arial Unicode MS" w:eastAsia="Arial Unicode MS" w:hAnsi="Arial Unicode MS" w:cs="Arial Unicode MS"/>
                <w:color w:val="444444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444444"/>
                <w:sz w:val="19"/>
                <w:szCs w:val="19"/>
              </w:rPr>
              <w:t>TCO</w:t>
            </w:r>
            <w:r>
              <w:rPr>
                <w:rFonts w:ascii="Arial Unicode MS" w:eastAsia="Arial Unicode MS" w:hAnsi="Arial Unicode MS" w:cs="Arial Unicode MS"/>
                <w:color w:val="444444"/>
                <w:sz w:val="19"/>
                <w:szCs w:val="19"/>
              </w:rPr>
              <w:t>는</w:t>
            </w:r>
            <w:proofErr w:type="spellEnd"/>
            <w:r>
              <w:rPr>
                <w:rFonts w:ascii="Arial Unicode MS" w:eastAsia="Arial Unicode MS" w:hAnsi="Arial Unicode MS" w:cs="Arial Unicode MS"/>
                <w:color w:val="444444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44444"/>
                <w:sz w:val="19"/>
                <w:szCs w:val="19"/>
              </w:rPr>
              <w:t>파일럿</w:t>
            </w:r>
            <w:r>
              <w:rPr>
                <w:rFonts w:ascii="Arial Unicode MS" w:eastAsia="Arial Unicode MS" w:hAnsi="Arial Unicode MS" w:cs="Arial Unicode MS"/>
                <w:color w:val="444444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44444"/>
                <w:sz w:val="19"/>
                <w:szCs w:val="19"/>
              </w:rPr>
              <w:t>시</w:t>
            </w:r>
            <w:r>
              <w:rPr>
                <w:rFonts w:ascii="Arial Unicode MS" w:eastAsia="Arial Unicode MS" w:hAnsi="Arial Unicode MS" w:cs="Arial Unicode MS"/>
                <w:color w:val="444444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44444"/>
                <w:sz w:val="19"/>
                <w:szCs w:val="19"/>
              </w:rPr>
              <w:t>실측으로</w:t>
            </w:r>
            <w:r>
              <w:rPr>
                <w:rFonts w:ascii="Arial Unicode MS" w:eastAsia="Arial Unicode MS" w:hAnsi="Arial Unicode MS" w:cs="Arial Unicode MS"/>
                <w:color w:val="444444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44444"/>
                <w:sz w:val="19"/>
                <w:szCs w:val="19"/>
              </w:rPr>
              <w:t>보정해야</w:t>
            </w:r>
            <w:r>
              <w:rPr>
                <w:rFonts w:ascii="Arial Unicode MS" w:eastAsia="Arial Unicode MS" w:hAnsi="Arial Unicode MS" w:cs="Arial Unicode MS"/>
                <w:color w:val="444444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44444"/>
                <w:sz w:val="19"/>
                <w:szCs w:val="19"/>
              </w:rPr>
              <w:t>한다</w:t>
            </w:r>
            <w:r>
              <w:rPr>
                <w:rFonts w:ascii="Arial Unicode MS" w:eastAsia="Arial Unicode MS" w:hAnsi="Arial Unicode MS" w:cs="Arial Unicode MS"/>
                <w:color w:val="444444"/>
                <w:sz w:val="19"/>
                <w:szCs w:val="19"/>
              </w:rPr>
              <w:t>.</w:t>
            </w:r>
          </w:p>
          <w:p w14:paraId="065EFE0F" w14:textId="77777777" w:rsidR="00D80D8A" w:rsidRDefault="00BE6280">
            <w:pPr>
              <w:spacing w:before="240" w:after="120"/>
              <w:rPr>
                <w:color w:val="444444"/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color w:val="444444"/>
                <w:sz w:val="19"/>
                <w:szCs w:val="19"/>
              </w:rPr>
              <w:t>또한</w:t>
            </w:r>
            <w:r>
              <w:rPr>
                <w:rFonts w:ascii="Arial Unicode MS" w:eastAsia="Arial Unicode MS" w:hAnsi="Arial Unicode MS" w:cs="Arial Unicode MS"/>
                <w:color w:val="444444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44444"/>
                <w:sz w:val="19"/>
                <w:szCs w:val="19"/>
              </w:rPr>
              <w:t>주요</w:t>
            </w:r>
            <w:r>
              <w:rPr>
                <w:rFonts w:ascii="Arial Unicode MS" w:eastAsia="Arial Unicode MS" w:hAnsi="Arial Unicode MS" w:cs="Arial Unicode MS"/>
                <w:color w:val="444444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444444"/>
                <w:sz w:val="19"/>
                <w:szCs w:val="19"/>
              </w:rPr>
              <w:t>Provider</w:t>
            </w:r>
            <w:proofErr w:type="spellEnd"/>
            <w:r>
              <w:rPr>
                <w:rFonts w:ascii="Arial Unicode MS" w:eastAsia="Arial Unicode MS" w:hAnsi="Arial Unicode MS" w:cs="Arial Unicode MS"/>
                <w:color w:val="444444"/>
                <w:sz w:val="19"/>
                <w:szCs w:val="19"/>
              </w:rPr>
              <w:t>(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444444"/>
                <w:sz w:val="19"/>
                <w:szCs w:val="19"/>
              </w:rPr>
              <w:t>OpenAI</w:t>
            </w:r>
            <w:proofErr w:type="spellEnd"/>
            <w:r>
              <w:rPr>
                <w:rFonts w:ascii="Arial Unicode MS" w:eastAsia="Arial Unicode MS" w:hAnsi="Arial Unicode MS" w:cs="Arial Unicode MS"/>
                <w:color w:val="444444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444444"/>
                <w:sz w:val="19"/>
                <w:szCs w:val="19"/>
              </w:rPr>
              <w:t>Anthropic</w:t>
            </w:r>
            <w:proofErr w:type="spellEnd"/>
            <w:r>
              <w:rPr>
                <w:rFonts w:ascii="Arial Unicode MS" w:eastAsia="Arial Unicode MS" w:hAnsi="Arial Unicode MS" w:cs="Arial Unicode MS"/>
                <w:color w:val="444444"/>
                <w:sz w:val="19"/>
                <w:szCs w:val="19"/>
              </w:rPr>
              <w:t>)</w:t>
            </w:r>
            <w:r>
              <w:rPr>
                <w:rFonts w:ascii="Arial Unicode MS" w:eastAsia="Arial Unicode MS" w:hAnsi="Arial Unicode MS" w:cs="Arial Unicode MS"/>
                <w:color w:val="444444"/>
                <w:sz w:val="19"/>
                <w:szCs w:val="19"/>
              </w:rPr>
              <w:t>는</w:t>
            </w:r>
            <w:r>
              <w:rPr>
                <w:rFonts w:ascii="Arial Unicode MS" w:eastAsia="Arial Unicode MS" w:hAnsi="Arial Unicode MS" w:cs="Arial Unicode MS"/>
                <w:color w:val="444444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44444"/>
                <w:sz w:val="19"/>
                <w:szCs w:val="19"/>
              </w:rPr>
              <w:t>프롬프트</w:t>
            </w:r>
            <w:r>
              <w:rPr>
                <w:rFonts w:ascii="Arial Unicode MS" w:eastAsia="Arial Unicode MS" w:hAnsi="Arial Unicode MS" w:cs="Arial Unicode MS"/>
                <w:color w:val="444444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444444"/>
                <w:sz w:val="19"/>
                <w:szCs w:val="19"/>
              </w:rPr>
              <w:t>캐싱을</w:t>
            </w:r>
            <w:proofErr w:type="spellEnd"/>
            <w:r>
              <w:rPr>
                <w:rFonts w:ascii="Arial Unicode MS" w:eastAsia="Arial Unicode MS" w:hAnsi="Arial Unicode MS" w:cs="Arial Unicode MS"/>
                <w:color w:val="444444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44444"/>
                <w:sz w:val="19"/>
                <w:szCs w:val="19"/>
              </w:rPr>
              <w:t>지원한다</w:t>
            </w:r>
            <w:r>
              <w:rPr>
                <w:rFonts w:ascii="Arial Unicode MS" w:eastAsia="Arial Unicode MS" w:hAnsi="Arial Unicode MS" w:cs="Arial Unicode MS"/>
                <w:color w:val="444444"/>
                <w:sz w:val="19"/>
                <w:szCs w:val="19"/>
              </w:rPr>
              <w:t xml:space="preserve">. </w:t>
            </w:r>
            <w:r>
              <w:rPr>
                <w:rFonts w:ascii="Arial Unicode MS" w:eastAsia="Arial Unicode MS" w:hAnsi="Arial Unicode MS" w:cs="Arial Unicode MS"/>
                <w:color w:val="444444"/>
                <w:sz w:val="19"/>
                <w:szCs w:val="19"/>
              </w:rPr>
              <w:t>매</w:t>
            </w:r>
            <w:r>
              <w:rPr>
                <w:rFonts w:ascii="Arial Unicode MS" w:eastAsia="Arial Unicode MS" w:hAnsi="Arial Unicode MS" w:cs="Arial Unicode MS"/>
                <w:color w:val="444444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44444"/>
                <w:sz w:val="19"/>
                <w:szCs w:val="19"/>
              </w:rPr>
              <w:t>호출</w:t>
            </w:r>
            <w:r>
              <w:rPr>
                <w:rFonts w:ascii="Arial Unicode MS" w:eastAsia="Arial Unicode MS" w:hAnsi="Arial Unicode MS" w:cs="Arial Unicode MS"/>
                <w:color w:val="444444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44444"/>
                <w:sz w:val="19"/>
                <w:szCs w:val="19"/>
              </w:rPr>
              <w:t>동일한</w:t>
            </w:r>
            <w:r>
              <w:rPr>
                <w:rFonts w:ascii="Arial Unicode MS" w:eastAsia="Arial Unicode MS" w:hAnsi="Arial Unicode MS" w:cs="Arial Unicode MS"/>
                <w:color w:val="444444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44444"/>
                <w:sz w:val="19"/>
                <w:szCs w:val="19"/>
              </w:rPr>
              <w:t>시스템</w:t>
            </w:r>
            <w:r>
              <w:rPr>
                <w:rFonts w:ascii="Arial Unicode MS" w:eastAsia="Arial Unicode MS" w:hAnsi="Arial Unicode MS" w:cs="Arial Unicode MS"/>
                <w:color w:val="444444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444444"/>
                <w:sz w:val="19"/>
                <w:szCs w:val="19"/>
              </w:rPr>
              <w:t>프롬프트</w:t>
            </w:r>
            <w:r>
              <w:rPr>
                <w:rFonts w:ascii="Arial Unicode MS" w:eastAsia="Arial Unicode MS" w:hAnsi="Arial Unicode MS" w:cs="Arial Unicode MS"/>
                <w:color w:val="444444"/>
                <w:sz w:val="19"/>
                <w:szCs w:val="19"/>
              </w:rPr>
              <w:t>·</w:t>
            </w:r>
            <w:r>
              <w:rPr>
                <w:rFonts w:ascii="Arial Unicode MS" w:eastAsia="Arial Unicode MS" w:hAnsi="Arial Unicode MS" w:cs="Arial Unicode MS"/>
                <w:color w:val="444444"/>
                <w:sz w:val="19"/>
                <w:szCs w:val="19"/>
              </w:rPr>
              <w:t>도구</w:t>
            </w:r>
            <w:proofErr w:type="spellEnd"/>
            <w:r>
              <w:rPr>
                <w:rFonts w:ascii="Arial Unicode MS" w:eastAsia="Arial Unicode MS" w:hAnsi="Arial Unicode MS" w:cs="Arial Unicode MS"/>
                <w:color w:val="444444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44444"/>
                <w:sz w:val="19"/>
                <w:szCs w:val="19"/>
              </w:rPr>
              <w:t>스키마가</w:t>
            </w:r>
            <w:r>
              <w:rPr>
                <w:rFonts w:ascii="Arial Unicode MS" w:eastAsia="Arial Unicode MS" w:hAnsi="Arial Unicode MS" w:cs="Arial Unicode MS"/>
                <w:color w:val="444444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44444"/>
                <w:sz w:val="19"/>
                <w:szCs w:val="19"/>
              </w:rPr>
              <w:t>캐시에</w:t>
            </w:r>
            <w:r>
              <w:rPr>
                <w:rFonts w:ascii="Arial Unicode MS" w:eastAsia="Arial Unicode MS" w:hAnsi="Arial Unicode MS" w:cs="Arial Unicode MS"/>
                <w:color w:val="444444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44444"/>
                <w:sz w:val="19"/>
                <w:szCs w:val="19"/>
              </w:rPr>
              <w:t>적중하면</w:t>
            </w:r>
            <w:r>
              <w:rPr>
                <w:rFonts w:ascii="Arial Unicode MS" w:eastAsia="Arial Unicode MS" w:hAnsi="Arial Unicode MS" w:cs="Arial Unicode MS"/>
                <w:color w:val="444444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44444"/>
                <w:sz w:val="19"/>
                <w:szCs w:val="19"/>
              </w:rPr>
              <w:t>해당</w:t>
            </w:r>
            <w:r>
              <w:rPr>
                <w:rFonts w:ascii="Arial Unicode MS" w:eastAsia="Arial Unicode MS" w:hAnsi="Arial Unicode MS" w:cs="Arial Unicode MS"/>
                <w:color w:val="444444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44444"/>
                <w:sz w:val="19"/>
                <w:szCs w:val="19"/>
              </w:rPr>
              <w:t>입력</w:t>
            </w:r>
            <w:r>
              <w:rPr>
                <w:rFonts w:ascii="Arial Unicode MS" w:eastAsia="Arial Unicode MS" w:hAnsi="Arial Unicode MS" w:cs="Arial Unicode MS"/>
                <w:color w:val="444444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44444"/>
                <w:sz w:val="19"/>
                <w:szCs w:val="19"/>
              </w:rPr>
              <w:t>토큰이</w:t>
            </w:r>
            <w:r>
              <w:rPr>
                <w:rFonts w:ascii="Arial Unicode MS" w:eastAsia="Arial Unicode MS" w:hAnsi="Arial Unicode MS" w:cs="Arial Unicode MS"/>
                <w:color w:val="444444"/>
                <w:sz w:val="19"/>
                <w:szCs w:val="19"/>
              </w:rPr>
              <w:t xml:space="preserve"> 50~90% </w:t>
            </w:r>
            <w:r>
              <w:rPr>
                <w:rFonts w:ascii="Arial Unicode MS" w:eastAsia="Arial Unicode MS" w:hAnsi="Arial Unicode MS" w:cs="Arial Unicode MS"/>
                <w:color w:val="444444"/>
                <w:sz w:val="19"/>
                <w:szCs w:val="19"/>
              </w:rPr>
              <w:t>할인된다</w:t>
            </w:r>
            <w:r>
              <w:rPr>
                <w:rFonts w:ascii="Arial Unicode MS" w:eastAsia="Arial Unicode MS" w:hAnsi="Arial Unicode MS" w:cs="Arial Unicode MS"/>
                <w:color w:val="444444"/>
                <w:sz w:val="19"/>
                <w:szCs w:val="19"/>
              </w:rPr>
              <w:t xml:space="preserve">. </w:t>
            </w:r>
            <w:r>
              <w:rPr>
                <w:rFonts w:ascii="Arial Unicode MS" w:eastAsia="Arial Unicode MS" w:hAnsi="Arial Unicode MS" w:cs="Arial Unicode MS"/>
                <w:color w:val="444444"/>
                <w:sz w:val="19"/>
                <w:szCs w:val="19"/>
              </w:rPr>
              <w:t>따라서</w:t>
            </w:r>
            <w:r>
              <w:rPr>
                <w:rFonts w:ascii="Arial Unicode MS" w:eastAsia="Arial Unicode MS" w:hAnsi="Arial Unicode MS" w:cs="Arial Unicode MS"/>
                <w:color w:val="444444"/>
                <w:sz w:val="19"/>
                <w:szCs w:val="19"/>
              </w:rPr>
              <w:t xml:space="preserve"> MCP </w:t>
            </w:r>
            <w:r>
              <w:rPr>
                <w:rFonts w:ascii="Arial Unicode MS" w:eastAsia="Arial Unicode MS" w:hAnsi="Arial Unicode MS" w:cs="Arial Unicode MS"/>
                <w:color w:val="444444"/>
                <w:sz w:val="19"/>
                <w:szCs w:val="19"/>
              </w:rPr>
              <w:t>동적</w:t>
            </w:r>
            <w:r>
              <w:rPr>
                <w:rFonts w:ascii="Arial Unicode MS" w:eastAsia="Arial Unicode MS" w:hAnsi="Arial Unicode MS" w:cs="Arial Unicode MS"/>
                <w:color w:val="444444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44444"/>
                <w:sz w:val="19"/>
                <w:szCs w:val="19"/>
              </w:rPr>
              <w:t>검색의</w:t>
            </w:r>
            <w:r>
              <w:rPr>
                <w:rFonts w:ascii="Arial Unicode MS" w:eastAsia="Arial Unicode MS" w:hAnsi="Arial Unicode MS" w:cs="Arial Unicode MS"/>
                <w:color w:val="444444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44444"/>
                <w:sz w:val="19"/>
                <w:szCs w:val="19"/>
              </w:rPr>
              <w:t>절감</w:t>
            </w:r>
            <w:r>
              <w:rPr>
                <w:rFonts w:ascii="Arial Unicode MS" w:eastAsia="Arial Unicode MS" w:hAnsi="Arial Unicode MS" w:cs="Arial Unicode MS"/>
                <w:color w:val="444444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44444"/>
                <w:sz w:val="19"/>
                <w:szCs w:val="19"/>
              </w:rPr>
              <w:t>효과를</w:t>
            </w:r>
            <w:r>
              <w:rPr>
                <w:rFonts w:ascii="Arial Unicode MS" w:eastAsia="Arial Unicode MS" w:hAnsi="Arial Unicode MS" w:cs="Arial Unicode MS"/>
                <w:color w:val="444444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44444"/>
                <w:sz w:val="19"/>
                <w:szCs w:val="19"/>
              </w:rPr>
              <w:t>산정할</w:t>
            </w:r>
            <w:r>
              <w:rPr>
                <w:rFonts w:ascii="Arial Unicode MS" w:eastAsia="Arial Unicode MS" w:hAnsi="Arial Unicode MS" w:cs="Arial Unicode MS"/>
                <w:color w:val="444444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44444"/>
                <w:sz w:val="19"/>
                <w:szCs w:val="19"/>
              </w:rPr>
              <w:t>때</w:t>
            </w:r>
            <w:r>
              <w:rPr>
                <w:rFonts w:ascii="Arial Unicode MS" w:eastAsia="Arial Unicode MS" w:hAnsi="Arial Unicode MS" w:cs="Arial Unicode MS"/>
                <w:color w:val="444444"/>
                <w:sz w:val="19"/>
                <w:szCs w:val="19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  <w:color w:val="444444"/>
                <w:sz w:val="19"/>
                <w:szCs w:val="19"/>
              </w:rPr>
              <w:t>비교</w:t>
            </w:r>
            <w:r>
              <w:rPr>
                <w:rFonts w:ascii="Arial Unicode MS" w:eastAsia="Arial Unicode MS" w:hAnsi="Arial Unicode MS" w:cs="Arial Unicode MS"/>
                <w:color w:val="444444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44444"/>
                <w:sz w:val="19"/>
                <w:szCs w:val="19"/>
              </w:rPr>
              <w:t>기준</w:t>
            </w:r>
            <w:r>
              <w:rPr>
                <w:rFonts w:ascii="Arial Unicode MS" w:eastAsia="Arial Unicode MS" w:hAnsi="Arial Unicode MS" w:cs="Arial Unicode MS"/>
                <w:color w:val="444444"/>
                <w:sz w:val="19"/>
                <w:szCs w:val="19"/>
              </w:rPr>
              <w:t>(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444444"/>
                <w:sz w:val="19"/>
                <w:szCs w:val="19"/>
              </w:rPr>
              <w:t>baseline</w:t>
            </w:r>
            <w:proofErr w:type="spellEnd"/>
            <w:r>
              <w:rPr>
                <w:rFonts w:ascii="Arial Unicode MS" w:eastAsia="Arial Unicode MS" w:hAnsi="Arial Unicode MS" w:cs="Arial Unicode MS"/>
                <w:color w:val="444444"/>
                <w:sz w:val="19"/>
                <w:szCs w:val="19"/>
              </w:rPr>
              <w:t>)</w:t>
            </w:r>
            <w:r>
              <w:rPr>
                <w:rFonts w:ascii="Arial Unicode MS" w:eastAsia="Arial Unicode MS" w:hAnsi="Arial Unicode MS" w:cs="Arial Unicode MS"/>
                <w:color w:val="444444"/>
                <w:sz w:val="19"/>
                <w:szCs w:val="19"/>
              </w:rPr>
              <w:t>은</w:t>
            </w:r>
            <w:r>
              <w:rPr>
                <w:rFonts w:ascii="Arial Unicode MS" w:eastAsia="Arial Unicode MS" w:hAnsi="Arial Unicode MS" w:cs="Arial Unicode MS"/>
                <w:color w:val="444444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444444"/>
                <w:sz w:val="19"/>
                <w:szCs w:val="19"/>
              </w:rPr>
              <w:t>캐싱</w:t>
            </w:r>
            <w:proofErr w:type="spellEnd"/>
            <w:r>
              <w:rPr>
                <w:rFonts w:ascii="Arial Unicode MS" w:eastAsia="Arial Unicode MS" w:hAnsi="Arial Unicode MS" w:cs="Arial Unicode MS"/>
                <w:color w:val="444444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44444"/>
                <w:sz w:val="19"/>
                <w:szCs w:val="19"/>
              </w:rPr>
              <w:t>적용</w:t>
            </w:r>
            <w:r>
              <w:rPr>
                <w:rFonts w:ascii="Arial Unicode MS" w:eastAsia="Arial Unicode MS" w:hAnsi="Arial Unicode MS" w:cs="Arial Unicode MS"/>
                <w:color w:val="444444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444444"/>
                <w:sz w:val="19"/>
                <w:szCs w:val="19"/>
              </w:rPr>
              <w:t>FC</w:t>
            </w:r>
            <w:r>
              <w:rPr>
                <w:rFonts w:ascii="Arial Unicode MS" w:eastAsia="Arial Unicode MS" w:hAnsi="Arial Unicode MS" w:cs="Arial Unicode MS"/>
                <w:color w:val="444444"/>
                <w:sz w:val="19"/>
                <w:szCs w:val="19"/>
              </w:rPr>
              <w:t>여야</w:t>
            </w:r>
            <w:proofErr w:type="spellEnd"/>
            <w:r>
              <w:rPr>
                <w:rFonts w:ascii="Arial Unicode MS" w:eastAsia="Arial Unicode MS" w:hAnsi="Arial Unicode MS" w:cs="Arial Unicode MS"/>
                <w:color w:val="444444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44444"/>
                <w:sz w:val="19"/>
                <w:szCs w:val="19"/>
              </w:rPr>
              <w:t>한다</w:t>
            </w:r>
            <w:r>
              <w:rPr>
                <w:rFonts w:ascii="Arial Unicode MS" w:eastAsia="Arial Unicode MS" w:hAnsi="Arial Unicode MS" w:cs="Arial Unicode MS"/>
                <w:color w:val="444444"/>
                <w:sz w:val="19"/>
                <w:szCs w:val="19"/>
              </w:rPr>
              <w:t xml:space="preserve">.  </w:t>
            </w:r>
            <w:r>
              <w:rPr>
                <w:rFonts w:ascii="Arial Unicode MS" w:eastAsia="Arial Unicode MS" w:hAnsi="Arial Unicode MS" w:cs="Arial Unicode MS"/>
                <w:color w:val="444444"/>
                <w:sz w:val="19"/>
                <w:szCs w:val="19"/>
              </w:rPr>
              <w:t>공식의</w:t>
            </w:r>
            <w:r>
              <w:rPr>
                <w:rFonts w:ascii="Arial Unicode MS" w:eastAsia="Arial Unicode MS" w:hAnsi="Arial Unicode MS" w:cs="Arial Unicode MS"/>
                <w:color w:val="444444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444444"/>
                <w:sz w:val="19"/>
                <w:szCs w:val="19"/>
              </w:rPr>
              <w:t>H</w:t>
            </w:r>
            <w:proofErr w:type="spellEnd"/>
            <w:r>
              <w:rPr>
                <w:rFonts w:ascii="Arial Unicode MS" w:eastAsia="Arial Unicode MS" w:hAnsi="Arial Unicode MS" w:cs="Arial Unicode MS"/>
                <w:color w:val="444444"/>
                <w:sz w:val="19"/>
                <w:szCs w:val="19"/>
              </w:rPr>
              <w:t>(</w:t>
            </w:r>
            <w:r>
              <w:rPr>
                <w:rFonts w:ascii="Arial Unicode MS" w:eastAsia="Arial Unicode MS" w:hAnsi="Arial Unicode MS" w:cs="Arial Unicode MS"/>
                <w:color w:val="444444"/>
                <w:sz w:val="19"/>
                <w:szCs w:val="19"/>
              </w:rPr>
              <w:t>캐시</w:t>
            </w:r>
            <w:r>
              <w:rPr>
                <w:rFonts w:ascii="Arial Unicode MS" w:eastAsia="Arial Unicode MS" w:hAnsi="Arial Unicode MS" w:cs="Arial Unicode MS"/>
                <w:color w:val="444444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44444"/>
                <w:sz w:val="19"/>
                <w:szCs w:val="19"/>
              </w:rPr>
              <w:t>적중률</w:t>
            </w:r>
            <w:r>
              <w:rPr>
                <w:rFonts w:ascii="Arial Unicode MS" w:eastAsia="Arial Unicode MS" w:hAnsi="Arial Unicode MS" w:cs="Arial Unicode MS"/>
                <w:color w:val="444444"/>
                <w:sz w:val="19"/>
                <w:szCs w:val="19"/>
              </w:rPr>
              <w:t xml:space="preserve">), 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444444"/>
                <w:sz w:val="19"/>
                <w:szCs w:val="19"/>
              </w:rPr>
              <w:t>D</w:t>
            </w:r>
            <w:proofErr w:type="spellEnd"/>
            <w:r>
              <w:rPr>
                <w:rFonts w:ascii="Arial Unicode MS" w:eastAsia="Arial Unicode MS" w:hAnsi="Arial Unicode MS" w:cs="Arial Unicode MS"/>
                <w:color w:val="444444"/>
                <w:sz w:val="19"/>
                <w:szCs w:val="19"/>
              </w:rPr>
              <w:t>(</w:t>
            </w:r>
            <w:r>
              <w:rPr>
                <w:rFonts w:ascii="Arial Unicode MS" w:eastAsia="Arial Unicode MS" w:hAnsi="Arial Unicode MS" w:cs="Arial Unicode MS"/>
                <w:color w:val="444444"/>
                <w:sz w:val="19"/>
                <w:szCs w:val="19"/>
              </w:rPr>
              <w:t>캐시</w:t>
            </w:r>
            <w:r>
              <w:rPr>
                <w:rFonts w:ascii="Arial Unicode MS" w:eastAsia="Arial Unicode MS" w:hAnsi="Arial Unicode MS" w:cs="Arial Unicode MS"/>
                <w:color w:val="444444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44444"/>
                <w:sz w:val="19"/>
                <w:szCs w:val="19"/>
              </w:rPr>
              <w:t>할인율</w:t>
            </w:r>
            <w:r>
              <w:rPr>
                <w:rFonts w:ascii="Arial Unicode MS" w:eastAsia="Arial Unicode MS" w:hAnsi="Arial Unicode MS" w:cs="Arial Unicode MS"/>
                <w:color w:val="444444"/>
                <w:sz w:val="19"/>
                <w:szCs w:val="19"/>
              </w:rPr>
              <w:t xml:space="preserve">) </w:t>
            </w:r>
            <w:r>
              <w:rPr>
                <w:rFonts w:ascii="Arial Unicode MS" w:eastAsia="Arial Unicode MS" w:hAnsi="Arial Unicode MS" w:cs="Arial Unicode MS"/>
                <w:color w:val="444444"/>
                <w:sz w:val="19"/>
                <w:szCs w:val="19"/>
              </w:rPr>
              <w:t>변수가</w:t>
            </w:r>
            <w:r>
              <w:rPr>
                <w:rFonts w:ascii="Arial Unicode MS" w:eastAsia="Arial Unicode MS" w:hAnsi="Arial Unicode MS" w:cs="Arial Unicode MS"/>
                <w:color w:val="444444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44444"/>
                <w:sz w:val="19"/>
                <w:szCs w:val="19"/>
              </w:rPr>
              <w:t>이를</w:t>
            </w:r>
            <w:r>
              <w:rPr>
                <w:rFonts w:ascii="Arial Unicode MS" w:eastAsia="Arial Unicode MS" w:hAnsi="Arial Unicode MS" w:cs="Arial Unicode MS"/>
                <w:color w:val="444444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44444"/>
                <w:sz w:val="19"/>
                <w:szCs w:val="19"/>
              </w:rPr>
              <w:t>반영한다</w:t>
            </w:r>
            <w:r>
              <w:rPr>
                <w:rFonts w:ascii="Arial Unicode MS" w:eastAsia="Arial Unicode MS" w:hAnsi="Arial Unicode MS" w:cs="Arial Unicode MS"/>
                <w:color w:val="444444"/>
                <w:sz w:val="19"/>
                <w:szCs w:val="19"/>
              </w:rPr>
              <w:t>.</w:t>
            </w:r>
          </w:p>
        </w:tc>
      </w:tr>
    </w:tbl>
    <w:p w14:paraId="4A413DCE" w14:textId="77777777" w:rsidR="00D80D8A" w:rsidRDefault="00D80D8A">
      <w:pPr>
        <w:spacing w:before="60" w:after="60"/>
      </w:pPr>
    </w:p>
    <w:p w14:paraId="43ECED84" w14:textId="77777777" w:rsidR="00D80D8A" w:rsidRDefault="00BE6280">
      <w:pPr>
        <w:spacing w:before="300" w:after="160"/>
        <w:rPr>
          <w:b/>
          <w:bCs/>
        </w:rPr>
      </w:pPr>
      <w:proofErr w:type="spellStart"/>
      <w:r>
        <w:rPr>
          <w:rFonts w:ascii="Arial Unicode MS" w:eastAsia="Arial Unicode MS" w:hAnsi="Arial Unicode MS" w:cs="Arial Unicode MS"/>
          <w:b/>
          <w:bCs/>
        </w:rPr>
        <w:t>B</w:t>
      </w:r>
      <w:proofErr w:type="spellEnd"/>
      <w:r>
        <w:rPr>
          <w:rFonts w:ascii="Arial Unicode MS" w:eastAsia="Arial Unicode MS" w:hAnsi="Arial Unicode MS" w:cs="Arial Unicode MS"/>
          <w:b/>
          <w:bCs/>
        </w:rPr>
        <w:t xml:space="preserve">. MCP </w:t>
      </w:r>
      <w:r>
        <w:rPr>
          <w:rFonts w:ascii="Arial Unicode MS" w:eastAsia="Arial Unicode MS" w:hAnsi="Arial Unicode MS" w:cs="Arial Unicode MS"/>
          <w:b/>
          <w:bCs/>
        </w:rPr>
        <w:t>인프라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비용</w:t>
      </w:r>
    </w:p>
    <w:tbl>
      <w:tblPr>
        <w:tblStyle w:val="affff3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328"/>
        <w:gridCol w:w="2010"/>
        <w:gridCol w:w="4687"/>
      </w:tblGrid>
      <w:tr w:rsidR="00D80D8A" w14:paraId="3EECF41C" w14:textId="77777777">
        <w:trPr>
          <w:trHeight w:val="390"/>
        </w:trPr>
        <w:tc>
          <w:tcPr>
            <w:tcW w:w="232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2E405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60A715" w14:textId="77777777" w:rsidR="00D80D8A" w:rsidRDefault="00BE6280">
            <w:pPr>
              <w:spacing w:before="240" w:after="240"/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  <w:sz w:val="18"/>
                <w:szCs w:val="18"/>
              </w:rPr>
              <w:t>항목</w:t>
            </w:r>
          </w:p>
        </w:tc>
        <w:tc>
          <w:tcPr>
            <w:tcW w:w="2010" w:type="dxa"/>
            <w:tcBorders>
              <w:top w:val="single" w:sz="6" w:space="0" w:color="AAAAAA"/>
              <w:left w:val="nil"/>
              <w:bottom w:val="single" w:sz="6" w:space="0" w:color="AAAAAA"/>
              <w:right w:val="single" w:sz="6" w:space="0" w:color="AAAAAA"/>
            </w:tcBorders>
            <w:shd w:val="clear" w:color="auto" w:fill="2E405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F6D16E" w14:textId="77777777" w:rsidR="00D80D8A" w:rsidRDefault="00BE6280">
            <w:pPr>
              <w:spacing w:before="240" w:after="240"/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  <w:sz w:val="18"/>
                <w:szCs w:val="18"/>
              </w:rPr>
              <w:t>월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  <w:sz w:val="18"/>
                <w:szCs w:val="18"/>
              </w:rPr>
              <w:t>추정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  <w:sz w:val="18"/>
                <w:szCs w:val="18"/>
              </w:rPr>
              <w:t>비용</w:t>
            </w:r>
          </w:p>
        </w:tc>
        <w:tc>
          <w:tcPr>
            <w:tcW w:w="4686" w:type="dxa"/>
            <w:tcBorders>
              <w:top w:val="single" w:sz="6" w:space="0" w:color="AAAAAA"/>
              <w:left w:val="nil"/>
              <w:bottom w:val="single" w:sz="6" w:space="0" w:color="AAAAAA"/>
              <w:right w:val="single" w:sz="6" w:space="0" w:color="AAAAAA"/>
            </w:tcBorders>
            <w:shd w:val="clear" w:color="auto" w:fill="2E405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CD4C17" w14:textId="77777777" w:rsidR="00D80D8A" w:rsidRDefault="00BE6280">
            <w:pPr>
              <w:spacing w:before="240" w:after="240"/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  <w:sz w:val="18"/>
                <w:szCs w:val="18"/>
              </w:rPr>
              <w:t>산정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  <w:sz w:val="18"/>
                <w:szCs w:val="18"/>
              </w:rPr>
              <w:t>기준</w:t>
            </w:r>
          </w:p>
        </w:tc>
      </w:tr>
      <w:tr w:rsidR="00D80D8A" w14:paraId="3E4FC130" w14:textId="77777777">
        <w:trPr>
          <w:trHeight w:val="645"/>
        </w:trPr>
        <w:tc>
          <w:tcPr>
            <w:tcW w:w="2328" w:type="dxa"/>
            <w:tcBorders>
              <w:top w:val="nil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5DA346" w14:textId="77777777" w:rsidR="00D80D8A" w:rsidRDefault="00BE6280">
            <w:pPr>
              <w:spacing w:before="240" w:after="240"/>
              <w:rPr>
                <w:b/>
                <w:bCs/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sz w:val="18"/>
                <w:szCs w:val="18"/>
              </w:rPr>
              <w:t xml:space="preserve">MCP </w:t>
            </w:r>
            <w:r>
              <w:rPr>
                <w:rFonts w:ascii="Arial Unicode MS" w:eastAsia="Arial Unicode MS" w:hAnsi="Arial Unicode MS" w:cs="Arial Unicode MS"/>
                <w:b/>
                <w:bCs/>
                <w:sz w:val="18"/>
                <w:szCs w:val="18"/>
              </w:rPr>
              <w:t>서버</w:t>
            </w:r>
            <w:r>
              <w:rPr>
                <w:rFonts w:ascii="Arial Unicode MS" w:eastAsia="Arial Unicode MS" w:hAnsi="Arial Unicode MS" w:cs="Arial Unicode MS"/>
                <w:b/>
                <w:bCs/>
                <w:sz w:val="18"/>
                <w:szCs w:val="18"/>
              </w:rPr>
              <w:t xml:space="preserve"> (</w:t>
            </w:r>
            <w:r>
              <w:rPr>
                <w:rFonts w:ascii="Arial Unicode MS" w:eastAsia="Arial Unicode MS" w:hAnsi="Arial Unicode MS" w:cs="Arial Unicode MS"/>
                <w:b/>
                <w:bCs/>
                <w:sz w:val="18"/>
                <w:szCs w:val="18"/>
              </w:rPr>
              <w:t>컨테이너</w:t>
            </w:r>
            <w:r>
              <w:rPr>
                <w:rFonts w:ascii="Arial Unicode MS" w:eastAsia="Arial Unicode MS" w:hAnsi="Arial Unicode MS" w:cs="Arial Unicode MS"/>
                <w:b/>
                <w:bCs/>
                <w:sz w:val="18"/>
                <w:szCs w:val="18"/>
              </w:rPr>
              <w:t>)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4D8ABF" w14:textId="77777777" w:rsidR="00D80D8A" w:rsidRDefault="00BE6280">
            <w:pPr>
              <w:spacing w:before="240" w:after="24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$50~200</w:t>
            </w:r>
          </w:p>
        </w:tc>
        <w:tc>
          <w:tcPr>
            <w:tcW w:w="4686" w:type="dxa"/>
            <w:tcBorders>
              <w:top w:val="nil"/>
              <w:left w:val="nil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D0A4D0" w14:textId="77777777" w:rsidR="00D80D8A" w:rsidRDefault="00BE6280">
            <w:pPr>
              <w:spacing w:before="240" w:after="240"/>
              <w:rPr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2 </w:t>
            </w:r>
            <w:proofErr w:type="spellStart"/>
            <w:proofErr w:type="gramStart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vCPU</w:t>
            </w:r>
            <w:proofErr w:type="spellEnd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/</w:t>
            </w:r>
            <w:proofErr w:type="gramEnd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4GB RAM,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클라우드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컨테이너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(ECS, </w:t>
            </w:r>
            <w:proofErr w:type="spellStart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Cloud</w:t>
            </w:r>
            <w:proofErr w:type="spellEnd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Run</w:t>
            </w:r>
            <w:proofErr w:type="spellEnd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등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). HA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구성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시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×2.</w:t>
            </w:r>
          </w:p>
        </w:tc>
      </w:tr>
      <w:tr w:rsidR="00D80D8A" w14:paraId="54A05621" w14:textId="77777777">
        <w:trPr>
          <w:trHeight w:val="390"/>
        </w:trPr>
        <w:tc>
          <w:tcPr>
            <w:tcW w:w="2328" w:type="dxa"/>
            <w:tcBorders>
              <w:top w:val="nil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B33192" w14:textId="77777777" w:rsidR="00D80D8A" w:rsidRDefault="00BE6280">
            <w:pPr>
              <w:spacing w:before="240" w:after="240"/>
              <w:rPr>
                <w:b/>
                <w:bCs/>
                <w:sz w:val="18"/>
                <w:szCs w:val="18"/>
              </w:rPr>
            </w:pPr>
            <w:proofErr w:type="spellStart"/>
            <w:r>
              <w:rPr>
                <w:rFonts w:ascii="Arial Unicode MS" w:eastAsia="Arial Unicode MS" w:hAnsi="Arial Unicode MS" w:cs="Arial Unicode MS"/>
                <w:b/>
                <w:bCs/>
                <w:sz w:val="18"/>
                <w:szCs w:val="18"/>
              </w:rPr>
              <w:t>모니터링</w:t>
            </w:r>
            <w:r>
              <w:rPr>
                <w:rFonts w:ascii="Arial Unicode MS" w:eastAsia="Arial Unicode MS" w:hAnsi="Arial Unicode MS" w:cs="Arial Unicode MS"/>
                <w:b/>
                <w:bCs/>
                <w:sz w:val="18"/>
                <w:szCs w:val="18"/>
              </w:rPr>
              <w:t>·</w:t>
            </w:r>
            <w:r>
              <w:rPr>
                <w:rFonts w:ascii="Arial Unicode MS" w:eastAsia="Arial Unicode MS" w:hAnsi="Arial Unicode MS" w:cs="Arial Unicode MS"/>
                <w:b/>
                <w:bCs/>
                <w:sz w:val="18"/>
                <w:szCs w:val="18"/>
              </w:rPr>
              <w:t>로깅</w:t>
            </w:r>
            <w:proofErr w:type="spellEnd"/>
          </w:p>
        </w:tc>
        <w:tc>
          <w:tcPr>
            <w:tcW w:w="2010" w:type="dxa"/>
            <w:tcBorders>
              <w:top w:val="nil"/>
              <w:left w:val="nil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816D6E" w14:textId="77777777" w:rsidR="00D80D8A" w:rsidRDefault="00BE6280">
            <w:pPr>
              <w:spacing w:before="240" w:after="24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$20~50</w:t>
            </w:r>
          </w:p>
        </w:tc>
        <w:tc>
          <w:tcPr>
            <w:tcW w:w="4686" w:type="dxa"/>
            <w:tcBorders>
              <w:top w:val="nil"/>
              <w:left w:val="nil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4FE210" w14:textId="77777777" w:rsidR="00D80D8A" w:rsidRDefault="00BE6280">
            <w:pPr>
              <w:spacing w:before="240" w:after="240"/>
              <w:rPr>
                <w:sz w:val="18"/>
                <w:szCs w:val="18"/>
              </w:rPr>
            </w:pPr>
            <w:proofErr w:type="spellStart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CloudWatch</w:t>
            </w:r>
            <w:proofErr w:type="spellEnd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/</w:t>
            </w:r>
            <w:proofErr w:type="spellStart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Datadog</w:t>
            </w:r>
            <w:proofErr w:type="spellEnd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등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기본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메트릭</w:t>
            </w:r>
            <w:proofErr w:type="spellEnd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+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로그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수집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.</w:t>
            </w:r>
          </w:p>
        </w:tc>
      </w:tr>
      <w:tr w:rsidR="00D80D8A" w14:paraId="342826B2" w14:textId="77777777">
        <w:trPr>
          <w:trHeight w:val="645"/>
        </w:trPr>
        <w:tc>
          <w:tcPr>
            <w:tcW w:w="2328" w:type="dxa"/>
            <w:tcBorders>
              <w:top w:val="nil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15136C" w14:textId="77777777" w:rsidR="00D80D8A" w:rsidRDefault="00BE6280">
            <w:pPr>
              <w:spacing w:before="240" w:after="240"/>
              <w:rPr>
                <w:b/>
                <w:bCs/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sz w:val="18"/>
                <w:szCs w:val="18"/>
              </w:rPr>
              <w:t>운영</w:t>
            </w:r>
            <w:r>
              <w:rPr>
                <w:rFonts w:ascii="Arial Unicode MS" w:eastAsia="Arial Unicode MS" w:hAnsi="Arial Unicode MS" w:cs="Arial Unicode MS"/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  <w:sz w:val="18"/>
                <w:szCs w:val="18"/>
              </w:rPr>
              <w:t>인력</w:t>
            </w:r>
          </w:p>
        </w:tc>
        <w:tc>
          <w:tcPr>
            <w:tcW w:w="2010" w:type="dxa"/>
            <w:tcBorders>
              <w:top w:val="nil"/>
              <w:left w:val="nil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96CB23" w14:textId="77777777" w:rsidR="00D80D8A" w:rsidRDefault="00BE6280">
            <w:pPr>
              <w:spacing w:before="240" w:after="240"/>
              <w:jc w:val="center"/>
              <w:rPr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주당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2~4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시간</w:t>
            </w:r>
          </w:p>
        </w:tc>
        <w:tc>
          <w:tcPr>
            <w:tcW w:w="4686" w:type="dxa"/>
            <w:tcBorders>
              <w:top w:val="nil"/>
              <w:left w:val="nil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FBBA55" w14:textId="77777777" w:rsidR="00D80D8A" w:rsidRDefault="00BE6280">
            <w:pPr>
              <w:spacing w:before="240" w:after="240"/>
              <w:rPr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안정화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후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기준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.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초기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구축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·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안정화</w:t>
            </w:r>
            <w:proofErr w:type="spellEnd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기간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(1~2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개월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)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에는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주당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10~20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시간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.</w:t>
            </w:r>
          </w:p>
        </w:tc>
      </w:tr>
    </w:tbl>
    <w:p w14:paraId="03615003" w14:textId="77777777" w:rsidR="00D80D8A" w:rsidRDefault="00D80D8A">
      <w:pPr>
        <w:spacing w:before="100" w:after="100"/>
        <w:ind w:firstLine="720"/>
        <w:rPr>
          <w:i/>
          <w:iCs/>
          <w:color w:val="666666"/>
          <w:sz w:val="20"/>
          <w:szCs w:val="20"/>
        </w:rPr>
      </w:pPr>
    </w:p>
    <w:p w14:paraId="4747324B" w14:textId="77777777" w:rsidR="00D80D8A" w:rsidRDefault="00BE6280">
      <w:pPr>
        <w:spacing w:before="100" w:after="100"/>
        <w:ind w:firstLine="720"/>
        <w:rPr>
          <w:i/>
          <w:iCs/>
          <w:color w:val="666666"/>
          <w:sz w:val="20"/>
          <w:szCs w:val="20"/>
        </w:rPr>
      </w:pPr>
      <w:r>
        <w:rPr>
          <w:rFonts w:ascii="Arial Unicode MS" w:eastAsia="Arial Unicode MS" w:hAnsi="Arial Unicode MS" w:cs="Arial Unicode MS"/>
          <w:i/>
          <w:iCs/>
          <w:color w:val="666666"/>
          <w:sz w:val="20"/>
          <w:szCs w:val="20"/>
        </w:rPr>
        <w:t>[</w:t>
      </w:r>
      <w:r>
        <w:rPr>
          <w:rFonts w:ascii="Arial Unicode MS" w:eastAsia="Arial Unicode MS" w:hAnsi="Arial Unicode MS" w:cs="Arial Unicode MS"/>
          <w:i/>
          <w:iCs/>
          <w:color w:val="666666"/>
          <w:sz w:val="20"/>
          <w:szCs w:val="20"/>
        </w:rPr>
        <w:t>주의</w:t>
      </w:r>
      <w:r>
        <w:rPr>
          <w:rFonts w:ascii="Arial Unicode MS" w:eastAsia="Arial Unicode MS" w:hAnsi="Arial Unicode MS" w:cs="Arial Unicode MS"/>
          <w:i/>
          <w:iCs/>
          <w:color w:val="666666"/>
          <w:sz w:val="20"/>
          <w:szCs w:val="20"/>
        </w:rPr>
        <w:t xml:space="preserve">] </w:t>
      </w:r>
      <w:r>
        <w:rPr>
          <w:rFonts w:ascii="Arial Unicode MS" w:eastAsia="Arial Unicode MS" w:hAnsi="Arial Unicode MS" w:cs="Arial Unicode MS"/>
          <w:i/>
          <w:iCs/>
          <w:color w:val="666666"/>
          <w:sz w:val="20"/>
          <w:szCs w:val="20"/>
        </w:rPr>
        <w:t>프로덕션</w:t>
      </w:r>
      <w:r>
        <w:rPr>
          <w:rFonts w:ascii="Arial Unicode MS" w:eastAsia="Arial Unicode MS" w:hAnsi="Arial Unicode MS" w:cs="Arial Unicode MS"/>
          <w:i/>
          <w:iCs/>
          <w:color w:val="666666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i/>
          <w:iCs/>
          <w:color w:val="666666"/>
          <w:sz w:val="20"/>
          <w:szCs w:val="20"/>
        </w:rPr>
        <w:t>환경에서는</w:t>
      </w:r>
      <w:r>
        <w:rPr>
          <w:rFonts w:ascii="Arial Unicode MS" w:eastAsia="Arial Unicode MS" w:hAnsi="Arial Unicode MS" w:cs="Arial Unicode MS"/>
          <w:i/>
          <w:iCs/>
          <w:color w:val="666666"/>
          <w:sz w:val="20"/>
          <w:szCs w:val="20"/>
        </w:rPr>
        <w:t xml:space="preserve"> HA(</w:t>
      </w:r>
      <w:r>
        <w:rPr>
          <w:rFonts w:ascii="Arial Unicode MS" w:eastAsia="Arial Unicode MS" w:hAnsi="Arial Unicode MS" w:cs="Arial Unicode MS"/>
          <w:i/>
          <w:iCs/>
          <w:color w:val="666666"/>
          <w:sz w:val="20"/>
          <w:szCs w:val="20"/>
        </w:rPr>
        <w:t>이중화</w:t>
      </w:r>
      <w:r>
        <w:rPr>
          <w:rFonts w:ascii="Arial Unicode MS" w:eastAsia="Arial Unicode MS" w:hAnsi="Arial Unicode MS" w:cs="Arial Unicode MS"/>
          <w:i/>
          <w:iCs/>
          <w:color w:val="666666"/>
          <w:sz w:val="20"/>
          <w:szCs w:val="20"/>
        </w:rPr>
        <w:t>)</w:t>
      </w:r>
      <w:proofErr w:type="spellStart"/>
      <w:r>
        <w:rPr>
          <w:rFonts w:ascii="Arial Unicode MS" w:eastAsia="Arial Unicode MS" w:hAnsi="Arial Unicode MS" w:cs="Arial Unicode MS"/>
          <w:i/>
          <w:iCs/>
          <w:color w:val="666666"/>
          <w:sz w:val="20"/>
          <w:szCs w:val="20"/>
        </w:rPr>
        <w:t>를</w:t>
      </w:r>
      <w:proofErr w:type="spellEnd"/>
      <w:r>
        <w:rPr>
          <w:rFonts w:ascii="Arial Unicode MS" w:eastAsia="Arial Unicode MS" w:hAnsi="Arial Unicode MS" w:cs="Arial Unicode MS"/>
          <w:i/>
          <w:iCs/>
          <w:color w:val="666666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i/>
          <w:iCs/>
          <w:color w:val="666666"/>
          <w:sz w:val="20"/>
          <w:szCs w:val="20"/>
        </w:rPr>
        <w:t>전제로</w:t>
      </w:r>
      <w:r>
        <w:rPr>
          <w:rFonts w:ascii="Arial Unicode MS" w:eastAsia="Arial Unicode MS" w:hAnsi="Arial Unicode MS" w:cs="Arial Unicode MS"/>
          <w:i/>
          <w:iCs/>
          <w:color w:val="666666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i/>
          <w:iCs/>
          <w:color w:val="666666"/>
          <w:sz w:val="20"/>
          <w:szCs w:val="20"/>
        </w:rPr>
        <w:t>비용을</w:t>
      </w:r>
      <w:r>
        <w:rPr>
          <w:rFonts w:ascii="Arial Unicode MS" w:eastAsia="Arial Unicode MS" w:hAnsi="Arial Unicode MS" w:cs="Arial Unicode MS"/>
          <w:i/>
          <w:iCs/>
          <w:color w:val="666666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i/>
          <w:iCs/>
          <w:color w:val="666666"/>
          <w:sz w:val="20"/>
          <w:szCs w:val="20"/>
        </w:rPr>
        <w:t>산정해야</w:t>
      </w:r>
      <w:r>
        <w:rPr>
          <w:rFonts w:ascii="Arial Unicode MS" w:eastAsia="Arial Unicode MS" w:hAnsi="Arial Unicode MS" w:cs="Arial Unicode MS"/>
          <w:i/>
          <w:iCs/>
          <w:color w:val="666666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i/>
          <w:iCs/>
          <w:color w:val="666666"/>
          <w:sz w:val="20"/>
          <w:szCs w:val="20"/>
        </w:rPr>
        <w:t>한다</w:t>
      </w:r>
      <w:r>
        <w:rPr>
          <w:rFonts w:ascii="Arial Unicode MS" w:eastAsia="Arial Unicode MS" w:hAnsi="Arial Unicode MS" w:cs="Arial Unicode MS"/>
          <w:i/>
          <w:iCs/>
          <w:color w:val="666666"/>
          <w:sz w:val="20"/>
          <w:szCs w:val="20"/>
        </w:rPr>
        <w:t xml:space="preserve"> (SPOF </w:t>
      </w:r>
      <w:r>
        <w:rPr>
          <w:rFonts w:ascii="Arial Unicode MS" w:eastAsia="Arial Unicode MS" w:hAnsi="Arial Unicode MS" w:cs="Arial Unicode MS"/>
          <w:i/>
          <w:iCs/>
          <w:color w:val="666666"/>
          <w:sz w:val="20"/>
          <w:szCs w:val="20"/>
        </w:rPr>
        <w:t>방지</w:t>
      </w:r>
      <w:r>
        <w:rPr>
          <w:rFonts w:ascii="Arial Unicode MS" w:eastAsia="Arial Unicode MS" w:hAnsi="Arial Unicode MS" w:cs="Arial Unicode MS"/>
          <w:i/>
          <w:iCs/>
          <w:color w:val="666666"/>
          <w:sz w:val="20"/>
          <w:szCs w:val="20"/>
        </w:rPr>
        <w:t>).</w:t>
      </w:r>
    </w:p>
    <w:p w14:paraId="116151B9" w14:textId="77777777" w:rsidR="00D80D8A" w:rsidRDefault="00D80D8A">
      <w:pPr>
        <w:spacing w:before="60" w:after="80"/>
        <w:rPr>
          <w:color w:val="333333"/>
        </w:rPr>
      </w:pPr>
    </w:p>
    <w:p w14:paraId="5D88DDF4" w14:textId="77777777" w:rsidR="00D80D8A" w:rsidRDefault="00BE6280">
      <w:pPr>
        <w:pStyle w:val="4"/>
      </w:pPr>
      <w:bookmarkStart w:id="101" w:name="_6upao34row1b" w:colFirst="0" w:colLast="0"/>
      <w:bookmarkEnd w:id="101"/>
      <w:r>
        <w:rPr>
          <w:rFonts w:ascii="Arial Unicode MS" w:eastAsia="Arial Unicode MS" w:hAnsi="Arial Unicode MS" w:cs="Arial Unicode MS"/>
        </w:rPr>
        <w:t xml:space="preserve">5.2.2 </w:t>
      </w:r>
      <w:r>
        <w:rPr>
          <w:rFonts w:ascii="Arial Unicode MS" w:eastAsia="Arial Unicode MS" w:hAnsi="Arial Unicode MS" w:cs="Arial Unicode MS"/>
        </w:rPr>
        <w:t>동적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도구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검색의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비용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절감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효과와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리스크</w:t>
      </w:r>
    </w:p>
    <w:p w14:paraId="66B7B8DF" w14:textId="77777777" w:rsidR="00D80D8A" w:rsidRDefault="00D80D8A">
      <w:pPr>
        <w:spacing w:before="60" w:after="80"/>
        <w:rPr>
          <w:b/>
          <w:bCs/>
          <w:color w:val="333333"/>
        </w:rPr>
      </w:pPr>
    </w:p>
    <w:p w14:paraId="313C3E0C" w14:textId="77777777" w:rsidR="00D80D8A" w:rsidRDefault="00BE6280">
      <w:pPr>
        <w:spacing w:before="60" w:after="80"/>
        <w:rPr>
          <w:color w:val="333333"/>
        </w:rPr>
      </w:pPr>
      <w:r>
        <w:rPr>
          <w:rFonts w:ascii="Arial Unicode MS" w:eastAsia="Arial Unicode MS" w:hAnsi="Arial Unicode MS" w:cs="Arial Unicode MS"/>
          <w:b/>
          <w:bCs/>
          <w:color w:val="333333"/>
        </w:rPr>
        <w:lastRenderedPageBreak/>
        <w:t>중요</w:t>
      </w:r>
      <w:r>
        <w:rPr>
          <w:rFonts w:ascii="Arial Unicode MS" w:eastAsia="Arial Unicode MS" w:hAnsi="Arial Unicode MS" w:cs="Arial Unicode MS"/>
          <w:b/>
          <w:bCs/>
          <w:color w:val="333333"/>
        </w:rPr>
        <w:t xml:space="preserve">: </w:t>
      </w:r>
      <w:r>
        <w:rPr>
          <w:rFonts w:ascii="Arial Unicode MS" w:eastAsia="Arial Unicode MS" w:hAnsi="Arial Unicode MS" w:cs="Arial Unicode MS"/>
          <w:color w:val="333333"/>
        </w:rPr>
        <w:t xml:space="preserve">MCP </w:t>
      </w:r>
      <w:r>
        <w:rPr>
          <w:rFonts w:ascii="Arial Unicode MS" w:eastAsia="Arial Unicode MS" w:hAnsi="Arial Unicode MS" w:cs="Arial Unicode MS"/>
          <w:color w:val="333333"/>
        </w:rPr>
        <w:t>도입</w:t>
      </w:r>
      <w:r>
        <w:rPr>
          <w:rFonts w:ascii="Arial Unicode MS" w:eastAsia="Arial Unicode MS" w:hAnsi="Arial Unicode MS" w:cs="Arial Unicode MS"/>
          <w:color w:val="333333"/>
        </w:rPr>
        <w:t xml:space="preserve"> </w:t>
      </w:r>
      <w:r>
        <w:rPr>
          <w:rFonts w:ascii="Arial Unicode MS" w:eastAsia="Arial Unicode MS" w:hAnsi="Arial Unicode MS" w:cs="Arial Unicode MS"/>
          <w:color w:val="333333"/>
        </w:rPr>
        <w:t>자체가</w:t>
      </w:r>
      <w:r>
        <w:rPr>
          <w:rFonts w:ascii="Arial Unicode MS" w:eastAsia="Arial Unicode MS" w:hAnsi="Arial Unicode MS" w:cs="Arial Unicode MS"/>
          <w:color w:val="333333"/>
        </w:rPr>
        <w:t xml:space="preserve"> </w:t>
      </w:r>
      <w:r>
        <w:rPr>
          <w:rFonts w:ascii="Arial Unicode MS" w:eastAsia="Arial Unicode MS" w:hAnsi="Arial Unicode MS" w:cs="Arial Unicode MS"/>
          <w:color w:val="333333"/>
        </w:rPr>
        <w:t>자동으로</w:t>
      </w:r>
      <w:r>
        <w:rPr>
          <w:rFonts w:ascii="Arial Unicode MS" w:eastAsia="Arial Unicode MS" w:hAnsi="Arial Unicode MS" w:cs="Arial Unicode MS"/>
          <w:color w:val="333333"/>
        </w:rPr>
        <w:t xml:space="preserve"> </w:t>
      </w:r>
      <w:r>
        <w:rPr>
          <w:rFonts w:ascii="Arial Unicode MS" w:eastAsia="Arial Unicode MS" w:hAnsi="Arial Unicode MS" w:cs="Arial Unicode MS"/>
          <w:color w:val="333333"/>
        </w:rPr>
        <w:t>토큰을</w:t>
      </w:r>
      <w:r>
        <w:rPr>
          <w:rFonts w:ascii="Arial Unicode MS" w:eastAsia="Arial Unicode MS" w:hAnsi="Arial Unicode MS" w:cs="Arial Unicode MS"/>
          <w:color w:val="333333"/>
        </w:rPr>
        <w:t xml:space="preserve"> </w:t>
      </w:r>
      <w:r>
        <w:rPr>
          <w:rFonts w:ascii="Arial Unicode MS" w:eastAsia="Arial Unicode MS" w:hAnsi="Arial Unicode MS" w:cs="Arial Unicode MS"/>
          <w:color w:val="333333"/>
        </w:rPr>
        <w:t>줄여주는</w:t>
      </w:r>
      <w:r>
        <w:rPr>
          <w:rFonts w:ascii="Arial Unicode MS" w:eastAsia="Arial Unicode MS" w:hAnsi="Arial Unicode MS" w:cs="Arial Unicode MS"/>
          <w:color w:val="333333"/>
        </w:rPr>
        <w:t xml:space="preserve"> </w:t>
      </w:r>
      <w:r>
        <w:rPr>
          <w:rFonts w:ascii="Arial Unicode MS" w:eastAsia="Arial Unicode MS" w:hAnsi="Arial Unicode MS" w:cs="Arial Unicode MS"/>
          <w:color w:val="333333"/>
        </w:rPr>
        <w:t>것은</w:t>
      </w:r>
      <w:r>
        <w:rPr>
          <w:rFonts w:ascii="Arial Unicode MS" w:eastAsia="Arial Unicode MS" w:hAnsi="Arial Unicode MS" w:cs="Arial Unicode MS"/>
          <w:color w:val="333333"/>
        </w:rPr>
        <w:t xml:space="preserve"> </w:t>
      </w:r>
      <w:r>
        <w:rPr>
          <w:rFonts w:ascii="Arial Unicode MS" w:eastAsia="Arial Unicode MS" w:hAnsi="Arial Unicode MS" w:cs="Arial Unicode MS"/>
          <w:color w:val="333333"/>
        </w:rPr>
        <w:t>아니다</w:t>
      </w:r>
      <w:r>
        <w:rPr>
          <w:rFonts w:ascii="Arial Unicode MS" w:eastAsia="Arial Unicode MS" w:hAnsi="Arial Unicode MS" w:cs="Arial Unicode MS"/>
          <w:color w:val="333333"/>
        </w:rPr>
        <w:t xml:space="preserve">. </w:t>
      </w:r>
      <w:r>
        <w:rPr>
          <w:rFonts w:ascii="Arial Unicode MS" w:eastAsia="Arial Unicode MS" w:hAnsi="Arial Unicode MS" w:cs="Arial Unicode MS"/>
          <w:color w:val="333333"/>
        </w:rPr>
        <w:t>토큰</w:t>
      </w:r>
      <w:r>
        <w:rPr>
          <w:rFonts w:ascii="Arial Unicode MS" w:eastAsia="Arial Unicode MS" w:hAnsi="Arial Unicode MS" w:cs="Arial Unicode MS"/>
          <w:color w:val="333333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333333"/>
        </w:rPr>
        <w:t>비비용</w:t>
      </w:r>
      <w:proofErr w:type="spellEnd"/>
      <w:r>
        <w:rPr>
          <w:rFonts w:ascii="Arial Unicode MS" w:eastAsia="Arial Unicode MS" w:hAnsi="Arial Unicode MS" w:cs="Arial Unicode MS"/>
          <w:color w:val="333333"/>
        </w:rPr>
        <w:t xml:space="preserve"> </w:t>
      </w:r>
      <w:r>
        <w:rPr>
          <w:rFonts w:ascii="Arial Unicode MS" w:eastAsia="Arial Unicode MS" w:hAnsi="Arial Unicode MS" w:cs="Arial Unicode MS"/>
          <w:color w:val="333333"/>
        </w:rPr>
        <w:t>절감은</w:t>
      </w:r>
      <w:r>
        <w:rPr>
          <w:rFonts w:ascii="Arial Unicode MS" w:eastAsia="Arial Unicode MS" w:hAnsi="Arial Unicode MS" w:cs="Arial Unicode MS"/>
          <w:color w:val="333333"/>
        </w:rPr>
        <w:t xml:space="preserve"> MCP </w:t>
      </w:r>
      <w:r>
        <w:rPr>
          <w:rFonts w:ascii="Arial Unicode MS" w:eastAsia="Arial Unicode MS" w:hAnsi="Arial Unicode MS" w:cs="Arial Unicode MS"/>
          <w:color w:val="333333"/>
        </w:rPr>
        <w:t>자체가</w:t>
      </w:r>
      <w:r>
        <w:rPr>
          <w:rFonts w:ascii="Arial Unicode MS" w:eastAsia="Arial Unicode MS" w:hAnsi="Arial Unicode MS" w:cs="Arial Unicode MS"/>
          <w:color w:val="333333"/>
        </w:rPr>
        <w:t xml:space="preserve"> </w:t>
      </w:r>
      <w:r>
        <w:rPr>
          <w:rFonts w:ascii="Arial Unicode MS" w:eastAsia="Arial Unicode MS" w:hAnsi="Arial Unicode MS" w:cs="Arial Unicode MS"/>
          <w:color w:val="333333"/>
        </w:rPr>
        <w:t>아니라</w:t>
      </w:r>
      <w:r>
        <w:rPr>
          <w:rFonts w:ascii="Arial Unicode MS" w:eastAsia="Arial Unicode MS" w:hAnsi="Arial Unicode MS" w:cs="Arial Unicode MS"/>
          <w:color w:val="333333"/>
        </w:rPr>
        <w:t xml:space="preserve">, </w:t>
      </w:r>
      <w:r>
        <w:rPr>
          <w:rFonts w:ascii="Arial Unicode MS" w:eastAsia="Arial Unicode MS" w:hAnsi="Arial Unicode MS" w:cs="Arial Unicode MS"/>
          <w:color w:val="333333"/>
        </w:rPr>
        <w:t>요청에</w:t>
      </w:r>
      <w:r>
        <w:rPr>
          <w:rFonts w:ascii="Arial Unicode MS" w:eastAsia="Arial Unicode MS" w:hAnsi="Arial Unicode MS" w:cs="Arial Unicode MS"/>
          <w:color w:val="333333"/>
        </w:rPr>
        <w:t xml:space="preserve"> </w:t>
      </w:r>
      <w:r>
        <w:rPr>
          <w:rFonts w:ascii="Arial Unicode MS" w:eastAsia="Arial Unicode MS" w:hAnsi="Arial Unicode MS" w:cs="Arial Unicode MS"/>
          <w:color w:val="333333"/>
        </w:rPr>
        <w:t>필요한</w:t>
      </w:r>
      <w:r>
        <w:rPr>
          <w:rFonts w:ascii="Arial Unicode MS" w:eastAsia="Arial Unicode MS" w:hAnsi="Arial Unicode MS" w:cs="Arial Unicode MS"/>
          <w:color w:val="333333"/>
        </w:rPr>
        <w:t xml:space="preserve"> </w:t>
      </w:r>
      <w:r>
        <w:rPr>
          <w:rFonts w:ascii="Arial Unicode MS" w:eastAsia="Arial Unicode MS" w:hAnsi="Arial Unicode MS" w:cs="Arial Unicode MS"/>
          <w:color w:val="333333"/>
        </w:rPr>
        <w:t>도구만</w:t>
      </w:r>
      <w:r>
        <w:rPr>
          <w:rFonts w:ascii="Arial Unicode MS" w:eastAsia="Arial Unicode MS" w:hAnsi="Arial Unicode MS" w:cs="Arial Unicode MS"/>
          <w:color w:val="333333"/>
        </w:rPr>
        <w:t xml:space="preserve"> </w:t>
      </w:r>
      <w:r>
        <w:rPr>
          <w:rFonts w:ascii="Arial Unicode MS" w:eastAsia="Arial Unicode MS" w:hAnsi="Arial Unicode MS" w:cs="Arial Unicode MS"/>
          <w:color w:val="333333"/>
        </w:rPr>
        <w:t>선택적으로</w:t>
      </w:r>
      <w:r>
        <w:rPr>
          <w:rFonts w:ascii="Arial Unicode MS" w:eastAsia="Arial Unicode MS" w:hAnsi="Arial Unicode MS" w:cs="Arial Unicode MS"/>
          <w:color w:val="333333"/>
        </w:rPr>
        <w:t xml:space="preserve"> </w:t>
      </w:r>
      <w:r>
        <w:rPr>
          <w:rFonts w:ascii="Arial Unicode MS" w:eastAsia="Arial Unicode MS" w:hAnsi="Arial Unicode MS" w:cs="Arial Unicode MS"/>
          <w:color w:val="333333"/>
        </w:rPr>
        <w:t>프롬프트에</w:t>
      </w:r>
      <w:r>
        <w:rPr>
          <w:rFonts w:ascii="Arial Unicode MS" w:eastAsia="Arial Unicode MS" w:hAnsi="Arial Unicode MS" w:cs="Arial Unicode MS"/>
          <w:color w:val="333333"/>
        </w:rPr>
        <w:t xml:space="preserve"> </w:t>
      </w:r>
      <w:r>
        <w:rPr>
          <w:rFonts w:ascii="Arial Unicode MS" w:eastAsia="Arial Unicode MS" w:hAnsi="Arial Unicode MS" w:cs="Arial Unicode MS"/>
          <w:color w:val="333333"/>
        </w:rPr>
        <w:t>주입하는</w:t>
      </w:r>
      <w:r>
        <w:rPr>
          <w:rFonts w:ascii="Arial Unicode MS" w:eastAsia="Arial Unicode MS" w:hAnsi="Arial Unicode MS" w:cs="Arial Unicode MS"/>
          <w:color w:val="333333"/>
        </w:rPr>
        <w:t xml:space="preserve"> </w:t>
      </w:r>
      <w:r>
        <w:rPr>
          <w:rFonts w:ascii="Arial Unicode MS" w:eastAsia="Arial Unicode MS" w:hAnsi="Arial Unicode MS" w:cs="Arial Unicode MS"/>
          <w:color w:val="333333"/>
        </w:rPr>
        <w:t>동적</w:t>
      </w:r>
      <w:r>
        <w:rPr>
          <w:rFonts w:ascii="Arial Unicode MS" w:eastAsia="Arial Unicode MS" w:hAnsi="Arial Unicode MS" w:cs="Arial Unicode MS"/>
          <w:color w:val="333333"/>
        </w:rPr>
        <w:t xml:space="preserve"> </w:t>
      </w:r>
      <w:r>
        <w:rPr>
          <w:rFonts w:ascii="Arial Unicode MS" w:eastAsia="Arial Unicode MS" w:hAnsi="Arial Unicode MS" w:cs="Arial Unicode MS"/>
          <w:color w:val="333333"/>
        </w:rPr>
        <w:t>도구</w:t>
      </w:r>
      <w:r>
        <w:rPr>
          <w:rFonts w:ascii="Arial Unicode MS" w:eastAsia="Arial Unicode MS" w:hAnsi="Arial Unicode MS" w:cs="Arial Unicode MS"/>
          <w:color w:val="333333"/>
        </w:rPr>
        <w:t xml:space="preserve"> </w:t>
      </w:r>
      <w:r>
        <w:rPr>
          <w:rFonts w:ascii="Arial Unicode MS" w:eastAsia="Arial Unicode MS" w:hAnsi="Arial Unicode MS" w:cs="Arial Unicode MS"/>
          <w:color w:val="333333"/>
        </w:rPr>
        <w:t>검색</w:t>
      </w:r>
      <w:r>
        <w:rPr>
          <w:rFonts w:ascii="Arial Unicode MS" w:eastAsia="Arial Unicode MS" w:hAnsi="Arial Unicode MS" w:cs="Arial Unicode MS"/>
          <w:color w:val="333333"/>
        </w:rPr>
        <w:t>(</w:t>
      </w:r>
      <w:proofErr w:type="spellStart"/>
      <w:r>
        <w:rPr>
          <w:rFonts w:ascii="Arial Unicode MS" w:eastAsia="Arial Unicode MS" w:hAnsi="Arial Unicode MS" w:cs="Arial Unicode MS"/>
          <w:color w:val="333333"/>
        </w:rPr>
        <w:t>Dynamic</w:t>
      </w:r>
      <w:proofErr w:type="spellEnd"/>
      <w:r>
        <w:rPr>
          <w:rFonts w:ascii="Arial Unicode MS" w:eastAsia="Arial Unicode MS" w:hAnsi="Arial Unicode MS" w:cs="Arial Unicode MS"/>
          <w:color w:val="333333"/>
        </w:rPr>
        <w:t xml:space="preserve"> Tool </w:t>
      </w:r>
      <w:proofErr w:type="spellStart"/>
      <w:r>
        <w:rPr>
          <w:rFonts w:ascii="Arial Unicode MS" w:eastAsia="Arial Unicode MS" w:hAnsi="Arial Unicode MS" w:cs="Arial Unicode MS"/>
          <w:color w:val="333333"/>
        </w:rPr>
        <w:t>Retrieval</w:t>
      </w:r>
      <w:proofErr w:type="spellEnd"/>
      <w:proofErr w:type="gramStart"/>
      <w:r>
        <w:rPr>
          <w:rFonts w:ascii="Arial Unicode MS" w:eastAsia="Arial Unicode MS" w:hAnsi="Arial Unicode MS" w:cs="Arial Unicode MS"/>
          <w:color w:val="333333"/>
        </w:rPr>
        <w:t xml:space="preserve">) </w:t>
      </w:r>
      <w:r>
        <w:rPr>
          <w:rFonts w:ascii="Arial Unicode MS" w:eastAsia="Arial Unicode MS" w:hAnsi="Arial Unicode MS" w:cs="Arial Unicode MS"/>
          <w:color w:val="333333"/>
        </w:rPr>
        <w:t>을</w:t>
      </w:r>
      <w:proofErr w:type="gramEnd"/>
      <w:r>
        <w:rPr>
          <w:rFonts w:ascii="Arial Unicode MS" w:eastAsia="Arial Unicode MS" w:hAnsi="Arial Unicode MS" w:cs="Arial Unicode MS"/>
          <w:color w:val="333333"/>
        </w:rPr>
        <w:t xml:space="preserve"> </w:t>
      </w:r>
      <w:r>
        <w:rPr>
          <w:rFonts w:ascii="Arial Unicode MS" w:eastAsia="Arial Unicode MS" w:hAnsi="Arial Unicode MS" w:cs="Arial Unicode MS"/>
          <w:color w:val="333333"/>
        </w:rPr>
        <w:t>함께</w:t>
      </w:r>
      <w:r>
        <w:rPr>
          <w:rFonts w:ascii="Arial Unicode MS" w:eastAsia="Arial Unicode MS" w:hAnsi="Arial Unicode MS" w:cs="Arial Unicode MS"/>
          <w:color w:val="333333"/>
        </w:rPr>
        <w:t xml:space="preserve"> </w:t>
      </w:r>
      <w:r>
        <w:rPr>
          <w:rFonts w:ascii="Arial Unicode MS" w:eastAsia="Arial Unicode MS" w:hAnsi="Arial Unicode MS" w:cs="Arial Unicode MS"/>
          <w:color w:val="333333"/>
        </w:rPr>
        <w:t>적용할</w:t>
      </w:r>
      <w:r>
        <w:rPr>
          <w:rFonts w:ascii="Arial Unicode MS" w:eastAsia="Arial Unicode MS" w:hAnsi="Arial Unicode MS" w:cs="Arial Unicode MS"/>
          <w:color w:val="333333"/>
        </w:rPr>
        <w:t xml:space="preserve"> </w:t>
      </w:r>
      <w:r>
        <w:rPr>
          <w:rFonts w:ascii="Arial Unicode MS" w:eastAsia="Arial Unicode MS" w:hAnsi="Arial Unicode MS" w:cs="Arial Unicode MS"/>
          <w:color w:val="333333"/>
        </w:rPr>
        <w:t>때</w:t>
      </w:r>
      <w:r>
        <w:rPr>
          <w:rFonts w:ascii="Arial Unicode MS" w:eastAsia="Arial Unicode MS" w:hAnsi="Arial Unicode MS" w:cs="Arial Unicode MS"/>
          <w:color w:val="333333"/>
        </w:rPr>
        <w:t xml:space="preserve"> </w:t>
      </w:r>
      <w:r>
        <w:rPr>
          <w:rFonts w:ascii="Arial Unicode MS" w:eastAsia="Arial Unicode MS" w:hAnsi="Arial Unicode MS" w:cs="Arial Unicode MS"/>
          <w:color w:val="333333"/>
        </w:rPr>
        <w:t>비로소</w:t>
      </w:r>
      <w:r>
        <w:rPr>
          <w:rFonts w:ascii="Arial Unicode MS" w:eastAsia="Arial Unicode MS" w:hAnsi="Arial Unicode MS" w:cs="Arial Unicode MS"/>
          <w:color w:val="333333"/>
        </w:rPr>
        <w:t xml:space="preserve"> </w:t>
      </w:r>
      <w:r>
        <w:rPr>
          <w:rFonts w:ascii="Arial Unicode MS" w:eastAsia="Arial Unicode MS" w:hAnsi="Arial Unicode MS" w:cs="Arial Unicode MS"/>
          <w:color w:val="333333"/>
        </w:rPr>
        <w:t>실현된다</w:t>
      </w:r>
      <w:r>
        <w:rPr>
          <w:rFonts w:ascii="Arial Unicode MS" w:eastAsia="Arial Unicode MS" w:hAnsi="Arial Unicode MS" w:cs="Arial Unicode MS"/>
          <w:color w:val="333333"/>
        </w:rPr>
        <w:t>.</w:t>
      </w:r>
    </w:p>
    <w:p w14:paraId="6F250F93" w14:textId="77777777" w:rsidR="00D80D8A" w:rsidRDefault="00BE6280">
      <w:pPr>
        <w:spacing w:before="240" w:after="120"/>
        <w:rPr>
          <w:b/>
          <w:bCs/>
          <w:color w:val="333333"/>
        </w:rPr>
      </w:pPr>
      <w:r>
        <w:rPr>
          <w:rFonts w:ascii="Arial Unicode MS" w:eastAsia="Arial Unicode MS" w:hAnsi="Arial Unicode MS" w:cs="Arial Unicode MS"/>
          <w:b/>
          <w:bCs/>
          <w:color w:val="333333"/>
        </w:rPr>
        <w:t>작동</w:t>
      </w:r>
      <w:r>
        <w:rPr>
          <w:rFonts w:ascii="Arial Unicode MS" w:eastAsia="Arial Unicode MS" w:hAnsi="Arial Unicode MS" w:cs="Arial Unicode MS"/>
          <w:b/>
          <w:bCs/>
          <w:color w:val="333333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color w:val="333333"/>
        </w:rPr>
        <w:t>원리</w:t>
      </w:r>
    </w:p>
    <w:p w14:paraId="7BD36399" w14:textId="77777777" w:rsidR="00D80D8A" w:rsidRDefault="00BE6280">
      <w:pPr>
        <w:spacing w:after="80"/>
        <w:ind w:left="1080" w:hanging="360"/>
        <w:rPr>
          <w:color w:val="333333"/>
        </w:rPr>
      </w:pPr>
      <w:r>
        <w:rPr>
          <w:color w:val="333333"/>
        </w:rPr>
        <w:t>1.</w:t>
      </w:r>
      <w:r>
        <w:rPr>
          <w:rFonts w:ascii="Times New Roman" w:eastAsia="Times New Roman" w:hAnsi="Times New Roman" w:cs="Times New Roman"/>
          <w:color w:val="333333"/>
          <w:sz w:val="14"/>
          <w:szCs w:val="14"/>
        </w:rPr>
        <w:t xml:space="preserve"> </w:t>
      </w:r>
      <w:r>
        <w:rPr>
          <w:rFonts w:ascii="Times New Roman" w:eastAsia="Times New Roman" w:hAnsi="Times New Roman" w:cs="Times New Roman"/>
          <w:color w:val="333333"/>
          <w:sz w:val="14"/>
          <w:szCs w:val="14"/>
        </w:rPr>
        <w:tab/>
      </w:r>
      <w:r>
        <w:rPr>
          <w:rFonts w:ascii="Arial Unicode MS" w:eastAsia="Arial Unicode MS" w:hAnsi="Arial Unicode MS" w:cs="Arial Unicode MS"/>
          <w:color w:val="333333"/>
        </w:rPr>
        <w:t>사용자</w:t>
      </w:r>
      <w:r>
        <w:rPr>
          <w:rFonts w:ascii="Arial Unicode MS" w:eastAsia="Arial Unicode MS" w:hAnsi="Arial Unicode MS" w:cs="Arial Unicode MS"/>
          <w:color w:val="333333"/>
        </w:rPr>
        <w:t xml:space="preserve"> </w:t>
      </w:r>
      <w:r>
        <w:rPr>
          <w:rFonts w:ascii="Arial Unicode MS" w:eastAsia="Arial Unicode MS" w:hAnsi="Arial Unicode MS" w:cs="Arial Unicode MS"/>
          <w:color w:val="333333"/>
        </w:rPr>
        <w:t>요청을</w:t>
      </w:r>
      <w:r>
        <w:rPr>
          <w:rFonts w:ascii="Arial Unicode MS" w:eastAsia="Arial Unicode MS" w:hAnsi="Arial Unicode MS" w:cs="Arial Unicode MS"/>
          <w:color w:val="333333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333333"/>
        </w:rPr>
        <w:t>임베딩</w:t>
      </w:r>
      <w:proofErr w:type="spellEnd"/>
      <w:r>
        <w:rPr>
          <w:rFonts w:ascii="Arial Unicode MS" w:eastAsia="Arial Unicode MS" w:hAnsi="Arial Unicode MS" w:cs="Arial Unicode MS"/>
          <w:color w:val="333333"/>
        </w:rPr>
        <w:t xml:space="preserve"> </w:t>
      </w:r>
      <w:r>
        <w:rPr>
          <w:rFonts w:ascii="Arial Unicode MS" w:eastAsia="Arial Unicode MS" w:hAnsi="Arial Unicode MS" w:cs="Arial Unicode MS"/>
          <w:color w:val="333333"/>
        </w:rPr>
        <w:t>벡터로</w:t>
      </w:r>
      <w:r>
        <w:rPr>
          <w:rFonts w:ascii="Arial Unicode MS" w:eastAsia="Arial Unicode MS" w:hAnsi="Arial Unicode MS" w:cs="Arial Unicode MS"/>
          <w:color w:val="333333"/>
        </w:rPr>
        <w:t xml:space="preserve"> </w:t>
      </w:r>
      <w:r>
        <w:rPr>
          <w:rFonts w:ascii="Arial Unicode MS" w:eastAsia="Arial Unicode MS" w:hAnsi="Arial Unicode MS" w:cs="Arial Unicode MS"/>
          <w:color w:val="333333"/>
        </w:rPr>
        <w:t>변환한다</w:t>
      </w:r>
      <w:r>
        <w:rPr>
          <w:rFonts w:ascii="Arial Unicode MS" w:eastAsia="Arial Unicode MS" w:hAnsi="Arial Unicode MS" w:cs="Arial Unicode MS"/>
          <w:color w:val="333333"/>
        </w:rPr>
        <w:t>.</w:t>
      </w:r>
    </w:p>
    <w:p w14:paraId="77A0E5AE" w14:textId="77777777" w:rsidR="00D80D8A" w:rsidRDefault="00BE6280">
      <w:pPr>
        <w:spacing w:after="80"/>
        <w:ind w:left="1080" w:hanging="360"/>
        <w:rPr>
          <w:color w:val="333333"/>
        </w:rPr>
      </w:pPr>
      <w:r>
        <w:rPr>
          <w:color w:val="333333"/>
        </w:rPr>
        <w:t>2.</w:t>
      </w:r>
      <w:r>
        <w:rPr>
          <w:rFonts w:ascii="Times New Roman" w:eastAsia="Times New Roman" w:hAnsi="Times New Roman" w:cs="Times New Roman"/>
          <w:color w:val="333333"/>
          <w:sz w:val="14"/>
          <w:szCs w:val="14"/>
        </w:rPr>
        <w:t xml:space="preserve"> </w:t>
      </w:r>
      <w:r>
        <w:rPr>
          <w:rFonts w:ascii="Times New Roman" w:eastAsia="Times New Roman" w:hAnsi="Times New Roman" w:cs="Times New Roman"/>
          <w:color w:val="333333"/>
          <w:sz w:val="14"/>
          <w:szCs w:val="14"/>
        </w:rPr>
        <w:tab/>
      </w:r>
      <w:r>
        <w:rPr>
          <w:rFonts w:ascii="Arial Unicode MS" w:eastAsia="Arial Unicode MS" w:hAnsi="Arial Unicode MS" w:cs="Arial Unicode MS"/>
          <w:color w:val="333333"/>
        </w:rPr>
        <w:t>사전</w:t>
      </w:r>
      <w:r>
        <w:rPr>
          <w:rFonts w:ascii="Arial Unicode MS" w:eastAsia="Arial Unicode MS" w:hAnsi="Arial Unicode MS" w:cs="Arial Unicode MS"/>
          <w:color w:val="333333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333333"/>
        </w:rPr>
        <w:t>인덱싱된</w:t>
      </w:r>
      <w:proofErr w:type="spellEnd"/>
      <w:r>
        <w:rPr>
          <w:rFonts w:ascii="Arial Unicode MS" w:eastAsia="Arial Unicode MS" w:hAnsi="Arial Unicode MS" w:cs="Arial Unicode MS"/>
          <w:color w:val="333333"/>
        </w:rPr>
        <w:t xml:space="preserve"> </w:t>
      </w:r>
      <w:r>
        <w:rPr>
          <w:rFonts w:ascii="Arial Unicode MS" w:eastAsia="Arial Unicode MS" w:hAnsi="Arial Unicode MS" w:cs="Arial Unicode MS"/>
          <w:color w:val="333333"/>
        </w:rPr>
        <w:t>도구</w:t>
      </w:r>
      <w:r>
        <w:rPr>
          <w:rFonts w:ascii="Arial Unicode MS" w:eastAsia="Arial Unicode MS" w:hAnsi="Arial Unicode MS" w:cs="Arial Unicode MS"/>
          <w:color w:val="333333"/>
        </w:rPr>
        <w:t xml:space="preserve"> </w:t>
      </w:r>
      <w:r>
        <w:rPr>
          <w:rFonts w:ascii="Arial Unicode MS" w:eastAsia="Arial Unicode MS" w:hAnsi="Arial Unicode MS" w:cs="Arial Unicode MS"/>
          <w:color w:val="333333"/>
        </w:rPr>
        <w:t>메타데이터와</w:t>
      </w:r>
      <w:r>
        <w:rPr>
          <w:rFonts w:ascii="Arial Unicode MS" w:eastAsia="Arial Unicode MS" w:hAnsi="Arial Unicode MS" w:cs="Arial Unicode MS"/>
          <w:color w:val="333333"/>
        </w:rPr>
        <w:t xml:space="preserve"> </w:t>
      </w:r>
      <w:r>
        <w:rPr>
          <w:rFonts w:ascii="Arial Unicode MS" w:eastAsia="Arial Unicode MS" w:hAnsi="Arial Unicode MS" w:cs="Arial Unicode MS"/>
          <w:color w:val="333333"/>
        </w:rPr>
        <w:t>유사도를</w:t>
      </w:r>
      <w:r>
        <w:rPr>
          <w:rFonts w:ascii="Arial Unicode MS" w:eastAsia="Arial Unicode MS" w:hAnsi="Arial Unicode MS" w:cs="Arial Unicode MS"/>
          <w:color w:val="333333"/>
        </w:rPr>
        <w:t xml:space="preserve"> </w:t>
      </w:r>
      <w:r>
        <w:rPr>
          <w:rFonts w:ascii="Arial Unicode MS" w:eastAsia="Arial Unicode MS" w:hAnsi="Arial Unicode MS" w:cs="Arial Unicode MS"/>
          <w:color w:val="333333"/>
        </w:rPr>
        <w:t>계산하여</w:t>
      </w:r>
      <w:r>
        <w:rPr>
          <w:rFonts w:ascii="Arial Unicode MS" w:eastAsia="Arial Unicode MS" w:hAnsi="Arial Unicode MS" w:cs="Arial Unicode MS"/>
          <w:color w:val="333333"/>
        </w:rPr>
        <w:t xml:space="preserve"> </w:t>
      </w:r>
      <w:r>
        <w:rPr>
          <w:rFonts w:ascii="Arial Unicode MS" w:eastAsia="Arial Unicode MS" w:hAnsi="Arial Unicode MS" w:cs="Arial Unicode MS"/>
          <w:color w:val="333333"/>
        </w:rPr>
        <w:t>상위</w:t>
      </w:r>
      <w:r>
        <w:rPr>
          <w:rFonts w:ascii="Arial Unicode MS" w:eastAsia="Arial Unicode MS" w:hAnsi="Arial Unicode MS" w:cs="Arial Unicode MS"/>
          <w:color w:val="333333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333333"/>
        </w:rPr>
        <w:t>K</w:t>
      </w:r>
      <w:r>
        <w:rPr>
          <w:rFonts w:ascii="Arial Unicode MS" w:eastAsia="Arial Unicode MS" w:hAnsi="Arial Unicode MS" w:cs="Arial Unicode MS"/>
          <w:color w:val="333333"/>
        </w:rPr>
        <w:t>개</w:t>
      </w:r>
      <w:proofErr w:type="spellEnd"/>
      <w:r>
        <w:rPr>
          <w:rFonts w:ascii="Arial Unicode MS" w:eastAsia="Arial Unicode MS" w:hAnsi="Arial Unicode MS" w:cs="Arial Unicode MS"/>
          <w:color w:val="333333"/>
        </w:rPr>
        <w:t xml:space="preserve"> </w:t>
      </w:r>
      <w:r>
        <w:rPr>
          <w:rFonts w:ascii="Arial Unicode MS" w:eastAsia="Arial Unicode MS" w:hAnsi="Arial Unicode MS" w:cs="Arial Unicode MS"/>
          <w:color w:val="333333"/>
        </w:rPr>
        <w:t>도구만</w:t>
      </w:r>
      <w:r>
        <w:rPr>
          <w:rFonts w:ascii="Arial Unicode MS" w:eastAsia="Arial Unicode MS" w:hAnsi="Arial Unicode MS" w:cs="Arial Unicode MS"/>
          <w:color w:val="333333"/>
        </w:rPr>
        <w:t xml:space="preserve"> </w:t>
      </w:r>
      <w:r>
        <w:rPr>
          <w:rFonts w:ascii="Arial Unicode MS" w:eastAsia="Arial Unicode MS" w:hAnsi="Arial Unicode MS" w:cs="Arial Unicode MS"/>
          <w:color w:val="333333"/>
        </w:rPr>
        <w:t>선택한다</w:t>
      </w:r>
      <w:r>
        <w:rPr>
          <w:rFonts w:ascii="Arial Unicode MS" w:eastAsia="Arial Unicode MS" w:hAnsi="Arial Unicode MS" w:cs="Arial Unicode MS"/>
          <w:color w:val="333333"/>
        </w:rPr>
        <w:t>.</w:t>
      </w:r>
    </w:p>
    <w:p w14:paraId="72984336" w14:textId="77777777" w:rsidR="00D80D8A" w:rsidRDefault="00BE6280">
      <w:pPr>
        <w:spacing w:after="80"/>
        <w:ind w:left="1080" w:hanging="360"/>
        <w:rPr>
          <w:color w:val="333333"/>
        </w:rPr>
      </w:pPr>
      <w:r>
        <w:rPr>
          <w:color w:val="333333"/>
        </w:rPr>
        <w:t>3.</w:t>
      </w:r>
      <w:r>
        <w:rPr>
          <w:rFonts w:ascii="Times New Roman" w:eastAsia="Times New Roman" w:hAnsi="Times New Roman" w:cs="Times New Roman"/>
          <w:color w:val="333333"/>
          <w:sz w:val="14"/>
          <w:szCs w:val="14"/>
        </w:rPr>
        <w:t xml:space="preserve"> </w:t>
      </w:r>
      <w:r>
        <w:rPr>
          <w:rFonts w:ascii="Times New Roman" w:eastAsia="Times New Roman" w:hAnsi="Times New Roman" w:cs="Times New Roman"/>
          <w:color w:val="333333"/>
          <w:sz w:val="14"/>
          <w:szCs w:val="14"/>
        </w:rPr>
        <w:tab/>
      </w:r>
      <w:r>
        <w:rPr>
          <w:rFonts w:ascii="Arial Unicode MS" w:eastAsia="Arial Unicode MS" w:hAnsi="Arial Unicode MS" w:cs="Arial Unicode MS"/>
          <w:color w:val="333333"/>
        </w:rPr>
        <w:t>선택된</w:t>
      </w:r>
      <w:r>
        <w:rPr>
          <w:rFonts w:ascii="Arial Unicode MS" w:eastAsia="Arial Unicode MS" w:hAnsi="Arial Unicode MS" w:cs="Arial Unicode MS"/>
          <w:color w:val="333333"/>
        </w:rPr>
        <w:t xml:space="preserve"> </w:t>
      </w:r>
      <w:r>
        <w:rPr>
          <w:rFonts w:ascii="Arial Unicode MS" w:eastAsia="Arial Unicode MS" w:hAnsi="Arial Unicode MS" w:cs="Arial Unicode MS"/>
          <w:color w:val="333333"/>
        </w:rPr>
        <w:t>도구의</w:t>
      </w:r>
      <w:r>
        <w:rPr>
          <w:rFonts w:ascii="Arial Unicode MS" w:eastAsia="Arial Unicode MS" w:hAnsi="Arial Unicode MS" w:cs="Arial Unicode MS"/>
          <w:color w:val="333333"/>
        </w:rPr>
        <w:t xml:space="preserve"> </w:t>
      </w:r>
      <w:r>
        <w:rPr>
          <w:rFonts w:ascii="Arial Unicode MS" w:eastAsia="Arial Unicode MS" w:hAnsi="Arial Unicode MS" w:cs="Arial Unicode MS"/>
          <w:color w:val="333333"/>
        </w:rPr>
        <w:t>스키마만</w:t>
      </w:r>
      <w:r>
        <w:rPr>
          <w:rFonts w:ascii="Arial Unicode MS" w:eastAsia="Arial Unicode MS" w:hAnsi="Arial Unicode MS" w:cs="Arial Unicode MS"/>
          <w:color w:val="333333"/>
        </w:rPr>
        <w:t xml:space="preserve"> LLM </w:t>
      </w:r>
      <w:r>
        <w:rPr>
          <w:rFonts w:ascii="Arial Unicode MS" w:eastAsia="Arial Unicode MS" w:hAnsi="Arial Unicode MS" w:cs="Arial Unicode MS"/>
          <w:color w:val="333333"/>
        </w:rPr>
        <w:t>프롬프트에</w:t>
      </w:r>
      <w:r>
        <w:rPr>
          <w:rFonts w:ascii="Arial Unicode MS" w:eastAsia="Arial Unicode MS" w:hAnsi="Arial Unicode MS" w:cs="Arial Unicode MS"/>
          <w:color w:val="333333"/>
        </w:rPr>
        <w:t xml:space="preserve"> </w:t>
      </w:r>
      <w:r>
        <w:rPr>
          <w:rFonts w:ascii="Arial Unicode MS" w:eastAsia="Arial Unicode MS" w:hAnsi="Arial Unicode MS" w:cs="Arial Unicode MS"/>
          <w:color w:val="333333"/>
        </w:rPr>
        <w:t>주입</w:t>
      </w:r>
      <w:r>
        <w:rPr>
          <w:rFonts w:ascii="Arial Unicode MS" w:eastAsia="Arial Unicode MS" w:hAnsi="Arial Unicode MS" w:cs="Arial Unicode MS"/>
          <w:color w:val="333333"/>
        </w:rPr>
        <w:t xml:space="preserve"> → </w:t>
      </w:r>
      <w:r>
        <w:rPr>
          <w:rFonts w:ascii="Arial Unicode MS" w:eastAsia="Arial Unicode MS" w:hAnsi="Arial Unicode MS" w:cs="Arial Unicode MS"/>
          <w:color w:val="333333"/>
        </w:rPr>
        <w:t>나머지</w:t>
      </w:r>
      <w:r>
        <w:rPr>
          <w:rFonts w:ascii="Arial Unicode MS" w:eastAsia="Arial Unicode MS" w:hAnsi="Arial Unicode MS" w:cs="Arial Unicode MS"/>
          <w:color w:val="333333"/>
        </w:rPr>
        <w:t xml:space="preserve"> </w:t>
      </w:r>
      <w:r>
        <w:rPr>
          <w:rFonts w:ascii="Arial Unicode MS" w:eastAsia="Arial Unicode MS" w:hAnsi="Arial Unicode MS" w:cs="Arial Unicode MS"/>
          <w:color w:val="333333"/>
        </w:rPr>
        <w:t>도구의</w:t>
      </w:r>
      <w:r>
        <w:rPr>
          <w:rFonts w:ascii="Arial Unicode MS" w:eastAsia="Arial Unicode MS" w:hAnsi="Arial Unicode MS" w:cs="Arial Unicode MS"/>
          <w:color w:val="333333"/>
        </w:rPr>
        <w:t xml:space="preserve"> </w:t>
      </w:r>
      <w:r>
        <w:rPr>
          <w:rFonts w:ascii="Arial Unicode MS" w:eastAsia="Arial Unicode MS" w:hAnsi="Arial Unicode MS" w:cs="Arial Unicode MS"/>
          <w:color w:val="333333"/>
        </w:rPr>
        <w:t>토큰은</w:t>
      </w:r>
      <w:r>
        <w:rPr>
          <w:rFonts w:ascii="Arial Unicode MS" w:eastAsia="Arial Unicode MS" w:hAnsi="Arial Unicode MS" w:cs="Arial Unicode MS"/>
          <w:color w:val="333333"/>
        </w:rPr>
        <w:t xml:space="preserve"> </w:t>
      </w:r>
      <w:r>
        <w:rPr>
          <w:rFonts w:ascii="Arial Unicode MS" w:eastAsia="Arial Unicode MS" w:hAnsi="Arial Unicode MS" w:cs="Arial Unicode MS"/>
          <w:color w:val="333333"/>
        </w:rPr>
        <w:t>과금</w:t>
      </w:r>
      <w:r>
        <w:rPr>
          <w:rFonts w:ascii="Arial Unicode MS" w:eastAsia="Arial Unicode MS" w:hAnsi="Arial Unicode MS" w:cs="Arial Unicode MS"/>
          <w:color w:val="333333"/>
        </w:rPr>
        <w:t xml:space="preserve"> </w:t>
      </w:r>
      <w:r>
        <w:rPr>
          <w:rFonts w:ascii="Arial Unicode MS" w:eastAsia="Arial Unicode MS" w:hAnsi="Arial Unicode MS" w:cs="Arial Unicode MS"/>
          <w:color w:val="333333"/>
        </w:rPr>
        <w:t>대상에서</w:t>
      </w:r>
      <w:r>
        <w:rPr>
          <w:rFonts w:ascii="Arial Unicode MS" w:eastAsia="Arial Unicode MS" w:hAnsi="Arial Unicode MS" w:cs="Arial Unicode MS"/>
          <w:color w:val="333333"/>
        </w:rPr>
        <w:t xml:space="preserve"> </w:t>
      </w:r>
      <w:r>
        <w:rPr>
          <w:rFonts w:ascii="Arial Unicode MS" w:eastAsia="Arial Unicode MS" w:hAnsi="Arial Unicode MS" w:cs="Arial Unicode MS"/>
          <w:color w:val="333333"/>
        </w:rPr>
        <w:t>제외</w:t>
      </w:r>
      <w:r>
        <w:rPr>
          <w:rFonts w:ascii="Arial Unicode MS" w:eastAsia="Arial Unicode MS" w:hAnsi="Arial Unicode MS" w:cs="Arial Unicode MS"/>
          <w:color w:val="333333"/>
        </w:rPr>
        <w:t>.</w:t>
      </w:r>
    </w:p>
    <w:p w14:paraId="56576A53" w14:textId="77777777" w:rsidR="00D80D8A" w:rsidRDefault="00D80D8A">
      <w:pPr>
        <w:spacing w:before="60" w:after="80"/>
        <w:rPr>
          <w:color w:val="333333"/>
        </w:rPr>
      </w:pPr>
    </w:p>
    <w:p w14:paraId="7296C7CB" w14:textId="77777777" w:rsidR="00D80D8A" w:rsidRDefault="00BE6280">
      <w:pPr>
        <w:spacing w:before="60" w:after="80"/>
        <w:rPr>
          <w:color w:val="333333"/>
        </w:rPr>
      </w:pPr>
      <w:r>
        <w:rPr>
          <w:rFonts w:ascii="Arial Unicode MS" w:eastAsia="Arial Unicode MS" w:hAnsi="Arial Unicode MS" w:cs="Arial Unicode MS"/>
          <w:color w:val="333333"/>
        </w:rPr>
        <w:t>이</w:t>
      </w:r>
      <w:r>
        <w:rPr>
          <w:rFonts w:ascii="Arial Unicode MS" w:eastAsia="Arial Unicode MS" w:hAnsi="Arial Unicode MS" w:cs="Arial Unicode MS"/>
          <w:color w:val="333333"/>
        </w:rPr>
        <w:t xml:space="preserve"> </w:t>
      </w:r>
      <w:r>
        <w:rPr>
          <w:rFonts w:ascii="Arial Unicode MS" w:eastAsia="Arial Unicode MS" w:hAnsi="Arial Unicode MS" w:cs="Arial Unicode MS"/>
          <w:color w:val="333333"/>
        </w:rPr>
        <w:t>방식은</w:t>
      </w:r>
      <w:r>
        <w:rPr>
          <w:rFonts w:ascii="Arial Unicode MS" w:eastAsia="Arial Unicode MS" w:hAnsi="Arial Unicode MS" w:cs="Arial Unicode MS"/>
          <w:color w:val="333333"/>
        </w:rPr>
        <w:t xml:space="preserve"> </w:t>
      </w:r>
      <w:r>
        <w:rPr>
          <w:rFonts w:ascii="Arial Unicode MS" w:eastAsia="Arial Unicode MS" w:hAnsi="Arial Unicode MS" w:cs="Arial Unicode MS"/>
          <w:color w:val="333333"/>
        </w:rPr>
        <w:t>프롬프트에</w:t>
      </w:r>
      <w:r>
        <w:rPr>
          <w:rFonts w:ascii="Arial Unicode MS" w:eastAsia="Arial Unicode MS" w:hAnsi="Arial Unicode MS" w:cs="Arial Unicode MS"/>
          <w:color w:val="333333"/>
        </w:rPr>
        <w:t xml:space="preserve"> </w:t>
      </w:r>
      <w:r>
        <w:rPr>
          <w:rFonts w:ascii="Arial Unicode MS" w:eastAsia="Arial Unicode MS" w:hAnsi="Arial Unicode MS" w:cs="Arial Unicode MS"/>
          <w:color w:val="333333"/>
        </w:rPr>
        <w:t>포함되는</w:t>
      </w:r>
      <w:r>
        <w:rPr>
          <w:rFonts w:ascii="Arial Unicode MS" w:eastAsia="Arial Unicode MS" w:hAnsi="Arial Unicode MS" w:cs="Arial Unicode MS"/>
          <w:color w:val="333333"/>
        </w:rPr>
        <w:t xml:space="preserve"> </w:t>
      </w:r>
      <w:r>
        <w:rPr>
          <w:rFonts w:ascii="Arial Unicode MS" w:eastAsia="Arial Unicode MS" w:hAnsi="Arial Unicode MS" w:cs="Arial Unicode MS"/>
          <w:color w:val="333333"/>
        </w:rPr>
        <w:t>스키마</w:t>
      </w:r>
      <w:r>
        <w:rPr>
          <w:rFonts w:ascii="Arial Unicode MS" w:eastAsia="Arial Unicode MS" w:hAnsi="Arial Unicode MS" w:cs="Arial Unicode MS"/>
          <w:color w:val="333333"/>
        </w:rPr>
        <w:t xml:space="preserve"> </w:t>
      </w:r>
      <w:r>
        <w:rPr>
          <w:rFonts w:ascii="Arial Unicode MS" w:eastAsia="Arial Unicode MS" w:hAnsi="Arial Unicode MS" w:cs="Arial Unicode MS"/>
          <w:color w:val="333333"/>
        </w:rPr>
        <w:t>토큰</w:t>
      </w:r>
      <w:r>
        <w:rPr>
          <w:rFonts w:ascii="Arial Unicode MS" w:eastAsia="Arial Unicode MS" w:hAnsi="Arial Unicode MS" w:cs="Arial Unicode MS"/>
          <w:color w:val="333333"/>
        </w:rPr>
        <w:t xml:space="preserve"> </w:t>
      </w:r>
      <w:r>
        <w:rPr>
          <w:rFonts w:ascii="Arial Unicode MS" w:eastAsia="Arial Unicode MS" w:hAnsi="Arial Unicode MS" w:cs="Arial Unicode MS"/>
          <w:color w:val="333333"/>
        </w:rPr>
        <w:t>수를</w:t>
      </w:r>
      <w:r>
        <w:rPr>
          <w:rFonts w:ascii="Arial Unicode MS" w:eastAsia="Arial Unicode MS" w:hAnsi="Arial Unicode MS" w:cs="Arial Unicode MS"/>
          <w:color w:val="333333"/>
        </w:rPr>
        <w:t xml:space="preserve"> </w:t>
      </w:r>
      <w:r>
        <w:rPr>
          <w:rFonts w:ascii="Arial Unicode MS" w:eastAsia="Arial Unicode MS" w:hAnsi="Arial Unicode MS" w:cs="Arial Unicode MS"/>
          <w:color w:val="333333"/>
        </w:rPr>
        <w:t>줄일</w:t>
      </w:r>
      <w:r>
        <w:rPr>
          <w:rFonts w:ascii="Arial Unicode MS" w:eastAsia="Arial Unicode MS" w:hAnsi="Arial Unicode MS" w:cs="Arial Unicode MS"/>
          <w:color w:val="333333"/>
        </w:rPr>
        <w:t xml:space="preserve"> </w:t>
      </w:r>
      <w:r>
        <w:rPr>
          <w:rFonts w:ascii="Arial Unicode MS" w:eastAsia="Arial Unicode MS" w:hAnsi="Arial Unicode MS" w:cs="Arial Unicode MS"/>
          <w:color w:val="333333"/>
        </w:rPr>
        <w:t>수</w:t>
      </w:r>
      <w:r>
        <w:rPr>
          <w:rFonts w:ascii="Arial Unicode MS" w:eastAsia="Arial Unicode MS" w:hAnsi="Arial Unicode MS" w:cs="Arial Unicode MS"/>
          <w:color w:val="333333"/>
        </w:rPr>
        <w:t xml:space="preserve"> </w:t>
      </w:r>
      <w:r>
        <w:rPr>
          <w:rFonts w:ascii="Arial Unicode MS" w:eastAsia="Arial Unicode MS" w:hAnsi="Arial Unicode MS" w:cs="Arial Unicode MS"/>
          <w:color w:val="333333"/>
        </w:rPr>
        <w:t>있다는</w:t>
      </w:r>
      <w:r>
        <w:rPr>
          <w:rFonts w:ascii="Arial Unicode MS" w:eastAsia="Arial Unicode MS" w:hAnsi="Arial Unicode MS" w:cs="Arial Unicode MS"/>
          <w:color w:val="333333"/>
        </w:rPr>
        <w:t xml:space="preserve"> </w:t>
      </w:r>
      <w:r>
        <w:rPr>
          <w:rFonts w:ascii="Arial Unicode MS" w:eastAsia="Arial Unicode MS" w:hAnsi="Arial Unicode MS" w:cs="Arial Unicode MS"/>
          <w:color w:val="333333"/>
        </w:rPr>
        <w:t>장점이</w:t>
      </w:r>
      <w:r>
        <w:rPr>
          <w:rFonts w:ascii="Arial Unicode MS" w:eastAsia="Arial Unicode MS" w:hAnsi="Arial Unicode MS" w:cs="Arial Unicode MS"/>
          <w:color w:val="333333"/>
        </w:rPr>
        <w:t xml:space="preserve"> </w:t>
      </w:r>
      <w:r>
        <w:rPr>
          <w:rFonts w:ascii="Arial Unicode MS" w:eastAsia="Arial Unicode MS" w:hAnsi="Arial Unicode MS" w:cs="Arial Unicode MS"/>
          <w:color w:val="333333"/>
        </w:rPr>
        <w:t>있지만</w:t>
      </w:r>
      <w:r>
        <w:rPr>
          <w:rFonts w:ascii="Arial Unicode MS" w:eastAsia="Arial Unicode MS" w:hAnsi="Arial Unicode MS" w:cs="Arial Unicode MS"/>
          <w:color w:val="333333"/>
        </w:rPr>
        <w:t xml:space="preserve">, </w:t>
      </w:r>
      <w:r>
        <w:rPr>
          <w:rFonts w:ascii="Arial Unicode MS" w:eastAsia="Arial Unicode MS" w:hAnsi="Arial Unicode MS" w:cs="Arial Unicode MS"/>
          <w:color w:val="333333"/>
        </w:rPr>
        <w:t>다음과</w:t>
      </w:r>
      <w:r>
        <w:rPr>
          <w:rFonts w:ascii="Arial Unicode MS" w:eastAsia="Arial Unicode MS" w:hAnsi="Arial Unicode MS" w:cs="Arial Unicode MS"/>
          <w:color w:val="333333"/>
        </w:rPr>
        <w:t xml:space="preserve"> </w:t>
      </w:r>
      <w:r>
        <w:rPr>
          <w:rFonts w:ascii="Arial Unicode MS" w:eastAsia="Arial Unicode MS" w:hAnsi="Arial Unicode MS" w:cs="Arial Unicode MS"/>
          <w:color w:val="333333"/>
        </w:rPr>
        <w:t>같은</w:t>
      </w:r>
      <w:r>
        <w:rPr>
          <w:rFonts w:ascii="Arial Unicode MS" w:eastAsia="Arial Unicode MS" w:hAnsi="Arial Unicode MS" w:cs="Arial Unicode MS"/>
          <w:color w:val="333333"/>
        </w:rPr>
        <w:t xml:space="preserve"> </w:t>
      </w:r>
      <w:r>
        <w:rPr>
          <w:rFonts w:ascii="Arial Unicode MS" w:eastAsia="Arial Unicode MS" w:hAnsi="Arial Unicode MS" w:cs="Arial Unicode MS"/>
          <w:color w:val="333333"/>
        </w:rPr>
        <w:t>리스크도</w:t>
      </w:r>
      <w:r>
        <w:rPr>
          <w:rFonts w:ascii="Arial Unicode MS" w:eastAsia="Arial Unicode MS" w:hAnsi="Arial Unicode MS" w:cs="Arial Unicode MS"/>
          <w:color w:val="333333"/>
        </w:rPr>
        <w:t xml:space="preserve"> </w:t>
      </w:r>
      <w:r>
        <w:rPr>
          <w:rFonts w:ascii="Arial Unicode MS" w:eastAsia="Arial Unicode MS" w:hAnsi="Arial Unicode MS" w:cs="Arial Unicode MS"/>
          <w:color w:val="333333"/>
        </w:rPr>
        <w:t>함께</w:t>
      </w:r>
      <w:r>
        <w:rPr>
          <w:rFonts w:ascii="Arial Unicode MS" w:eastAsia="Arial Unicode MS" w:hAnsi="Arial Unicode MS" w:cs="Arial Unicode MS"/>
          <w:color w:val="333333"/>
        </w:rPr>
        <w:t xml:space="preserve"> </w:t>
      </w:r>
      <w:r>
        <w:rPr>
          <w:rFonts w:ascii="Arial Unicode MS" w:eastAsia="Arial Unicode MS" w:hAnsi="Arial Unicode MS" w:cs="Arial Unicode MS"/>
          <w:color w:val="333333"/>
        </w:rPr>
        <w:t>수반한다</w:t>
      </w:r>
      <w:r>
        <w:rPr>
          <w:rFonts w:ascii="Arial Unicode MS" w:eastAsia="Arial Unicode MS" w:hAnsi="Arial Unicode MS" w:cs="Arial Unicode MS"/>
          <w:color w:val="333333"/>
        </w:rPr>
        <w:t>.</w:t>
      </w:r>
    </w:p>
    <w:p w14:paraId="1D7BA831" w14:textId="77777777" w:rsidR="00D80D8A" w:rsidRDefault="00BE6280">
      <w:pPr>
        <w:spacing w:before="240" w:after="120"/>
        <w:rPr>
          <w:b/>
          <w:bCs/>
          <w:color w:val="333333"/>
        </w:rPr>
      </w:pPr>
      <w:r>
        <w:rPr>
          <w:rFonts w:ascii="Arial Unicode MS" w:eastAsia="Arial Unicode MS" w:hAnsi="Arial Unicode MS" w:cs="Arial Unicode MS"/>
          <w:b/>
          <w:bCs/>
          <w:color w:val="333333"/>
        </w:rPr>
        <w:t>도입</w:t>
      </w:r>
      <w:r>
        <w:rPr>
          <w:rFonts w:ascii="Arial Unicode MS" w:eastAsia="Arial Unicode MS" w:hAnsi="Arial Unicode MS" w:cs="Arial Unicode MS"/>
          <w:b/>
          <w:bCs/>
          <w:color w:val="333333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color w:val="333333"/>
        </w:rPr>
        <w:t>시</w:t>
      </w:r>
      <w:r>
        <w:rPr>
          <w:rFonts w:ascii="Arial Unicode MS" w:eastAsia="Arial Unicode MS" w:hAnsi="Arial Unicode MS" w:cs="Arial Unicode MS"/>
          <w:b/>
          <w:bCs/>
          <w:color w:val="333333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color w:val="333333"/>
        </w:rPr>
        <w:t>리스크</w:t>
      </w:r>
    </w:p>
    <w:tbl>
      <w:tblPr>
        <w:tblStyle w:val="affff4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174"/>
        <w:gridCol w:w="3462"/>
        <w:gridCol w:w="3389"/>
      </w:tblGrid>
      <w:tr w:rsidR="00D80D8A" w14:paraId="05A354CD" w14:textId="77777777">
        <w:trPr>
          <w:trHeight w:val="390"/>
        </w:trPr>
        <w:tc>
          <w:tcPr>
            <w:tcW w:w="2173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2E405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F01394" w14:textId="77777777" w:rsidR="00D80D8A" w:rsidRDefault="00BE6280">
            <w:pPr>
              <w:spacing w:before="240" w:after="240"/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  <w:sz w:val="18"/>
                <w:szCs w:val="18"/>
              </w:rPr>
              <w:t>리스크</w:t>
            </w:r>
          </w:p>
        </w:tc>
        <w:tc>
          <w:tcPr>
            <w:tcW w:w="3462" w:type="dxa"/>
            <w:tcBorders>
              <w:top w:val="single" w:sz="6" w:space="0" w:color="AAAAAA"/>
              <w:left w:val="nil"/>
              <w:bottom w:val="single" w:sz="6" w:space="0" w:color="AAAAAA"/>
              <w:right w:val="single" w:sz="6" w:space="0" w:color="AAAAAA"/>
            </w:tcBorders>
            <w:shd w:val="clear" w:color="auto" w:fill="2E405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2BDBF3" w14:textId="77777777" w:rsidR="00D80D8A" w:rsidRDefault="00BE6280">
            <w:pPr>
              <w:spacing w:before="240" w:after="240"/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  <w:sz w:val="18"/>
                <w:szCs w:val="18"/>
              </w:rPr>
              <w:t>내용</w:t>
            </w:r>
          </w:p>
        </w:tc>
        <w:tc>
          <w:tcPr>
            <w:tcW w:w="3389" w:type="dxa"/>
            <w:tcBorders>
              <w:top w:val="single" w:sz="6" w:space="0" w:color="AAAAAA"/>
              <w:left w:val="nil"/>
              <w:bottom w:val="single" w:sz="6" w:space="0" w:color="AAAAAA"/>
              <w:right w:val="single" w:sz="6" w:space="0" w:color="AAAAAA"/>
            </w:tcBorders>
            <w:shd w:val="clear" w:color="auto" w:fill="2E405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A1C230" w14:textId="77777777" w:rsidR="00D80D8A" w:rsidRDefault="00BE6280">
            <w:pPr>
              <w:spacing w:before="240" w:after="240"/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  <w:sz w:val="18"/>
                <w:szCs w:val="18"/>
              </w:rPr>
              <w:t>완화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  <w:sz w:val="18"/>
                <w:szCs w:val="18"/>
              </w:rPr>
              <w:t>방안</w:t>
            </w:r>
          </w:p>
        </w:tc>
      </w:tr>
      <w:tr w:rsidR="00D80D8A" w14:paraId="39535EEC" w14:textId="77777777">
        <w:trPr>
          <w:trHeight w:val="900"/>
        </w:trPr>
        <w:tc>
          <w:tcPr>
            <w:tcW w:w="2173" w:type="dxa"/>
            <w:tcBorders>
              <w:top w:val="nil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F8FA23" w14:textId="77777777" w:rsidR="00D80D8A" w:rsidRDefault="00BE6280">
            <w:pPr>
              <w:spacing w:before="240" w:after="240"/>
              <w:rPr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color w:val="333333"/>
                <w:sz w:val="18"/>
                <w:szCs w:val="18"/>
              </w:rPr>
              <w:t>도구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333333"/>
                <w:sz w:val="18"/>
                <w:szCs w:val="18"/>
              </w:rPr>
              <w:t>선택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333333"/>
                <w:sz w:val="18"/>
                <w:szCs w:val="18"/>
              </w:rPr>
              <w:t>오류</w:t>
            </w:r>
          </w:p>
        </w:tc>
        <w:tc>
          <w:tcPr>
            <w:tcW w:w="3462" w:type="dxa"/>
            <w:tcBorders>
              <w:top w:val="nil"/>
              <w:left w:val="nil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A0FD5D" w14:textId="77777777" w:rsidR="00D80D8A" w:rsidRDefault="00BE6280">
            <w:pPr>
              <w:spacing w:before="240" w:after="240"/>
              <w:rPr>
                <w:color w:val="333333"/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color w:val="333333"/>
                <w:sz w:val="18"/>
                <w:szCs w:val="18"/>
              </w:rPr>
              <w:t>필요한</w:t>
            </w:r>
            <w:r>
              <w:rPr>
                <w:rFonts w:ascii="Arial Unicode MS" w:eastAsia="Arial Unicode MS" w:hAnsi="Arial Unicode MS" w:cs="Arial Unicode MS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333333"/>
                <w:sz w:val="18"/>
                <w:szCs w:val="18"/>
              </w:rPr>
              <w:t>도구가</w:t>
            </w:r>
            <w:r>
              <w:rPr>
                <w:rFonts w:ascii="Arial Unicode MS" w:eastAsia="Arial Unicode MS" w:hAnsi="Arial Unicode MS" w:cs="Arial Unicode MS"/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333333"/>
                <w:sz w:val="18"/>
                <w:szCs w:val="18"/>
              </w:rPr>
              <w:t>Top</w:t>
            </w:r>
            <w:proofErr w:type="spellEnd"/>
            <w:r>
              <w:rPr>
                <w:rFonts w:ascii="Arial Unicode MS" w:eastAsia="Arial Unicode MS" w:hAnsi="Arial Unicode MS" w:cs="Arial Unicode MS"/>
                <w:color w:val="333333"/>
                <w:sz w:val="18"/>
                <w:szCs w:val="18"/>
              </w:rPr>
              <w:t>-K</w:t>
            </w:r>
            <w:r>
              <w:rPr>
                <w:rFonts w:ascii="Arial Unicode MS" w:eastAsia="Arial Unicode MS" w:hAnsi="Arial Unicode MS" w:cs="Arial Unicode MS"/>
                <w:color w:val="333333"/>
                <w:sz w:val="18"/>
                <w:szCs w:val="18"/>
              </w:rPr>
              <w:t>에서</w:t>
            </w:r>
            <w:r>
              <w:rPr>
                <w:rFonts w:ascii="Arial Unicode MS" w:eastAsia="Arial Unicode MS" w:hAnsi="Arial Unicode MS" w:cs="Arial Unicode MS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333333"/>
                <w:sz w:val="18"/>
                <w:szCs w:val="18"/>
              </w:rPr>
              <w:t>누락</w:t>
            </w:r>
            <w:r>
              <w:rPr>
                <w:rFonts w:ascii="Arial Unicode MS" w:eastAsia="Arial Unicode MS" w:hAnsi="Arial Unicode MS" w:cs="Arial Unicode MS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333333"/>
                <w:sz w:val="18"/>
                <w:szCs w:val="18"/>
              </w:rPr>
              <w:t>시</w:t>
            </w:r>
            <w:r>
              <w:rPr>
                <w:rFonts w:ascii="Arial Unicode MS" w:eastAsia="Arial Unicode MS" w:hAnsi="Arial Unicode MS" w:cs="Arial Unicode MS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333333"/>
                <w:sz w:val="18"/>
                <w:szCs w:val="18"/>
              </w:rPr>
              <w:t>작업</w:t>
            </w:r>
            <w:r>
              <w:rPr>
                <w:rFonts w:ascii="Arial Unicode MS" w:eastAsia="Arial Unicode MS" w:hAnsi="Arial Unicode MS" w:cs="Arial Unicode MS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333333"/>
                <w:sz w:val="18"/>
                <w:szCs w:val="18"/>
              </w:rPr>
              <w:t>실패</w:t>
            </w:r>
            <w:r>
              <w:rPr>
                <w:rFonts w:ascii="Arial Unicode MS" w:eastAsia="Arial Unicode MS" w:hAnsi="Arial Unicode MS" w:cs="Arial Unicode MS"/>
                <w:color w:val="333333"/>
                <w:sz w:val="18"/>
                <w:szCs w:val="18"/>
              </w:rPr>
              <w:t xml:space="preserve">. </w:t>
            </w:r>
            <w:r>
              <w:rPr>
                <w:rFonts w:ascii="Arial Unicode MS" w:eastAsia="Arial Unicode MS" w:hAnsi="Arial Unicode MS" w:cs="Arial Unicode MS"/>
                <w:color w:val="333333"/>
                <w:sz w:val="18"/>
                <w:szCs w:val="18"/>
              </w:rPr>
              <w:t>도구</w:t>
            </w:r>
            <w:r>
              <w:rPr>
                <w:rFonts w:ascii="Arial Unicode MS" w:eastAsia="Arial Unicode MS" w:hAnsi="Arial Unicode MS" w:cs="Arial Unicode MS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333333"/>
                <w:sz w:val="18"/>
                <w:szCs w:val="18"/>
              </w:rPr>
              <w:t>설명</w:t>
            </w:r>
            <w:r>
              <w:rPr>
                <w:rFonts w:ascii="Arial Unicode MS" w:eastAsia="Arial Unicode MS" w:hAnsi="Arial Unicode MS" w:cs="Arial Unicode MS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333333"/>
                <w:sz w:val="18"/>
                <w:szCs w:val="18"/>
              </w:rPr>
              <w:t>부실</w:t>
            </w:r>
            <w:r>
              <w:rPr>
                <w:rFonts w:ascii="Arial Unicode MS" w:eastAsia="Arial Unicode MS" w:hAnsi="Arial Unicode MS" w:cs="Arial Unicode MS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333333"/>
                <w:sz w:val="18"/>
                <w:szCs w:val="18"/>
              </w:rPr>
              <w:t>또는</w:t>
            </w:r>
            <w:r>
              <w:rPr>
                <w:rFonts w:ascii="Arial Unicode MS" w:eastAsia="Arial Unicode MS" w:hAnsi="Arial Unicode MS" w:cs="Arial Unicode MS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333333"/>
                <w:sz w:val="18"/>
                <w:szCs w:val="18"/>
              </w:rPr>
              <w:t>의미</w:t>
            </w:r>
            <w:r>
              <w:rPr>
                <w:rFonts w:ascii="Arial Unicode MS" w:eastAsia="Arial Unicode MS" w:hAnsi="Arial Unicode MS" w:cs="Arial Unicode MS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333333"/>
                <w:sz w:val="18"/>
                <w:szCs w:val="18"/>
              </w:rPr>
              <w:t>유사</w:t>
            </w:r>
            <w:r>
              <w:rPr>
                <w:rFonts w:ascii="Arial Unicode MS" w:eastAsia="Arial Unicode MS" w:hAnsi="Arial Unicode MS" w:cs="Arial Unicode MS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333333"/>
                <w:sz w:val="18"/>
                <w:szCs w:val="18"/>
              </w:rPr>
              <w:t>도구</w:t>
            </w:r>
            <w:r>
              <w:rPr>
                <w:rFonts w:ascii="Arial Unicode MS" w:eastAsia="Arial Unicode MS" w:hAnsi="Arial Unicode MS" w:cs="Arial Unicode MS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333333"/>
                <w:sz w:val="18"/>
                <w:szCs w:val="18"/>
              </w:rPr>
              <w:t>다수</w:t>
            </w:r>
            <w:r>
              <w:rPr>
                <w:rFonts w:ascii="Arial Unicode MS" w:eastAsia="Arial Unicode MS" w:hAnsi="Arial Unicode MS" w:cs="Arial Unicode MS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333333"/>
                <w:sz w:val="18"/>
                <w:szCs w:val="18"/>
              </w:rPr>
              <w:t>시</w:t>
            </w:r>
            <w:r>
              <w:rPr>
                <w:rFonts w:ascii="Arial Unicode MS" w:eastAsia="Arial Unicode MS" w:hAnsi="Arial Unicode MS" w:cs="Arial Unicode MS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333333"/>
                <w:sz w:val="18"/>
                <w:szCs w:val="18"/>
              </w:rPr>
              <w:t>발생</w:t>
            </w:r>
            <w:r>
              <w:rPr>
                <w:rFonts w:ascii="Arial Unicode MS" w:eastAsia="Arial Unicode MS" w:hAnsi="Arial Unicode MS" w:cs="Arial Unicode MS"/>
                <w:color w:val="333333"/>
                <w:sz w:val="18"/>
                <w:szCs w:val="18"/>
              </w:rPr>
              <w:t>.</w:t>
            </w:r>
          </w:p>
        </w:tc>
        <w:tc>
          <w:tcPr>
            <w:tcW w:w="3389" w:type="dxa"/>
            <w:tcBorders>
              <w:top w:val="nil"/>
              <w:left w:val="nil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249ACD" w14:textId="77777777" w:rsidR="00D80D8A" w:rsidRDefault="00BE6280">
            <w:pPr>
              <w:spacing w:before="240" w:after="240"/>
              <w:rPr>
                <w:color w:val="333333"/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color w:val="333333"/>
                <w:sz w:val="18"/>
                <w:szCs w:val="18"/>
              </w:rPr>
              <w:t>필수</w:t>
            </w:r>
            <w:r>
              <w:rPr>
                <w:rFonts w:ascii="Arial Unicode MS" w:eastAsia="Arial Unicode MS" w:hAnsi="Arial Unicode MS" w:cs="Arial Unicode MS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333333"/>
                <w:sz w:val="18"/>
                <w:szCs w:val="18"/>
              </w:rPr>
              <w:t>도구</w:t>
            </w:r>
            <w:r>
              <w:rPr>
                <w:rFonts w:ascii="Arial Unicode MS" w:eastAsia="Arial Unicode MS" w:hAnsi="Arial Unicode MS" w:cs="Arial Unicode MS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333333"/>
                <w:sz w:val="18"/>
                <w:szCs w:val="18"/>
              </w:rPr>
              <w:t>화이트리스트</w:t>
            </w:r>
            <w:r>
              <w:rPr>
                <w:rFonts w:ascii="Arial Unicode MS" w:eastAsia="Arial Unicode MS" w:hAnsi="Arial Unicode MS" w:cs="Arial Unicode MS"/>
                <w:color w:val="333333"/>
                <w:sz w:val="18"/>
                <w:szCs w:val="18"/>
              </w:rPr>
              <w:t xml:space="preserve">, K </w:t>
            </w:r>
            <w:r>
              <w:rPr>
                <w:rFonts w:ascii="Arial Unicode MS" w:eastAsia="Arial Unicode MS" w:hAnsi="Arial Unicode MS" w:cs="Arial Unicode MS"/>
                <w:color w:val="333333"/>
                <w:sz w:val="18"/>
                <w:szCs w:val="18"/>
              </w:rPr>
              <w:t>값</w:t>
            </w:r>
            <w:r>
              <w:rPr>
                <w:rFonts w:ascii="Arial Unicode MS" w:eastAsia="Arial Unicode MS" w:hAnsi="Arial Unicode MS" w:cs="Arial Unicode MS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333333"/>
                <w:sz w:val="18"/>
                <w:szCs w:val="18"/>
              </w:rPr>
              <w:t>여유</w:t>
            </w:r>
            <w:r>
              <w:rPr>
                <w:rFonts w:ascii="Arial Unicode MS" w:eastAsia="Arial Unicode MS" w:hAnsi="Arial Unicode MS" w:cs="Arial Unicode MS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333333"/>
                <w:sz w:val="18"/>
                <w:szCs w:val="18"/>
              </w:rPr>
              <w:t>설정</w:t>
            </w:r>
            <w:r>
              <w:rPr>
                <w:rFonts w:ascii="Arial Unicode MS" w:eastAsia="Arial Unicode MS" w:hAnsi="Arial Unicode MS" w:cs="Arial Unicode MS"/>
                <w:color w:val="333333"/>
                <w:sz w:val="18"/>
                <w:szCs w:val="18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  <w:color w:val="333333"/>
                <w:sz w:val="18"/>
                <w:szCs w:val="18"/>
              </w:rPr>
              <w:t>도구</w:t>
            </w:r>
            <w:r>
              <w:rPr>
                <w:rFonts w:ascii="Arial Unicode MS" w:eastAsia="Arial Unicode MS" w:hAnsi="Arial Unicode MS" w:cs="Arial Unicode MS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333333"/>
                <w:sz w:val="18"/>
                <w:szCs w:val="18"/>
              </w:rPr>
              <w:t>설명</w:t>
            </w:r>
            <w:r>
              <w:rPr>
                <w:rFonts w:ascii="Arial Unicode MS" w:eastAsia="Arial Unicode MS" w:hAnsi="Arial Unicode MS" w:cs="Arial Unicode MS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333333"/>
                <w:sz w:val="18"/>
                <w:szCs w:val="18"/>
              </w:rPr>
              <w:t>품질</w:t>
            </w:r>
            <w:r>
              <w:rPr>
                <w:rFonts w:ascii="Arial Unicode MS" w:eastAsia="Arial Unicode MS" w:hAnsi="Arial Unicode MS" w:cs="Arial Unicode MS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333333"/>
                <w:sz w:val="18"/>
                <w:szCs w:val="18"/>
              </w:rPr>
              <w:t>관리</w:t>
            </w:r>
            <w:r>
              <w:rPr>
                <w:rFonts w:ascii="Arial Unicode MS" w:eastAsia="Arial Unicode MS" w:hAnsi="Arial Unicode MS" w:cs="Arial Unicode MS"/>
                <w:color w:val="333333"/>
                <w:sz w:val="18"/>
                <w:szCs w:val="18"/>
              </w:rPr>
              <w:t>.</w:t>
            </w:r>
          </w:p>
        </w:tc>
      </w:tr>
      <w:tr w:rsidR="00D80D8A" w14:paraId="4E3BB6E2" w14:textId="77777777">
        <w:trPr>
          <w:trHeight w:val="645"/>
        </w:trPr>
        <w:tc>
          <w:tcPr>
            <w:tcW w:w="2173" w:type="dxa"/>
            <w:tcBorders>
              <w:top w:val="nil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6D6344" w14:textId="77777777" w:rsidR="00D80D8A" w:rsidRDefault="00BE6280">
            <w:pPr>
              <w:spacing w:before="240" w:after="240"/>
              <w:rPr>
                <w:b/>
                <w:bCs/>
                <w:color w:val="333333"/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color w:val="333333"/>
                <w:sz w:val="18"/>
                <w:szCs w:val="18"/>
              </w:rPr>
              <w:t>추가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b/>
                <w:bCs/>
                <w:color w:val="333333"/>
                <w:sz w:val="18"/>
                <w:szCs w:val="18"/>
              </w:rPr>
              <w:t>레이턴시</w:t>
            </w:r>
            <w:proofErr w:type="spellEnd"/>
          </w:p>
        </w:tc>
        <w:tc>
          <w:tcPr>
            <w:tcW w:w="3462" w:type="dxa"/>
            <w:tcBorders>
              <w:top w:val="nil"/>
              <w:left w:val="nil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86183F" w14:textId="77777777" w:rsidR="00D80D8A" w:rsidRDefault="00BE6280">
            <w:pPr>
              <w:spacing w:before="240" w:after="240"/>
              <w:rPr>
                <w:color w:val="333333"/>
                <w:sz w:val="18"/>
                <w:szCs w:val="18"/>
              </w:rPr>
            </w:pPr>
            <w:proofErr w:type="spellStart"/>
            <w:r>
              <w:rPr>
                <w:rFonts w:ascii="Arial Unicode MS" w:eastAsia="Arial Unicode MS" w:hAnsi="Arial Unicode MS" w:cs="Arial Unicode MS"/>
                <w:color w:val="333333"/>
                <w:sz w:val="18"/>
                <w:szCs w:val="18"/>
              </w:rPr>
              <w:t>임베딩</w:t>
            </w:r>
            <w:proofErr w:type="spellEnd"/>
            <w:r>
              <w:rPr>
                <w:rFonts w:ascii="Arial Unicode MS" w:eastAsia="Arial Unicode MS" w:hAnsi="Arial Unicode MS" w:cs="Arial Unicode MS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333333"/>
                <w:sz w:val="18"/>
                <w:szCs w:val="18"/>
              </w:rPr>
              <w:t>계산</w:t>
            </w:r>
            <w:r>
              <w:rPr>
                <w:rFonts w:ascii="Arial Unicode MS" w:eastAsia="Arial Unicode MS" w:hAnsi="Arial Unicode MS" w:cs="Arial Unicode MS"/>
                <w:color w:val="333333"/>
                <w:sz w:val="18"/>
                <w:szCs w:val="18"/>
              </w:rPr>
              <w:t xml:space="preserve"> + </w:t>
            </w:r>
            <w:r>
              <w:rPr>
                <w:rFonts w:ascii="Arial Unicode MS" w:eastAsia="Arial Unicode MS" w:hAnsi="Arial Unicode MS" w:cs="Arial Unicode MS"/>
                <w:color w:val="333333"/>
                <w:sz w:val="18"/>
                <w:szCs w:val="18"/>
              </w:rPr>
              <w:t>유사도</w:t>
            </w:r>
            <w:r>
              <w:rPr>
                <w:rFonts w:ascii="Arial Unicode MS" w:eastAsia="Arial Unicode MS" w:hAnsi="Arial Unicode MS" w:cs="Arial Unicode MS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333333"/>
                <w:sz w:val="18"/>
                <w:szCs w:val="18"/>
              </w:rPr>
              <w:t>검색에</w:t>
            </w:r>
            <w:r>
              <w:rPr>
                <w:rFonts w:ascii="Arial Unicode MS" w:eastAsia="Arial Unicode MS" w:hAnsi="Arial Unicode MS" w:cs="Arial Unicode MS"/>
                <w:color w:val="333333"/>
                <w:sz w:val="18"/>
                <w:szCs w:val="18"/>
              </w:rPr>
              <w:t xml:space="preserve"> 50~200ms </w:t>
            </w:r>
            <w:r>
              <w:rPr>
                <w:rFonts w:ascii="Arial Unicode MS" w:eastAsia="Arial Unicode MS" w:hAnsi="Arial Unicode MS" w:cs="Arial Unicode MS"/>
                <w:color w:val="333333"/>
                <w:sz w:val="18"/>
                <w:szCs w:val="18"/>
              </w:rPr>
              <w:t>추가</w:t>
            </w:r>
            <w:r>
              <w:rPr>
                <w:rFonts w:ascii="Arial Unicode MS" w:eastAsia="Arial Unicode MS" w:hAnsi="Arial Unicode MS" w:cs="Arial Unicode MS"/>
                <w:color w:val="333333"/>
                <w:sz w:val="18"/>
                <w:szCs w:val="18"/>
              </w:rPr>
              <w:t>.</w:t>
            </w:r>
          </w:p>
        </w:tc>
        <w:tc>
          <w:tcPr>
            <w:tcW w:w="3389" w:type="dxa"/>
            <w:tcBorders>
              <w:top w:val="nil"/>
              <w:left w:val="nil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5CFBFC" w14:textId="77777777" w:rsidR="00D80D8A" w:rsidRDefault="00BE6280">
            <w:pPr>
              <w:spacing w:before="240" w:after="240"/>
              <w:rPr>
                <w:color w:val="333333"/>
                <w:sz w:val="18"/>
                <w:szCs w:val="18"/>
              </w:rPr>
            </w:pPr>
            <w:proofErr w:type="spellStart"/>
            <w:r>
              <w:rPr>
                <w:rFonts w:ascii="Arial Unicode MS" w:eastAsia="Arial Unicode MS" w:hAnsi="Arial Unicode MS" w:cs="Arial Unicode MS"/>
                <w:color w:val="333333"/>
                <w:sz w:val="18"/>
                <w:szCs w:val="18"/>
              </w:rPr>
              <w:t>임베딩</w:t>
            </w:r>
            <w:proofErr w:type="spellEnd"/>
            <w:r>
              <w:rPr>
                <w:rFonts w:ascii="Arial Unicode MS" w:eastAsia="Arial Unicode MS" w:hAnsi="Arial Unicode MS" w:cs="Arial Unicode MS"/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333333"/>
                <w:sz w:val="18"/>
                <w:szCs w:val="18"/>
              </w:rPr>
              <w:t>캐싱</w:t>
            </w:r>
            <w:proofErr w:type="spellEnd"/>
            <w:r>
              <w:rPr>
                <w:rFonts w:ascii="Arial Unicode MS" w:eastAsia="Arial Unicode MS" w:hAnsi="Arial Unicode MS" w:cs="Arial Unicode MS"/>
                <w:color w:val="333333"/>
                <w:sz w:val="18"/>
                <w:szCs w:val="18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  <w:color w:val="333333"/>
                <w:sz w:val="18"/>
                <w:szCs w:val="18"/>
              </w:rPr>
              <w:t>인메모리</w:t>
            </w:r>
            <w:r>
              <w:rPr>
                <w:rFonts w:ascii="Arial Unicode MS" w:eastAsia="Arial Unicode MS" w:hAnsi="Arial Unicode MS" w:cs="Arial Unicode MS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333333"/>
                <w:sz w:val="18"/>
                <w:szCs w:val="18"/>
              </w:rPr>
              <w:t>벡터</w:t>
            </w:r>
            <w:r>
              <w:rPr>
                <w:rFonts w:ascii="Arial Unicode MS" w:eastAsia="Arial Unicode MS" w:hAnsi="Arial Unicode MS" w:cs="Arial Unicode MS"/>
                <w:color w:val="333333"/>
                <w:sz w:val="18"/>
                <w:szCs w:val="18"/>
              </w:rPr>
              <w:t xml:space="preserve"> DB </w:t>
            </w:r>
            <w:r>
              <w:rPr>
                <w:rFonts w:ascii="Arial Unicode MS" w:eastAsia="Arial Unicode MS" w:hAnsi="Arial Unicode MS" w:cs="Arial Unicode MS"/>
                <w:color w:val="333333"/>
                <w:sz w:val="18"/>
                <w:szCs w:val="18"/>
              </w:rPr>
              <w:t>사용</w:t>
            </w:r>
            <w:r>
              <w:rPr>
                <w:rFonts w:ascii="Arial Unicode MS" w:eastAsia="Arial Unicode MS" w:hAnsi="Arial Unicode MS" w:cs="Arial Unicode MS"/>
                <w:color w:val="333333"/>
                <w:sz w:val="18"/>
                <w:szCs w:val="18"/>
              </w:rPr>
              <w:t>.</w:t>
            </w:r>
          </w:p>
        </w:tc>
      </w:tr>
      <w:tr w:rsidR="00D80D8A" w14:paraId="25F08D9F" w14:textId="77777777">
        <w:trPr>
          <w:trHeight w:val="645"/>
        </w:trPr>
        <w:tc>
          <w:tcPr>
            <w:tcW w:w="2173" w:type="dxa"/>
            <w:tcBorders>
              <w:top w:val="nil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E3C8C0" w14:textId="77777777" w:rsidR="00D80D8A" w:rsidRDefault="00BE6280">
            <w:pPr>
              <w:spacing w:before="240" w:after="240"/>
              <w:rPr>
                <w:b/>
                <w:bCs/>
                <w:color w:val="333333"/>
                <w:sz w:val="18"/>
                <w:szCs w:val="18"/>
              </w:rPr>
            </w:pPr>
            <w:proofErr w:type="spellStart"/>
            <w:r>
              <w:rPr>
                <w:rFonts w:ascii="Arial Unicode MS" w:eastAsia="Arial Unicode MS" w:hAnsi="Arial Unicode MS" w:cs="Arial Unicode MS"/>
                <w:b/>
                <w:bCs/>
                <w:color w:val="333333"/>
                <w:sz w:val="18"/>
                <w:szCs w:val="18"/>
              </w:rPr>
              <w:t>구현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333333"/>
                <w:sz w:val="18"/>
                <w:szCs w:val="18"/>
              </w:rPr>
              <w:t>·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333333"/>
                <w:sz w:val="18"/>
                <w:szCs w:val="18"/>
              </w:rPr>
              <w:t>유지</w:t>
            </w:r>
            <w:proofErr w:type="spellEnd"/>
            <w:r>
              <w:rPr>
                <w:rFonts w:ascii="Arial Unicode MS" w:eastAsia="Arial Unicode MS" w:hAnsi="Arial Unicode MS" w:cs="Arial Unicode MS"/>
                <w:b/>
                <w:bCs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333333"/>
                <w:sz w:val="18"/>
                <w:szCs w:val="18"/>
              </w:rPr>
              <w:t>공수</w:t>
            </w:r>
          </w:p>
        </w:tc>
        <w:tc>
          <w:tcPr>
            <w:tcW w:w="3462" w:type="dxa"/>
            <w:tcBorders>
              <w:top w:val="nil"/>
              <w:left w:val="nil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9966FC" w14:textId="77777777" w:rsidR="00D80D8A" w:rsidRDefault="00BE6280">
            <w:pPr>
              <w:spacing w:before="240" w:after="240"/>
              <w:rPr>
                <w:color w:val="333333"/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color w:val="333333"/>
                <w:sz w:val="18"/>
                <w:szCs w:val="18"/>
              </w:rPr>
              <w:t>초기</w:t>
            </w:r>
            <w:r>
              <w:rPr>
                <w:rFonts w:ascii="Arial Unicode MS" w:eastAsia="Arial Unicode MS" w:hAnsi="Arial Unicode MS" w:cs="Arial Unicode MS"/>
                <w:color w:val="333333"/>
                <w:sz w:val="18"/>
                <w:szCs w:val="18"/>
              </w:rPr>
              <w:t xml:space="preserve"> 1~2</w:t>
            </w:r>
            <w:r>
              <w:rPr>
                <w:rFonts w:ascii="Arial Unicode MS" w:eastAsia="Arial Unicode MS" w:hAnsi="Arial Unicode MS" w:cs="Arial Unicode MS"/>
                <w:color w:val="333333"/>
                <w:sz w:val="18"/>
                <w:szCs w:val="18"/>
              </w:rPr>
              <w:t>주</w:t>
            </w:r>
            <w:r>
              <w:rPr>
                <w:rFonts w:ascii="Arial Unicode MS" w:eastAsia="Arial Unicode MS" w:hAnsi="Arial Unicode MS" w:cs="Arial Unicode MS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333333"/>
                <w:sz w:val="18"/>
                <w:szCs w:val="18"/>
              </w:rPr>
              <w:t>개발</w:t>
            </w:r>
            <w:r>
              <w:rPr>
                <w:rFonts w:ascii="Arial Unicode MS" w:eastAsia="Arial Unicode MS" w:hAnsi="Arial Unicode MS" w:cs="Arial Unicode MS"/>
                <w:color w:val="333333"/>
                <w:sz w:val="18"/>
                <w:szCs w:val="18"/>
              </w:rPr>
              <w:t xml:space="preserve"> + </w:t>
            </w:r>
            <w:r>
              <w:rPr>
                <w:rFonts w:ascii="Arial Unicode MS" w:eastAsia="Arial Unicode MS" w:hAnsi="Arial Unicode MS" w:cs="Arial Unicode MS"/>
                <w:color w:val="333333"/>
                <w:sz w:val="18"/>
                <w:szCs w:val="18"/>
              </w:rPr>
              <w:t>도구</w:t>
            </w:r>
            <w:r>
              <w:rPr>
                <w:rFonts w:ascii="Arial Unicode MS" w:eastAsia="Arial Unicode MS" w:hAnsi="Arial Unicode MS" w:cs="Arial Unicode MS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333333"/>
                <w:sz w:val="18"/>
                <w:szCs w:val="18"/>
              </w:rPr>
              <w:t>변경</w:t>
            </w:r>
            <w:r>
              <w:rPr>
                <w:rFonts w:ascii="Arial Unicode MS" w:eastAsia="Arial Unicode MS" w:hAnsi="Arial Unicode MS" w:cs="Arial Unicode MS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333333"/>
                <w:sz w:val="18"/>
                <w:szCs w:val="18"/>
              </w:rPr>
              <w:t>시</w:t>
            </w:r>
            <w:r>
              <w:rPr>
                <w:rFonts w:ascii="Arial Unicode MS" w:eastAsia="Arial Unicode MS" w:hAnsi="Arial Unicode MS" w:cs="Arial Unicode MS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333333"/>
                <w:sz w:val="18"/>
                <w:szCs w:val="18"/>
              </w:rPr>
              <w:t>인덱스</w:t>
            </w:r>
            <w:r>
              <w:rPr>
                <w:rFonts w:ascii="Arial Unicode MS" w:eastAsia="Arial Unicode MS" w:hAnsi="Arial Unicode MS" w:cs="Arial Unicode MS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333333"/>
                <w:sz w:val="18"/>
                <w:szCs w:val="18"/>
              </w:rPr>
              <w:t>갱신</w:t>
            </w:r>
            <w:r>
              <w:rPr>
                <w:rFonts w:ascii="Arial Unicode MS" w:eastAsia="Arial Unicode MS" w:hAnsi="Arial Unicode MS" w:cs="Arial Unicode MS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333333"/>
                <w:sz w:val="18"/>
                <w:szCs w:val="18"/>
              </w:rPr>
              <w:t>필요</w:t>
            </w:r>
            <w:r>
              <w:rPr>
                <w:rFonts w:ascii="Arial Unicode MS" w:eastAsia="Arial Unicode MS" w:hAnsi="Arial Unicode MS" w:cs="Arial Unicode MS"/>
                <w:color w:val="333333"/>
                <w:sz w:val="18"/>
                <w:szCs w:val="18"/>
              </w:rPr>
              <w:t>.</w:t>
            </w:r>
          </w:p>
        </w:tc>
        <w:tc>
          <w:tcPr>
            <w:tcW w:w="3389" w:type="dxa"/>
            <w:tcBorders>
              <w:top w:val="nil"/>
              <w:left w:val="nil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10A756" w14:textId="77777777" w:rsidR="00D80D8A" w:rsidRDefault="00BE6280">
            <w:pPr>
              <w:spacing w:before="240" w:after="240"/>
              <w:rPr>
                <w:color w:val="333333"/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color w:val="333333"/>
                <w:sz w:val="18"/>
                <w:szCs w:val="18"/>
              </w:rPr>
              <w:t>CI/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333333"/>
                <w:sz w:val="18"/>
                <w:szCs w:val="18"/>
              </w:rPr>
              <w:t>CD</w:t>
            </w:r>
            <w:r>
              <w:rPr>
                <w:rFonts w:ascii="Arial Unicode MS" w:eastAsia="Arial Unicode MS" w:hAnsi="Arial Unicode MS" w:cs="Arial Unicode MS"/>
                <w:color w:val="333333"/>
                <w:sz w:val="18"/>
                <w:szCs w:val="18"/>
              </w:rPr>
              <w:t>에</w:t>
            </w:r>
            <w:proofErr w:type="spellEnd"/>
            <w:r>
              <w:rPr>
                <w:rFonts w:ascii="Arial Unicode MS" w:eastAsia="Arial Unicode MS" w:hAnsi="Arial Unicode MS" w:cs="Arial Unicode MS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333333"/>
                <w:sz w:val="18"/>
                <w:szCs w:val="18"/>
              </w:rPr>
              <w:t>인덱스</w:t>
            </w:r>
            <w:r>
              <w:rPr>
                <w:rFonts w:ascii="Arial Unicode MS" w:eastAsia="Arial Unicode MS" w:hAnsi="Arial Unicode MS" w:cs="Arial Unicode MS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333333"/>
                <w:sz w:val="18"/>
                <w:szCs w:val="18"/>
              </w:rPr>
              <w:t>갱신</w:t>
            </w:r>
            <w:r>
              <w:rPr>
                <w:rFonts w:ascii="Arial Unicode MS" w:eastAsia="Arial Unicode MS" w:hAnsi="Arial Unicode MS" w:cs="Arial Unicode MS"/>
                <w:color w:val="333333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333333"/>
                <w:sz w:val="18"/>
                <w:szCs w:val="18"/>
              </w:rPr>
              <w:t>자동화</w:t>
            </w:r>
            <w:r>
              <w:rPr>
                <w:rFonts w:ascii="Arial Unicode MS" w:eastAsia="Arial Unicode MS" w:hAnsi="Arial Unicode MS" w:cs="Arial Unicode MS"/>
                <w:color w:val="333333"/>
                <w:sz w:val="18"/>
                <w:szCs w:val="18"/>
              </w:rPr>
              <w:t>.</w:t>
            </w:r>
          </w:p>
        </w:tc>
      </w:tr>
    </w:tbl>
    <w:p w14:paraId="1875DE83" w14:textId="77777777" w:rsidR="00D80D8A" w:rsidRDefault="00D80D8A">
      <w:pPr>
        <w:spacing w:before="60" w:after="80"/>
        <w:rPr>
          <w:b/>
          <w:bCs/>
          <w:color w:val="333333"/>
        </w:rPr>
      </w:pPr>
    </w:p>
    <w:p w14:paraId="7CE60195" w14:textId="77777777" w:rsidR="00D80D8A" w:rsidRDefault="00BE6280">
      <w:pPr>
        <w:pStyle w:val="4"/>
        <w:keepNext w:val="0"/>
        <w:keepLines w:val="0"/>
      </w:pPr>
      <w:bookmarkStart w:id="102" w:name="_o09mz967rcg6" w:colFirst="0" w:colLast="0"/>
      <w:bookmarkEnd w:id="102"/>
      <w:r>
        <w:rPr>
          <w:rFonts w:ascii="Arial Unicode MS" w:eastAsia="Arial Unicode MS" w:hAnsi="Arial Unicode MS" w:cs="Arial Unicode MS"/>
        </w:rPr>
        <w:t xml:space="preserve">5.2.3 TCO </w:t>
      </w:r>
      <w:r>
        <w:rPr>
          <w:rFonts w:ascii="Arial Unicode MS" w:eastAsia="Arial Unicode MS" w:hAnsi="Arial Unicode MS" w:cs="Arial Unicode MS"/>
        </w:rPr>
        <w:t>비교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시나리오</w:t>
      </w:r>
    </w:p>
    <w:p w14:paraId="1ED7A199" w14:textId="77777777" w:rsidR="00D80D8A" w:rsidRDefault="00BE6280">
      <w:pPr>
        <w:spacing w:before="60" w:after="80"/>
      </w:pPr>
      <w:r>
        <w:rPr>
          <w:rFonts w:ascii="Arial Unicode MS" w:eastAsia="Arial Unicode MS" w:hAnsi="Arial Unicode MS" w:cs="Arial Unicode MS"/>
        </w:rPr>
        <w:t>같은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도구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수와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호출량을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가정하면</w:t>
      </w:r>
      <w:r>
        <w:rPr>
          <w:rFonts w:ascii="Arial Unicode MS" w:eastAsia="Arial Unicode MS" w:hAnsi="Arial Unicode MS" w:cs="Arial Unicode MS"/>
        </w:rPr>
        <w:t xml:space="preserve">, </w:t>
      </w:r>
      <w:proofErr w:type="spellStart"/>
      <w:r>
        <w:rPr>
          <w:rFonts w:ascii="Arial Unicode MS" w:eastAsia="Arial Unicode MS" w:hAnsi="Arial Unicode MS" w:cs="Arial Unicode MS"/>
        </w:rPr>
        <w:t>MCP</w:t>
      </w:r>
      <w:r>
        <w:rPr>
          <w:rFonts w:ascii="Arial Unicode MS" w:eastAsia="Arial Unicode MS" w:hAnsi="Arial Unicode MS" w:cs="Arial Unicode MS"/>
        </w:rPr>
        <w:t>는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동적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검색을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적용하지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않는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한</w:t>
      </w:r>
      <w:r>
        <w:rPr>
          <w:rFonts w:ascii="Arial Unicode MS" w:eastAsia="Arial Unicode MS" w:hAnsi="Arial Unicode MS" w:cs="Arial Unicode MS"/>
        </w:rPr>
        <w:t xml:space="preserve"> FC </w:t>
      </w:r>
      <w:r>
        <w:rPr>
          <w:rFonts w:ascii="Arial Unicode MS" w:eastAsia="Arial Unicode MS" w:hAnsi="Arial Unicode MS" w:cs="Arial Unicode MS"/>
        </w:rPr>
        <w:t>단독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대비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비용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우위를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확보하기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어렵다</w:t>
      </w:r>
      <w:r>
        <w:rPr>
          <w:rFonts w:ascii="Arial Unicode MS" w:eastAsia="Arial Unicode MS" w:hAnsi="Arial Unicode MS" w:cs="Arial Unicode MS"/>
        </w:rPr>
        <w:t xml:space="preserve">. </w:t>
      </w:r>
      <w:r>
        <w:rPr>
          <w:rFonts w:ascii="Arial Unicode MS" w:eastAsia="Arial Unicode MS" w:hAnsi="Arial Unicode MS" w:cs="Arial Unicode MS"/>
        </w:rPr>
        <w:t>반대로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동적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검색이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안정적으로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작동하고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도구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재사용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효과가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큰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경우에는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MCP</w:t>
      </w:r>
      <w:r>
        <w:rPr>
          <w:rFonts w:ascii="Arial Unicode MS" w:eastAsia="Arial Unicode MS" w:hAnsi="Arial Unicode MS" w:cs="Arial Unicode MS"/>
        </w:rPr>
        <w:t>의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총소유비용</w:t>
      </w:r>
      <w:r>
        <w:rPr>
          <w:rFonts w:ascii="Arial Unicode MS" w:eastAsia="Arial Unicode MS" w:hAnsi="Arial Unicode MS" w:cs="Arial Unicode MS"/>
        </w:rPr>
        <w:t>(TCO)</w:t>
      </w:r>
      <w:r>
        <w:rPr>
          <w:rFonts w:ascii="Arial Unicode MS" w:eastAsia="Arial Unicode MS" w:hAnsi="Arial Unicode MS" w:cs="Arial Unicode MS"/>
        </w:rPr>
        <w:t>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경쟁력을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가질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있다</w:t>
      </w:r>
      <w:r>
        <w:rPr>
          <w:rFonts w:ascii="Arial Unicode MS" w:eastAsia="Arial Unicode MS" w:hAnsi="Arial Unicode MS" w:cs="Arial Unicode MS"/>
        </w:rPr>
        <w:t>.</w:t>
      </w:r>
    </w:p>
    <w:p w14:paraId="515F36C9" w14:textId="77777777" w:rsidR="00D80D8A" w:rsidRDefault="00BE6280">
      <w:pPr>
        <w:spacing w:before="60" w:after="80"/>
        <w:rPr>
          <w:color w:val="444444"/>
        </w:rPr>
      </w:pPr>
      <w:r>
        <w:rPr>
          <w:rFonts w:ascii="Arial Unicode MS" w:eastAsia="Arial Unicode MS" w:hAnsi="Arial Unicode MS" w:cs="Arial Unicode MS"/>
          <w:b/>
          <w:bCs/>
          <w:color w:val="444444"/>
        </w:rPr>
        <w:t>기준</w:t>
      </w:r>
      <w:r>
        <w:rPr>
          <w:rFonts w:ascii="Arial Unicode MS" w:eastAsia="Arial Unicode MS" w:hAnsi="Arial Unicode MS" w:cs="Arial Unicode MS"/>
          <w:b/>
          <w:bCs/>
          <w:color w:val="444444"/>
        </w:rPr>
        <w:t>:</w:t>
      </w:r>
      <w:r>
        <w:rPr>
          <w:rFonts w:ascii="Arial Unicode MS" w:eastAsia="Arial Unicode MS" w:hAnsi="Arial Unicode MS" w:cs="Arial Unicode MS"/>
          <w:color w:val="444444"/>
        </w:rPr>
        <w:t xml:space="preserve"> </w:t>
      </w:r>
      <w:r>
        <w:rPr>
          <w:rFonts w:ascii="Arial Unicode MS" w:eastAsia="Arial Unicode MS" w:hAnsi="Arial Unicode MS" w:cs="Arial Unicode MS"/>
          <w:color w:val="444444"/>
        </w:rPr>
        <w:t>도구</w:t>
      </w:r>
      <w:r>
        <w:rPr>
          <w:rFonts w:ascii="Arial Unicode MS" w:eastAsia="Arial Unicode MS" w:hAnsi="Arial Unicode MS" w:cs="Arial Unicode MS"/>
          <w:color w:val="444444"/>
        </w:rPr>
        <w:t xml:space="preserve"> 10</w:t>
      </w:r>
      <w:r>
        <w:rPr>
          <w:rFonts w:ascii="Arial Unicode MS" w:eastAsia="Arial Unicode MS" w:hAnsi="Arial Unicode MS" w:cs="Arial Unicode MS"/>
          <w:color w:val="444444"/>
        </w:rPr>
        <w:t>개</w:t>
      </w:r>
      <w:r>
        <w:rPr>
          <w:rFonts w:ascii="Arial Unicode MS" w:eastAsia="Arial Unicode MS" w:hAnsi="Arial Unicode MS" w:cs="Arial Unicode MS"/>
          <w:color w:val="444444"/>
        </w:rPr>
        <w:t xml:space="preserve">, </w:t>
      </w:r>
      <w:r>
        <w:rPr>
          <w:rFonts w:ascii="Arial Unicode MS" w:eastAsia="Arial Unicode MS" w:hAnsi="Arial Unicode MS" w:cs="Arial Unicode MS"/>
          <w:color w:val="444444"/>
        </w:rPr>
        <w:t>도구당</w:t>
      </w:r>
      <w:r>
        <w:rPr>
          <w:rFonts w:ascii="Arial Unicode MS" w:eastAsia="Arial Unicode MS" w:hAnsi="Arial Unicode MS" w:cs="Arial Unicode MS"/>
          <w:color w:val="444444"/>
        </w:rPr>
        <w:t xml:space="preserve"> </w:t>
      </w:r>
      <w:r>
        <w:rPr>
          <w:rFonts w:ascii="Arial Unicode MS" w:eastAsia="Arial Unicode MS" w:hAnsi="Arial Unicode MS" w:cs="Arial Unicode MS"/>
          <w:color w:val="444444"/>
        </w:rPr>
        <w:t>평균</w:t>
      </w:r>
      <w:r>
        <w:rPr>
          <w:rFonts w:ascii="Arial Unicode MS" w:eastAsia="Arial Unicode MS" w:hAnsi="Arial Unicode MS" w:cs="Arial Unicode MS"/>
          <w:color w:val="444444"/>
        </w:rPr>
        <w:t xml:space="preserve"> 350 </w:t>
      </w:r>
      <w:r>
        <w:rPr>
          <w:rFonts w:ascii="Arial Unicode MS" w:eastAsia="Arial Unicode MS" w:hAnsi="Arial Unicode MS" w:cs="Arial Unicode MS"/>
          <w:color w:val="444444"/>
        </w:rPr>
        <w:t>토큰</w:t>
      </w:r>
      <w:r>
        <w:rPr>
          <w:rFonts w:ascii="Arial Unicode MS" w:eastAsia="Arial Unicode MS" w:hAnsi="Arial Unicode MS" w:cs="Arial Unicode MS"/>
          <w:color w:val="444444"/>
        </w:rPr>
        <w:t xml:space="preserve">, </w:t>
      </w:r>
      <w:r>
        <w:rPr>
          <w:rFonts w:ascii="Arial Unicode MS" w:eastAsia="Arial Unicode MS" w:hAnsi="Arial Unicode MS" w:cs="Arial Unicode MS"/>
          <w:color w:val="444444"/>
        </w:rPr>
        <w:t>일</w:t>
      </w:r>
      <w:r>
        <w:rPr>
          <w:rFonts w:ascii="Arial Unicode MS" w:eastAsia="Arial Unicode MS" w:hAnsi="Arial Unicode MS" w:cs="Arial Unicode MS"/>
          <w:color w:val="444444"/>
        </w:rPr>
        <w:t xml:space="preserve"> 1,000</w:t>
      </w:r>
      <w:r>
        <w:rPr>
          <w:rFonts w:ascii="Arial Unicode MS" w:eastAsia="Arial Unicode MS" w:hAnsi="Arial Unicode MS" w:cs="Arial Unicode MS"/>
          <w:color w:val="444444"/>
        </w:rPr>
        <w:t>회</w:t>
      </w:r>
      <w:r>
        <w:rPr>
          <w:rFonts w:ascii="Arial Unicode MS" w:eastAsia="Arial Unicode MS" w:hAnsi="Arial Unicode MS" w:cs="Arial Unicode MS"/>
          <w:color w:val="444444"/>
        </w:rPr>
        <w:t xml:space="preserve"> </w:t>
      </w:r>
      <w:r>
        <w:rPr>
          <w:rFonts w:ascii="Arial Unicode MS" w:eastAsia="Arial Unicode MS" w:hAnsi="Arial Unicode MS" w:cs="Arial Unicode MS"/>
          <w:color w:val="444444"/>
        </w:rPr>
        <w:t>호출</w:t>
      </w:r>
      <w:r>
        <w:rPr>
          <w:rFonts w:ascii="Arial Unicode MS" w:eastAsia="Arial Unicode MS" w:hAnsi="Arial Unicode MS" w:cs="Arial Unicode MS"/>
          <w:color w:val="444444"/>
        </w:rPr>
        <w:t xml:space="preserve">, </w:t>
      </w:r>
      <w:r>
        <w:rPr>
          <w:rFonts w:ascii="Arial Unicode MS" w:eastAsia="Arial Unicode MS" w:hAnsi="Arial Unicode MS" w:cs="Arial Unicode MS"/>
          <w:color w:val="444444"/>
        </w:rPr>
        <w:t>월</w:t>
      </w:r>
      <w:r>
        <w:rPr>
          <w:rFonts w:ascii="Arial Unicode MS" w:eastAsia="Arial Unicode MS" w:hAnsi="Arial Unicode MS" w:cs="Arial Unicode MS"/>
          <w:color w:val="444444"/>
        </w:rPr>
        <w:t xml:space="preserve"> 30</w:t>
      </w:r>
      <w:r>
        <w:rPr>
          <w:rFonts w:ascii="Arial Unicode MS" w:eastAsia="Arial Unicode MS" w:hAnsi="Arial Unicode MS" w:cs="Arial Unicode MS"/>
          <w:color w:val="444444"/>
        </w:rPr>
        <w:t>일</w:t>
      </w:r>
      <w:r>
        <w:rPr>
          <w:rFonts w:ascii="Arial Unicode MS" w:eastAsia="Arial Unicode MS" w:hAnsi="Arial Unicode MS" w:cs="Arial Unicode MS"/>
          <w:color w:val="444444"/>
        </w:rPr>
        <w:t xml:space="preserve">, </w:t>
      </w:r>
      <w:r>
        <w:rPr>
          <w:rFonts w:ascii="Arial Unicode MS" w:eastAsia="Arial Unicode MS" w:hAnsi="Arial Unicode MS" w:cs="Arial Unicode MS"/>
          <w:color w:val="444444"/>
        </w:rPr>
        <w:t>입력</w:t>
      </w:r>
      <w:r>
        <w:rPr>
          <w:rFonts w:ascii="Arial Unicode MS" w:eastAsia="Arial Unicode MS" w:hAnsi="Arial Unicode MS" w:cs="Arial Unicode MS"/>
          <w:color w:val="444444"/>
        </w:rPr>
        <w:t xml:space="preserve"> </w:t>
      </w:r>
      <w:r>
        <w:rPr>
          <w:rFonts w:ascii="Arial Unicode MS" w:eastAsia="Arial Unicode MS" w:hAnsi="Arial Unicode MS" w:cs="Arial Unicode MS"/>
          <w:color w:val="444444"/>
        </w:rPr>
        <w:t>토큰</w:t>
      </w:r>
      <w:r>
        <w:rPr>
          <w:rFonts w:ascii="Arial Unicode MS" w:eastAsia="Arial Unicode MS" w:hAnsi="Arial Unicode MS" w:cs="Arial Unicode MS"/>
          <w:color w:val="444444"/>
        </w:rPr>
        <w:t xml:space="preserve"> </w:t>
      </w:r>
      <w:r>
        <w:rPr>
          <w:rFonts w:ascii="Arial Unicode MS" w:eastAsia="Arial Unicode MS" w:hAnsi="Arial Unicode MS" w:cs="Arial Unicode MS"/>
          <w:color w:val="444444"/>
        </w:rPr>
        <w:t>단가</w:t>
      </w:r>
      <w:r>
        <w:rPr>
          <w:rFonts w:ascii="Arial Unicode MS" w:eastAsia="Arial Unicode MS" w:hAnsi="Arial Unicode MS" w:cs="Arial Unicode MS"/>
          <w:color w:val="444444"/>
        </w:rPr>
        <w:t xml:space="preserve"> $0.003/1K</w:t>
      </w:r>
    </w:p>
    <w:p w14:paraId="4CC58C71" w14:textId="77777777" w:rsidR="00D80D8A" w:rsidRDefault="00BE6280">
      <w:pPr>
        <w:spacing w:before="100" w:after="100"/>
        <w:ind w:left="360"/>
        <w:rPr>
          <w:i/>
          <w:iCs/>
          <w:color w:val="444444"/>
          <w:sz w:val="20"/>
          <w:szCs w:val="20"/>
        </w:rPr>
      </w:pPr>
      <w:r>
        <w:rPr>
          <w:rFonts w:ascii="Arial Unicode MS" w:eastAsia="Arial Unicode MS" w:hAnsi="Arial Unicode MS" w:cs="Arial Unicode MS"/>
          <w:b/>
          <w:bCs/>
          <w:i/>
          <w:iCs/>
          <w:color w:val="666666"/>
          <w:sz w:val="20"/>
          <w:szCs w:val="20"/>
        </w:rPr>
        <w:t>[</w:t>
      </w:r>
      <w:r>
        <w:rPr>
          <w:rFonts w:ascii="Arial Unicode MS" w:eastAsia="Arial Unicode MS" w:hAnsi="Arial Unicode MS" w:cs="Arial Unicode MS"/>
          <w:b/>
          <w:bCs/>
          <w:i/>
          <w:iCs/>
          <w:color w:val="666666"/>
          <w:sz w:val="20"/>
          <w:szCs w:val="20"/>
        </w:rPr>
        <w:t>참고</w:t>
      </w:r>
      <w:r>
        <w:rPr>
          <w:rFonts w:ascii="Arial Unicode MS" w:eastAsia="Arial Unicode MS" w:hAnsi="Arial Unicode MS" w:cs="Arial Unicode MS"/>
          <w:b/>
          <w:bCs/>
          <w:i/>
          <w:iCs/>
          <w:color w:val="666666"/>
          <w:sz w:val="20"/>
          <w:szCs w:val="20"/>
        </w:rPr>
        <w:t xml:space="preserve">] </w:t>
      </w:r>
      <w:r>
        <w:rPr>
          <w:rFonts w:ascii="Arial Unicode MS" w:eastAsia="Arial Unicode MS" w:hAnsi="Arial Unicode MS" w:cs="Arial Unicode MS"/>
          <w:i/>
          <w:iCs/>
          <w:color w:val="666666"/>
          <w:sz w:val="20"/>
          <w:szCs w:val="20"/>
        </w:rPr>
        <w:t>동적</w:t>
      </w:r>
      <w:r>
        <w:rPr>
          <w:rFonts w:ascii="Arial Unicode MS" w:eastAsia="Arial Unicode MS" w:hAnsi="Arial Unicode MS" w:cs="Arial Unicode MS"/>
          <w:i/>
          <w:iCs/>
          <w:color w:val="666666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i/>
          <w:iCs/>
          <w:color w:val="666666"/>
          <w:sz w:val="20"/>
          <w:szCs w:val="20"/>
        </w:rPr>
        <w:t>검색</w:t>
      </w:r>
      <w:r>
        <w:rPr>
          <w:rFonts w:ascii="Arial Unicode MS" w:eastAsia="Arial Unicode MS" w:hAnsi="Arial Unicode MS" w:cs="Arial Unicode MS"/>
          <w:i/>
          <w:iCs/>
          <w:color w:val="666666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i/>
          <w:iCs/>
          <w:color w:val="666666"/>
          <w:sz w:val="20"/>
          <w:szCs w:val="20"/>
        </w:rPr>
        <w:t>시</w:t>
      </w:r>
      <w:r>
        <w:rPr>
          <w:rFonts w:ascii="Arial Unicode MS" w:eastAsia="Arial Unicode MS" w:hAnsi="Arial Unicode MS" w:cs="Arial Unicode MS"/>
          <w:i/>
          <w:iCs/>
          <w:color w:val="666666"/>
          <w:sz w:val="20"/>
          <w:szCs w:val="20"/>
        </w:rPr>
        <w:t xml:space="preserve"> '</w:t>
      </w:r>
      <w:r>
        <w:rPr>
          <w:rFonts w:ascii="Arial Unicode MS" w:eastAsia="Arial Unicode MS" w:hAnsi="Arial Unicode MS" w:cs="Arial Unicode MS"/>
          <w:i/>
          <w:iCs/>
          <w:color w:val="666666"/>
          <w:sz w:val="20"/>
          <w:szCs w:val="20"/>
        </w:rPr>
        <w:t>평균</w:t>
      </w:r>
      <w:r>
        <w:rPr>
          <w:rFonts w:ascii="Arial Unicode MS" w:eastAsia="Arial Unicode MS" w:hAnsi="Arial Unicode MS" w:cs="Arial Unicode MS"/>
          <w:i/>
          <w:iCs/>
          <w:color w:val="666666"/>
          <w:sz w:val="20"/>
          <w:szCs w:val="20"/>
        </w:rPr>
        <w:t xml:space="preserve"> 3</w:t>
      </w:r>
      <w:r>
        <w:rPr>
          <w:rFonts w:ascii="Arial Unicode MS" w:eastAsia="Arial Unicode MS" w:hAnsi="Arial Unicode MS" w:cs="Arial Unicode MS"/>
          <w:i/>
          <w:iCs/>
          <w:color w:val="666666"/>
          <w:sz w:val="20"/>
          <w:szCs w:val="20"/>
        </w:rPr>
        <w:t>개</w:t>
      </w:r>
      <w:r>
        <w:rPr>
          <w:rFonts w:ascii="Arial Unicode MS" w:eastAsia="Arial Unicode MS" w:hAnsi="Arial Unicode MS" w:cs="Arial Unicode MS"/>
          <w:i/>
          <w:iCs/>
          <w:color w:val="666666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i/>
          <w:iCs/>
          <w:color w:val="666666"/>
          <w:sz w:val="20"/>
          <w:szCs w:val="20"/>
        </w:rPr>
        <w:t>도구</w:t>
      </w:r>
      <w:r>
        <w:rPr>
          <w:rFonts w:ascii="Arial Unicode MS" w:eastAsia="Arial Unicode MS" w:hAnsi="Arial Unicode MS" w:cs="Arial Unicode MS"/>
          <w:i/>
          <w:iCs/>
          <w:color w:val="666666"/>
          <w:sz w:val="20"/>
          <w:szCs w:val="20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i/>
          <w:iCs/>
          <w:color w:val="666666"/>
          <w:sz w:val="20"/>
          <w:szCs w:val="20"/>
        </w:rPr>
        <w:t>주입</w:t>
      </w:r>
      <w:r>
        <w:rPr>
          <w:rFonts w:ascii="Arial Unicode MS" w:eastAsia="Arial Unicode MS" w:hAnsi="Arial Unicode MS" w:cs="Arial Unicode MS"/>
          <w:i/>
          <w:iCs/>
          <w:color w:val="666666"/>
          <w:sz w:val="20"/>
          <w:szCs w:val="20"/>
        </w:rPr>
        <w:t>'</w:t>
      </w:r>
      <w:r>
        <w:rPr>
          <w:rFonts w:ascii="Arial Unicode MS" w:eastAsia="Arial Unicode MS" w:hAnsi="Arial Unicode MS" w:cs="Arial Unicode MS"/>
          <w:i/>
          <w:iCs/>
          <w:color w:val="666666"/>
          <w:sz w:val="20"/>
          <w:szCs w:val="20"/>
        </w:rPr>
        <w:t>은</w:t>
      </w:r>
      <w:proofErr w:type="spellEnd"/>
      <w:r>
        <w:rPr>
          <w:rFonts w:ascii="Arial Unicode MS" w:eastAsia="Arial Unicode MS" w:hAnsi="Arial Unicode MS" w:cs="Arial Unicode MS"/>
          <w:i/>
          <w:iCs/>
          <w:color w:val="666666"/>
          <w:sz w:val="20"/>
          <w:szCs w:val="20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i/>
          <w:iCs/>
          <w:color w:val="666666"/>
          <w:sz w:val="20"/>
          <w:szCs w:val="20"/>
        </w:rPr>
        <w:t>Top</w:t>
      </w:r>
      <w:proofErr w:type="spellEnd"/>
      <w:r>
        <w:rPr>
          <w:rFonts w:ascii="Arial Unicode MS" w:eastAsia="Arial Unicode MS" w:hAnsi="Arial Unicode MS" w:cs="Arial Unicode MS"/>
          <w:i/>
          <w:iCs/>
          <w:color w:val="666666"/>
          <w:sz w:val="20"/>
          <w:szCs w:val="20"/>
        </w:rPr>
        <w:t xml:space="preserve">-K=3 </w:t>
      </w:r>
      <w:r>
        <w:rPr>
          <w:rFonts w:ascii="Arial Unicode MS" w:eastAsia="Arial Unicode MS" w:hAnsi="Arial Unicode MS" w:cs="Arial Unicode MS"/>
          <w:i/>
          <w:iCs/>
          <w:color w:val="666666"/>
          <w:sz w:val="20"/>
          <w:szCs w:val="20"/>
        </w:rPr>
        <w:t>설정</w:t>
      </w:r>
      <w:r>
        <w:rPr>
          <w:rFonts w:ascii="Arial Unicode MS" w:eastAsia="Arial Unicode MS" w:hAnsi="Arial Unicode MS" w:cs="Arial Unicode MS"/>
          <w:i/>
          <w:iCs/>
          <w:color w:val="666666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i/>
          <w:iCs/>
          <w:color w:val="666666"/>
          <w:sz w:val="20"/>
          <w:szCs w:val="20"/>
        </w:rPr>
        <w:t>기준</w:t>
      </w:r>
      <w:r>
        <w:rPr>
          <w:rFonts w:ascii="Arial Unicode MS" w:eastAsia="Arial Unicode MS" w:hAnsi="Arial Unicode MS" w:cs="Arial Unicode MS"/>
          <w:i/>
          <w:iCs/>
          <w:color w:val="666666"/>
          <w:sz w:val="20"/>
          <w:szCs w:val="20"/>
        </w:rPr>
        <w:t xml:space="preserve">. K </w:t>
      </w:r>
      <w:r>
        <w:rPr>
          <w:rFonts w:ascii="Arial Unicode MS" w:eastAsia="Arial Unicode MS" w:hAnsi="Arial Unicode MS" w:cs="Arial Unicode MS"/>
          <w:i/>
          <w:iCs/>
          <w:color w:val="666666"/>
          <w:sz w:val="20"/>
          <w:szCs w:val="20"/>
        </w:rPr>
        <w:t>값은</w:t>
      </w:r>
      <w:r>
        <w:rPr>
          <w:rFonts w:ascii="Arial Unicode MS" w:eastAsia="Arial Unicode MS" w:hAnsi="Arial Unicode MS" w:cs="Arial Unicode MS"/>
          <w:i/>
          <w:iCs/>
          <w:color w:val="666666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i/>
          <w:iCs/>
          <w:color w:val="666666"/>
          <w:sz w:val="20"/>
          <w:szCs w:val="20"/>
        </w:rPr>
        <w:t>도구</w:t>
      </w:r>
      <w:r>
        <w:rPr>
          <w:rFonts w:ascii="Arial Unicode MS" w:eastAsia="Arial Unicode MS" w:hAnsi="Arial Unicode MS" w:cs="Arial Unicode MS"/>
          <w:i/>
          <w:iCs/>
          <w:color w:val="666666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i/>
          <w:iCs/>
          <w:color w:val="666666"/>
          <w:sz w:val="20"/>
          <w:szCs w:val="20"/>
        </w:rPr>
        <w:t>간</w:t>
      </w:r>
      <w:r>
        <w:rPr>
          <w:rFonts w:ascii="Arial Unicode MS" w:eastAsia="Arial Unicode MS" w:hAnsi="Arial Unicode MS" w:cs="Arial Unicode MS"/>
          <w:i/>
          <w:iCs/>
          <w:color w:val="666666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i/>
          <w:iCs/>
          <w:color w:val="666666"/>
          <w:sz w:val="20"/>
          <w:szCs w:val="20"/>
        </w:rPr>
        <w:t>의미</w:t>
      </w:r>
      <w:r>
        <w:rPr>
          <w:rFonts w:ascii="Arial Unicode MS" w:eastAsia="Arial Unicode MS" w:hAnsi="Arial Unicode MS" w:cs="Arial Unicode MS"/>
          <w:i/>
          <w:iCs/>
          <w:color w:val="666666"/>
          <w:sz w:val="20"/>
          <w:szCs w:val="20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i/>
          <w:iCs/>
          <w:color w:val="666666"/>
          <w:sz w:val="20"/>
          <w:szCs w:val="20"/>
        </w:rPr>
        <w:t>중복도</w:t>
      </w:r>
      <w:r>
        <w:rPr>
          <w:rFonts w:ascii="Arial Unicode MS" w:eastAsia="Arial Unicode MS" w:hAnsi="Arial Unicode MS" w:cs="Arial Unicode MS"/>
          <w:i/>
          <w:iCs/>
          <w:color w:val="666666"/>
          <w:sz w:val="20"/>
          <w:szCs w:val="20"/>
        </w:rPr>
        <w:t>·</w:t>
      </w:r>
      <w:r>
        <w:rPr>
          <w:rFonts w:ascii="Arial Unicode MS" w:eastAsia="Arial Unicode MS" w:hAnsi="Arial Unicode MS" w:cs="Arial Unicode MS"/>
          <w:i/>
          <w:iCs/>
          <w:color w:val="666666"/>
          <w:sz w:val="20"/>
          <w:szCs w:val="20"/>
        </w:rPr>
        <w:t>작업</w:t>
      </w:r>
      <w:proofErr w:type="spellEnd"/>
      <w:r>
        <w:rPr>
          <w:rFonts w:ascii="Arial Unicode MS" w:eastAsia="Arial Unicode MS" w:hAnsi="Arial Unicode MS" w:cs="Arial Unicode MS"/>
          <w:i/>
          <w:iCs/>
          <w:color w:val="666666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i/>
          <w:iCs/>
          <w:color w:val="666666"/>
          <w:sz w:val="20"/>
          <w:szCs w:val="20"/>
        </w:rPr>
        <w:t>복잡도에</w:t>
      </w:r>
      <w:r>
        <w:rPr>
          <w:rFonts w:ascii="Arial Unicode MS" w:eastAsia="Arial Unicode MS" w:hAnsi="Arial Unicode MS" w:cs="Arial Unicode MS"/>
          <w:i/>
          <w:iCs/>
          <w:color w:val="666666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i/>
          <w:iCs/>
          <w:color w:val="666666"/>
          <w:sz w:val="20"/>
          <w:szCs w:val="20"/>
        </w:rPr>
        <w:t>따라</w:t>
      </w:r>
      <w:r>
        <w:rPr>
          <w:rFonts w:ascii="Arial Unicode MS" w:eastAsia="Arial Unicode MS" w:hAnsi="Arial Unicode MS" w:cs="Arial Unicode MS"/>
          <w:i/>
          <w:iCs/>
          <w:color w:val="666666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i/>
          <w:iCs/>
          <w:color w:val="666666"/>
          <w:sz w:val="20"/>
          <w:szCs w:val="20"/>
        </w:rPr>
        <w:t>조정한다</w:t>
      </w:r>
      <w:r>
        <w:rPr>
          <w:rFonts w:ascii="Arial Unicode MS" w:eastAsia="Arial Unicode MS" w:hAnsi="Arial Unicode MS" w:cs="Arial Unicode MS"/>
          <w:i/>
          <w:iCs/>
          <w:color w:val="666666"/>
          <w:sz w:val="20"/>
          <w:szCs w:val="20"/>
        </w:rPr>
        <w:t>.</w:t>
      </w:r>
    </w:p>
    <w:tbl>
      <w:tblPr>
        <w:tblStyle w:val="affff5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68"/>
        <w:gridCol w:w="1752"/>
        <w:gridCol w:w="1753"/>
        <w:gridCol w:w="1826"/>
        <w:gridCol w:w="1826"/>
      </w:tblGrid>
      <w:tr w:rsidR="00D80D8A" w14:paraId="7FFF9826" w14:textId="77777777">
        <w:trPr>
          <w:trHeight w:val="645"/>
        </w:trPr>
        <w:tc>
          <w:tcPr>
            <w:tcW w:w="186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2E405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A9B992" w14:textId="77777777" w:rsidR="00D80D8A" w:rsidRDefault="00BE6280">
            <w:pPr>
              <w:spacing w:before="240" w:after="240"/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  <w:sz w:val="18"/>
                <w:szCs w:val="18"/>
              </w:rPr>
              <w:lastRenderedPageBreak/>
              <w:t>항목</w:t>
            </w:r>
          </w:p>
        </w:tc>
        <w:tc>
          <w:tcPr>
            <w:tcW w:w="1752" w:type="dxa"/>
            <w:tcBorders>
              <w:top w:val="single" w:sz="6" w:space="0" w:color="AAAAAA"/>
              <w:left w:val="nil"/>
              <w:bottom w:val="single" w:sz="6" w:space="0" w:color="AAAAAA"/>
              <w:right w:val="single" w:sz="6" w:space="0" w:color="AAAAAA"/>
            </w:tcBorders>
            <w:shd w:val="clear" w:color="auto" w:fill="2E405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40ECCE" w14:textId="77777777" w:rsidR="00D80D8A" w:rsidRDefault="00BE6280">
            <w:pPr>
              <w:spacing w:before="240" w:after="240"/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  <w:sz w:val="18"/>
                <w:szCs w:val="18"/>
              </w:rPr>
              <w:t xml:space="preserve">FC 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  <w:sz w:val="18"/>
                <w:szCs w:val="18"/>
              </w:rPr>
              <w:t>단독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  <w:sz w:val="18"/>
                <w:szCs w:val="18"/>
              </w:rPr>
              <w:t>캐싱</w:t>
            </w:r>
            <w:proofErr w:type="spellEnd"/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  <w:sz w:val="18"/>
                <w:szCs w:val="18"/>
              </w:rPr>
              <w:t>미적용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  <w:sz w:val="18"/>
                <w:szCs w:val="18"/>
              </w:rPr>
              <w:t>)</w:t>
            </w:r>
          </w:p>
        </w:tc>
        <w:tc>
          <w:tcPr>
            <w:tcW w:w="1752" w:type="dxa"/>
            <w:tcBorders>
              <w:top w:val="single" w:sz="6" w:space="0" w:color="AAAAAA"/>
              <w:left w:val="nil"/>
              <w:bottom w:val="single" w:sz="6" w:space="0" w:color="AAAAAA"/>
              <w:right w:val="single" w:sz="6" w:space="0" w:color="AAAAAA"/>
            </w:tcBorders>
            <w:shd w:val="clear" w:color="auto" w:fill="2E405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C981B7" w14:textId="77777777" w:rsidR="00D80D8A" w:rsidRDefault="00BE6280">
            <w:pPr>
              <w:spacing w:before="240" w:after="240"/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  <w:sz w:val="18"/>
                <w:szCs w:val="18"/>
              </w:rPr>
              <w:t xml:space="preserve">FC 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  <w:sz w:val="18"/>
                <w:szCs w:val="18"/>
              </w:rPr>
              <w:t>단독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  <w:sz w:val="18"/>
                <w:szCs w:val="18"/>
              </w:rPr>
              <w:t>캐싱</w:t>
            </w:r>
            <w:proofErr w:type="spellEnd"/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  <w:sz w:val="18"/>
                <w:szCs w:val="18"/>
              </w:rPr>
              <w:t>적용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  <w:sz w:val="18"/>
                <w:szCs w:val="18"/>
              </w:rPr>
              <w:t>)</w:t>
            </w:r>
          </w:p>
        </w:tc>
        <w:tc>
          <w:tcPr>
            <w:tcW w:w="1825" w:type="dxa"/>
            <w:tcBorders>
              <w:top w:val="single" w:sz="6" w:space="0" w:color="AAAAAA"/>
              <w:left w:val="nil"/>
              <w:bottom w:val="single" w:sz="6" w:space="0" w:color="AAAAAA"/>
              <w:right w:val="single" w:sz="6" w:space="0" w:color="AAAAAA"/>
            </w:tcBorders>
            <w:shd w:val="clear" w:color="auto" w:fill="2E405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820C18" w14:textId="77777777" w:rsidR="00D80D8A" w:rsidRDefault="00BE6280">
            <w:pPr>
              <w:spacing w:before="240" w:after="240"/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  <w:sz w:val="18"/>
                <w:szCs w:val="18"/>
              </w:rPr>
              <w:t>MCP+FC (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  <w:sz w:val="18"/>
                <w:szCs w:val="18"/>
              </w:rPr>
              <w:t>동적검색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  <w:sz w:val="18"/>
                <w:szCs w:val="18"/>
              </w:rPr>
              <w:t>미적용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  <w:sz w:val="18"/>
                <w:szCs w:val="18"/>
              </w:rPr>
              <w:t>)</w:t>
            </w:r>
          </w:p>
        </w:tc>
        <w:tc>
          <w:tcPr>
            <w:tcW w:w="1825" w:type="dxa"/>
            <w:tcBorders>
              <w:top w:val="single" w:sz="6" w:space="0" w:color="AAAAAA"/>
              <w:left w:val="nil"/>
              <w:bottom w:val="single" w:sz="6" w:space="0" w:color="AAAAAA"/>
              <w:right w:val="single" w:sz="6" w:space="0" w:color="AAAAAA"/>
            </w:tcBorders>
            <w:shd w:val="clear" w:color="auto" w:fill="2E405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16BA8E" w14:textId="77777777" w:rsidR="00D80D8A" w:rsidRDefault="00BE6280">
            <w:pPr>
              <w:spacing w:before="240" w:after="240"/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  <w:sz w:val="18"/>
                <w:szCs w:val="18"/>
              </w:rPr>
              <w:t>MCP+FC (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  <w:sz w:val="18"/>
                <w:szCs w:val="18"/>
              </w:rPr>
              <w:t>동적검색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  <w:sz w:val="18"/>
                <w:szCs w:val="18"/>
              </w:rPr>
              <w:t>적용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  <w:sz w:val="18"/>
                <w:szCs w:val="18"/>
              </w:rPr>
              <w:t>)</w:t>
            </w:r>
          </w:p>
        </w:tc>
      </w:tr>
      <w:tr w:rsidR="00D80D8A" w14:paraId="0CF59469" w14:textId="77777777">
        <w:trPr>
          <w:trHeight w:val="390"/>
        </w:trPr>
        <w:tc>
          <w:tcPr>
            <w:tcW w:w="1868" w:type="dxa"/>
            <w:tcBorders>
              <w:top w:val="nil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7CDD59" w14:textId="77777777" w:rsidR="00D80D8A" w:rsidRDefault="00BE6280">
            <w:pPr>
              <w:spacing w:before="240" w:after="240"/>
              <w:rPr>
                <w:b/>
                <w:bCs/>
                <w:color w:val="444444"/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color w:val="444444"/>
                <w:sz w:val="18"/>
                <w:szCs w:val="18"/>
              </w:rPr>
              <w:t>스키마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444444"/>
                <w:sz w:val="18"/>
                <w:szCs w:val="18"/>
              </w:rPr>
              <w:t>토큰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444444"/>
                <w:sz w:val="18"/>
                <w:szCs w:val="18"/>
              </w:rPr>
              <w:t>/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444444"/>
                <w:sz w:val="18"/>
                <w:szCs w:val="18"/>
              </w:rPr>
              <w:t>호출</w:t>
            </w:r>
          </w:p>
        </w:tc>
        <w:tc>
          <w:tcPr>
            <w:tcW w:w="1752" w:type="dxa"/>
            <w:tcBorders>
              <w:top w:val="nil"/>
              <w:left w:val="nil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45667" w14:textId="77777777" w:rsidR="00D80D8A" w:rsidRDefault="00BE6280">
            <w:pPr>
              <w:spacing w:before="240" w:after="240"/>
              <w:jc w:val="center"/>
              <w:rPr>
                <w:color w:val="444444"/>
                <w:sz w:val="18"/>
                <w:szCs w:val="18"/>
              </w:rPr>
            </w:pPr>
            <w:r>
              <w:rPr>
                <w:color w:val="444444"/>
                <w:sz w:val="18"/>
                <w:szCs w:val="18"/>
              </w:rPr>
              <w:t>3,500</w:t>
            </w:r>
          </w:p>
        </w:tc>
        <w:tc>
          <w:tcPr>
            <w:tcW w:w="1752" w:type="dxa"/>
            <w:tcBorders>
              <w:top w:val="nil"/>
              <w:left w:val="nil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B39AA9" w14:textId="77777777" w:rsidR="00D80D8A" w:rsidRDefault="00BE6280">
            <w:pPr>
              <w:spacing w:before="240" w:after="240"/>
              <w:jc w:val="center"/>
              <w:rPr>
                <w:color w:val="444444"/>
                <w:sz w:val="18"/>
                <w:szCs w:val="18"/>
              </w:rPr>
            </w:pPr>
            <w:r>
              <w:rPr>
                <w:color w:val="444444"/>
                <w:sz w:val="18"/>
                <w:szCs w:val="18"/>
              </w:rPr>
              <w:t>3,500</w:t>
            </w:r>
          </w:p>
        </w:tc>
        <w:tc>
          <w:tcPr>
            <w:tcW w:w="1825" w:type="dxa"/>
            <w:tcBorders>
              <w:top w:val="nil"/>
              <w:left w:val="nil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413F27" w14:textId="77777777" w:rsidR="00D80D8A" w:rsidRDefault="00BE6280">
            <w:pPr>
              <w:spacing w:before="240" w:after="240"/>
              <w:jc w:val="center"/>
              <w:rPr>
                <w:color w:val="444444"/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color w:val="444444"/>
                <w:sz w:val="18"/>
                <w:szCs w:val="18"/>
              </w:rPr>
              <w:t>3,500 (</w:t>
            </w:r>
            <w:r>
              <w:rPr>
                <w:rFonts w:ascii="Arial Unicode MS" w:eastAsia="Arial Unicode MS" w:hAnsi="Arial Unicode MS" w:cs="Arial Unicode MS"/>
                <w:color w:val="444444"/>
                <w:sz w:val="18"/>
                <w:szCs w:val="18"/>
              </w:rPr>
              <w:t>동일</w:t>
            </w:r>
            <w:r>
              <w:rPr>
                <w:rFonts w:ascii="Arial Unicode MS" w:eastAsia="Arial Unicode MS" w:hAnsi="Arial Unicode MS" w:cs="Arial Unicode MS"/>
                <w:color w:val="444444"/>
                <w:sz w:val="18"/>
                <w:szCs w:val="18"/>
              </w:rPr>
              <w:t>)</w:t>
            </w:r>
          </w:p>
        </w:tc>
        <w:tc>
          <w:tcPr>
            <w:tcW w:w="1825" w:type="dxa"/>
            <w:tcBorders>
              <w:top w:val="nil"/>
              <w:left w:val="nil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209B60" w14:textId="77777777" w:rsidR="00D80D8A" w:rsidRDefault="00BE6280">
            <w:pPr>
              <w:spacing w:before="240" w:after="240"/>
              <w:jc w:val="center"/>
              <w:rPr>
                <w:color w:val="444444"/>
                <w:sz w:val="18"/>
                <w:szCs w:val="18"/>
              </w:rPr>
            </w:pPr>
            <w:r>
              <w:rPr>
                <w:color w:val="444444"/>
                <w:sz w:val="18"/>
                <w:szCs w:val="18"/>
              </w:rPr>
              <w:t>~1,050 (K=3)</w:t>
            </w:r>
          </w:p>
        </w:tc>
      </w:tr>
      <w:tr w:rsidR="00D80D8A" w14:paraId="20CC6F30" w14:textId="77777777">
        <w:trPr>
          <w:trHeight w:val="390"/>
        </w:trPr>
        <w:tc>
          <w:tcPr>
            <w:tcW w:w="1868" w:type="dxa"/>
            <w:tcBorders>
              <w:top w:val="nil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4B2E27" w14:textId="77777777" w:rsidR="00D80D8A" w:rsidRDefault="00BE6280">
            <w:pPr>
              <w:spacing w:before="240" w:after="240"/>
              <w:rPr>
                <w:b/>
                <w:bCs/>
                <w:color w:val="444444"/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color w:val="444444"/>
                <w:sz w:val="18"/>
                <w:szCs w:val="18"/>
              </w:rPr>
              <w:t>월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444444"/>
                <w:sz w:val="18"/>
                <w:szCs w:val="18"/>
              </w:rPr>
              <w:t>스키마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44444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b/>
                <w:bCs/>
                <w:color w:val="444444"/>
                <w:sz w:val="18"/>
                <w:szCs w:val="18"/>
              </w:rPr>
              <w:t>토큰비</w:t>
            </w:r>
            <w:proofErr w:type="spellEnd"/>
          </w:p>
        </w:tc>
        <w:tc>
          <w:tcPr>
            <w:tcW w:w="1752" w:type="dxa"/>
            <w:tcBorders>
              <w:top w:val="nil"/>
              <w:left w:val="nil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3655E1" w14:textId="77777777" w:rsidR="00D80D8A" w:rsidRDefault="00BE6280">
            <w:pPr>
              <w:spacing w:before="240" w:after="240"/>
              <w:jc w:val="center"/>
              <w:rPr>
                <w:color w:val="444444"/>
                <w:sz w:val="18"/>
                <w:szCs w:val="18"/>
              </w:rPr>
            </w:pPr>
            <w:r>
              <w:rPr>
                <w:color w:val="444444"/>
                <w:sz w:val="18"/>
                <w:szCs w:val="18"/>
              </w:rPr>
              <w:t>$315</w:t>
            </w:r>
          </w:p>
        </w:tc>
        <w:tc>
          <w:tcPr>
            <w:tcW w:w="1752" w:type="dxa"/>
            <w:tcBorders>
              <w:top w:val="nil"/>
              <w:left w:val="nil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8945B2" w14:textId="77777777" w:rsidR="00D80D8A" w:rsidRDefault="00BE6280">
            <w:pPr>
              <w:spacing w:before="240" w:after="240"/>
              <w:jc w:val="center"/>
              <w:rPr>
                <w:color w:val="444444"/>
                <w:sz w:val="18"/>
                <w:szCs w:val="18"/>
              </w:rPr>
            </w:pPr>
            <w:r>
              <w:rPr>
                <w:color w:val="444444"/>
                <w:sz w:val="18"/>
                <w:szCs w:val="18"/>
              </w:rPr>
              <w:t>$189 *</w:t>
            </w:r>
          </w:p>
        </w:tc>
        <w:tc>
          <w:tcPr>
            <w:tcW w:w="1825" w:type="dxa"/>
            <w:tcBorders>
              <w:top w:val="nil"/>
              <w:left w:val="nil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4396E6" w14:textId="77777777" w:rsidR="00D80D8A" w:rsidRDefault="00BE6280">
            <w:pPr>
              <w:spacing w:before="240" w:after="240"/>
              <w:jc w:val="center"/>
              <w:rPr>
                <w:color w:val="444444"/>
                <w:sz w:val="18"/>
                <w:szCs w:val="18"/>
              </w:rPr>
            </w:pPr>
            <w:r>
              <w:rPr>
                <w:color w:val="444444"/>
                <w:sz w:val="18"/>
                <w:szCs w:val="18"/>
              </w:rPr>
              <w:t>$315</w:t>
            </w:r>
          </w:p>
        </w:tc>
        <w:tc>
          <w:tcPr>
            <w:tcW w:w="1825" w:type="dxa"/>
            <w:tcBorders>
              <w:top w:val="nil"/>
              <w:left w:val="nil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010291" w14:textId="77777777" w:rsidR="00D80D8A" w:rsidRDefault="00BE6280">
            <w:pPr>
              <w:spacing w:before="240" w:after="240"/>
              <w:jc w:val="center"/>
              <w:rPr>
                <w:color w:val="444444"/>
                <w:sz w:val="18"/>
                <w:szCs w:val="18"/>
              </w:rPr>
            </w:pPr>
            <w:r>
              <w:rPr>
                <w:color w:val="444444"/>
                <w:sz w:val="18"/>
                <w:szCs w:val="18"/>
              </w:rPr>
              <w:t>$94.5</w:t>
            </w:r>
          </w:p>
        </w:tc>
      </w:tr>
      <w:tr w:rsidR="00D80D8A" w14:paraId="41E37963" w14:textId="77777777">
        <w:trPr>
          <w:trHeight w:val="390"/>
        </w:trPr>
        <w:tc>
          <w:tcPr>
            <w:tcW w:w="1868" w:type="dxa"/>
            <w:tcBorders>
              <w:top w:val="nil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D23750" w14:textId="77777777" w:rsidR="00D80D8A" w:rsidRDefault="00BE6280">
            <w:pPr>
              <w:spacing w:before="240" w:after="240"/>
              <w:rPr>
                <w:b/>
                <w:bCs/>
                <w:color w:val="444444"/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color w:val="444444"/>
                <w:sz w:val="18"/>
                <w:szCs w:val="18"/>
              </w:rPr>
              <w:t>인프라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444444"/>
                <w:sz w:val="18"/>
                <w:szCs w:val="18"/>
              </w:rPr>
              <w:t>비용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444444"/>
                <w:sz w:val="18"/>
                <w:szCs w:val="18"/>
              </w:rPr>
              <w:t xml:space="preserve"> (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444444"/>
                <w:sz w:val="18"/>
                <w:szCs w:val="18"/>
              </w:rPr>
              <w:t>월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444444"/>
                <w:sz w:val="18"/>
                <w:szCs w:val="18"/>
              </w:rPr>
              <w:t>)</w:t>
            </w:r>
          </w:p>
        </w:tc>
        <w:tc>
          <w:tcPr>
            <w:tcW w:w="1752" w:type="dxa"/>
            <w:tcBorders>
              <w:top w:val="nil"/>
              <w:left w:val="nil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A0DEB6" w14:textId="77777777" w:rsidR="00D80D8A" w:rsidRDefault="00BE6280">
            <w:pPr>
              <w:spacing w:before="240" w:after="240"/>
              <w:jc w:val="center"/>
              <w:rPr>
                <w:color w:val="444444"/>
                <w:sz w:val="18"/>
                <w:szCs w:val="18"/>
              </w:rPr>
            </w:pPr>
            <w:r>
              <w:rPr>
                <w:color w:val="444444"/>
                <w:sz w:val="18"/>
                <w:szCs w:val="18"/>
              </w:rPr>
              <w:t>$0</w:t>
            </w:r>
          </w:p>
        </w:tc>
        <w:tc>
          <w:tcPr>
            <w:tcW w:w="1752" w:type="dxa"/>
            <w:tcBorders>
              <w:top w:val="nil"/>
              <w:left w:val="nil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8CE67B" w14:textId="77777777" w:rsidR="00D80D8A" w:rsidRDefault="00BE6280">
            <w:pPr>
              <w:spacing w:before="240" w:after="240"/>
              <w:jc w:val="center"/>
              <w:rPr>
                <w:color w:val="444444"/>
                <w:sz w:val="18"/>
                <w:szCs w:val="18"/>
              </w:rPr>
            </w:pPr>
            <w:r>
              <w:rPr>
                <w:color w:val="444444"/>
                <w:sz w:val="18"/>
                <w:szCs w:val="18"/>
              </w:rPr>
              <w:t>$0</w:t>
            </w:r>
          </w:p>
        </w:tc>
        <w:tc>
          <w:tcPr>
            <w:tcW w:w="1825" w:type="dxa"/>
            <w:tcBorders>
              <w:top w:val="nil"/>
              <w:left w:val="nil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72A18C" w14:textId="77777777" w:rsidR="00D80D8A" w:rsidRDefault="00BE6280">
            <w:pPr>
              <w:spacing w:before="240" w:after="240"/>
              <w:jc w:val="center"/>
              <w:rPr>
                <w:color w:val="444444"/>
                <w:sz w:val="18"/>
                <w:szCs w:val="18"/>
              </w:rPr>
            </w:pPr>
            <w:r>
              <w:rPr>
                <w:color w:val="444444"/>
                <w:sz w:val="18"/>
                <w:szCs w:val="18"/>
              </w:rPr>
              <w:t>$70~250</w:t>
            </w:r>
          </w:p>
        </w:tc>
        <w:tc>
          <w:tcPr>
            <w:tcW w:w="1825" w:type="dxa"/>
            <w:tcBorders>
              <w:top w:val="nil"/>
              <w:left w:val="nil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AC5FC8" w14:textId="77777777" w:rsidR="00D80D8A" w:rsidRDefault="00BE6280">
            <w:pPr>
              <w:spacing w:before="240" w:after="240"/>
              <w:jc w:val="center"/>
              <w:rPr>
                <w:color w:val="444444"/>
                <w:sz w:val="18"/>
                <w:szCs w:val="18"/>
              </w:rPr>
            </w:pPr>
            <w:r>
              <w:rPr>
                <w:color w:val="444444"/>
                <w:sz w:val="18"/>
                <w:szCs w:val="18"/>
              </w:rPr>
              <w:t>$70~250</w:t>
            </w:r>
          </w:p>
        </w:tc>
      </w:tr>
      <w:tr w:rsidR="00D80D8A" w14:paraId="4F8B19BE" w14:textId="77777777">
        <w:trPr>
          <w:trHeight w:val="645"/>
        </w:trPr>
        <w:tc>
          <w:tcPr>
            <w:tcW w:w="1868" w:type="dxa"/>
            <w:tcBorders>
              <w:top w:val="nil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B49D03" w14:textId="77777777" w:rsidR="00D80D8A" w:rsidRDefault="00BE6280">
            <w:pPr>
              <w:spacing w:before="240" w:after="240"/>
              <w:rPr>
                <w:b/>
                <w:bCs/>
                <w:color w:val="444444"/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color w:val="444444"/>
                <w:sz w:val="18"/>
                <w:szCs w:val="18"/>
              </w:rPr>
              <w:t>월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444444"/>
                <w:sz w:val="18"/>
                <w:szCs w:val="18"/>
              </w:rPr>
              <w:t xml:space="preserve"> TCO (</w:t>
            </w:r>
            <w:proofErr w:type="spellStart"/>
            <w:r>
              <w:rPr>
                <w:rFonts w:ascii="Arial Unicode MS" w:eastAsia="Arial Unicode MS" w:hAnsi="Arial Unicode MS" w:cs="Arial Unicode MS"/>
                <w:b/>
                <w:bCs/>
                <w:color w:val="444444"/>
                <w:sz w:val="18"/>
                <w:szCs w:val="18"/>
              </w:rPr>
              <w:t>스키마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444444"/>
                <w:sz w:val="18"/>
                <w:szCs w:val="18"/>
              </w:rPr>
              <w:t>+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444444"/>
                <w:sz w:val="18"/>
                <w:szCs w:val="18"/>
              </w:rPr>
              <w:t>인프라</w:t>
            </w:r>
            <w:proofErr w:type="spellEnd"/>
            <w:r>
              <w:rPr>
                <w:rFonts w:ascii="Arial Unicode MS" w:eastAsia="Arial Unicode MS" w:hAnsi="Arial Unicode MS" w:cs="Arial Unicode MS"/>
                <w:b/>
                <w:bCs/>
                <w:color w:val="444444"/>
                <w:sz w:val="18"/>
                <w:szCs w:val="18"/>
              </w:rPr>
              <w:t>)</w:t>
            </w:r>
          </w:p>
        </w:tc>
        <w:tc>
          <w:tcPr>
            <w:tcW w:w="1752" w:type="dxa"/>
            <w:tcBorders>
              <w:top w:val="nil"/>
              <w:left w:val="nil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F851F6" w14:textId="77777777" w:rsidR="00D80D8A" w:rsidRDefault="00BE6280">
            <w:pPr>
              <w:spacing w:before="240" w:after="240"/>
              <w:jc w:val="center"/>
              <w:rPr>
                <w:b/>
                <w:bCs/>
                <w:color w:val="444444"/>
                <w:sz w:val="18"/>
                <w:szCs w:val="18"/>
              </w:rPr>
            </w:pPr>
            <w:r>
              <w:rPr>
                <w:b/>
                <w:bCs/>
                <w:color w:val="444444"/>
                <w:sz w:val="18"/>
                <w:szCs w:val="18"/>
              </w:rPr>
              <w:t>$315</w:t>
            </w:r>
          </w:p>
        </w:tc>
        <w:tc>
          <w:tcPr>
            <w:tcW w:w="1752" w:type="dxa"/>
            <w:tcBorders>
              <w:top w:val="nil"/>
              <w:left w:val="nil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6D03FD" w14:textId="77777777" w:rsidR="00D80D8A" w:rsidRDefault="00BE6280">
            <w:pPr>
              <w:spacing w:before="240" w:after="240"/>
              <w:jc w:val="center"/>
              <w:rPr>
                <w:b/>
                <w:bCs/>
                <w:color w:val="444444"/>
                <w:sz w:val="18"/>
                <w:szCs w:val="18"/>
              </w:rPr>
            </w:pPr>
            <w:r>
              <w:rPr>
                <w:b/>
                <w:bCs/>
                <w:color w:val="444444"/>
                <w:sz w:val="18"/>
                <w:szCs w:val="18"/>
              </w:rPr>
              <w:t>$189</w:t>
            </w:r>
          </w:p>
        </w:tc>
        <w:tc>
          <w:tcPr>
            <w:tcW w:w="1825" w:type="dxa"/>
            <w:tcBorders>
              <w:top w:val="nil"/>
              <w:left w:val="nil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3ECE8A" w14:textId="77777777" w:rsidR="00D80D8A" w:rsidRDefault="00BE6280">
            <w:pPr>
              <w:spacing w:before="240" w:after="240"/>
              <w:jc w:val="center"/>
              <w:rPr>
                <w:b/>
                <w:bCs/>
                <w:color w:val="CC0000"/>
                <w:sz w:val="18"/>
                <w:szCs w:val="18"/>
              </w:rPr>
            </w:pPr>
            <w:r>
              <w:rPr>
                <w:b/>
                <w:bCs/>
                <w:color w:val="CC0000"/>
                <w:sz w:val="18"/>
                <w:szCs w:val="18"/>
              </w:rPr>
              <w:t>$385~565</w:t>
            </w:r>
          </w:p>
        </w:tc>
        <w:tc>
          <w:tcPr>
            <w:tcW w:w="1825" w:type="dxa"/>
            <w:tcBorders>
              <w:top w:val="nil"/>
              <w:left w:val="nil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865582" w14:textId="77777777" w:rsidR="00D80D8A" w:rsidRDefault="00BE6280">
            <w:pPr>
              <w:spacing w:before="240" w:after="240"/>
              <w:jc w:val="center"/>
              <w:rPr>
                <w:b/>
                <w:bCs/>
                <w:color w:val="006600"/>
                <w:sz w:val="18"/>
                <w:szCs w:val="18"/>
              </w:rPr>
            </w:pPr>
            <w:r>
              <w:rPr>
                <w:b/>
                <w:bCs/>
                <w:color w:val="006600"/>
                <w:sz w:val="18"/>
                <w:szCs w:val="18"/>
              </w:rPr>
              <w:t>$165~345</w:t>
            </w:r>
          </w:p>
        </w:tc>
      </w:tr>
    </w:tbl>
    <w:p w14:paraId="26676CBC" w14:textId="77777777" w:rsidR="00D80D8A" w:rsidRDefault="00D80D8A">
      <w:pPr>
        <w:spacing w:before="60" w:after="80"/>
      </w:pPr>
    </w:p>
    <w:p w14:paraId="68C3328C" w14:textId="77777777" w:rsidR="00D80D8A" w:rsidRDefault="00D80D8A">
      <w:pPr>
        <w:spacing w:before="60" w:after="80"/>
      </w:pPr>
    </w:p>
    <w:tbl>
      <w:tblPr>
        <w:tblStyle w:val="affff6"/>
        <w:tblW w:w="901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015"/>
      </w:tblGrid>
      <w:tr w:rsidR="00D80D8A" w14:paraId="728A6585" w14:textId="77777777">
        <w:trPr>
          <w:trHeight w:val="1590"/>
        </w:trPr>
        <w:tc>
          <w:tcPr>
            <w:tcW w:w="9015" w:type="dxa"/>
            <w:tcBorders>
              <w:top w:val="single" w:sz="6" w:space="0" w:color="B0BEC5"/>
              <w:left w:val="single" w:sz="6" w:space="0" w:color="1B3A5C"/>
              <w:bottom w:val="single" w:sz="6" w:space="0" w:color="B0BEC5"/>
              <w:right w:val="single" w:sz="6" w:space="0" w:color="B0BEC5"/>
            </w:tcBorders>
            <w:shd w:val="clear" w:color="auto" w:fill="FFF8E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377254A" w14:textId="77777777" w:rsidR="00D80D8A" w:rsidRDefault="00BE6280">
            <w:pPr>
              <w:spacing w:before="40" w:after="40"/>
              <w:rPr>
                <w:b/>
                <w:bCs/>
                <w:color w:val="444444"/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color w:val="444444"/>
                <w:sz w:val="20"/>
                <w:szCs w:val="20"/>
              </w:rPr>
              <w:t>주의</w:t>
            </w:r>
          </w:p>
          <w:p w14:paraId="2CDE4819" w14:textId="77777777" w:rsidR="00D80D8A" w:rsidRDefault="00BE6280">
            <w:pPr>
              <w:spacing w:before="20" w:after="20"/>
              <w:rPr>
                <w:color w:val="444444"/>
                <w:sz w:val="19"/>
                <w:szCs w:val="19"/>
              </w:rPr>
            </w:pPr>
            <w:proofErr w:type="spellStart"/>
            <w:r>
              <w:rPr>
                <w:rFonts w:ascii="Arial Unicode MS" w:eastAsia="Arial Unicode MS" w:hAnsi="Arial Unicode MS" w:cs="Arial Unicode MS"/>
                <w:b/>
                <w:bCs/>
                <w:color w:val="444444"/>
                <w:sz w:val="19"/>
                <w:szCs w:val="19"/>
              </w:rPr>
              <w:t>캐싱</w:t>
            </w:r>
            <w:proofErr w:type="spellEnd"/>
            <w:r>
              <w:rPr>
                <w:rFonts w:ascii="Arial Unicode MS" w:eastAsia="Arial Unicode MS" w:hAnsi="Arial Unicode MS" w:cs="Arial Unicode MS"/>
                <w:b/>
                <w:bCs/>
                <w:color w:val="444444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444444"/>
                <w:sz w:val="19"/>
                <w:szCs w:val="19"/>
              </w:rPr>
              <w:t>적용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444444"/>
                <w:sz w:val="19"/>
                <w:szCs w:val="19"/>
              </w:rPr>
              <w:t xml:space="preserve"> FC($189/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444444"/>
                <w:sz w:val="19"/>
                <w:szCs w:val="19"/>
              </w:rPr>
              <w:t>월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444444"/>
                <w:sz w:val="19"/>
                <w:szCs w:val="19"/>
              </w:rPr>
              <w:t>)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444444"/>
                <w:sz w:val="19"/>
                <w:szCs w:val="19"/>
              </w:rPr>
              <w:t>와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444444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b/>
                <w:bCs/>
                <w:color w:val="444444"/>
                <w:sz w:val="19"/>
                <w:szCs w:val="19"/>
              </w:rPr>
              <w:t>MCP+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444444"/>
                <w:sz w:val="19"/>
                <w:szCs w:val="19"/>
              </w:rPr>
              <w:t>동적검색</w:t>
            </w:r>
            <w:proofErr w:type="spellEnd"/>
            <w:r>
              <w:rPr>
                <w:rFonts w:ascii="Arial Unicode MS" w:eastAsia="Arial Unicode MS" w:hAnsi="Arial Unicode MS" w:cs="Arial Unicode MS"/>
                <w:b/>
                <w:bCs/>
                <w:color w:val="444444"/>
                <w:sz w:val="19"/>
                <w:szCs w:val="19"/>
              </w:rPr>
              <w:t>($165~345/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444444"/>
                <w:sz w:val="19"/>
                <w:szCs w:val="19"/>
              </w:rPr>
              <w:t>월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444444"/>
                <w:sz w:val="19"/>
                <w:szCs w:val="19"/>
              </w:rPr>
              <w:t>)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444444"/>
                <w:sz w:val="19"/>
                <w:szCs w:val="19"/>
              </w:rPr>
              <w:t>의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444444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444444"/>
                <w:sz w:val="19"/>
                <w:szCs w:val="19"/>
              </w:rPr>
              <w:t>차이가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444444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444444"/>
                <w:sz w:val="19"/>
                <w:szCs w:val="19"/>
              </w:rPr>
              <w:t>크지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444444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444444"/>
                <w:sz w:val="19"/>
                <w:szCs w:val="19"/>
              </w:rPr>
              <w:t>않을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444444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444444"/>
                <w:sz w:val="19"/>
                <w:szCs w:val="19"/>
              </w:rPr>
              <w:t>수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444444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444444"/>
                <w:sz w:val="19"/>
                <w:szCs w:val="19"/>
              </w:rPr>
              <w:t>있다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444444"/>
                <w:sz w:val="19"/>
                <w:szCs w:val="19"/>
              </w:rPr>
              <w:t>.</w:t>
            </w:r>
            <w:r>
              <w:rPr>
                <w:rFonts w:ascii="Arial Unicode MS" w:eastAsia="Arial Unicode MS" w:hAnsi="Arial Unicode MS" w:cs="Arial Unicode MS"/>
                <w:color w:val="444444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44444"/>
                <w:sz w:val="19"/>
                <w:szCs w:val="19"/>
              </w:rPr>
              <w:t>이</w:t>
            </w:r>
            <w:r>
              <w:rPr>
                <w:rFonts w:ascii="Arial Unicode MS" w:eastAsia="Arial Unicode MS" w:hAnsi="Arial Unicode MS" w:cs="Arial Unicode MS"/>
                <w:color w:val="444444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44444"/>
                <w:sz w:val="19"/>
                <w:szCs w:val="19"/>
              </w:rPr>
              <w:t>경우</w:t>
            </w:r>
            <w:r>
              <w:rPr>
                <w:rFonts w:ascii="Arial Unicode MS" w:eastAsia="Arial Unicode MS" w:hAnsi="Arial Unicode MS" w:cs="Arial Unicode MS"/>
                <w:color w:val="444444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444444"/>
                <w:sz w:val="19"/>
                <w:szCs w:val="19"/>
              </w:rPr>
              <w:t>MCP</w:t>
            </w:r>
            <w:r>
              <w:rPr>
                <w:rFonts w:ascii="Arial Unicode MS" w:eastAsia="Arial Unicode MS" w:hAnsi="Arial Unicode MS" w:cs="Arial Unicode MS"/>
                <w:color w:val="444444"/>
                <w:sz w:val="19"/>
                <w:szCs w:val="19"/>
              </w:rPr>
              <w:t>의</w:t>
            </w:r>
            <w:proofErr w:type="spellEnd"/>
            <w:r>
              <w:rPr>
                <w:rFonts w:ascii="Arial Unicode MS" w:eastAsia="Arial Unicode MS" w:hAnsi="Arial Unicode MS" w:cs="Arial Unicode MS"/>
                <w:color w:val="444444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44444"/>
                <w:sz w:val="19"/>
                <w:szCs w:val="19"/>
              </w:rPr>
              <w:t>비용</w:t>
            </w:r>
            <w:r>
              <w:rPr>
                <w:rFonts w:ascii="Arial Unicode MS" w:eastAsia="Arial Unicode MS" w:hAnsi="Arial Unicode MS" w:cs="Arial Unicode MS"/>
                <w:color w:val="444444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44444"/>
                <w:sz w:val="19"/>
                <w:szCs w:val="19"/>
              </w:rPr>
              <w:t>정당성은</w:t>
            </w:r>
            <w:r>
              <w:rPr>
                <w:rFonts w:ascii="Arial Unicode MS" w:eastAsia="Arial Unicode MS" w:hAnsi="Arial Unicode MS" w:cs="Arial Unicode MS"/>
                <w:color w:val="444444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44444"/>
                <w:sz w:val="19"/>
                <w:szCs w:val="19"/>
              </w:rPr>
              <w:t>토큰</w:t>
            </w:r>
            <w:r>
              <w:rPr>
                <w:rFonts w:ascii="Arial Unicode MS" w:eastAsia="Arial Unicode MS" w:hAnsi="Arial Unicode MS" w:cs="Arial Unicode MS"/>
                <w:color w:val="444444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44444"/>
                <w:sz w:val="19"/>
                <w:szCs w:val="19"/>
              </w:rPr>
              <w:t>절감이</w:t>
            </w:r>
            <w:r>
              <w:rPr>
                <w:rFonts w:ascii="Arial Unicode MS" w:eastAsia="Arial Unicode MS" w:hAnsi="Arial Unicode MS" w:cs="Arial Unicode MS"/>
                <w:color w:val="444444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44444"/>
                <w:sz w:val="19"/>
                <w:szCs w:val="19"/>
              </w:rPr>
              <w:t>아니라</w:t>
            </w:r>
            <w:r>
              <w:rPr>
                <w:rFonts w:ascii="Arial Unicode MS" w:eastAsia="Arial Unicode MS" w:hAnsi="Arial Unicode MS" w:cs="Arial Unicode MS"/>
                <w:color w:val="444444"/>
                <w:sz w:val="19"/>
                <w:szCs w:val="19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  <w:color w:val="444444"/>
                <w:sz w:val="19"/>
                <w:szCs w:val="19"/>
              </w:rPr>
              <w:t>도구</w:t>
            </w:r>
            <w:r>
              <w:rPr>
                <w:rFonts w:ascii="Arial Unicode MS" w:eastAsia="Arial Unicode MS" w:hAnsi="Arial Unicode MS" w:cs="Arial Unicode MS"/>
                <w:color w:val="444444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44444"/>
                <w:sz w:val="19"/>
                <w:szCs w:val="19"/>
              </w:rPr>
              <w:t>재사용에</w:t>
            </w:r>
            <w:r>
              <w:rPr>
                <w:rFonts w:ascii="Arial Unicode MS" w:eastAsia="Arial Unicode MS" w:hAnsi="Arial Unicode MS" w:cs="Arial Unicode MS"/>
                <w:color w:val="444444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44444"/>
                <w:sz w:val="19"/>
                <w:szCs w:val="19"/>
              </w:rPr>
              <w:t>의한</w:t>
            </w:r>
            <w:r>
              <w:rPr>
                <w:rFonts w:ascii="Arial Unicode MS" w:eastAsia="Arial Unicode MS" w:hAnsi="Arial Unicode MS" w:cs="Arial Unicode MS"/>
                <w:color w:val="444444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44444"/>
                <w:sz w:val="19"/>
                <w:szCs w:val="19"/>
              </w:rPr>
              <w:t>중복</w:t>
            </w:r>
            <w:r>
              <w:rPr>
                <w:rFonts w:ascii="Arial Unicode MS" w:eastAsia="Arial Unicode MS" w:hAnsi="Arial Unicode MS" w:cs="Arial Unicode MS"/>
                <w:color w:val="444444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44444"/>
                <w:sz w:val="19"/>
                <w:szCs w:val="19"/>
              </w:rPr>
              <w:t>개발</w:t>
            </w:r>
            <w:r>
              <w:rPr>
                <w:rFonts w:ascii="Arial Unicode MS" w:eastAsia="Arial Unicode MS" w:hAnsi="Arial Unicode MS" w:cs="Arial Unicode MS"/>
                <w:color w:val="444444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44444"/>
                <w:sz w:val="19"/>
                <w:szCs w:val="19"/>
              </w:rPr>
              <w:t>비용</w:t>
            </w:r>
            <w:r>
              <w:rPr>
                <w:rFonts w:ascii="Arial Unicode MS" w:eastAsia="Arial Unicode MS" w:hAnsi="Arial Unicode MS" w:cs="Arial Unicode MS"/>
                <w:color w:val="444444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44444"/>
                <w:sz w:val="19"/>
                <w:szCs w:val="19"/>
              </w:rPr>
              <w:t>절감과</w:t>
            </w:r>
            <w:r>
              <w:rPr>
                <w:rFonts w:ascii="Arial Unicode MS" w:eastAsia="Arial Unicode MS" w:hAnsi="Arial Unicode MS" w:cs="Arial Unicode MS"/>
                <w:color w:val="444444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44444"/>
                <w:sz w:val="19"/>
                <w:szCs w:val="19"/>
              </w:rPr>
              <w:t>중앙</w:t>
            </w:r>
            <w:r>
              <w:rPr>
                <w:rFonts w:ascii="Arial Unicode MS" w:eastAsia="Arial Unicode MS" w:hAnsi="Arial Unicode MS" w:cs="Arial Unicode MS"/>
                <w:color w:val="444444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44444"/>
                <w:sz w:val="19"/>
                <w:szCs w:val="19"/>
              </w:rPr>
              <w:t>관리에</w:t>
            </w:r>
            <w:r>
              <w:rPr>
                <w:rFonts w:ascii="Arial Unicode MS" w:eastAsia="Arial Unicode MS" w:hAnsi="Arial Unicode MS" w:cs="Arial Unicode MS"/>
                <w:color w:val="444444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44444"/>
                <w:sz w:val="19"/>
                <w:szCs w:val="19"/>
              </w:rPr>
              <w:t>의한</w:t>
            </w:r>
            <w:r>
              <w:rPr>
                <w:rFonts w:ascii="Arial Unicode MS" w:eastAsia="Arial Unicode MS" w:hAnsi="Arial Unicode MS" w:cs="Arial Unicode MS"/>
                <w:color w:val="444444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44444"/>
                <w:sz w:val="19"/>
                <w:szCs w:val="19"/>
              </w:rPr>
              <w:t>운영</w:t>
            </w:r>
            <w:r>
              <w:rPr>
                <w:rFonts w:ascii="Arial Unicode MS" w:eastAsia="Arial Unicode MS" w:hAnsi="Arial Unicode MS" w:cs="Arial Unicode MS"/>
                <w:color w:val="444444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44444"/>
                <w:sz w:val="19"/>
                <w:szCs w:val="19"/>
              </w:rPr>
              <w:t>비용</w:t>
            </w:r>
            <w:r>
              <w:rPr>
                <w:rFonts w:ascii="Arial Unicode MS" w:eastAsia="Arial Unicode MS" w:hAnsi="Arial Unicode MS" w:cs="Arial Unicode MS"/>
                <w:color w:val="444444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44444"/>
                <w:sz w:val="19"/>
                <w:szCs w:val="19"/>
              </w:rPr>
              <w:t>절감</w:t>
            </w:r>
            <w:r>
              <w:rPr>
                <w:rFonts w:ascii="Arial Unicode MS" w:eastAsia="Arial Unicode MS" w:hAnsi="Arial Unicode MS" w:cs="Arial Unicode MS"/>
                <w:color w:val="444444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44444"/>
                <w:sz w:val="19"/>
                <w:szCs w:val="19"/>
              </w:rPr>
              <w:t>및</w:t>
            </w:r>
            <w:r>
              <w:rPr>
                <w:rFonts w:ascii="Arial Unicode MS" w:eastAsia="Arial Unicode MS" w:hAnsi="Arial Unicode MS" w:cs="Arial Unicode MS"/>
                <w:color w:val="444444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44444"/>
                <w:sz w:val="19"/>
                <w:szCs w:val="19"/>
              </w:rPr>
              <w:t>정성적</w:t>
            </w:r>
            <w:r>
              <w:rPr>
                <w:rFonts w:ascii="Arial Unicode MS" w:eastAsia="Arial Unicode MS" w:hAnsi="Arial Unicode MS" w:cs="Arial Unicode MS"/>
                <w:color w:val="444444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44444"/>
                <w:sz w:val="19"/>
                <w:szCs w:val="19"/>
              </w:rPr>
              <w:t>가치를</w:t>
            </w:r>
            <w:r>
              <w:rPr>
                <w:rFonts w:ascii="Arial Unicode MS" w:eastAsia="Arial Unicode MS" w:hAnsi="Arial Unicode MS" w:cs="Arial Unicode MS"/>
                <w:color w:val="444444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44444"/>
                <w:sz w:val="19"/>
                <w:szCs w:val="19"/>
              </w:rPr>
              <w:t>함께</w:t>
            </w:r>
            <w:r>
              <w:rPr>
                <w:rFonts w:ascii="Arial Unicode MS" w:eastAsia="Arial Unicode MS" w:hAnsi="Arial Unicode MS" w:cs="Arial Unicode MS"/>
                <w:color w:val="444444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44444"/>
                <w:sz w:val="19"/>
                <w:szCs w:val="19"/>
              </w:rPr>
              <w:t>고려해야</w:t>
            </w:r>
            <w:r>
              <w:rPr>
                <w:rFonts w:ascii="Arial Unicode MS" w:eastAsia="Arial Unicode MS" w:hAnsi="Arial Unicode MS" w:cs="Arial Unicode MS"/>
                <w:color w:val="444444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44444"/>
                <w:sz w:val="19"/>
                <w:szCs w:val="19"/>
              </w:rPr>
              <w:t>한다</w:t>
            </w:r>
            <w:r>
              <w:rPr>
                <w:rFonts w:ascii="Arial Unicode MS" w:eastAsia="Arial Unicode MS" w:hAnsi="Arial Unicode MS" w:cs="Arial Unicode MS"/>
                <w:color w:val="444444"/>
                <w:sz w:val="19"/>
                <w:szCs w:val="19"/>
              </w:rPr>
              <w:t>.</w:t>
            </w:r>
          </w:p>
          <w:p w14:paraId="6680B41B" w14:textId="77777777" w:rsidR="00D80D8A" w:rsidRDefault="00BE6280">
            <w:pPr>
              <w:spacing w:before="20" w:after="20"/>
              <w:rPr>
                <w:color w:val="444444"/>
                <w:sz w:val="19"/>
                <w:szCs w:val="19"/>
              </w:rPr>
            </w:pPr>
            <w:r>
              <w:rPr>
                <w:rFonts w:ascii="Arial Unicode MS" w:eastAsia="Arial Unicode MS" w:hAnsi="Arial Unicode MS" w:cs="Arial Unicode MS"/>
                <w:color w:val="444444"/>
                <w:sz w:val="19"/>
                <w:szCs w:val="19"/>
              </w:rPr>
              <w:t xml:space="preserve">* </w:t>
            </w:r>
            <w:r>
              <w:rPr>
                <w:rFonts w:ascii="Arial Unicode MS" w:eastAsia="Arial Unicode MS" w:hAnsi="Arial Unicode MS" w:cs="Arial Unicode MS"/>
                <w:color w:val="444444"/>
                <w:sz w:val="19"/>
                <w:szCs w:val="19"/>
              </w:rPr>
              <w:t>위</w:t>
            </w:r>
            <w:r>
              <w:rPr>
                <w:rFonts w:ascii="Arial Unicode MS" w:eastAsia="Arial Unicode MS" w:hAnsi="Arial Unicode MS" w:cs="Arial Unicode MS"/>
                <w:color w:val="444444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44444"/>
                <w:sz w:val="19"/>
                <w:szCs w:val="19"/>
              </w:rPr>
              <w:t>수치는</w:t>
            </w:r>
            <w:r>
              <w:rPr>
                <w:rFonts w:ascii="Arial Unicode MS" w:eastAsia="Arial Unicode MS" w:hAnsi="Arial Unicode MS" w:cs="Arial Unicode MS"/>
                <w:color w:val="444444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44444"/>
                <w:sz w:val="19"/>
                <w:szCs w:val="19"/>
              </w:rPr>
              <w:t>추정이며</w:t>
            </w:r>
            <w:r>
              <w:rPr>
                <w:rFonts w:ascii="Arial Unicode MS" w:eastAsia="Arial Unicode MS" w:hAnsi="Arial Unicode MS" w:cs="Arial Unicode MS"/>
                <w:color w:val="444444"/>
                <w:sz w:val="19"/>
                <w:szCs w:val="19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  <w:color w:val="444444"/>
                <w:sz w:val="19"/>
                <w:szCs w:val="19"/>
              </w:rPr>
              <w:t>파일럿</w:t>
            </w:r>
            <w:r>
              <w:rPr>
                <w:rFonts w:ascii="Arial Unicode MS" w:eastAsia="Arial Unicode MS" w:hAnsi="Arial Unicode MS" w:cs="Arial Unicode MS"/>
                <w:color w:val="444444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44444"/>
                <w:sz w:val="19"/>
                <w:szCs w:val="19"/>
              </w:rPr>
              <w:t>시</w:t>
            </w:r>
            <w:r>
              <w:rPr>
                <w:rFonts w:ascii="Arial Unicode MS" w:eastAsia="Arial Unicode MS" w:hAnsi="Arial Unicode MS" w:cs="Arial Unicode MS"/>
                <w:color w:val="444444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44444"/>
                <w:sz w:val="19"/>
                <w:szCs w:val="19"/>
              </w:rPr>
              <w:t>자사</w:t>
            </w:r>
            <w:r>
              <w:rPr>
                <w:rFonts w:ascii="Arial Unicode MS" w:eastAsia="Arial Unicode MS" w:hAnsi="Arial Unicode MS" w:cs="Arial Unicode MS"/>
                <w:color w:val="444444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44444"/>
                <w:sz w:val="19"/>
                <w:szCs w:val="19"/>
              </w:rPr>
              <w:t>환경에서의</w:t>
            </w:r>
            <w:r>
              <w:rPr>
                <w:rFonts w:ascii="Arial Unicode MS" w:eastAsia="Arial Unicode MS" w:hAnsi="Arial Unicode MS" w:cs="Arial Unicode MS"/>
                <w:color w:val="444444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44444"/>
                <w:sz w:val="19"/>
                <w:szCs w:val="19"/>
              </w:rPr>
              <w:t>실측을</w:t>
            </w:r>
            <w:r>
              <w:rPr>
                <w:rFonts w:ascii="Arial Unicode MS" w:eastAsia="Arial Unicode MS" w:hAnsi="Arial Unicode MS" w:cs="Arial Unicode MS"/>
                <w:color w:val="444444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44444"/>
                <w:sz w:val="19"/>
                <w:szCs w:val="19"/>
              </w:rPr>
              <w:t>통해</w:t>
            </w:r>
            <w:r>
              <w:rPr>
                <w:rFonts w:ascii="Arial Unicode MS" w:eastAsia="Arial Unicode MS" w:hAnsi="Arial Unicode MS" w:cs="Arial Unicode MS"/>
                <w:color w:val="444444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44444"/>
                <w:sz w:val="19"/>
                <w:szCs w:val="19"/>
              </w:rPr>
              <w:t>검증해야</w:t>
            </w:r>
            <w:r>
              <w:rPr>
                <w:rFonts w:ascii="Arial Unicode MS" w:eastAsia="Arial Unicode MS" w:hAnsi="Arial Unicode MS" w:cs="Arial Unicode MS"/>
                <w:color w:val="444444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44444"/>
                <w:sz w:val="19"/>
                <w:szCs w:val="19"/>
              </w:rPr>
              <w:t>한다</w:t>
            </w:r>
            <w:r>
              <w:rPr>
                <w:rFonts w:ascii="Arial Unicode MS" w:eastAsia="Arial Unicode MS" w:hAnsi="Arial Unicode MS" w:cs="Arial Unicode MS"/>
                <w:color w:val="444444"/>
                <w:sz w:val="19"/>
                <w:szCs w:val="19"/>
              </w:rPr>
              <w:t xml:space="preserve"> (SHOULD)</w:t>
            </w:r>
          </w:p>
        </w:tc>
      </w:tr>
    </w:tbl>
    <w:p w14:paraId="426586DE" w14:textId="77777777" w:rsidR="00D80D8A" w:rsidRDefault="00D80D8A">
      <w:pPr>
        <w:spacing w:before="40" w:after="40"/>
        <w:rPr>
          <w:color w:val="444444"/>
          <w:sz w:val="20"/>
          <w:szCs w:val="20"/>
        </w:rPr>
      </w:pPr>
    </w:p>
    <w:p w14:paraId="4BF3CDB0" w14:textId="77777777" w:rsidR="00D80D8A" w:rsidRDefault="00BE6280">
      <w:pPr>
        <w:spacing w:before="300" w:after="160"/>
        <w:rPr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>손익분기점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판단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기준</w:t>
      </w:r>
    </w:p>
    <w:p w14:paraId="6326A703" w14:textId="77777777" w:rsidR="00D80D8A" w:rsidRDefault="00BE6280">
      <w:pPr>
        <w:spacing w:before="240" w:after="120"/>
        <w:rPr>
          <w:color w:val="444444"/>
          <w:sz w:val="20"/>
          <w:szCs w:val="20"/>
        </w:rPr>
      </w:pPr>
      <w:r>
        <w:rPr>
          <w:rFonts w:ascii="Arial Unicode MS" w:eastAsia="Arial Unicode MS" w:hAnsi="Arial Unicode MS" w:cs="Arial Unicode MS"/>
          <w:color w:val="444444"/>
          <w:sz w:val="20"/>
          <w:szCs w:val="20"/>
        </w:rPr>
        <w:t>다음</w:t>
      </w:r>
      <w:r>
        <w:rPr>
          <w:rFonts w:ascii="Arial Unicode MS" w:eastAsia="Arial Unicode MS" w:hAnsi="Arial Unicode MS" w:cs="Arial Unicode MS"/>
          <w:color w:val="444444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color w:val="444444"/>
          <w:sz w:val="20"/>
          <w:szCs w:val="20"/>
        </w:rPr>
        <w:t>조건</w:t>
      </w:r>
      <w:r>
        <w:rPr>
          <w:rFonts w:ascii="Arial Unicode MS" w:eastAsia="Arial Unicode MS" w:hAnsi="Arial Unicode MS" w:cs="Arial Unicode MS"/>
          <w:color w:val="444444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color w:val="444444"/>
          <w:sz w:val="20"/>
          <w:szCs w:val="20"/>
        </w:rPr>
        <w:t>가운데</w:t>
      </w:r>
      <w:r>
        <w:rPr>
          <w:rFonts w:ascii="Arial Unicode MS" w:eastAsia="Arial Unicode MS" w:hAnsi="Arial Unicode MS" w:cs="Arial Unicode MS"/>
          <w:color w:val="444444"/>
          <w:sz w:val="20"/>
          <w:szCs w:val="20"/>
        </w:rPr>
        <w:t xml:space="preserve"> 2</w:t>
      </w:r>
      <w:r>
        <w:rPr>
          <w:rFonts w:ascii="Arial Unicode MS" w:eastAsia="Arial Unicode MS" w:hAnsi="Arial Unicode MS" w:cs="Arial Unicode MS"/>
          <w:color w:val="444444"/>
          <w:sz w:val="20"/>
          <w:szCs w:val="20"/>
        </w:rPr>
        <w:t>개</w:t>
      </w:r>
      <w:r>
        <w:rPr>
          <w:rFonts w:ascii="Arial Unicode MS" w:eastAsia="Arial Unicode MS" w:hAnsi="Arial Unicode MS" w:cs="Arial Unicode MS"/>
          <w:color w:val="444444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color w:val="444444"/>
          <w:sz w:val="20"/>
          <w:szCs w:val="20"/>
        </w:rPr>
        <w:t>이상이</w:t>
      </w:r>
      <w:r>
        <w:rPr>
          <w:rFonts w:ascii="Arial Unicode MS" w:eastAsia="Arial Unicode MS" w:hAnsi="Arial Unicode MS" w:cs="Arial Unicode MS"/>
          <w:color w:val="444444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color w:val="444444"/>
          <w:sz w:val="20"/>
          <w:szCs w:val="20"/>
        </w:rPr>
        <w:t>동시에</w:t>
      </w:r>
      <w:r>
        <w:rPr>
          <w:rFonts w:ascii="Arial Unicode MS" w:eastAsia="Arial Unicode MS" w:hAnsi="Arial Unicode MS" w:cs="Arial Unicode MS"/>
          <w:color w:val="444444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color w:val="444444"/>
          <w:sz w:val="20"/>
          <w:szCs w:val="20"/>
        </w:rPr>
        <w:t>충족되면</w:t>
      </w:r>
      <w:r>
        <w:rPr>
          <w:rFonts w:ascii="Arial Unicode MS" w:eastAsia="Arial Unicode MS" w:hAnsi="Arial Unicode MS" w:cs="Arial Unicode MS"/>
          <w:color w:val="444444"/>
          <w:sz w:val="20"/>
          <w:szCs w:val="20"/>
        </w:rPr>
        <w:t xml:space="preserve">, MCP </w:t>
      </w:r>
      <w:r>
        <w:rPr>
          <w:rFonts w:ascii="Arial Unicode MS" w:eastAsia="Arial Unicode MS" w:hAnsi="Arial Unicode MS" w:cs="Arial Unicode MS"/>
          <w:color w:val="444444"/>
          <w:sz w:val="20"/>
          <w:szCs w:val="20"/>
        </w:rPr>
        <w:t>도입의</w:t>
      </w:r>
      <w:r>
        <w:rPr>
          <w:rFonts w:ascii="Arial Unicode MS" w:eastAsia="Arial Unicode MS" w:hAnsi="Arial Unicode MS" w:cs="Arial Unicode MS"/>
          <w:color w:val="444444"/>
          <w:sz w:val="20"/>
          <w:szCs w:val="20"/>
        </w:rPr>
        <w:t xml:space="preserve"> TCO </w:t>
      </w:r>
      <w:r>
        <w:rPr>
          <w:rFonts w:ascii="Arial Unicode MS" w:eastAsia="Arial Unicode MS" w:hAnsi="Arial Unicode MS" w:cs="Arial Unicode MS"/>
          <w:color w:val="444444"/>
          <w:sz w:val="20"/>
          <w:szCs w:val="20"/>
        </w:rPr>
        <w:t>효율성이</w:t>
      </w:r>
      <w:r>
        <w:rPr>
          <w:rFonts w:ascii="Arial Unicode MS" w:eastAsia="Arial Unicode MS" w:hAnsi="Arial Unicode MS" w:cs="Arial Unicode MS"/>
          <w:color w:val="444444"/>
          <w:sz w:val="20"/>
          <w:szCs w:val="20"/>
        </w:rPr>
        <w:t xml:space="preserve"> FC </w:t>
      </w:r>
      <w:r>
        <w:rPr>
          <w:rFonts w:ascii="Arial Unicode MS" w:eastAsia="Arial Unicode MS" w:hAnsi="Arial Unicode MS" w:cs="Arial Unicode MS"/>
          <w:color w:val="444444"/>
          <w:sz w:val="20"/>
          <w:szCs w:val="20"/>
        </w:rPr>
        <w:t>단독을</w:t>
      </w:r>
      <w:r>
        <w:rPr>
          <w:rFonts w:ascii="Arial Unicode MS" w:eastAsia="Arial Unicode MS" w:hAnsi="Arial Unicode MS" w:cs="Arial Unicode MS"/>
          <w:color w:val="444444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color w:val="444444"/>
          <w:sz w:val="20"/>
          <w:szCs w:val="20"/>
        </w:rPr>
        <w:t>상회할</w:t>
      </w:r>
      <w:r>
        <w:rPr>
          <w:rFonts w:ascii="Arial Unicode MS" w:eastAsia="Arial Unicode MS" w:hAnsi="Arial Unicode MS" w:cs="Arial Unicode MS"/>
          <w:color w:val="444444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color w:val="444444"/>
          <w:sz w:val="20"/>
          <w:szCs w:val="20"/>
        </w:rPr>
        <w:t>가능성이</w:t>
      </w:r>
      <w:r>
        <w:rPr>
          <w:rFonts w:ascii="Arial Unicode MS" w:eastAsia="Arial Unicode MS" w:hAnsi="Arial Unicode MS" w:cs="Arial Unicode MS"/>
          <w:color w:val="444444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color w:val="444444"/>
          <w:sz w:val="20"/>
          <w:szCs w:val="20"/>
        </w:rPr>
        <w:t>높다</w:t>
      </w:r>
      <w:r>
        <w:rPr>
          <w:rFonts w:ascii="Arial Unicode MS" w:eastAsia="Arial Unicode MS" w:hAnsi="Arial Unicode MS" w:cs="Arial Unicode MS"/>
          <w:color w:val="444444"/>
          <w:sz w:val="20"/>
          <w:szCs w:val="20"/>
        </w:rPr>
        <w:t>.</w:t>
      </w:r>
    </w:p>
    <w:tbl>
      <w:tblPr>
        <w:tblStyle w:val="affff7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753"/>
        <w:gridCol w:w="3085"/>
        <w:gridCol w:w="5187"/>
      </w:tblGrid>
      <w:tr w:rsidR="00D80D8A" w14:paraId="78963F3A" w14:textId="77777777">
        <w:trPr>
          <w:trHeight w:val="390"/>
        </w:trPr>
        <w:tc>
          <w:tcPr>
            <w:tcW w:w="753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2E405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E20244" w14:textId="77777777" w:rsidR="00D80D8A" w:rsidRDefault="00BE6280">
            <w:pPr>
              <w:spacing w:before="240" w:after="240"/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3085" w:type="dxa"/>
            <w:tcBorders>
              <w:top w:val="single" w:sz="6" w:space="0" w:color="AAAAAA"/>
              <w:left w:val="nil"/>
              <w:bottom w:val="single" w:sz="6" w:space="0" w:color="AAAAAA"/>
              <w:right w:val="single" w:sz="6" w:space="0" w:color="AAAAAA"/>
            </w:tcBorders>
            <w:shd w:val="clear" w:color="auto" w:fill="2E405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7DE549" w14:textId="77777777" w:rsidR="00D80D8A" w:rsidRDefault="00BE6280">
            <w:pPr>
              <w:spacing w:before="240" w:after="240"/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  <w:sz w:val="18"/>
                <w:szCs w:val="18"/>
              </w:rPr>
              <w:t>조건</w:t>
            </w:r>
          </w:p>
        </w:tc>
        <w:tc>
          <w:tcPr>
            <w:tcW w:w="5186" w:type="dxa"/>
            <w:tcBorders>
              <w:top w:val="single" w:sz="6" w:space="0" w:color="AAAAAA"/>
              <w:left w:val="nil"/>
              <w:bottom w:val="single" w:sz="6" w:space="0" w:color="AAAAAA"/>
              <w:right w:val="single" w:sz="6" w:space="0" w:color="AAAAAA"/>
            </w:tcBorders>
            <w:shd w:val="clear" w:color="auto" w:fill="2E405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D201A7" w14:textId="77777777" w:rsidR="00D80D8A" w:rsidRDefault="00BE6280">
            <w:pPr>
              <w:spacing w:before="240" w:after="240"/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  <w:sz w:val="18"/>
                <w:szCs w:val="18"/>
              </w:rPr>
              <w:t>근거</w:t>
            </w:r>
          </w:p>
        </w:tc>
      </w:tr>
      <w:tr w:rsidR="00D80D8A" w14:paraId="2DB59736" w14:textId="77777777">
        <w:trPr>
          <w:trHeight w:val="645"/>
        </w:trPr>
        <w:tc>
          <w:tcPr>
            <w:tcW w:w="753" w:type="dxa"/>
            <w:tcBorders>
              <w:top w:val="nil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0492ED" w14:textId="77777777" w:rsidR="00D80D8A" w:rsidRDefault="00BE6280">
            <w:pPr>
              <w:spacing w:before="240" w:after="240"/>
              <w:jc w:val="center"/>
              <w:rPr>
                <w:color w:val="444444"/>
                <w:sz w:val="18"/>
                <w:szCs w:val="18"/>
              </w:rPr>
            </w:pPr>
            <w:r>
              <w:rPr>
                <w:color w:val="444444"/>
                <w:sz w:val="18"/>
                <w:szCs w:val="18"/>
              </w:rPr>
              <w:t>1</w:t>
            </w:r>
          </w:p>
        </w:tc>
        <w:tc>
          <w:tcPr>
            <w:tcW w:w="3085" w:type="dxa"/>
            <w:tcBorders>
              <w:top w:val="nil"/>
              <w:left w:val="nil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855581" w14:textId="77777777" w:rsidR="00D80D8A" w:rsidRDefault="00BE6280">
            <w:pPr>
              <w:spacing w:before="240" w:after="240"/>
              <w:rPr>
                <w:b/>
                <w:bCs/>
                <w:color w:val="444444"/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color w:val="444444"/>
                <w:sz w:val="18"/>
                <w:szCs w:val="18"/>
              </w:rPr>
              <w:t>도구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444444"/>
                <w:sz w:val="18"/>
                <w:szCs w:val="18"/>
              </w:rPr>
              <w:t xml:space="preserve"> 10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444444"/>
                <w:sz w:val="18"/>
                <w:szCs w:val="18"/>
              </w:rPr>
              <w:t>개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444444"/>
                <w:sz w:val="18"/>
                <w:szCs w:val="18"/>
              </w:rPr>
              <w:t xml:space="preserve">+ 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444444"/>
                <w:sz w:val="18"/>
                <w:szCs w:val="18"/>
              </w:rPr>
              <w:t>및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444444"/>
                <w:sz w:val="18"/>
                <w:szCs w:val="18"/>
              </w:rPr>
              <w:t>일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444444"/>
                <w:sz w:val="18"/>
                <w:szCs w:val="18"/>
              </w:rPr>
              <w:t xml:space="preserve"> 1,000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444444"/>
                <w:sz w:val="18"/>
                <w:szCs w:val="18"/>
              </w:rPr>
              <w:t>회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444444"/>
                <w:sz w:val="18"/>
                <w:szCs w:val="18"/>
              </w:rPr>
              <w:t xml:space="preserve">+ 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444444"/>
                <w:sz w:val="18"/>
                <w:szCs w:val="18"/>
              </w:rPr>
              <w:t>호출</w:t>
            </w:r>
          </w:p>
        </w:tc>
        <w:tc>
          <w:tcPr>
            <w:tcW w:w="5186" w:type="dxa"/>
            <w:tcBorders>
              <w:top w:val="nil"/>
              <w:left w:val="nil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2E13AD" w14:textId="77777777" w:rsidR="00D80D8A" w:rsidRDefault="00BE6280">
            <w:pPr>
              <w:spacing w:before="240" w:after="240"/>
              <w:rPr>
                <w:color w:val="444444"/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color w:val="444444"/>
                <w:sz w:val="18"/>
                <w:szCs w:val="18"/>
              </w:rPr>
              <w:t>동적</w:t>
            </w:r>
            <w:r>
              <w:rPr>
                <w:rFonts w:ascii="Arial Unicode MS" w:eastAsia="Arial Unicode MS" w:hAnsi="Arial Unicode MS" w:cs="Arial Unicode MS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44444"/>
                <w:sz w:val="18"/>
                <w:szCs w:val="18"/>
              </w:rPr>
              <w:t>검색</w:t>
            </w:r>
            <w:r>
              <w:rPr>
                <w:rFonts w:ascii="Arial Unicode MS" w:eastAsia="Arial Unicode MS" w:hAnsi="Arial Unicode MS" w:cs="Arial Unicode MS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44444"/>
                <w:sz w:val="18"/>
                <w:szCs w:val="18"/>
              </w:rPr>
              <w:t>토큰</w:t>
            </w:r>
            <w:r>
              <w:rPr>
                <w:rFonts w:ascii="Arial Unicode MS" w:eastAsia="Arial Unicode MS" w:hAnsi="Arial Unicode MS" w:cs="Arial Unicode MS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44444"/>
                <w:sz w:val="18"/>
                <w:szCs w:val="18"/>
              </w:rPr>
              <w:t>절감이</w:t>
            </w:r>
            <w:r>
              <w:rPr>
                <w:rFonts w:ascii="Arial Unicode MS" w:eastAsia="Arial Unicode MS" w:hAnsi="Arial Unicode MS" w:cs="Arial Unicode MS"/>
                <w:color w:val="444444"/>
                <w:sz w:val="18"/>
                <w:szCs w:val="18"/>
              </w:rPr>
              <w:t xml:space="preserve"> MCP </w:t>
            </w:r>
            <w:r>
              <w:rPr>
                <w:rFonts w:ascii="Arial Unicode MS" w:eastAsia="Arial Unicode MS" w:hAnsi="Arial Unicode MS" w:cs="Arial Unicode MS"/>
                <w:color w:val="444444"/>
                <w:sz w:val="18"/>
                <w:szCs w:val="18"/>
              </w:rPr>
              <w:t>인프라</w:t>
            </w:r>
            <w:r>
              <w:rPr>
                <w:rFonts w:ascii="Arial Unicode MS" w:eastAsia="Arial Unicode MS" w:hAnsi="Arial Unicode MS" w:cs="Arial Unicode MS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44444"/>
                <w:sz w:val="18"/>
                <w:szCs w:val="18"/>
              </w:rPr>
              <w:t>비용을</w:t>
            </w:r>
            <w:r>
              <w:rPr>
                <w:rFonts w:ascii="Arial Unicode MS" w:eastAsia="Arial Unicode MS" w:hAnsi="Arial Unicode MS" w:cs="Arial Unicode MS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44444"/>
                <w:sz w:val="18"/>
                <w:szCs w:val="18"/>
              </w:rPr>
              <w:t>상쇄하는</w:t>
            </w:r>
            <w:r>
              <w:rPr>
                <w:rFonts w:ascii="Arial Unicode MS" w:eastAsia="Arial Unicode MS" w:hAnsi="Arial Unicode MS" w:cs="Arial Unicode MS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44444"/>
                <w:sz w:val="18"/>
                <w:szCs w:val="18"/>
              </w:rPr>
              <w:t>임계</w:t>
            </w:r>
            <w:r>
              <w:rPr>
                <w:rFonts w:ascii="Arial Unicode MS" w:eastAsia="Arial Unicode MS" w:hAnsi="Arial Unicode MS" w:cs="Arial Unicode MS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44444"/>
                <w:sz w:val="18"/>
                <w:szCs w:val="18"/>
              </w:rPr>
              <w:t>규모</w:t>
            </w:r>
            <w:r>
              <w:rPr>
                <w:rFonts w:ascii="Arial Unicode MS" w:eastAsia="Arial Unicode MS" w:hAnsi="Arial Unicode MS" w:cs="Arial Unicode MS"/>
                <w:color w:val="444444"/>
                <w:sz w:val="18"/>
                <w:szCs w:val="18"/>
              </w:rPr>
              <w:t xml:space="preserve">. </w:t>
            </w:r>
            <w:r>
              <w:rPr>
                <w:rFonts w:ascii="Arial Unicode MS" w:eastAsia="Arial Unicode MS" w:hAnsi="Arial Unicode MS" w:cs="Arial Unicode MS"/>
                <w:color w:val="444444"/>
                <w:sz w:val="18"/>
                <w:szCs w:val="18"/>
              </w:rPr>
              <w:t>동적</w:t>
            </w:r>
            <w:r>
              <w:rPr>
                <w:rFonts w:ascii="Arial Unicode MS" w:eastAsia="Arial Unicode MS" w:hAnsi="Arial Unicode MS" w:cs="Arial Unicode MS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44444"/>
                <w:sz w:val="18"/>
                <w:szCs w:val="18"/>
              </w:rPr>
              <w:t>검색</w:t>
            </w:r>
            <w:r>
              <w:rPr>
                <w:rFonts w:ascii="Arial Unicode MS" w:eastAsia="Arial Unicode MS" w:hAnsi="Arial Unicode MS" w:cs="Arial Unicode MS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44444"/>
                <w:sz w:val="18"/>
                <w:szCs w:val="18"/>
              </w:rPr>
              <w:t>적용</w:t>
            </w:r>
            <w:r>
              <w:rPr>
                <w:rFonts w:ascii="Arial Unicode MS" w:eastAsia="Arial Unicode MS" w:hAnsi="Arial Unicode MS" w:cs="Arial Unicode MS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44444"/>
                <w:sz w:val="18"/>
                <w:szCs w:val="18"/>
              </w:rPr>
              <w:t>전제</w:t>
            </w:r>
            <w:r>
              <w:rPr>
                <w:rFonts w:ascii="Arial Unicode MS" w:eastAsia="Arial Unicode MS" w:hAnsi="Arial Unicode MS" w:cs="Arial Unicode MS"/>
                <w:color w:val="444444"/>
                <w:sz w:val="18"/>
                <w:szCs w:val="18"/>
              </w:rPr>
              <w:t>.</w:t>
            </w:r>
          </w:p>
        </w:tc>
      </w:tr>
      <w:tr w:rsidR="00D80D8A" w14:paraId="540C88B0" w14:textId="77777777">
        <w:trPr>
          <w:trHeight w:val="390"/>
        </w:trPr>
        <w:tc>
          <w:tcPr>
            <w:tcW w:w="753" w:type="dxa"/>
            <w:tcBorders>
              <w:top w:val="nil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76B169" w14:textId="77777777" w:rsidR="00D80D8A" w:rsidRDefault="00BE6280">
            <w:pPr>
              <w:spacing w:before="240" w:after="240"/>
              <w:jc w:val="center"/>
              <w:rPr>
                <w:color w:val="444444"/>
                <w:sz w:val="18"/>
                <w:szCs w:val="18"/>
              </w:rPr>
            </w:pPr>
            <w:r>
              <w:rPr>
                <w:color w:val="444444"/>
                <w:sz w:val="18"/>
                <w:szCs w:val="18"/>
              </w:rPr>
              <w:t>2</w:t>
            </w:r>
          </w:p>
        </w:tc>
        <w:tc>
          <w:tcPr>
            <w:tcW w:w="3085" w:type="dxa"/>
            <w:tcBorders>
              <w:top w:val="nil"/>
              <w:left w:val="nil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80C4DD" w14:textId="77777777" w:rsidR="00D80D8A" w:rsidRDefault="00BE6280">
            <w:pPr>
              <w:spacing w:before="240" w:after="240"/>
              <w:rPr>
                <w:b/>
                <w:bCs/>
                <w:color w:val="444444"/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color w:val="444444"/>
                <w:sz w:val="18"/>
                <w:szCs w:val="18"/>
              </w:rPr>
              <w:t>2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444444"/>
                <w:sz w:val="18"/>
                <w:szCs w:val="18"/>
              </w:rPr>
              <w:t>개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444444"/>
                <w:sz w:val="18"/>
                <w:szCs w:val="18"/>
              </w:rPr>
              <w:t xml:space="preserve">+ 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444444"/>
                <w:sz w:val="18"/>
                <w:szCs w:val="18"/>
              </w:rPr>
              <w:t>팀에서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444444"/>
                <w:sz w:val="18"/>
                <w:szCs w:val="18"/>
              </w:rPr>
              <w:t>동일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444444"/>
                <w:sz w:val="18"/>
                <w:szCs w:val="18"/>
              </w:rPr>
              <w:t>도구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444444"/>
                <w:sz w:val="18"/>
                <w:szCs w:val="18"/>
              </w:rPr>
              <w:t>중복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444444"/>
                <w:sz w:val="18"/>
                <w:szCs w:val="18"/>
              </w:rPr>
              <w:t>구현</w:t>
            </w:r>
          </w:p>
        </w:tc>
        <w:tc>
          <w:tcPr>
            <w:tcW w:w="5186" w:type="dxa"/>
            <w:tcBorders>
              <w:top w:val="nil"/>
              <w:left w:val="nil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0D2335" w14:textId="77777777" w:rsidR="00D80D8A" w:rsidRDefault="00BE6280">
            <w:pPr>
              <w:spacing w:before="240" w:after="240"/>
              <w:rPr>
                <w:color w:val="444444"/>
                <w:sz w:val="18"/>
                <w:szCs w:val="18"/>
              </w:rPr>
            </w:pPr>
            <w:proofErr w:type="spellStart"/>
            <w:r>
              <w:rPr>
                <w:rFonts w:ascii="Arial Unicode MS" w:eastAsia="Arial Unicode MS" w:hAnsi="Arial Unicode MS" w:cs="Arial Unicode MS"/>
                <w:color w:val="444444"/>
                <w:sz w:val="18"/>
                <w:szCs w:val="18"/>
              </w:rPr>
              <w:t>MCP</w:t>
            </w:r>
            <w:r>
              <w:rPr>
                <w:rFonts w:ascii="Arial Unicode MS" w:eastAsia="Arial Unicode MS" w:hAnsi="Arial Unicode MS" w:cs="Arial Unicode MS"/>
                <w:color w:val="444444"/>
                <w:sz w:val="18"/>
                <w:szCs w:val="18"/>
              </w:rPr>
              <w:t>로</w:t>
            </w:r>
            <w:proofErr w:type="spellEnd"/>
            <w:r>
              <w:rPr>
                <w:rFonts w:ascii="Arial Unicode MS" w:eastAsia="Arial Unicode MS" w:hAnsi="Arial Unicode MS" w:cs="Arial Unicode MS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44444"/>
                <w:sz w:val="18"/>
                <w:szCs w:val="18"/>
              </w:rPr>
              <w:t>도구</w:t>
            </w:r>
            <w:r>
              <w:rPr>
                <w:rFonts w:ascii="Arial Unicode MS" w:eastAsia="Arial Unicode MS" w:hAnsi="Arial Unicode MS" w:cs="Arial Unicode MS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44444"/>
                <w:sz w:val="18"/>
                <w:szCs w:val="18"/>
              </w:rPr>
              <w:t>중앙화</w:t>
            </w:r>
            <w:r>
              <w:rPr>
                <w:rFonts w:ascii="Arial Unicode MS" w:eastAsia="Arial Unicode MS" w:hAnsi="Arial Unicode MS" w:cs="Arial Unicode MS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44444"/>
                <w:sz w:val="18"/>
                <w:szCs w:val="18"/>
              </w:rPr>
              <w:t>시</w:t>
            </w:r>
            <w:r>
              <w:rPr>
                <w:rFonts w:ascii="Arial Unicode MS" w:eastAsia="Arial Unicode MS" w:hAnsi="Arial Unicode MS" w:cs="Arial Unicode MS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44444"/>
                <w:sz w:val="18"/>
                <w:szCs w:val="18"/>
              </w:rPr>
              <w:t>중복</w:t>
            </w:r>
            <w:r>
              <w:rPr>
                <w:rFonts w:ascii="Arial Unicode MS" w:eastAsia="Arial Unicode MS" w:hAnsi="Arial Unicode MS" w:cs="Arial Unicode MS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44444"/>
                <w:sz w:val="18"/>
                <w:szCs w:val="18"/>
              </w:rPr>
              <w:t>개발</w:t>
            </w:r>
            <w:r>
              <w:rPr>
                <w:rFonts w:ascii="Arial Unicode MS" w:eastAsia="Arial Unicode MS" w:hAnsi="Arial Unicode MS" w:cs="Arial Unicode MS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44444"/>
                <w:sz w:val="18"/>
                <w:szCs w:val="18"/>
              </w:rPr>
              <w:t>비용</w:t>
            </w:r>
            <w:r>
              <w:rPr>
                <w:rFonts w:ascii="Arial Unicode MS" w:eastAsia="Arial Unicode MS" w:hAnsi="Arial Unicode MS" w:cs="Arial Unicode MS"/>
                <w:color w:val="444444"/>
                <w:sz w:val="18"/>
                <w:szCs w:val="18"/>
              </w:rPr>
              <w:t>(</w:t>
            </w:r>
            <w:r>
              <w:rPr>
                <w:rFonts w:ascii="Arial Unicode MS" w:eastAsia="Arial Unicode MS" w:hAnsi="Arial Unicode MS" w:cs="Arial Unicode MS"/>
                <w:color w:val="444444"/>
                <w:sz w:val="18"/>
                <w:szCs w:val="18"/>
              </w:rPr>
              <w:t>팀당</w:t>
            </w:r>
            <w:r>
              <w:rPr>
                <w:rFonts w:ascii="Arial Unicode MS" w:eastAsia="Arial Unicode MS" w:hAnsi="Arial Unicode MS" w:cs="Arial Unicode MS"/>
                <w:color w:val="444444"/>
                <w:sz w:val="18"/>
                <w:szCs w:val="18"/>
              </w:rPr>
              <w:t xml:space="preserve"> 1~3</w:t>
            </w:r>
            <w:r>
              <w:rPr>
                <w:rFonts w:ascii="Arial Unicode MS" w:eastAsia="Arial Unicode MS" w:hAnsi="Arial Unicode MS" w:cs="Arial Unicode MS"/>
                <w:color w:val="444444"/>
                <w:sz w:val="18"/>
                <w:szCs w:val="18"/>
              </w:rPr>
              <w:t>일</w:t>
            </w:r>
            <w:r>
              <w:rPr>
                <w:rFonts w:ascii="Arial Unicode MS" w:eastAsia="Arial Unicode MS" w:hAnsi="Arial Unicode MS" w:cs="Arial Unicode MS"/>
                <w:color w:val="444444"/>
                <w:sz w:val="18"/>
                <w:szCs w:val="18"/>
              </w:rPr>
              <w:t xml:space="preserve"> × </w:t>
            </w:r>
            <w:r>
              <w:rPr>
                <w:rFonts w:ascii="Arial Unicode MS" w:eastAsia="Arial Unicode MS" w:hAnsi="Arial Unicode MS" w:cs="Arial Unicode MS"/>
                <w:color w:val="444444"/>
                <w:sz w:val="18"/>
                <w:szCs w:val="18"/>
              </w:rPr>
              <w:t>팀</w:t>
            </w:r>
            <w:r>
              <w:rPr>
                <w:rFonts w:ascii="Arial Unicode MS" w:eastAsia="Arial Unicode MS" w:hAnsi="Arial Unicode MS" w:cs="Arial Unicode MS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44444"/>
                <w:sz w:val="18"/>
                <w:szCs w:val="18"/>
              </w:rPr>
              <w:t>수</w:t>
            </w:r>
            <w:r>
              <w:rPr>
                <w:rFonts w:ascii="Arial Unicode MS" w:eastAsia="Arial Unicode MS" w:hAnsi="Arial Unicode MS" w:cs="Arial Unicode MS"/>
                <w:color w:val="444444"/>
                <w:sz w:val="18"/>
                <w:szCs w:val="18"/>
              </w:rPr>
              <w:t xml:space="preserve">) </w:t>
            </w:r>
            <w:r>
              <w:rPr>
                <w:rFonts w:ascii="Arial Unicode MS" w:eastAsia="Arial Unicode MS" w:hAnsi="Arial Unicode MS" w:cs="Arial Unicode MS"/>
                <w:color w:val="444444"/>
                <w:sz w:val="18"/>
                <w:szCs w:val="18"/>
              </w:rPr>
              <w:t>절감</w:t>
            </w:r>
            <w:r>
              <w:rPr>
                <w:rFonts w:ascii="Arial Unicode MS" w:eastAsia="Arial Unicode MS" w:hAnsi="Arial Unicode MS" w:cs="Arial Unicode MS"/>
                <w:color w:val="444444"/>
                <w:sz w:val="18"/>
                <w:szCs w:val="18"/>
              </w:rPr>
              <w:t>.</w:t>
            </w:r>
          </w:p>
        </w:tc>
      </w:tr>
      <w:tr w:rsidR="00D80D8A" w14:paraId="1D2F14B6" w14:textId="77777777">
        <w:trPr>
          <w:trHeight w:val="645"/>
        </w:trPr>
        <w:tc>
          <w:tcPr>
            <w:tcW w:w="753" w:type="dxa"/>
            <w:tcBorders>
              <w:top w:val="nil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E49902" w14:textId="77777777" w:rsidR="00D80D8A" w:rsidRDefault="00BE6280">
            <w:pPr>
              <w:spacing w:before="240" w:after="240"/>
              <w:jc w:val="center"/>
              <w:rPr>
                <w:color w:val="444444"/>
                <w:sz w:val="18"/>
                <w:szCs w:val="18"/>
              </w:rPr>
            </w:pPr>
            <w:r>
              <w:rPr>
                <w:color w:val="444444"/>
                <w:sz w:val="18"/>
                <w:szCs w:val="18"/>
              </w:rPr>
              <w:t>3</w:t>
            </w:r>
          </w:p>
        </w:tc>
        <w:tc>
          <w:tcPr>
            <w:tcW w:w="3085" w:type="dxa"/>
            <w:tcBorders>
              <w:top w:val="nil"/>
              <w:left w:val="nil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CED018" w14:textId="77777777" w:rsidR="00D80D8A" w:rsidRDefault="00BE6280">
            <w:pPr>
              <w:spacing w:before="240" w:after="240"/>
              <w:rPr>
                <w:b/>
                <w:bCs/>
                <w:color w:val="444444"/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color w:val="444444"/>
                <w:sz w:val="18"/>
                <w:szCs w:val="18"/>
              </w:rPr>
              <w:t>도구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44444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b/>
                <w:bCs/>
                <w:color w:val="444444"/>
                <w:sz w:val="18"/>
                <w:szCs w:val="18"/>
              </w:rPr>
              <w:t>추가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444444"/>
                <w:sz w:val="18"/>
                <w:szCs w:val="18"/>
              </w:rPr>
              <w:t>·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444444"/>
                <w:sz w:val="18"/>
                <w:szCs w:val="18"/>
              </w:rPr>
              <w:t>변경</w:t>
            </w:r>
            <w:proofErr w:type="spellEnd"/>
            <w:r>
              <w:rPr>
                <w:rFonts w:ascii="Arial Unicode MS" w:eastAsia="Arial Unicode MS" w:hAnsi="Arial Unicode MS" w:cs="Arial Unicode MS"/>
                <w:b/>
                <w:bCs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444444"/>
                <w:sz w:val="18"/>
                <w:szCs w:val="18"/>
              </w:rPr>
              <w:t>빈도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444444"/>
                <w:sz w:val="18"/>
                <w:szCs w:val="18"/>
              </w:rPr>
              <w:t>월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444444"/>
                <w:sz w:val="18"/>
                <w:szCs w:val="18"/>
              </w:rPr>
              <w:t xml:space="preserve"> 2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444444"/>
                <w:sz w:val="18"/>
                <w:szCs w:val="18"/>
              </w:rPr>
              <w:t>회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444444"/>
                <w:sz w:val="18"/>
                <w:szCs w:val="18"/>
              </w:rPr>
              <w:t>+</w:t>
            </w:r>
          </w:p>
        </w:tc>
        <w:tc>
          <w:tcPr>
            <w:tcW w:w="5186" w:type="dxa"/>
            <w:tcBorders>
              <w:top w:val="nil"/>
              <w:left w:val="nil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1217FD" w14:textId="77777777" w:rsidR="00D80D8A" w:rsidRDefault="00BE6280">
            <w:pPr>
              <w:spacing w:before="240" w:after="240"/>
              <w:rPr>
                <w:color w:val="444444"/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color w:val="444444"/>
                <w:sz w:val="18"/>
                <w:szCs w:val="18"/>
              </w:rPr>
              <w:t xml:space="preserve">FC </w:t>
            </w:r>
            <w:r>
              <w:rPr>
                <w:rFonts w:ascii="Arial Unicode MS" w:eastAsia="Arial Unicode MS" w:hAnsi="Arial Unicode MS" w:cs="Arial Unicode MS"/>
                <w:color w:val="444444"/>
                <w:sz w:val="18"/>
                <w:szCs w:val="18"/>
              </w:rPr>
              <w:t>단독은</w:t>
            </w:r>
            <w:r>
              <w:rPr>
                <w:rFonts w:ascii="Arial Unicode MS" w:eastAsia="Arial Unicode MS" w:hAnsi="Arial Unicode MS" w:cs="Arial Unicode MS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44444"/>
                <w:sz w:val="18"/>
                <w:szCs w:val="18"/>
              </w:rPr>
              <w:t>에이전트별</w:t>
            </w:r>
            <w:r>
              <w:rPr>
                <w:rFonts w:ascii="Arial Unicode MS" w:eastAsia="Arial Unicode MS" w:hAnsi="Arial Unicode MS" w:cs="Arial Unicode MS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44444"/>
                <w:sz w:val="18"/>
                <w:szCs w:val="18"/>
              </w:rPr>
              <w:t>개별</w:t>
            </w:r>
            <w:r>
              <w:rPr>
                <w:rFonts w:ascii="Arial Unicode MS" w:eastAsia="Arial Unicode MS" w:hAnsi="Arial Unicode MS" w:cs="Arial Unicode MS"/>
                <w:color w:val="44444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444444"/>
                <w:sz w:val="18"/>
                <w:szCs w:val="18"/>
              </w:rPr>
              <w:t>수정</w:t>
            </w:r>
            <w:r>
              <w:rPr>
                <w:rFonts w:ascii="Arial Unicode MS" w:eastAsia="Arial Unicode MS" w:hAnsi="Arial Unicode MS" w:cs="Arial Unicode MS"/>
                <w:color w:val="444444"/>
                <w:sz w:val="18"/>
                <w:szCs w:val="18"/>
              </w:rPr>
              <w:t>·</w:t>
            </w:r>
            <w:r>
              <w:rPr>
                <w:rFonts w:ascii="Arial Unicode MS" w:eastAsia="Arial Unicode MS" w:hAnsi="Arial Unicode MS" w:cs="Arial Unicode MS"/>
                <w:color w:val="444444"/>
                <w:sz w:val="18"/>
                <w:szCs w:val="18"/>
              </w:rPr>
              <w:t>배포</w:t>
            </w:r>
            <w:proofErr w:type="spellEnd"/>
            <w:r>
              <w:rPr>
                <w:rFonts w:ascii="Arial Unicode MS" w:eastAsia="Arial Unicode MS" w:hAnsi="Arial Unicode MS" w:cs="Arial Unicode MS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44444"/>
                <w:sz w:val="18"/>
                <w:szCs w:val="18"/>
              </w:rPr>
              <w:t>필요</w:t>
            </w:r>
            <w:r>
              <w:rPr>
                <w:rFonts w:ascii="Arial Unicode MS" w:eastAsia="Arial Unicode MS" w:hAnsi="Arial Unicode MS" w:cs="Arial Unicode MS"/>
                <w:color w:val="444444"/>
                <w:sz w:val="18"/>
                <w:szCs w:val="18"/>
              </w:rPr>
              <w:t xml:space="preserve">. 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444444"/>
                <w:sz w:val="18"/>
                <w:szCs w:val="18"/>
              </w:rPr>
              <w:t>MCP</w:t>
            </w:r>
            <w:r>
              <w:rPr>
                <w:rFonts w:ascii="Arial Unicode MS" w:eastAsia="Arial Unicode MS" w:hAnsi="Arial Unicode MS" w:cs="Arial Unicode MS"/>
                <w:color w:val="444444"/>
                <w:sz w:val="18"/>
                <w:szCs w:val="18"/>
              </w:rPr>
              <w:t>는</w:t>
            </w:r>
            <w:proofErr w:type="spellEnd"/>
            <w:r>
              <w:rPr>
                <w:rFonts w:ascii="Arial Unicode MS" w:eastAsia="Arial Unicode MS" w:hAnsi="Arial Unicode MS" w:cs="Arial Unicode MS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44444"/>
                <w:sz w:val="18"/>
                <w:szCs w:val="18"/>
              </w:rPr>
              <w:t>서버</w:t>
            </w:r>
            <w:r>
              <w:rPr>
                <w:rFonts w:ascii="Arial Unicode MS" w:eastAsia="Arial Unicode MS" w:hAnsi="Arial Unicode MS" w:cs="Arial Unicode MS"/>
                <w:color w:val="444444"/>
                <w:sz w:val="18"/>
                <w:szCs w:val="18"/>
              </w:rPr>
              <w:t xml:space="preserve"> 1</w:t>
            </w:r>
            <w:r>
              <w:rPr>
                <w:rFonts w:ascii="Arial Unicode MS" w:eastAsia="Arial Unicode MS" w:hAnsi="Arial Unicode MS" w:cs="Arial Unicode MS"/>
                <w:color w:val="444444"/>
                <w:sz w:val="18"/>
                <w:szCs w:val="18"/>
              </w:rPr>
              <w:t>회</w:t>
            </w:r>
            <w:r>
              <w:rPr>
                <w:rFonts w:ascii="Arial Unicode MS" w:eastAsia="Arial Unicode MS" w:hAnsi="Arial Unicode MS" w:cs="Arial Unicode MS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44444"/>
                <w:sz w:val="18"/>
                <w:szCs w:val="18"/>
              </w:rPr>
              <w:t>변경으로</w:t>
            </w:r>
            <w:r>
              <w:rPr>
                <w:rFonts w:ascii="Arial Unicode MS" w:eastAsia="Arial Unicode MS" w:hAnsi="Arial Unicode MS" w:cs="Arial Unicode MS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44444"/>
                <w:sz w:val="18"/>
                <w:szCs w:val="18"/>
              </w:rPr>
              <w:t>전체</w:t>
            </w:r>
            <w:r>
              <w:rPr>
                <w:rFonts w:ascii="Arial Unicode MS" w:eastAsia="Arial Unicode MS" w:hAnsi="Arial Unicode MS" w:cs="Arial Unicode MS"/>
                <w:color w:val="444444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44444"/>
                <w:sz w:val="18"/>
                <w:szCs w:val="18"/>
              </w:rPr>
              <w:t>반영</w:t>
            </w:r>
            <w:r>
              <w:rPr>
                <w:rFonts w:ascii="Arial Unicode MS" w:eastAsia="Arial Unicode MS" w:hAnsi="Arial Unicode MS" w:cs="Arial Unicode MS"/>
                <w:color w:val="444444"/>
                <w:sz w:val="18"/>
                <w:szCs w:val="18"/>
              </w:rPr>
              <w:t>.</w:t>
            </w:r>
          </w:p>
        </w:tc>
      </w:tr>
    </w:tbl>
    <w:p w14:paraId="323A4EC1" w14:textId="77777777" w:rsidR="00D80D8A" w:rsidRDefault="00D80D8A">
      <w:pPr>
        <w:spacing w:before="40" w:after="40"/>
        <w:rPr>
          <w:color w:val="444444"/>
          <w:sz w:val="20"/>
          <w:szCs w:val="20"/>
        </w:rPr>
      </w:pPr>
    </w:p>
    <w:p w14:paraId="01EC0447" w14:textId="77777777" w:rsidR="00D80D8A" w:rsidRDefault="00BE6280">
      <w:pPr>
        <w:pStyle w:val="4"/>
        <w:keepNext w:val="0"/>
        <w:keepLines w:val="0"/>
      </w:pPr>
      <w:bookmarkStart w:id="103" w:name="_v5m2gyewzapj" w:colFirst="0" w:colLast="0"/>
      <w:bookmarkEnd w:id="103"/>
      <w:r>
        <w:rPr>
          <w:rFonts w:ascii="Arial Unicode MS" w:eastAsia="Arial Unicode MS" w:hAnsi="Arial Unicode MS" w:cs="Arial Unicode MS"/>
        </w:rPr>
        <w:t xml:space="preserve">5.2.4 </w:t>
      </w:r>
      <w:r>
        <w:rPr>
          <w:rFonts w:ascii="Arial Unicode MS" w:eastAsia="Arial Unicode MS" w:hAnsi="Arial Unicode MS" w:cs="Arial Unicode MS"/>
        </w:rPr>
        <w:t>보안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판단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기준</w:t>
      </w:r>
    </w:p>
    <w:p w14:paraId="566CDA2E" w14:textId="77777777" w:rsidR="00D80D8A" w:rsidRDefault="00BE6280">
      <w:pPr>
        <w:spacing w:before="240" w:after="120"/>
      </w:pPr>
      <w:r>
        <w:rPr>
          <w:rFonts w:ascii="Arial Unicode MS" w:eastAsia="Arial Unicode MS" w:hAnsi="Arial Unicode MS" w:cs="Arial Unicode MS"/>
        </w:rPr>
        <w:t>의사결정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트리</w:t>
      </w:r>
      <w:r>
        <w:rPr>
          <w:rFonts w:ascii="Arial Unicode MS" w:eastAsia="Arial Unicode MS" w:hAnsi="Arial Unicode MS" w:cs="Arial Unicode MS"/>
        </w:rPr>
        <w:t>(5.3) Q4</w:t>
      </w:r>
      <w:r>
        <w:rPr>
          <w:rFonts w:ascii="Arial Unicode MS" w:eastAsia="Arial Unicode MS" w:hAnsi="Arial Unicode MS" w:cs="Arial Unicode MS"/>
        </w:rPr>
        <w:t>에서는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보안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요건을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기준으로</w:t>
      </w:r>
      <w:r>
        <w:rPr>
          <w:rFonts w:ascii="Arial Unicode MS" w:eastAsia="Arial Unicode MS" w:hAnsi="Arial Unicode MS" w:cs="Arial Unicode MS"/>
        </w:rPr>
        <w:t xml:space="preserve"> FC </w:t>
      </w:r>
      <w:r>
        <w:rPr>
          <w:rFonts w:ascii="Arial Unicode MS" w:eastAsia="Arial Unicode MS" w:hAnsi="Arial Unicode MS" w:cs="Arial Unicode MS"/>
        </w:rPr>
        <w:t>단독으로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충분한지</w:t>
      </w:r>
      <w:r>
        <w:rPr>
          <w:rFonts w:ascii="Arial Unicode MS" w:eastAsia="Arial Unicode MS" w:hAnsi="Arial Unicode MS" w:cs="Arial Unicode MS"/>
        </w:rPr>
        <w:t xml:space="preserve">, MCP </w:t>
      </w:r>
      <w:r>
        <w:rPr>
          <w:rFonts w:ascii="Arial Unicode MS" w:eastAsia="Arial Unicode MS" w:hAnsi="Arial Unicode MS" w:cs="Arial Unicode MS"/>
        </w:rPr>
        <w:t>검토가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필요한지를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판단한다</w:t>
      </w:r>
      <w:r>
        <w:rPr>
          <w:rFonts w:ascii="Arial Unicode MS" w:eastAsia="Arial Unicode MS" w:hAnsi="Arial Unicode MS" w:cs="Arial Unicode MS"/>
        </w:rPr>
        <w:t xml:space="preserve">. </w:t>
      </w:r>
      <w:r>
        <w:rPr>
          <w:rFonts w:ascii="Arial Unicode MS" w:eastAsia="Arial Unicode MS" w:hAnsi="Arial Unicode MS" w:cs="Arial Unicode MS"/>
        </w:rPr>
        <w:t>본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절에서는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그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판단에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필요한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기초를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제공한다</w:t>
      </w:r>
      <w:r>
        <w:rPr>
          <w:rFonts w:ascii="Arial Unicode MS" w:eastAsia="Arial Unicode MS" w:hAnsi="Arial Unicode MS" w:cs="Arial Unicode MS"/>
        </w:rPr>
        <w:t>.</w:t>
      </w:r>
    </w:p>
    <w:p w14:paraId="28FAEE02" w14:textId="77777777" w:rsidR="00D80D8A" w:rsidRDefault="00BE6280">
      <w:pPr>
        <w:spacing w:before="240" w:after="120"/>
        <w:rPr>
          <w:color w:val="333333"/>
        </w:rPr>
      </w:pPr>
      <w:proofErr w:type="spellStart"/>
      <w:r>
        <w:rPr>
          <w:rFonts w:ascii="Arial Unicode MS" w:eastAsia="Arial Unicode MS" w:hAnsi="Arial Unicode MS" w:cs="Arial Unicode MS"/>
        </w:rPr>
        <w:t>FC</w:t>
      </w:r>
      <w:r>
        <w:rPr>
          <w:rFonts w:ascii="Arial Unicode MS" w:eastAsia="Arial Unicode MS" w:hAnsi="Arial Unicode MS" w:cs="Arial Unicode MS"/>
        </w:rPr>
        <w:t>와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MCP</w:t>
      </w:r>
      <w:r>
        <w:rPr>
          <w:rFonts w:ascii="Arial Unicode MS" w:eastAsia="Arial Unicode MS" w:hAnsi="Arial Unicode MS" w:cs="Arial Unicode MS"/>
        </w:rPr>
        <w:t>는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보안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경계</w:t>
      </w:r>
      <w:r>
        <w:rPr>
          <w:rFonts w:ascii="Arial Unicode MS" w:eastAsia="Arial Unicode MS" w:hAnsi="Arial Unicode MS" w:cs="Arial Unicode MS"/>
        </w:rPr>
        <w:t>(</w:t>
      </w:r>
      <w:proofErr w:type="spellStart"/>
      <w:r>
        <w:rPr>
          <w:rFonts w:ascii="Arial Unicode MS" w:eastAsia="Arial Unicode MS" w:hAnsi="Arial Unicode MS" w:cs="Arial Unicode MS"/>
        </w:rPr>
        <w:t>Security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Boundary</w:t>
      </w:r>
      <w:proofErr w:type="spellEnd"/>
      <w:r>
        <w:rPr>
          <w:rFonts w:ascii="Arial Unicode MS" w:eastAsia="Arial Unicode MS" w:hAnsi="Arial Unicode MS" w:cs="Arial Unicode MS"/>
        </w:rPr>
        <w:t>)</w:t>
      </w:r>
      <w:r>
        <w:rPr>
          <w:rFonts w:ascii="Arial Unicode MS" w:eastAsia="Arial Unicode MS" w:hAnsi="Arial Unicode MS" w:cs="Arial Unicode MS"/>
        </w:rPr>
        <w:t>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위치가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다르다</w:t>
      </w:r>
      <w:r>
        <w:rPr>
          <w:rFonts w:ascii="Arial Unicode MS" w:eastAsia="Arial Unicode MS" w:hAnsi="Arial Unicode MS" w:cs="Arial Unicode MS"/>
        </w:rPr>
        <w:t xml:space="preserve">. </w:t>
      </w:r>
      <w:r>
        <w:rPr>
          <w:rFonts w:ascii="Arial Unicode MS" w:eastAsia="Arial Unicode MS" w:hAnsi="Arial Unicode MS" w:cs="Arial Unicode MS"/>
        </w:rPr>
        <w:t>보안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경계란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인증</w:t>
      </w:r>
      <w:r>
        <w:rPr>
          <w:rFonts w:ascii="Arial Unicode MS" w:eastAsia="Arial Unicode MS" w:hAnsi="Arial Unicode MS" w:cs="Arial Unicode MS"/>
        </w:rPr>
        <w:t>·</w:t>
      </w:r>
      <w:r>
        <w:rPr>
          <w:rFonts w:ascii="Arial Unicode MS" w:eastAsia="Arial Unicode MS" w:hAnsi="Arial Unicode MS" w:cs="Arial Unicode MS"/>
        </w:rPr>
        <w:t>인가</w:t>
      </w:r>
      <w:r>
        <w:rPr>
          <w:rFonts w:ascii="Arial Unicode MS" w:eastAsia="Arial Unicode MS" w:hAnsi="Arial Unicode MS" w:cs="Arial Unicode MS"/>
        </w:rPr>
        <w:t>·</w:t>
      </w:r>
      <w:r>
        <w:rPr>
          <w:rFonts w:ascii="Arial Unicode MS" w:eastAsia="Arial Unicode MS" w:hAnsi="Arial Unicode MS" w:cs="Arial Unicode MS"/>
        </w:rPr>
        <w:t>데이터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접근이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실제로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수행되는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지점으로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경계를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기준으로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신뢰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영역과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비신뢰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영역이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나뉜다</w:t>
      </w:r>
      <w:r>
        <w:rPr>
          <w:rFonts w:ascii="Arial Unicode MS" w:eastAsia="Arial Unicode MS" w:hAnsi="Arial Unicode MS" w:cs="Arial Unicode MS"/>
        </w:rPr>
        <w:t xml:space="preserve">. </w:t>
      </w:r>
      <w:r>
        <w:rPr>
          <w:rFonts w:ascii="Arial Unicode MS" w:eastAsia="Arial Unicode MS" w:hAnsi="Arial Unicode MS" w:cs="Arial Unicode MS"/>
        </w:rPr>
        <w:t>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구조적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차이가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위협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유형과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대응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방식을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다르게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만든다</w:t>
      </w:r>
      <w:r>
        <w:rPr>
          <w:rFonts w:ascii="Arial Unicode MS" w:eastAsia="Arial Unicode MS" w:hAnsi="Arial Unicode MS" w:cs="Arial Unicode MS"/>
        </w:rPr>
        <w:t>.</w:t>
      </w:r>
    </w:p>
    <w:tbl>
      <w:tblPr>
        <w:tblStyle w:val="affff8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025"/>
      </w:tblGrid>
      <w:tr w:rsidR="00D80D8A" w14:paraId="5EBEEC98" w14:textId="77777777">
        <w:trPr>
          <w:trHeight w:val="699"/>
        </w:trPr>
        <w:tc>
          <w:tcPr>
            <w:tcW w:w="9025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897E4C" w14:textId="77777777" w:rsidR="00D80D8A" w:rsidRDefault="00BE6280">
            <w:pPr>
              <w:spacing w:before="40" w:after="40"/>
              <w:rPr>
                <w:color w:val="1A5276"/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color w:val="1A5276"/>
                <w:sz w:val="18"/>
                <w:szCs w:val="18"/>
              </w:rPr>
              <w:t>[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1A5276"/>
                <w:sz w:val="18"/>
                <w:szCs w:val="18"/>
              </w:rPr>
              <w:t>참고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1A5276"/>
                <w:sz w:val="18"/>
                <w:szCs w:val="18"/>
              </w:rPr>
              <w:t>]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>본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>데이터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>민감도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>등급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>(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>공개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>/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>내부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>/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>기밀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>/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>극비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>)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>은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>사내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>정보보호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>정책의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>데이터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>분류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>체계를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>기준으로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>판정한다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 xml:space="preserve">. 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>극비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>등급은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 xml:space="preserve"> LLM 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>전달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>금지가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>원칙이며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>본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>가이드의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>의사결정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>트리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>범위를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>초과한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>다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>.</w:t>
            </w:r>
          </w:p>
        </w:tc>
      </w:tr>
    </w:tbl>
    <w:p w14:paraId="5D876BE4" w14:textId="77777777" w:rsidR="00D80D8A" w:rsidRDefault="00BE6280">
      <w:pPr>
        <w:spacing w:before="280"/>
        <w:rPr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 xml:space="preserve">FC </w:t>
      </w:r>
      <w:r>
        <w:rPr>
          <w:rFonts w:ascii="Arial Unicode MS" w:eastAsia="Arial Unicode MS" w:hAnsi="Arial Unicode MS" w:cs="Arial Unicode MS"/>
          <w:b/>
          <w:bCs/>
        </w:rPr>
        <w:t>보안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경계</w:t>
      </w:r>
    </w:p>
    <w:p w14:paraId="2F430084" w14:textId="77777777" w:rsidR="00D80D8A" w:rsidRDefault="00BE6280">
      <w:pPr>
        <w:spacing w:before="280"/>
      </w:pPr>
      <w:r>
        <w:rPr>
          <w:rFonts w:ascii="Arial Unicode MS" w:eastAsia="Arial Unicode MS" w:hAnsi="Arial Unicode MS" w:cs="Arial Unicode MS"/>
        </w:rPr>
        <w:t>경계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위치</w:t>
      </w:r>
      <w:r>
        <w:rPr>
          <w:rFonts w:ascii="Arial Unicode MS" w:eastAsia="Arial Unicode MS" w:hAnsi="Arial Unicode MS" w:cs="Arial Unicode MS"/>
        </w:rPr>
        <w:t xml:space="preserve">: </w:t>
      </w:r>
      <w:r>
        <w:rPr>
          <w:rFonts w:ascii="Arial Unicode MS" w:eastAsia="Arial Unicode MS" w:hAnsi="Arial Unicode MS" w:cs="Arial Unicode MS"/>
        </w:rPr>
        <w:t>각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에이전트가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외부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시스템의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자격증명을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직접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보유하므로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보안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경계가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에이전트마다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분산됨</w:t>
      </w:r>
    </w:p>
    <w:tbl>
      <w:tblPr>
        <w:tblStyle w:val="affff9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303"/>
        <w:gridCol w:w="2574"/>
        <w:gridCol w:w="2574"/>
        <w:gridCol w:w="2574"/>
      </w:tblGrid>
      <w:tr w:rsidR="00D80D8A" w14:paraId="487EED4B" w14:textId="77777777">
        <w:trPr>
          <w:trHeight w:val="420"/>
        </w:trPr>
        <w:tc>
          <w:tcPr>
            <w:tcW w:w="1303" w:type="dxa"/>
            <w:tcBorders>
              <w:top w:val="nil"/>
              <w:left w:val="nil"/>
              <w:bottom w:val="nil"/>
              <w:right w:val="nil"/>
            </w:tcBorders>
            <w:shd w:val="clear" w:color="auto" w:fill="1E3A5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779701" w14:textId="77777777" w:rsidR="00D80D8A" w:rsidRDefault="00BE6280">
            <w:pPr>
              <w:spacing w:before="240" w:after="240"/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  <w:sz w:val="18"/>
                <w:szCs w:val="18"/>
              </w:rPr>
              <w:t>보안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  <w:sz w:val="18"/>
                <w:szCs w:val="18"/>
              </w:rPr>
              <w:t>측면</w:t>
            </w:r>
          </w:p>
        </w:tc>
        <w:tc>
          <w:tcPr>
            <w:tcW w:w="2574" w:type="dxa"/>
            <w:tcBorders>
              <w:top w:val="single" w:sz="6" w:space="0" w:color="F0F4F8"/>
              <w:left w:val="single" w:sz="6" w:space="0" w:color="F0F4F8"/>
              <w:bottom w:val="single" w:sz="6" w:space="0" w:color="F0F4F8"/>
              <w:right w:val="single" w:sz="6" w:space="0" w:color="F0F4F8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E8CD0A" w14:textId="77777777" w:rsidR="00D80D8A" w:rsidRDefault="00BE6280">
            <w:pPr>
              <w:spacing w:before="240" w:after="240"/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  <w:sz w:val="18"/>
                <w:szCs w:val="18"/>
              </w:rPr>
              <w:t>구조적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  <w:sz w:val="18"/>
                <w:szCs w:val="18"/>
              </w:rPr>
              <w:t>특성</w:t>
            </w:r>
          </w:p>
        </w:tc>
        <w:tc>
          <w:tcPr>
            <w:tcW w:w="2574" w:type="dxa"/>
            <w:tcBorders>
              <w:top w:val="single" w:sz="6" w:space="0" w:color="F0F4F8"/>
              <w:left w:val="single" w:sz="6" w:space="0" w:color="F0F4F8"/>
              <w:bottom w:val="single" w:sz="6" w:space="0" w:color="F0F4F8"/>
              <w:right w:val="single" w:sz="6" w:space="0" w:color="F0F4F8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0EE402" w14:textId="77777777" w:rsidR="00D80D8A" w:rsidRDefault="00BE6280">
            <w:pPr>
              <w:spacing w:before="240" w:after="240"/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  <w:sz w:val="18"/>
                <w:szCs w:val="18"/>
              </w:rPr>
              <w:t>주요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  <w:sz w:val="18"/>
                <w:szCs w:val="18"/>
              </w:rPr>
              <w:t>위협</w:t>
            </w:r>
          </w:p>
        </w:tc>
        <w:tc>
          <w:tcPr>
            <w:tcW w:w="2574" w:type="dxa"/>
            <w:tcBorders>
              <w:top w:val="single" w:sz="6" w:space="0" w:color="F0F4F8"/>
              <w:left w:val="single" w:sz="6" w:space="0" w:color="F0F4F8"/>
              <w:bottom w:val="single" w:sz="6" w:space="0" w:color="F0F4F8"/>
              <w:right w:val="single" w:sz="6" w:space="0" w:color="F0F4F8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4DDF5D" w14:textId="77777777" w:rsidR="00D80D8A" w:rsidRDefault="00BE6280">
            <w:pPr>
              <w:spacing w:before="240" w:after="240"/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  <w:sz w:val="18"/>
                <w:szCs w:val="18"/>
              </w:rPr>
              <w:t>대응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  <w:sz w:val="18"/>
                <w:szCs w:val="18"/>
              </w:rPr>
              <w:t>원칙</w:t>
            </w:r>
          </w:p>
        </w:tc>
      </w:tr>
      <w:tr w:rsidR="00D80D8A" w14:paraId="1BEED857" w14:textId="77777777">
        <w:trPr>
          <w:trHeight w:val="465"/>
        </w:trPr>
        <w:tc>
          <w:tcPr>
            <w:tcW w:w="1303" w:type="dxa"/>
            <w:tcBorders>
              <w:top w:val="single" w:sz="6" w:space="0" w:color="F0F4F8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622F69" w14:textId="77777777" w:rsidR="00D80D8A" w:rsidRDefault="00BE6280">
            <w:pPr>
              <w:spacing w:before="20" w:after="20"/>
              <w:rPr>
                <w:b/>
                <w:bCs/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sz w:val="18"/>
                <w:szCs w:val="18"/>
              </w:rPr>
              <w:t>자격증명</w:t>
            </w:r>
            <w:r>
              <w:rPr>
                <w:rFonts w:ascii="Arial Unicode MS" w:eastAsia="Arial Unicode MS" w:hAnsi="Arial Unicode MS" w:cs="Arial Unicode MS"/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  <w:sz w:val="18"/>
                <w:szCs w:val="18"/>
              </w:rPr>
              <w:t>관리</w:t>
            </w:r>
          </w:p>
        </w:tc>
        <w:tc>
          <w:tcPr>
            <w:tcW w:w="2574" w:type="dxa"/>
            <w:tcBorders>
              <w:top w:val="single" w:sz="6" w:space="0" w:color="F0F4F8"/>
              <w:left w:val="nil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C1AED3" w14:textId="77777777" w:rsidR="00D80D8A" w:rsidRDefault="00BE6280">
            <w:pPr>
              <w:spacing w:before="20" w:after="20"/>
              <w:rPr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각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에이전트가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API </w:t>
            </w:r>
            <w:proofErr w:type="spellStart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Key</w:t>
            </w:r>
            <w:proofErr w:type="spellEnd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/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토큰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개별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보유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.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노출점이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에이전트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수만큼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증가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.</w:t>
            </w:r>
          </w:p>
        </w:tc>
        <w:tc>
          <w:tcPr>
            <w:tcW w:w="2574" w:type="dxa"/>
            <w:tcBorders>
              <w:top w:val="single" w:sz="6" w:space="0" w:color="F0F4F8"/>
              <w:left w:val="nil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5CD322" w14:textId="77777777" w:rsidR="00D80D8A" w:rsidRDefault="00BE6280">
            <w:pPr>
              <w:spacing w:before="20" w:after="20"/>
              <w:rPr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토큰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유출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·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순환</w:t>
            </w:r>
            <w:proofErr w:type="spellEnd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미흡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.</w:t>
            </w:r>
          </w:p>
        </w:tc>
        <w:tc>
          <w:tcPr>
            <w:tcW w:w="2574" w:type="dxa"/>
            <w:tcBorders>
              <w:top w:val="single" w:sz="6" w:space="0" w:color="F0F4F8"/>
              <w:left w:val="nil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1C8A36" w14:textId="77777777" w:rsidR="00D80D8A" w:rsidRDefault="00BE6280">
            <w:pPr>
              <w:spacing w:before="20" w:after="20"/>
              <w:rPr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민감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파라미터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런타임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주입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암호화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저장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추상화된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파라미터명</w:t>
            </w:r>
            <w:proofErr w:type="spellEnd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.</w:t>
            </w:r>
          </w:p>
        </w:tc>
      </w:tr>
      <w:tr w:rsidR="00D80D8A" w14:paraId="0BD8DD64" w14:textId="77777777">
        <w:trPr>
          <w:trHeight w:val="465"/>
        </w:trPr>
        <w:tc>
          <w:tcPr>
            <w:tcW w:w="1303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E4738" w14:textId="77777777" w:rsidR="00D80D8A" w:rsidRDefault="00BE6280">
            <w:pPr>
              <w:spacing w:before="20" w:after="20"/>
              <w:rPr>
                <w:b/>
                <w:bCs/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sz w:val="18"/>
                <w:szCs w:val="18"/>
              </w:rPr>
              <w:t>접근</w:t>
            </w:r>
            <w:r>
              <w:rPr>
                <w:rFonts w:ascii="Arial Unicode MS" w:eastAsia="Arial Unicode MS" w:hAnsi="Arial Unicode MS" w:cs="Arial Unicode MS"/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  <w:sz w:val="18"/>
                <w:szCs w:val="18"/>
              </w:rPr>
              <w:t>통제</w:t>
            </w:r>
          </w:p>
        </w:tc>
        <w:tc>
          <w:tcPr>
            <w:tcW w:w="2574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2EF002" w14:textId="77777777" w:rsidR="00D80D8A" w:rsidRDefault="00BE6280">
            <w:pPr>
              <w:spacing w:before="20" w:after="20"/>
              <w:rPr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에이전트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코드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내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개별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구현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. API </w:t>
            </w:r>
            <w:proofErr w:type="spellStart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GW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에서</w:t>
            </w:r>
            <w:proofErr w:type="spellEnd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범위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제한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.</w:t>
            </w:r>
          </w:p>
        </w:tc>
        <w:tc>
          <w:tcPr>
            <w:tcW w:w="2574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BA4D34" w14:textId="77777777" w:rsidR="00D80D8A" w:rsidRDefault="00BE6280">
            <w:pPr>
              <w:spacing w:before="20" w:after="20"/>
              <w:rPr>
                <w:sz w:val="18"/>
                <w:szCs w:val="18"/>
              </w:rPr>
            </w:pPr>
            <w:proofErr w:type="spellStart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Prompt</w:t>
            </w:r>
            <w:proofErr w:type="spellEnd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Injection</w:t>
            </w:r>
            <w:proofErr w:type="spellEnd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도구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오용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에이전트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간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통제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일관성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미보장</w:t>
            </w:r>
            <w:proofErr w:type="spellEnd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.</w:t>
            </w:r>
          </w:p>
        </w:tc>
        <w:tc>
          <w:tcPr>
            <w:tcW w:w="2574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307A84" w14:textId="77777777" w:rsidR="00D80D8A" w:rsidRDefault="00BE6280">
            <w:pPr>
              <w:spacing w:before="20" w:after="20"/>
              <w:rPr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인자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검증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필수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최소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권한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원칙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위험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도구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HITL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적용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.</w:t>
            </w:r>
          </w:p>
        </w:tc>
      </w:tr>
      <w:tr w:rsidR="00D80D8A" w14:paraId="57C896E9" w14:textId="77777777">
        <w:trPr>
          <w:trHeight w:val="465"/>
        </w:trPr>
        <w:tc>
          <w:tcPr>
            <w:tcW w:w="1303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B20B17" w14:textId="77777777" w:rsidR="00D80D8A" w:rsidRDefault="00BE6280">
            <w:pPr>
              <w:spacing w:before="20" w:after="20"/>
              <w:rPr>
                <w:b/>
                <w:bCs/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sz w:val="18"/>
                <w:szCs w:val="18"/>
              </w:rPr>
              <w:t>감사</w:t>
            </w:r>
            <w:r>
              <w:rPr>
                <w:rFonts w:ascii="Arial Unicode MS" w:eastAsia="Arial Unicode MS" w:hAnsi="Arial Unicode MS" w:cs="Arial Unicode MS"/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  <w:sz w:val="18"/>
                <w:szCs w:val="18"/>
              </w:rPr>
              <w:t>추적</w:t>
            </w:r>
          </w:p>
        </w:tc>
        <w:tc>
          <w:tcPr>
            <w:tcW w:w="2574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6028F3" w14:textId="77777777" w:rsidR="00D80D8A" w:rsidRDefault="00BE6280">
            <w:pPr>
              <w:spacing w:before="20" w:after="20"/>
              <w:rPr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API GW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로그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+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앱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레벨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구현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.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통합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감사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뷰에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추가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작업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필요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.</w:t>
            </w:r>
          </w:p>
        </w:tc>
        <w:tc>
          <w:tcPr>
            <w:tcW w:w="2574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0FE9F1" w14:textId="77777777" w:rsidR="00D80D8A" w:rsidRDefault="00BE6280">
            <w:pPr>
              <w:spacing w:before="20" w:after="20"/>
              <w:rPr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에이전트별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로그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분산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추적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누락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가능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.</w:t>
            </w:r>
          </w:p>
        </w:tc>
        <w:tc>
          <w:tcPr>
            <w:tcW w:w="2574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8E7919" w14:textId="77777777" w:rsidR="00D80D8A" w:rsidRDefault="00BE6280">
            <w:pPr>
              <w:spacing w:before="20" w:after="20"/>
              <w:rPr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로그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수집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파이프라인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별도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구축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.</w:t>
            </w:r>
          </w:p>
        </w:tc>
      </w:tr>
      <w:tr w:rsidR="00D80D8A" w14:paraId="3C981C44" w14:textId="77777777">
        <w:trPr>
          <w:trHeight w:val="465"/>
        </w:trPr>
        <w:tc>
          <w:tcPr>
            <w:tcW w:w="1303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5258E3" w14:textId="77777777" w:rsidR="00D80D8A" w:rsidRDefault="00BE6280">
            <w:pPr>
              <w:spacing w:before="20" w:after="20"/>
              <w:rPr>
                <w:b/>
                <w:bCs/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sz w:val="18"/>
                <w:szCs w:val="18"/>
              </w:rPr>
              <w:t>민감</w:t>
            </w:r>
            <w:r>
              <w:rPr>
                <w:rFonts w:ascii="Arial Unicode MS" w:eastAsia="Arial Unicode MS" w:hAnsi="Arial Unicode MS" w:cs="Arial Unicode MS"/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  <w:sz w:val="18"/>
                <w:szCs w:val="18"/>
              </w:rPr>
              <w:t>데이터</w:t>
            </w:r>
          </w:p>
        </w:tc>
        <w:tc>
          <w:tcPr>
            <w:tcW w:w="2574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28DA0E" w14:textId="77777777" w:rsidR="00D80D8A" w:rsidRDefault="00BE6280">
            <w:pPr>
              <w:spacing w:before="20" w:after="20"/>
              <w:rPr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도구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스키마가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LLM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컨텍스트에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포함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.</w:t>
            </w:r>
          </w:p>
        </w:tc>
        <w:tc>
          <w:tcPr>
            <w:tcW w:w="2574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41F98A" w14:textId="77777777" w:rsidR="00D80D8A" w:rsidRDefault="00BE6280">
            <w:pPr>
              <w:spacing w:before="20" w:after="20"/>
              <w:rPr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민감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필드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프롬프트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노출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.</w:t>
            </w:r>
          </w:p>
        </w:tc>
        <w:tc>
          <w:tcPr>
            <w:tcW w:w="2574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0F14A6" w14:textId="77777777" w:rsidR="00D80D8A" w:rsidRDefault="00BE6280">
            <w:pPr>
              <w:spacing w:before="20" w:after="20"/>
              <w:rPr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스키마에서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민감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필드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제외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/</w:t>
            </w:r>
            <w:proofErr w:type="spellStart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마스킹</w:t>
            </w:r>
            <w:proofErr w:type="spellEnd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.</w:t>
            </w:r>
          </w:p>
        </w:tc>
      </w:tr>
    </w:tbl>
    <w:p w14:paraId="32812F33" w14:textId="77777777" w:rsidR="00D80D8A" w:rsidRDefault="00BE6280">
      <w:pPr>
        <w:spacing w:before="100" w:after="100"/>
        <w:ind w:left="360"/>
      </w:pPr>
      <w:r>
        <w:rPr>
          <w:rFonts w:ascii="Arial Unicode MS" w:eastAsia="Arial Unicode MS" w:hAnsi="Arial Unicode MS" w:cs="Arial Unicode MS"/>
          <w:b/>
          <w:bCs/>
          <w:i/>
          <w:iCs/>
          <w:color w:val="666666"/>
          <w:sz w:val="20"/>
          <w:szCs w:val="20"/>
        </w:rPr>
        <w:t>[</w:t>
      </w:r>
      <w:r>
        <w:rPr>
          <w:rFonts w:ascii="Arial Unicode MS" w:eastAsia="Arial Unicode MS" w:hAnsi="Arial Unicode MS" w:cs="Arial Unicode MS"/>
          <w:b/>
          <w:bCs/>
          <w:i/>
          <w:iCs/>
          <w:color w:val="666666"/>
          <w:sz w:val="20"/>
          <w:szCs w:val="20"/>
        </w:rPr>
        <w:t>참고</w:t>
      </w:r>
      <w:r>
        <w:rPr>
          <w:rFonts w:ascii="Arial Unicode MS" w:eastAsia="Arial Unicode MS" w:hAnsi="Arial Unicode MS" w:cs="Arial Unicode MS"/>
          <w:b/>
          <w:bCs/>
          <w:i/>
          <w:iCs/>
          <w:color w:val="666666"/>
          <w:sz w:val="20"/>
          <w:szCs w:val="20"/>
        </w:rPr>
        <w:t xml:space="preserve">] </w:t>
      </w:r>
      <w:proofErr w:type="spellStart"/>
      <w:r>
        <w:rPr>
          <w:rFonts w:ascii="Arial Unicode MS" w:eastAsia="Arial Unicode MS" w:hAnsi="Arial Unicode MS" w:cs="Arial Unicode MS"/>
          <w:i/>
          <w:iCs/>
          <w:color w:val="666666"/>
          <w:sz w:val="20"/>
          <w:szCs w:val="20"/>
        </w:rPr>
        <w:t>FC</w:t>
      </w:r>
      <w:r>
        <w:rPr>
          <w:rFonts w:ascii="Arial Unicode MS" w:eastAsia="Arial Unicode MS" w:hAnsi="Arial Unicode MS" w:cs="Arial Unicode MS"/>
          <w:i/>
          <w:iCs/>
          <w:color w:val="666666"/>
          <w:sz w:val="20"/>
          <w:szCs w:val="20"/>
        </w:rPr>
        <w:t>는</w:t>
      </w:r>
      <w:proofErr w:type="spellEnd"/>
      <w:r>
        <w:rPr>
          <w:rFonts w:ascii="Arial Unicode MS" w:eastAsia="Arial Unicode MS" w:hAnsi="Arial Unicode MS" w:cs="Arial Unicode MS"/>
          <w:i/>
          <w:iCs/>
          <w:color w:val="666666"/>
          <w:sz w:val="20"/>
          <w:szCs w:val="20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i/>
          <w:iCs/>
          <w:color w:val="666666"/>
          <w:sz w:val="20"/>
          <w:szCs w:val="20"/>
        </w:rPr>
        <w:t>일반</w:t>
      </w:r>
      <w:r>
        <w:rPr>
          <w:rFonts w:ascii="Arial Unicode MS" w:eastAsia="Arial Unicode MS" w:hAnsi="Arial Unicode MS" w:cs="Arial Unicode MS"/>
          <w:i/>
          <w:iCs/>
          <w:color w:val="666666"/>
          <w:sz w:val="20"/>
          <w:szCs w:val="20"/>
        </w:rPr>
        <w:t>~</w:t>
      </w:r>
      <w:r>
        <w:rPr>
          <w:rFonts w:ascii="Arial Unicode MS" w:eastAsia="Arial Unicode MS" w:hAnsi="Arial Unicode MS" w:cs="Arial Unicode MS"/>
          <w:i/>
          <w:iCs/>
          <w:color w:val="666666"/>
          <w:sz w:val="20"/>
          <w:szCs w:val="20"/>
        </w:rPr>
        <w:t>내부</w:t>
      </w:r>
      <w:proofErr w:type="spellEnd"/>
      <w:r>
        <w:rPr>
          <w:rFonts w:ascii="Arial Unicode MS" w:eastAsia="Arial Unicode MS" w:hAnsi="Arial Unicode MS" w:cs="Arial Unicode MS"/>
          <w:i/>
          <w:iCs/>
          <w:color w:val="666666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i/>
          <w:iCs/>
          <w:color w:val="666666"/>
          <w:sz w:val="20"/>
          <w:szCs w:val="20"/>
        </w:rPr>
        <w:t>등급에</w:t>
      </w:r>
      <w:r>
        <w:rPr>
          <w:rFonts w:ascii="Arial Unicode MS" w:eastAsia="Arial Unicode MS" w:hAnsi="Arial Unicode MS" w:cs="Arial Unicode MS"/>
          <w:i/>
          <w:iCs/>
          <w:color w:val="666666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i/>
          <w:iCs/>
          <w:color w:val="666666"/>
          <w:sz w:val="20"/>
          <w:szCs w:val="20"/>
        </w:rPr>
        <w:t>적합</w:t>
      </w:r>
      <w:r>
        <w:rPr>
          <w:rFonts w:ascii="Arial Unicode MS" w:eastAsia="Arial Unicode MS" w:hAnsi="Arial Unicode MS" w:cs="Arial Unicode MS"/>
          <w:i/>
          <w:iCs/>
          <w:color w:val="666666"/>
          <w:sz w:val="20"/>
          <w:szCs w:val="20"/>
        </w:rPr>
        <w:t xml:space="preserve">. </w:t>
      </w:r>
      <w:r>
        <w:rPr>
          <w:rFonts w:ascii="Arial Unicode MS" w:eastAsia="Arial Unicode MS" w:hAnsi="Arial Unicode MS" w:cs="Arial Unicode MS"/>
          <w:i/>
          <w:iCs/>
          <w:color w:val="666666"/>
          <w:sz w:val="20"/>
          <w:szCs w:val="20"/>
        </w:rPr>
        <w:t>기밀</w:t>
      </w:r>
      <w:r>
        <w:rPr>
          <w:rFonts w:ascii="Arial Unicode MS" w:eastAsia="Arial Unicode MS" w:hAnsi="Arial Unicode MS" w:cs="Arial Unicode MS"/>
          <w:i/>
          <w:iCs/>
          <w:color w:val="666666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i/>
          <w:iCs/>
          <w:color w:val="666666"/>
          <w:sz w:val="20"/>
          <w:szCs w:val="20"/>
        </w:rPr>
        <w:t>등급</w:t>
      </w:r>
      <w:r>
        <w:rPr>
          <w:rFonts w:ascii="Arial Unicode MS" w:eastAsia="Arial Unicode MS" w:hAnsi="Arial Unicode MS" w:cs="Arial Unicode MS"/>
          <w:i/>
          <w:iCs/>
          <w:color w:val="666666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i/>
          <w:iCs/>
          <w:color w:val="666666"/>
          <w:sz w:val="20"/>
          <w:szCs w:val="20"/>
        </w:rPr>
        <w:t>시</w:t>
      </w:r>
      <w:r>
        <w:rPr>
          <w:rFonts w:ascii="Arial Unicode MS" w:eastAsia="Arial Unicode MS" w:hAnsi="Arial Unicode MS" w:cs="Arial Unicode MS"/>
          <w:i/>
          <w:iCs/>
          <w:color w:val="666666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i/>
          <w:iCs/>
          <w:color w:val="666666"/>
          <w:sz w:val="20"/>
          <w:szCs w:val="20"/>
        </w:rPr>
        <w:t>에이전트별</w:t>
      </w:r>
      <w:r>
        <w:rPr>
          <w:rFonts w:ascii="Arial Unicode MS" w:eastAsia="Arial Unicode MS" w:hAnsi="Arial Unicode MS" w:cs="Arial Unicode MS"/>
          <w:i/>
          <w:iCs/>
          <w:color w:val="666666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i/>
          <w:iCs/>
          <w:color w:val="666666"/>
          <w:sz w:val="20"/>
          <w:szCs w:val="20"/>
        </w:rPr>
        <w:t>보안</w:t>
      </w:r>
      <w:r>
        <w:rPr>
          <w:rFonts w:ascii="Arial Unicode MS" w:eastAsia="Arial Unicode MS" w:hAnsi="Arial Unicode MS" w:cs="Arial Unicode MS"/>
          <w:i/>
          <w:iCs/>
          <w:color w:val="666666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i/>
          <w:iCs/>
          <w:color w:val="666666"/>
          <w:sz w:val="20"/>
          <w:szCs w:val="20"/>
        </w:rPr>
        <w:t>검증</w:t>
      </w:r>
      <w:r>
        <w:rPr>
          <w:rFonts w:ascii="Arial Unicode MS" w:eastAsia="Arial Unicode MS" w:hAnsi="Arial Unicode MS" w:cs="Arial Unicode MS"/>
          <w:i/>
          <w:iCs/>
          <w:color w:val="666666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i/>
          <w:iCs/>
          <w:color w:val="666666"/>
          <w:sz w:val="20"/>
          <w:szCs w:val="20"/>
        </w:rPr>
        <w:t>부담이</w:t>
      </w:r>
      <w:r>
        <w:rPr>
          <w:rFonts w:ascii="Arial Unicode MS" w:eastAsia="Arial Unicode MS" w:hAnsi="Arial Unicode MS" w:cs="Arial Unicode MS"/>
          <w:i/>
          <w:iCs/>
          <w:color w:val="666666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i/>
          <w:iCs/>
          <w:color w:val="666666"/>
          <w:sz w:val="20"/>
          <w:szCs w:val="20"/>
        </w:rPr>
        <w:t>증가한다</w:t>
      </w:r>
      <w:r>
        <w:rPr>
          <w:rFonts w:ascii="Arial Unicode MS" w:eastAsia="Arial Unicode MS" w:hAnsi="Arial Unicode MS" w:cs="Arial Unicode MS"/>
          <w:i/>
          <w:iCs/>
          <w:color w:val="666666"/>
          <w:sz w:val="20"/>
          <w:szCs w:val="20"/>
        </w:rPr>
        <w:t>.</w:t>
      </w:r>
    </w:p>
    <w:p w14:paraId="20FC90D8" w14:textId="77777777" w:rsidR="00D80D8A" w:rsidRDefault="00BE6280">
      <w:pPr>
        <w:spacing w:before="280"/>
        <w:rPr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 xml:space="preserve">MCP </w:t>
      </w:r>
      <w:r>
        <w:rPr>
          <w:rFonts w:ascii="Arial Unicode MS" w:eastAsia="Arial Unicode MS" w:hAnsi="Arial Unicode MS" w:cs="Arial Unicode MS"/>
          <w:b/>
          <w:bCs/>
        </w:rPr>
        <w:t>보안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경계</w:t>
      </w:r>
    </w:p>
    <w:p w14:paraId="144D75BB" w14:textId="77777777" w:rsidR="00D80D8A" w:rsidRDefault="00BE6280">
      <w:pPr>
        <w:spacing w:before="280"/>
      </w:pPr>
      <w:r>
        <w:rPr>
          <w:rFonts w:ascii="Arial Unicode MS" w:eastAsia="Arial Unicode MS" w:hAnsi="Arial Unicode MS" w:cs="Arial Unicode MS"/>
        </w:rPr>
        <w:t>경계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위치</w:t>
      </w:r>
      <w:r>
        <w:rPr>
          <w:rFonts w:ascii="Arial Unicode MS" w:eastAsia="Arial Unicode MS" w:hAnsi="Arial Unicode MS" w:cs="Arial Unicode MS"/>
        </w:rPr>
        <w:t xml:space="preserve">: MCP </w:t>
      </w:r>
      <w:r>
        <w:rPr>
          <w:rFonts w:ascii="Arial Unicode MS" w:eastAsia="Arial Unicode MS" w:hAnsi="Arial Unicode MS" w:cs="Arial Unicode MS"/>
        </w:rPr>
        <w:t>서버가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자격증명을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중앙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관리하므로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보안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경계가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서버에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집중</w:t>
      </w:r>
    </w:p>
    <w:tbl>
      <w:tblPr>
        <w:tblStyle w:val="affffa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303"/>
        <w:gridCol w:w="2574"/>
        <w:gridCol w:w="2574"/>
        <w:gridCol w:w="2574"/>
      </w:tblGrid>
      <w:tr w:rsidR="00D80D8A" w14:paraId="1927A31C" w14:textId="77777777">
        <w:trPr>
          <w:trHeight w:val="420"/>
        </w:trPr>
        <w:tc>
          <w:tcPr>
            <w:tcW w:w="1303" w:type="dxa"/>
            <w:tcBorders>
              <w:top w:val="nil"/>
              <w:left w:val="nil"/>
              <w:bottom w:val="nil"/>
              <w:right w:val="nil"/>
            </w:tcBorders>
            <w:shd w:val="clear" w:color="auto" w:fill="1E3A5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AA3071" w14:textId="77777777" w:rsidR="00D80D8A" w:rsidRDefault="00BE6280">
            <w:pPr>
              <w:spacing w:before="240" w:after="240"/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  <w:sz w:val="18"/>
                <w:szCs w:val="18"/>
              </w:rPr>
              <w:t>보안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  <w:sz w:val="18"/>
                <w:szCs w:val="18"/>
              </w:rPr>
              <w:t>측면</w:t>
            </w:r>
          </w:p>
        </w:tc>
        <w:tc>
          <w:tcPr>
            <w:tcW w:w="2574" w:type="dxa"/>
            <w:tcBorders>
              <w:top w:val="single" w:sz="6" w:space="0" w:color="F0F4F8"/>
              <w:left w:val="single" w:sz="6" w:space="0" w:color="F0F4F8"/>
              <w:bottom w:val="single" w:sz="6" w:space="0" w:color="F0F4F8"/>
              <w:right w:val="single" w:sz="6" w:space="0" w:color="F0F4F8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115104" w14:textId="77777777" w:rsidR="00D80D8A" w:rsidRDefault="00BE6280">
            <w:pPr>
              <w:spacing w:before="240" w:after="240"/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  <w:sz w:val="18"/>
                <w:szCs w:val="18"/>
              </w:rPr>
              <w:t>구조적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  <w:sz w:val="18"/>
                <w:szCs w:val="18"/>
              </w:rPr>
              <w:t>특성</w:t>
            </w:r>
          </w:p>
        </w:tc>
        <w:tc>
          <w:tcPr>
            <w:tcW w:w="2574" w:type="dxa"/>
            <w:tcBorders>
              <w:top w:val="single" w:sz="6" w:space="0" w:color="F0F4F8"/>
              <w:left w:val="single" w:sz="6" w:space="0" w:color="F0F4F8"/>
              <w:bottom w:val="single" w:sz="6" w:space="0" w:color="F0F4F8"/>
              <w:right w:val="single" w:sz="6" w:space="0" w:color="F0F4F8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5DEAEF" w14:textId="77777777" w:rsidR="00D80D8A" w:rsidRDefault="00BE6280">
            <w:pPr>
              <w:spacing w:before="240" w:after="240"/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  <w:sz w:val="18"/>
                <w:szCs w:val="18"/>
              </w:rPr>
              <w:t>주요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  <w:sz w:val="18"/>
                <w:szCs w:val="18"/>
              </w:rPr>
              <w:t>위협</w:t>
            </w:r>
          </w:p>
        </w:tc>
        <w:tc>
          <w:tcPr>
            <w:tcW w:w="2574" w:type="dxa"/>
            <w:tcBorders>
              <w:top w:val="single" w:sz="6" w:space="0" w:color="F0F4F8"/>
              <w:left w:val="single" w:sz="6" w:space="0" w:color="F0F4F8"/>
              <w:bottom w:val="single" w:sz="6" w:space="0" w:color="F0F4F8"/>
              <w:right w:val="single" w:sz="6" w:space="0" w:color="F0F4F8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0A9CA2" w14:textId="77777777" w:rsidR="00D80D8A" w:rsidRDefault="00BE6280">
            <w:pPr>
              <w:spacing w:before="240" w:after="240"/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  <w:sz w:val="18"/>
                <w:szCs w:val="18"/>
              </w:rPr>
              <w:t>대응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  <w:sz w:val="18"/>
                <w:szCs w:val="18"/>
              </w:rPr>
              <w:t>원칙</w:t>
            </w:r>
          </w:p>
        </w:tc>
      </w:tr>
      <w:tr w:rsidR="00D80D8A" w14:paraId="7D2163CA" w14:textId="77777777">
        <w:trPr>
          <w:trHeight w:val="465"/>
        </w:trPr>
        <w:tc>
          <w:tcPr>
            <w:tcW w:w="1303" w:type="dxa"/>
            <w:tcBorders>
              <w:top w:val="single" w:sz="6" w:space="0" w:color="F0F4F8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A91BC0" w14:textId="77777777" w:rsidR="00D80D8A" w:rsidRDefault="00BE6280">
            <w:pPr>
              <w:spacing w:before="20" w:after="20"/>
              <w:rPr>
                <w:b/>
                <w:bCs/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sz w:val="18"/>
                <w:szCs w:val="18"/>
              </w:rPr>
              <w:t>자격증명</w:t>
            </w:r>
            <w:r>
              <w:rPr>
                <w:rFonts w:ascii="Arial Unicode MS" w:eastAsia="Arial Unicode MS" w:hAnsi="Arial Unicode MS" w:cs="Arial Unicode MS"/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  <w:sz w:val="18"/>
                <w:szCs w:val="18"/>
              </w:rPr>
              <w:t>관리</w:t>
            </w:r>
          </w:p>
        </w:tc>
        <w:tc>
          <w:tcPr>
            <w:tcW w:w="2574" w:type="dxa"/>
            <w:tcBorders>
              <w:top w:val="single" w:sz="6" w:space="0" w:color="F0F4F8"/>
              <w:left w:val="nil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9A5F88" w14:textId="77777777" w:rsidR="00D80D8A" w:rsidRDefault="00BE6280">
            <w:pPr>
              <w:spacing w:before="20" w:after="20"/>
              <w:rPr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MCP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서버에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집중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.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클라이언트에는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접속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토큰만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배포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.</w:t>
            </w:r>
          </w:p>
        </w:tc>
        <w:tc>
          <w:tcPr>
            <w:tcW w:w="2574" w:type="dxa"/>
            <w:tcBorders>
              <w:top w:val="single" w:sz="6" w:space="0" w:color="F0F4F8"/>
              <w:left w:val="nil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4FA286" w14:textId="77777777" w:rsidR="00D80D8A" w:rsidRDefault="00BE6280">
            <w:pPr>
              <w:spacing w:before="20" w:after="20"/>
              <w:rPr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서버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단일점</w:t>
            </w:r>
            <w:proofErr w:type="spellEnd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침해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시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전체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노출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.</w:t>
            </w:r>
          </w:p>
        </w:tc>
        <w:tc>
          <w:tcPr>
            <w:tcW w:w="2574" w:type="dxa"/>
            <w:tcBorders>
              <w:top w:val="single" w:sz="6" w:space="0" w:color="F0F4F8"/>
              <w:left w:val="nil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1AB868" w14:textId="77777777" w:rsidR="00D80D8A" w:rsidRDefault="00BE6280">
            <w:pPr>
              <w:spacing w:before="20" w:after="20"/>
              <w:rPr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최소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scope</w:t>
            </w:r>
            <w:proofErr w:type="spellEnd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자동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갱신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서버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접근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통제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강화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.</w:t>
            </w:r>
          </w:p>
        </w:tc>
      </w:tr>
      <w:tr w:rsidR="00D80D8A" w14:paraId="0FA0EC6F" w14:textId="77777777">
        <w:trPr>
          <w:trHeight w:val="465"/>
        </w:trPr>
        <w:tc>
          <w:tcPr>
            <w:tcW w:w="1303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FE3FD0" w14:textId="77777777" w:rsidR="00D80D8A" w:rsidRDefault="00BE6280">
            <w:pPr>
              <w:spacing w:before="20" w:after="20"/>
              <w:rPr>
                <w:b/>
                <w:bCs/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sz w:val="18"/>
                <w:szCs w:val="18"/>
              </w:rPr>
              <w:lastRenderedPageBreak/>
              <w:t>접근</w:t>
            </w:r>
            <w:r>
              <w:rPr>
                <w:rFonts w:ascii="Arial Unicode MS" w:eastAsia="Arial Unicode MS" w:hAnsi="Arial Unicode MS" w:cs="Arial Unicode MS"/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  <w:sz w:val="18"/>
                <w:szCs w:val="18"/>
              </w:rPr>
              <w:t>통제</w:t>
            </w:r>
          </w:p>
        </w:tc>
        <w:tc>
          <w:tcPr>
            <w:tcW w:w="2574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E2B2C1" w14:textId="77777777" w:rsidR="00D80D8A" w:rsidRDefault="00BE6280">
            <w:pPr>
              <w:spacing w:before="20" w:after="20"/>
              <w:rPr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RBAC/ABAC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중앙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적용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(</w:t>
            </w:r>
            <w:proofErr w:type="spellStart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OAuth</w:t>
            </w:r>
            <w:proofErr w:type="spellEnd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2.1). </w:t>
            </w:r>
            <w:proofErr w:type="spellStart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도구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·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파라미터</w:t>
            </w:r>
            <w:proofErr w:type="spellEnd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수준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세분화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.</w:t>
            </w:r>
          </w:p>
        </w:tc>
        <w:tc>
          <w:tcPr>
            <w:tcW w:w="2574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F065B1" w14:textId="77777777" w:rsidR="00D80D8A" w:rsidRDefault="00BE6280">
            <w:pPr>
              <w:spacing w:before="20" w:after="20"/>
              <w:rPr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과도한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OAuth</w:t>
            </w:r>
            <w:proofErr w:type="spellEnd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scope</w:t>
            </w:r>
            <w:proofErr w:type="spellEnd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설정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.</w:t>
            </w:r>
          </w:p>
        </w:tc>
        <w:tc>
          <w:tcPr>
            <w:tcW w:w="2574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79E707" w14:textId="77777777" w:rsidR="00D80D8A" w:rsidRDefault="00BE6280">
            <w:pPr>
              <w:spacing w:before="20" w:after="20"/>
              <w:rPr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최소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scope</w:t>
            </w:r>
            <w:proofErr w:type="spellEnd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원칙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도구별</w:t>
            </w:r>
            <w:proofErr w:type="spellEnd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권한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분리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.</w:t>
            </w:r>
          </w:p>
        </w:tc>
      </w:tr>
      <w:tr w:rsidR="00D80D8A" w14:paraId="39D4FDD4" w14:textId="77777777">
        <w:trPr>
          <w:trHeight w:val="666"/>
        </w:trPr>
        <w:tc>
          <w:tcPr>
            <w:tcW w:w="1303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9B1F97" w14:textId="77777777" w:rsidR="00D80D8A" w:rsidRDefault="00BE6280">
            <w:pPr>
              <w:spacing w:before="20" w:after="20"/>
              <w:rPr>
                <w:b/>
                <w:bCs/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sz w:val="18"/>
                <w:szCs w:val="18"/>
              </w:rPr>
              <w:t>감사</w:t>
            </w:r>
            <w:r>
              <w:rPr>
                <w:rFonts w:ascii="Arial Unicode MS" w:eastAsia="Arial Unicode MS" w:hAnsi="Arial Unicode MS" w:cs="Arial Unicode MS"/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  <w:sz w:val="18"/>
                <w:szCs w:val="18"/>
              </w:rPr>
              <w:t>추적</w:t>
            </w:r>
          </w:p>
        </w:tc>
        <w:tc>
          <w:tcPr>
            <w:tcW w:w="2574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179F58" w14:textId="77777777" w:rsidR="00D80D8A" w:rsidRDefault="00BE6280">
            <w:pPr>
              <w:spacing w:before="20" w:after="20"/>
              <w:rPr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단일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지점에서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전체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도구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호출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중앙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수집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.</w:t>
            </w:r>
          </w:p>
        </w:tc>
        <w:tc>
          <w:tcPr>
            <w:tcW w:w="2574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48FBB7" w14:textId="77777777" w:rsidR="00D80D8A" w:rsidRDefault="00BE6280">
            <w:pPr>
              <w:spacing w:before="20" w:after="20"/>
              <w:rPr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비인가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서버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접속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시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로그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우회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.</w:t>
            </w:r>
          </w:p>
        </w:tc>
        <w:tc>
          <w:tcPr>
            <w:tcW w:w="2574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ED61FC" w14:textId="77777777" w:rsidR="00D80D8A" w:rsidRDefault="00BE6280">
            <w:pPr>
              <w:spacing w:before="20" w:after="20"/>
              <w:rPr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레지스트리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allowlist</w:t>
            </w:r>
            <w:proofErr w:type="spellEnd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인증서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검증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.</w:t>
            </w:r>
          </w:p>
        </w:tc>
      </w:tr>
      <w:tr w:rsidR="00D80D8A" w14:paraId="0F068C7C" w14:textId="77777777">
        <w:trPr>
          <w:trHeight w:val="465"/>
        </w:trPr>
        <w:tc>
          <w:tcPr>
            <w:tcW w:w="1303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1A7C77" w14:textId="77777777" w:rsidR="00D80D8A" w:rsidRDefault="00BE6280">
            <w:pPr>
              <w:spacing w:before="20" w:after="20"/>
              <w:rPr>
                <w:b/>
                <w:bCs/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sz w:val="18"/>
                <w:szCs w:val="18"/>
              </w:rPr>
              <w:t>민감</w:t>
            </w:r>
            <w:r>
              <w:rPr>
                <w:rFonts w:ascii="Arial Unicode MS" w:eastAsia="Arial Unicode MS" w:hAnsi="Arial Unicode MS" w:cs="Arial Unicode MS"/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  <w:sz w:val="18"/>
                <w:szCs w:val="18"/>
              </w:rPr>
              <w:t>데이터</w:t>
            </w:r>
          </w:p>
        </w:tc>
        <w:tc>
          <w:tcPr>
            <w:tcW w:w="2574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25C1E4" w14:textId="77777777" w:rsidR="00D80D8A" w:rsidRDefault="00BE6280">
            <w:pPr>
              <w:spacing w:before="20" w:after="20"/>
              <w:rPr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서버에서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필터링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/</w:t>
            </w:r>
            <w:proofErr w:type="spellStart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마스킹</w:t>
            </w:r>
            <w:proofErr w:type="spellEnd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후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LLM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전달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.</w:t>
            </w:r>
          </w:p>
        </w:tc>
        <w:tc>
          <w:tcPr>
            <w:tcW w:w="2574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8C0770" w14:textId="77777777" w:rsidR="00D80D8A" w:rsidRDefault="00BE6280">
            <w:pPr>
              <w:spacing w:before="20" w:after="20"/>
              <w:rPr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필터링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누락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시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경유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노출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.</w:t>
            </w:r>
          </w:p>
        </w:tc>
        <w:tc>
          <w:tcPr>
            <w:tcW w:w="2574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65C10" w14:textId="77777777" w:rsidR="00D80D8A" w:rsidRDefault="00BE6280">
            <w:pPr>
              <w:spacing w:before="20" w:after="20"/>
              <w:rPr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서버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측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필터링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필수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네트워크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존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분리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배포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.</w:t>
            </w:r>
          </w:p>
        </w:tc>
      </w:tr>
    </w:tbl>
    <w:p w14:paraId="09482D25" w14:textId="77777777" w:rsidR="00D80D8A" w:rsidRDefault="00BE6280">
      <w:pPr>
        <w:spacing w:before="100" w:after="100"/>
        <w:ind w:left="360"/>
        <w:rPr>
          <w:b/>
          <w:bCs/>
        </w:rPr>
      </w:pPr>
      <w:r>
        <w:rPr>
          <w:rFonts w:ascii="Arial Unicode MS" w:eastAsia="Arial Unicode MS" w:hAnsi="Arial Unicode MS" w:cs="Arial Unicode MS"/>
          <w:b/>
          <w:bCs/>
          <w:i/>
          <w:iCs/>
          <w:color w:val="666666"/>
          <w:sz w:val="20"/>
          <w:szCs w:val="20"/>
        </w:rPr>
        <w:t>[</w:t>
      </w:r>
      <w:r>
        <w:rPr>
          <w:rFonts w:ascii="Arial Unicode MS" w:eastAsia="Arial Unicode MS" w:hAnsi="Arial Unicode MS" w:cs="Arial Unicode MS"/>
          <w:b/>
          <w:bCs/>
          <w:i/>
          <w:iCs/>
          <w:color w:val="666666"/>
          <w:sz w:val="20"/>
          <w:szCs w:val="20"/>
        </w:rPr>
        <w:t>참고</w:t>
      </w:r>
      <w:r>
        <w:rPr>
          <w:rFonts w:ascii="Arial Unicode MS" w:eastAsia="Arial Unicode MS" w:hAnsi="Arial Unicode MS" w:cs="Arial Unicode MS"/>
          <w:b/>
          <w:bCs/>
          <w:i/>
          <w:iCs/>
          <w:color w:val="666666"/>
          <w:sz w:val="20"/>
          <w:szCs w:val="20"/>
        </w:rPr>
        <w:t xml:space="preserve">] </w:t>
      </w:r>
      <w:proofErr w:type="spellStart"/>
      <w:r>
        <w:rPr>
          <w:rFonts w:ascii="Arial Unicode MS" w:eastAsia="Arial Unicode MS" w:hAnsi="Arial Unicode MS" w:cs="Arial Unicode MS"/>
          <w:i/>
          <w:iCs/>
          <w:color w:val="666666"/>
          <w:sz w:val="20"/>
          <w:szCs w:val="20"/>
        </w:rPr>
        <w:t>MCP</w:t>
      </w:r>
      <w:r>
        <w:rPr>
          <w:rFonts w:ascii="Arial Unicode MS" w:eastAsia="Arial Unicode MS" w:hAnsi="Arial Unicode MS" w:cs="Arial Unicode MS"/>
          <w:i/>
          <w:iCs/>
          <w:color w:val="666666"/>
          <w:sz w:val="20"/>
          <w:szCs w:val="20"/>
        </w:rPr>
        <w:t>는</w:t>
      </w:r>
      <w:proofErr w:type="spellEnd"/>
      <w:r>
        <w:rPr>
          <w:rFonts w:ascii="Arial Unicode MS" w:eastAsia="Arial Unicode MS" w:hAnsi="Arial Unicode MS" w:cs="Arial Unicode MS"/>
          <w:i/>
          <w:iCs/>
          <w:color w:val="666666"/>
          <w:sz w:val="20"/>
          <w:szCs w:val="20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i/>
          <w:iCs/>
          <w:color w:val="666666"/>
          <w:sz w:val="20"/>
          <w:szCs w:val="20"/>
        </w:rPr>
        <w:t>내부</w:t>
      </w:r>
      <w:r>
        <w:rPr>
          <w:rFonts w:ascii="Arial Unicode MS" w:eastAsia="Arial Unicode MS" w:hAnsi="Arial Unicode MS" w:cs="Arial Unicode MS"/>
          <w:i/>
          <w:iCs/>
          <w:color w:val="666666"/>
          <w:sz w:val="20"/>
          <w:szCs w:val="20"/>
        </w:rPr>
        <w:t>~</w:t>
      </w:r>
      <w:r>
        <w:rPr>
          <w:rFonts w:ascii="Arial Unicode MS" w:eastAsia="Arial Unicode MS" w:hAnsi="Arial Unicode MS" w:cs="Arial Unicode MS"/>
          <w:i/>
          <w:iCs/>
          <w:color w:val="666666"/>
          <w:sz w:val="20"/>
          <w:szCs w:val="20"/>
        </w:rPr>
        <w:t>기밀</w:t>
      </w:r>
      <w:proofErr w:type="spellEnd"/>
      <w:r>
        <w:rPr>
          <w:rFonts w:ascii="Arial Unicode MS" w:eastAsia="Arial Unicode MS" w:hAnsi="Arial Unicode MS" w:cs="Arial Unicode MS"/>
          <w:i/>
          <w:iCs/>
          <w:color w:val="666666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i/>
          <w:iCs/>
          <w:color w:val="666666"/>
          <w:sz w:val="20"/>
          <w:szCs w:val="20"/>
        </w:rPr>
        <w:t>등급에</w:t>
      </w:r>
      <w:r>
        <w:rPr>
          <w:rFonts w:ascii="Arial Unicode MS" w:eastAsia="Arial Unicode MS" w:hAnsi="Arial Unicode MS" w:cs="Arial Unicode MS"/>
          <w:i/>
          <w:iCs/>
          <w:color w:val="666666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i/>
          <w:iCs/>
          <w:color w:val="666666"/>
          <w:sz w:val="20"/>
          <w:szCs w:val="20"/>
        </w:rPr>
        <w:t>적합</w:t>
      </w:r>
      <w:r>
        <w:rPr>
          <w:rFonts w:ascii="Arial Unicode MS" w:eastAsia="Arial Unicode MS" w:hAnsi="Arial Unicode MS" w:cs="Arial Unicode MS"/>
          <w:i/>
          <w:iCs/>
          <w:color w:val="666666"/>
          <w:sz w:val="20"/>
          <w:szCs w:val="20"/>
        </w:rPr>
        <w:t xml:space="preserve">. </w:t>
      </w:r>
      <w:r>
        <w:rPr>
          <w:rFonts w:ascii="Arial Unicode MS" w:eastAsia="Arial Unicode MS" w:hAnsi="Arial Unicode MS" w:cs="Arial Unicode MS"/>
          <w:i/>
          <w:iCs/>
          <w:color w:val="666666"/>
          <w:sz w:val="20"/>
          <w:szCs w:val="20"/>
        </w:rPr>
        <w:t>중앙</w:t>
      </w:r>
      <w:r>
        <w:rPr>
          <w:rFonts w:ascii="Arial Unicode MS" w:eastAsia="Arial Unicode MS" w:hAnsi="Arial Unicode MS" w:cs="Arial Unicode MS"/>
          <w:i/>
          <w:iCs/>
          <w:color w:val="666666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i/>
          <w:iCs/>
          <w:color w:val="666666"/>
          <w:sz w:val="20"/>
          <w:szCs w:val="20"/>
        </w:rPr>
        <w:t>통제로</w:t>
      </w:r>
      <w:r>
        <w:rPr>
          <w:rFonts w:ascii="Arial Unicode MS" w:eastAsia="Arial Unicode MS" w:hAnsi="Arial Unicode MS" w:cs="Arial Unicode MS"/>
          <w:i/>
          <w:iCs/>
          <w:color w:val="666666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i/>
          <w:iCs/>
          <w:color w:val="666666"/>
          <w:sz w:val="20"/>
          <w:szCs w:val="20"/>
        </w:rPr>
        <w:t>기밀</w:t>
      </w:r>
      <w:r>
        <w:rPr>
          <w:rFonts w:ascii="Arial Unicode MS" w:eastAsia="Arial Unicode MS" w:hAnsi="Arial Unicode MS" w:cs="Arial Unicode MS"/>
          <w:i/>
          <w:iCs/>
          <w:color w:val="666666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i/>
          <w:iCs/>
          <w:color w:val="666666"/>
          <w:sz w:val="20"/>
          <w:szCs w:val="20"/>
        </w:rPr>
        <w:t>데이터</w:t>
      </w:r>
      <w:r>
        <w:rPr>
          <w:rFonts w:ascii="Arial Unicode MS" w:eastAsia="Arial Unicode MS" w:hAnsi="Arial Unicode MS" w:cs="Arial Unicode MS"/>
          <w:i/>
          <w:iCs/>
          <w:color w:val="666666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i/>
          <w:iCs/>
          <w:color w:val="666666"/>
          <w:sz w:val="20"/>
          <w:szCs w:val="20"/>
        </w:rPr>
        <w:t>접근</w:t>
      </w:r>
      <w:r>
        <w:rPr>
          <w:rFonts w:ascii="Arial Unicode MS" w:eastAsia="Arial Unicode MS" w:hAnsi="Arial Unicode MS" w:cs="Arial Unicode MS"/>
          <w:i/>
          <w:iCs/>
          <w:color w:val="666666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i/>
          <w:iCs/>
          <w:color w:val="666666"/>
          <w:sz w:val="20"/>
          <w:szCs w:val="20"/>
        </w:rPr>
        <w:t>관리에</w:t>
      </w:r>
      <w:r>
        <w:rPr>
          <w:rFonts w:ascii="Arial Unicode MS" w:eastAsia="Arial Unicode MS" w:hAnsi="Arial Unicode MS" w:cs="Arial Unicode MS"/>
          <w:i/>
          <w:iCs/>
          <w:color w:val="666666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i/>
          <w:iCs/>
          <w:color w:val="666666"/>
          <w:sz w:val="20"/>
          <w:szCs w:val="20"/>
        </w:rPr>
        <w:t>유리하다</w:t>
      </w:r>
      <w:r>
        <w:rPr>
          <w:rFonts w:ascii="Arial Unicode MS" w:eastAsia="Arial Unicode MS" w:hAnsi="Arial Unicode MS" w:cs="Arial Unicode MS"/>
          <w:i/>
          <w:iCs/>
          <w:color w:val="666666"/>
          <w:sz w:val="20"/>
          <w:szCs w:val="20"/>
        </w:rPr>
        <w:t>.</w:t>
      </w:r>
    </w:p>
    <w:p w14:paraId="30F89923" w14:textId="77777777" w:rsidR="00D80D8A" w:rsidRDefault="00D80D8A">
      <w:pPr>
        <w:spacing w:before="280"/>
        <w:rPr>
          <w:b/>
          <w:bCs/>
        </w:rPr>
      </w:pPr>
    </w:p>
    <w:p w14:paraId="4C1799F1" w14:textId="77777777" w:rsidR="00D80D8A" w:rsidRDefault="00BE6280">
      <w:pPr>
        <w:spacing w:before="280"/>
        <w:rPr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>보안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요건과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연동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방식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선정의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연계</w:t>
      </w:r>
    </w:p>
    <w:p w14:paraId="40798C17" w14:textId="77777777" w:rsidR="00D80D8A" w:rsidRDefault="00BE6280">
      <w:pPr>
        <w:spacing w:before="60"/>
      </w:pPr>
      <w:r>
        <w:rPr>
          <w:rFonts w:ascii="Arial Unicode MS" w:eastAsia="Arial Unicode MS" w:hAnsi="Arial Unicode MS" w:cs="Arial Unicode MS"/>
        </w:rPr>
        <w:t>위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A</w:t>
      </w:r>
      <w:proofErr w:type="spellEnd"/>
      <w:r>
        <w:rPr>
          <w:rFonts w:ascii="Arial Unicode MS" w:eastAsia="Arial Unicode MS" w:hAnsi="Arial Unicode MS" w:cs="Arial Unicode MS"/>
        </w:rPr>
        <w:t xml:space="preserve">, </w:t>
      </w:r>
      <w:proofErr w:type="spellStart"/>
      <w:r>
        <w:rPr>
          <w:rFonts w:ascii="Arial Unicode MS" w:eastAsia="Arial Unicode MS" w:hAnsi="Arial Unicode MS" w:cs="Arial Unicode MS"/>
        </w:rPr>
        <w:t>B</w:t>
      </w:r>
      <w:r>
        <w:rPr>
          <w:rFonts w:ascii="Arial Unicode MS" w:eastAsia="Arial Unicode MS" w:hAnsi="Arial Unicode MS" w:cs="Arial Unicode MS"/>
        </w:rPr>
        <w:t>절의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특성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차이를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보안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요건별로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판단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기준으로써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변환한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것이다</w:t>
      </w:r>
      <w:r>
        <w:rPr>
          <w:rFonts w:ascii="Arial Unicode MS" w:eastAsia="Arial Unicode MS" w:hAnsi="Arial Unicode MS" w:cs="Arial Unicode MS"/>
        </w:rPr>
        <w:t xml:space="preserve">. 5.3 </w:t>
      </w:r>
      <w:r>
        <w:rPr>
          <w:rFonts w:ascii="Arial Unicode MS" w:eastAsia="Arial Unicode MS" w:hAnsi="Arial Unicode MS" w:cs="Arial Unicode MS"/>
        </w:rPr>
        <w:t>의사결정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트리</w:t>
      </w:r>
      <w:r>
        <w:rPr>
          <w:rFonts w:ascii="Arial Unicode MS" w:eastAsia="Arial Unicode MS" w:hAnsi="Arial Unicode MS" w:cs="Arial Unicode MS"/>
        </w:rPr>
        <w:t xml:space="preserve"> Q4</w:t>
      </w:r>
      <w:r>
        <w:rPr>
          <w:rFonts w:ascii="Arial Unicode MS" w:eastAsia="Arial Unicode MS" w:hAnsi="Arial Unicode MS" w:cs="Arial Unicode MS"/>
        </w:rPr>
        <w:t>에서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참조한다</w:t>
      </w:r>
      <w:r>
        <w:rPr>
          <w:rFonts w:ascii="Arial Unicode MS" w:eastAsia="Arial Unicode MS" w:hAnsi="Arial Unicode MS" w:cs="Arial Unicode MS"/>
        </w:rPr>
        <w:t>.</w:t>
      </w:r>
    </w:p>
    <w:tbl>
      <w:tblPr>
        <w:tblStyle w:val="affffb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988"/>
        <w:gridCol w:w="3526"/>
        <w:gridCol w:w="3511"/>
      </w:tblGrid>
      <w:tr w:rsidR="00D80D8A" w14:paraId="2F08CADD" w14:textId="77777777">
        <w:trPr>
          <w:trHeight w:val="420"/>
        </w:trPr>
        <w:tc>
          <w:tcPr>
            <w:tcW w:w="1987" w:type="dxa"/>
            <w:tcBorders>
              <w:top w:val="single" w:sz="6" w:space="0" w:color="F0F4F8"/>
              <w:left w:val="single" w:sz="6" w:space="0" w:color="F0F4F8"/>
              <w:bottom w:val="single" w:sz="6" w:space="0" w:color="F0F4F8"/>
              <w:right w:val="single" w:sz="6" w:space="0" w:color="F0F4F8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002A85" w14:textId="77777777" w:rsidR="00D80D8A" w:rsidRDefault="00BE6280">
            <w:pPr>
              <w:spacing w:before="240" w:after="240"/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  <w:sz w:val="18"/>
                <w:szCs w:val="18"/>
              </w:rPr>
              <w:t>보안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  <w:sz w:val="18"/>
                <w:szCs w:val="18"/>
              </w:rPr>
              <w:t>요건</w:t>
            </w:r>
          </w:p>
        </w:tc>
        <w:tc>
          <w:tcPr>
            <w:tcW w:w="3526" w:type="dxa"/>
            <w:tcBorders>
              <w:top w:val="single" w:sz="6" w:space="0" w:color="F0F4F8"/>
              <w:left w:val="single" w:sz="6" w:space="0" w:color="F0F4F8"/>
              <w:bottom w:val="single" w:sz="6" w:space="0" w:color="F0F4F8"/>
              <w:right w:val="single" w:sz="6" w:space="0" w:color="F0F4F8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6BF3D4" w14:textId="77777777" w:rsidR="00D80D8A" w:rsidRDefault="00BE6280">
            <w:pPr>
              <w:spacing w:before="240" w:after="240"/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  <w:sz w:val="18"/>
                <w:szCs w:val="18"/>
              </w:rPr>
              <w:t xml:space="preserve">FC 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  <w:sz w:val="18"/>
                <w:szCs w:val="18"/>
              </w:rPr>
              <w:t>단독으로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  <w:sz w:val="18"/>
                <w:szCs w:val="18"/>
              </w:rPr>
              <w:t>충분한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  <w:sz w:val="18"/>
                <w:szCs w:val="18"/>
              </w:rPr>
              <w:t>경우</w:t>
            </w:r>
          </w:p>
        </w:tc>
        <w:tc>
          <w:tcPr>
            <w:tcW w:w="3511" w:type="dxa"/>
            <w:tcBorders>
              <w:top w:val="single" w:sz="6" w:space="0" w:color="F0F4F8"/>
              <w:left w:val="single" w:sz="6" w:space="0" w:color="F0F4F8"/>
              <w:bottom w:val="single" w:sz="6" w:space="0" w:color="F0F4F8"/>
              <w:right w:val="single" w:sz="6" w:space="0" w:color="F0F4F8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75D8BD" w14:textId="77777777" w:rsidR="00D80D8A" w:rsidRDefault="00BE6280">
            <w:pPr>
              <w:spacing w:before="240" w:after="240"/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  <w:sz w:val="18"/>
                <w:szCs w:val="18"/>
              </w:rPr>
              <w:t xml:space="preserve">MCP 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  <w:sz w:val="18"/>
                <w:szCs w:val="18"/>
              </w:rPr>
              <w:t>검토가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  <w:sz w:val="18"/>
                <w:szCs w:val="18"/>
              </w:rPr>
              <w:t>필요한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  <w:sz w:val="18"/>
                <w:szCs w:val="18"/>
              </w:rPr>
              <w:t>경우</w:t>
            </w:r>
          </w:p>
        </w:tc>
      </w:tr>
      <w:tr w:rsidR="00D80D8A" w14:paraId="1243B813" w14:textId="77777777">
        <w:trPr>
          <w:trHeight w:val="750"/>
        </w:trPr>
        <w:tc>
          <w:tcPr>
            <w:tcW w:w="1987" w:type="dxa"/>
            <w:tcBorders>
              <w:top w:val="single" w:sz="6" w:space="0" w:color="F0F4F8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5B51F4" w14:textId="77777777" w:rsidR="00D80D8A" w:rsidRDefault="00BE6280">
            <w:pPr>
              <w:spacing w:before="20" w:after="20"/>
              <w:rPr>
                <w:b/>
                <w:bCs/>
                <w:sz w:val="18"/>
                <w:szCs w:val="18"/>
              </w:rPr>
            </w:pPr>
            <w:proofErr w:type="spellStart"/>
            <w:r>
              <w:rPr>
                <w:rFonts w:ascii="Arial Unicode MS" w:eastAsia="Arial Unicode MS" w:hAnsi="Arial Unicode MS" w:cs="Arial Unicode MS"/>
                <w:b/>
                <w:bCs/>
                <w:sz w:val="18"/>
                <w:szCs w:val="18"/>
              </w:rPr>
              <w:t>도구별</w:t>
            </w:r>
            <w:proofErr w:type="spellEnd"/>
            <w:r>
              <w:rPr>
                <w:rFonts w:ascii="Arial Unicode MS" w:eastAsia="Arial Unicode MS" w:hAnsi="Arial Unicode MS" w:cs="Arial Unicode MS"/>
                <w:b/>
                <w:bCs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Arial Unicode MS" w:eastAsia="Arial Unicode MS" w:hAnsi="Arial Unicode MS" w:cs="Arial Unicode MS"/>
                <w:b/>
                <w:bCs/>
                <w:sz w:val="18"/>
                <w:szCs w:val="18"/>
              </w:rPr>
              <w:t>세분</w:t>
            </w:r>
            <w:proofErr w:type="gramEnd"/>
            <w:r>
              <w:rPr>
                <w:rFonts w:ascii="Arial Unicode MS" w:eastAsia="Arial Unicode MS" w:hAnsi="Arial Unicode MS" w:cs="Arial Unicode MS"/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  <w:sz w:val="18"/>
                <w:szCs w:val="18"/>
              </w:rPr>
              <w:t>권한</w:t>
            </w:r>
          </w:p>
        </w:tc>
        <w:tc>
          <w:tcPr>
            <w:tcW w:w="3526" w:type="dxa"/>
            <w:tcBorders>
              <w:top w:val="single" w:sz="6" w:space="0" w:color="F0F4F8"/>
              <w:left w:val="nil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63FD64" w14:textId="77777777" w:rsidR="00D80D8A" w:rsidRDefault="00BE6280">
            <w:pPr>
              <w:spacing w:before="20" w:after="20"/>
              <w:rPr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API </w:t>
            </w:r>
            <w:proofErr w:type="spellStart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Gateway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에서</w:t>
            </w:r>
            <w:proofErr w:type="spellEnd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도구별</w:t>
            </w:r>
            <w:proofErr w:type="spellEnd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scope</w:t>
            </w:r>
            <w:proofErr w:type="spellEnd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분리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가능</w:t>
            </w:r>
          </w:p>
        </w:tc>
        <w:tc>
          <w:tcPr>
            <w:tcW w:w="3511" w:type="dxa"/>
            <w:tcBorders>
              <w:top w:val="single" w:sz="6" w:space="0" w:color="F0F4F8"/>
              <w:left w:val="nil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FCD9FE" w14:textId="77777777" w:rsidR="00D80D8A" w:rsidRDefault="00BE6280">
            <w:pPr>
              <w:spacing w:before="20" w:after="20"/>
              <w:rPr>
                <w:sz w:val="18"/>
                <w:szCs w:val="18"/>
              </w:rPr>
            </w:pPr>
            <w:proofErr w:type="spellStart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도구별</w:t>
            </w:r>
            <w:proofErr w:type="spellEnd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OAuth</w:t>
            </w:r>
            <w:proofErr w:type="spellEnd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scope</w:t>
            </w:r>
            <w:proofErr w:type="spellEnd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제어가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API </w:t>
            </w:r>
            <w:proofErr w:type="spellStart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GW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로</w:t>
            </w:r>
            <w:proofErr w:type="spellEnd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불충분</w:t>
            </w:r>
          </w:p>
        </w:tc>
      </w:tr>
      <w:tr w:rsidR="00D80D8A" w14:paraId="0698EBB1" w14:textId="77777777">
        <w:trPr>
          <w:trHeight w:val="465"/>
        </w:trPr>
        <w:tc>
          <w:tcPr>
            <w:tcW w:w="1987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F9595D" w14:textId="77777777" w:rsidR="00D80D8A" w:rsidRDefault="00BE6280">
            <w:pPr>
              <w:spacing w:before="20" w:after="20"/>
              <w:rPr>
                <w:b/>
                <w:bCs/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sz w:val="18"/>
                <w:szCs w:val="18"/>
              </w:rPr>
              <w:t>감사</w:t>
            </w:r>
            <w:r>
              <w:rPr>
                <w:rFonts w:ascii="Arial Unicode MS" w:eastAsia="Arial Unicode MS" w:hAnsi="Arial Unicode MS" w:cs="Arial Unicode MS"/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  <w:sz w:val="18"/>
                <w:szCs w:val="18"/>
              </w:rPr>
              <w:t>로그</w:t>
            </w:r>
          </w:p>
        </w:tc>
        <w:tc>
          <w:tcPr>
            <w:tcW w:w="3526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E621EB" w14:textId="77777777" w:rsidR="00D80D8A" w:rsidRDefault="00BE6280">
            <w:pPr>
              <w:spacing w:before="20" w:after="20"/>
              <w:rPr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API GW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로그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+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애플리케이션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로그로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충분</w:t>
            </w:r>
          </w:p>
        </w:tc>
        <w:tc>
          <w:tcPr>
            <w:tcW w:w="3511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B02C1B" w14:textId="77777777" w:rsidR="00D80D8A" w:rsidRDefault="00BE6280">
            <w:pPr>
              <w:spacing w:before="20" w:after="20"/>
              <w:rPr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도구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호출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단위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중앙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수집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·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추적</w:t>
            </w:r>
            <w:proofErr w:type="spellEnd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필요</w:t>
            </w:r>
          </w:p>
        </w:tc>
      </w:tr>
      <w:tr w:rsidR="00D80D8A" w14:paraId="15DF0CAB" w14:textId="77777777">
        <w:trPr>
          <w:trHeight w:val="750"/>
        </w:trPr>
        <w:tc>
          <w:tcPr>
            <w:tcW w:w="1987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969DA6" w14:textId="77777777" w:rsidR="00D80D8A" w:rsidRDefault="00BE6280">
            <w:pPr>
              <w:spacing w:before="20" w:after="20"/>
              <w:rPr>
                <w:b/>
                <w:bCs/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sz w:val="18"/>
                <w:szCs w:val="18"/>
              </w:rPr>
              <w:t>민감</w:t>
            </w:r>
            <w:r>
              <w:rPr>
                <w:rFonts w:ascii="Arial Unicode MS" w:eastAsia="Arial Unicode MS" w:hAnsi="Arial Unicode MS" w:cs="Arial Unicode MS"/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  <w:sz w:val="18"/>
                <w:szCs w:val="18"/>
              </w:rPr>
              <w:t>데이터</w:t>
            </w:r>
            <w:r>
              <w:rPr>
                <w:rFonts w:ascii="Arial Unicode MS" w:eastAsia="Arial Unicode MS" w:hAnsi="Arial Unicode MS" w:cs="Arial Unicode MS"/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  <w:sz w:val="18"/>
                <w:szCs w:val="18"/>
              </w:rPr>
              <w:t>처리</w:t>
            </w:r>
          </w:p>
        </w:tc>
        <w:tc>
          <w:tcPr>
            <w:tcW w:w="3526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2AB38F" w14:textId="77777777" w:rsidR="00D80D8A" w:rsidRDefault="00BE6280">
            <w:pPr>
              <w:spacing w:before="20" w:after="20"/>
              <w:rPr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애플리케이션에서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마스킹</w:t>
            </w:r>
            <w:proofErr w:type="spellEnd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처리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가능</w:t>
            </w:r>
          </w:p>
        </w:tc>
        <w:tc>
          <w:tcPr>
            <w:tcW w:w="3511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374F03" w14:textId="77777777" w:rsidR="00D80D8A" w:rsidRDefault="00BE6280">
            <w:pPr>
              <w:spacing w:before="20" w:after="20"/>
              <w:rPr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서버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측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필터링이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필요한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규제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환경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(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금융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/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의료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)</w:t>
            </w:r>
          </w:p>
        </w:tc>
      </w:tr>
    </w:tbl>
    <w:p w14:paraId="28F5C926" w14:textId="77777777" w:rsidR="00D80D8A" w:rsidRDefault="00BE6280">
      <w:pPr>
        <w:spacing w:before="240" w:after="120"/>
      </w:pPr>
      <w:r>
        <w:rPr>
          <w:rFonts w:ascii="Arial Unicode MS" w:eastAsia="Arial Unicode MS" w:hAnsi="Arial Unicode MS" w:cs="Arial Unicode MS"/>
        </w:rPr>
        <w:t>보안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요건에서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복수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항목이</w:t>
      </w:r>
      <w:r>
        <w:rPr>
          <w:rFonts w:ascii="Arial Unicode MS" w:eastAsia="Arial Unicode MS" w:hAnsi="Arial Unicode MS" w:cs="Arial Unicode MS"/>
        </w:rPr>
        <w:t xml:space="preserve"> 'MCP </w:t>
      </w:r>
      <w:r>
        <w:rPr>
          <w:rFonts w:ascii="Arial Unicode MS" w:eastAsia="Arial Unicode MS" w:hAnsi="Arial Unicode MS" w:cs="Arial Unicode MS"/>
        </w:rPr>
        <w:t>검토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필요</w:t>
      </w:r>
      <w:r>
        <w:rPr>
          <w:rFonts w:ascii="Arial Unicode MS" w:eastAsia="Arial Unicode MS" w:hAnsi="Arial Unicode MS" w:cs="Arial Unicode MS"/>
        </w:rPr>
        <w:t>'</w:t>
      </w:r>
      <w:r>
        <w:rPr>
          <w:rFonts w:ascii="Arial Unicode MS" w:eastAsia="Arial Unicode MS" w:hAnsi="Arial Unicode MS" w:cs="Arial Unicode MS"/>
        </w:rPr>
        <w:t>로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판정되면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비용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절감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효과가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불충분하더라도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보안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요건만으로</w:t>
      </w:r>
      <w:r>
        <w:rPr>
          <w:rFonts w:ascii="Arial Unicode MS" w:eastAsia="Arial Unicode MS" w:hAnsi="Arial Unicode MS" w:cs="Arial Unicode MS"/>
        </w:rPr>
        <w:t xml:space="preserve"> MCP </w:t>
      </w:r>
      <w:r>
        <w:rPr>
          <w:rFonts w:ascii="Arial Unicode MS" w:eastAsia="Arial Unicode MS" w:hAnsi="Arial Unicode MS" w:cs="Arial Unicode MS"/>
        </w:rPr>
        <w:t>도입이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정당화될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있다</w:t>
      </w:r>
      <w:r>
        <w:rPr>
          <w:rFonts w:ascii="Arial Unicode MS" w:eastAsia="Arial Unicode MS" w:hAnsi="Arial Unicode MS" w:cs="Arial Unicode MS"/>
        </w:rPr>
        <w:t>.</w:t>
      </w:r>
    </w:p>
    <w:p w14:paraId="78328627" w14:textId="77777777" w:rsidR="00D80D8A" w:rsidRDefault="00BE6280">
      <w:pPr>
        <w:spacing w:before="160" w:after="160"/>
      </w:pPr>
      <w:r>
        <w:rPr>
          <w:rFonts w:ascii="Arial Unicode MS" w:eastAsia="Arial Unicode MS" w:hAnsi="Arial Unicode MS" w:cs="Arial Unicode MS"/>
          <w:b/>
          <w:bCs/>
          <w:color w:val="2E5090"/>
        </w:rPr>
        <w:t>비용</w:t>
      </w:r>
      <w:r>
        <w:rPr>
          <w:rFonts w:ascii="Arial Unicode MS" w:eastAsia="Arial Unicode MS" w:hAnsi="Arial Unicode MS" w:cs="Arial Unicode MS"/>
          <w:b/>
          <w:bCs/>
          <w:color w:val="2E5090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color w:val="2E5090"/>
        </w:rPr>
        <w:t>추정</w:t>
      </w:r>
      <w:r>
        <w:rPr>
          <w:rFonts w:ascii="Arial Unicode MS" w:eastAsia="Arial Unicode MS" w:hAnsi="Arial Unicode MS" w:cs="Arial Unicode MS"/>
          <w:b/>
          <w:bCs/>
          <w:color w:val="2E5090"/>
        </w:rPr>
        <w:t>(5.2.1~5.2.3)</w:t>
      </w:r>
      <w:r>
        <w:rPr>
          <w:rFonts w:ascii="Arial Unicode MS" w:eastAsia="Arial Unicode MS" w:hAnsi="Arial Unicode MS" w:cs="Arial Unicode MS"/>
          <w:b/>
          <w:bCs/>
          <w:color w:val="2E5090"/>
        </w:rPr>
        <w:t>과</w:t>
      </w:r>
      <w:r>
        <w:rPr>
          <w:rFonts w:ascii="Arial Unicode MS" w:eastAsia="Arial Unicode MS" w:hAnsi="Arial Unicode MS" w:cs="Arial Unicode MS"/>
          <w:b/>
          <w:bCs/>
          <w:color w:val="2E5090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color w:val="2E5090"/>
        </w:rPr>
        <w:t>보안</w:t>
      </w:r>
      <w:r>
        <w:rPr>
          <w:rFonts w:ascii="Arial Unicode MS" w:eastAsia="Arial Unicode MS" w:hAnsi="Arial Unicode MS" w:cs="Arial Unicode MS"/>
          <w:b/>
          <w:bCs/>
          <w:color w:val="2E5090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color w:val="2E5090"/>
        </w:rPr>
        <w:t>판단</w:t>
      </w:r>
      <w:r>
        <w:rPr>
          <w:rFonts w:ascii="Arial Unicode MS" w:eastAsia="Arial Unicode MS" w:hAnsi="Arial Unicode MS" w:cs="Arial Unicode MS"/>
          <w:b/>
          <w:bCs/>
          <w:color w:val="2E5090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color w:val="2E5090"/>
        </w:rPr>
        <w:t>기준</w:t>
      </w:r>
      <w:r>
        <w:rPr>
          <w:rFonts w:ascii="Arial Unicode MS" w:eastAsia="Arial Unicode MS" w:hAnsi="Arial Unicode MS" w:cs="Arial Unicode MS"/>
          <w:b/>
          <w:bCs/>
          <w:color w:val="2E5090"/>
        </w:rPr>
        <w:t>(5.2.4)</w:t>
      </w:r>
      <w:r>
        <w:rPr>
          <w:rFonts w:ascii="Arial Unicode MS" w:eastAsia="Arial Unicode MS" w:hAnsi="Arial Unicode MS" w:cs="Arial Unicode MS"/>
          <w:b/>
          <w:bCs/>
          <w:color w:val="2E5090"/>
        </w:rPr>
        <w:t>을</w:t>
      </w:r>
      <w:r>
        <w:rPr>
          <w:rFonts w:ascii="Arial Unicode MS" w:eastAsia="Arial Unicode MS" w:hAnsi="Arial Unicode MS" w:cs="Arial Unicode MS"/>
          <w:b/>
          <w:bCs/>
          <w:color w:val="2E5090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color w:val="2E5090"/>
        </w:rPr>
        <w:t>확인했으면</w:t>
      </w:r>
      <w:r>
        <w:rPr>
          <w:rFonts w:ascii="Arial Unicode MS" w:eastAsia="Arial Unicode MS" w:hAnsi="Arial Unicode MS" w:cs="Arial Unicode MS"/>
          <w:b/>
          <w:bCs/>
          <w:color w:val="2E5090"/>
        </w:rPr>
        <w:t>, 5.3</w:t>
      </w:r>
      <w:r>
        <w:rPr>
          <w:rFonts w:ascii="Arial Unicode MS" w:eastAsia="Arial Unicode MS" w:hAnsi="Arial Unicode MS" w:cs="Arial Unicode MS"/>
          <w:b/>
          <w:bCs/>
          <w:color w:val="2E5090"/>
        </w:rPr>
        <w:t>의</w:t>
      </w:r>
      <w:r>
        <w:rPr>
          <w:rFonts w:ascii="Arial Unicode MS" w:eastAsia="Arial Unicode MS" w:hAnsi="Arial Unicode MS" w:cs="Arial Unicode MS"/>
          <w:b/>
          <w:bCs/>
          <w:color w:val="2E5090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color w:val="2E5090"/>
        </w:rPr>
        <w:t>의사결정</w:t>
      </w:r>
      <w:r>
        <w:rPr>
          <w:rFonts w:ascii="Arial Unicode MS" w:eastAsia="Arial Unicode MS" w:hAnsi="Arial Unicode MS" w:cs="Arial Unicode MS"/>
          <w:b/>
          <w:bCs/>
          <w:color w:val="2E5090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color w:val="2E5090"/>
        </w:rPr>
        <w:t>트리에</w:t>
      </w:r>
      <w:r>
        <w:rPr>
          <w:rFonts w:ascii="Arial Unicode MS" w:eastAsia="Arial Unicode MS" w:hAnsi="Arial Unicode MS" w:cs="Arial Unicode MS"/>
          <w:b/>
          <w:bCs/>
          <w:color w:val="2E5090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color w:val="2E5090"/>
        </w:rPr>
        <w:t>프로젝트</w:t>
      </w:r>
      <w:r>
        <w:rPr>
          <w:rFonts w:ascii="Arial Unicode MS" w:eastAsia="Arial Unicode MS" w:hAnsi="Arial Unicode MS" w:cs="Arial Unicode MS"/>
          <w:b/>
          <w:bCs/>
          <w:color w:val="2E5090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color w:val="2E5090"/>
        </w:rPr>
        <w:t>조건을</w:t>
      </w:r>
      <w:r>
        <w:rPr>
          <w:rFonts w:ascii="Arial Unicode MS" w:eastAsia="Arial Unicode MS" w:hAnsi="Arial Unicode MS" w:cs="Arial Unicode MS"/>
          <w:b/>
          <w:bCs/>
          <w:color w:val="2E5090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color w:val="2E5090"/>
        </w:rPr>
        <w:t>대입하여</w:t>
      </w:r>
      <w:r>
        <w:rPr>
          <w:rFonts w:ascii="Arial Unicode MS" w:eastAsia="Arial Unicode MS" w:hAnsi="Arial Unicode MS" w:cs="Arial Unicode MS"/>
          <w:b/>
          <w:bCs/>
          <w:color w:val="2E5090"/>
        </w:rPr>
        <w:t xml:space="preserve"> FC </w:t>
      </w:r>
      <w:r>
        <w:rPr>
          <w:rFonts w:ascii="Arial Unicode MS" w:eastAsia="Arial Unicode MS" w:hAnsi="Arial Unicode MS" w:cs="Arial Unicode MS"/>
          <w:b/>
          <w:bCs/>
          <w:color w:val="2E5090"/>
        </w:rPr>
        <w:t>단독</w:t>
      </w:r>
      <w:r>
        <w:rPr>
          <w:rFonts w:ascii="Arial Unicode MS" w:eastAsia="Arial Unicode MS" w:hAnsi="Arial Unicode MS" w:cs="Arial Unicode MS"/>
          <w:b/>
          <w:bCs/>
          <w:color w:val="2E5090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color w:val="2E5090"/>
        </w:rPr>
        <w:t>또는</w:t>
      </w:r>
      <w:r>
        <w:rPr>
          <w:rFonts w:ascii="Arial Unicode MS" w:eastAsia="Arial Unicode MS" w:hAnsi="Arial Unicode MS" w:cs="Arial Unicode MS"/>
          <w:b/>
          <w:bCs/>
          <w:color w:val="2E5090"/>
        </w:rPr>
        <w:t xml:space="preserve"> MCP + </w:t>
      </w:r>
      <w:proofErr w:type="spellStart"/>
      <w:r>
        <w:rPr>
          <w:rFonts w:ascii="Arial Unicode MS" w:eastAsia="Arial Unicode MS" w:hAnsi="Arial Unicode MS" w:cs="Arial Unicode MS"/>
          <w:b/>
          <w:bCs/>
          <w:color w:val="2E5090"/>
        </w:rPr>
        <w:t>FC</w:t>
      </w:r>
      <w:r>
        <w:rPr>
          <w:rFonts w:ascii="Arial Unicode MS" w:eastAsia="Arial Unicode MS" w:hAnsi="Arial Unicode MS" w:cs="Arial Unicode MS"/>
          <w:b/>
          <w:bCs/>
          <w:color w:val="2E5090"/>
        </w:rPr>
        <w:t>를</w:t>
      </w:r>
      <w:proofErr w:type="spellEnd"/>
      <w:r>
        <w:rPr>
          <w:rFonts w:ascii="Arial Unicode MS" w:eastAsia="Arial Unicode MS" w:hAnsi="Arial Unicode MS" w:cs="Arial Unicode MS"/>
          <w:b/>
          <w:bCs/>
          <w:color w:val="2E5090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color w:val="2E5090"/>
        </w:rPr>
        <w:t>확정한다</w:t>
      </w:r>
      <w:r>
        <w:rPr>
          <w:rFonts w:ascii="Arial Unicode MS" w:eastAsia="Arial Unicode MS" w:hAnsi="Arial Unicode MS" w:cs="Arial Unicode MS"/>
          <w:b/>
          <w:bCs/>
          <w:color w:val="2E5090"/>
        </w:rPr>
        <w:t>.</w:t>
      </w:r>
    </w:p>
    <w:p w14:paraId="45516DB8" w14:textId="77777777" w:rsidR="00D80D8A" w:rsidRDefault="00BE6280">
      <w:pPr>
        <w:pStyle w:val="3"/>
        <w:keepNext w:val="0"/>
        <w:keepLines w:val="0"/>
        <w:spacing w:before="480"/>
      </w:pPr>
      <w:bookmarkStart w:id="104" w:name="_t9az3geaz5vh" w:colFirst="0" w:colLast="0"/>
      <w:bookmarkEnd w:id="104"/>
      <w:r>
        <w:rPr>
          <w:rFonts w:ascii="Arial Unicode MS" w:eastAsia="Arial Unicode MS" w:hAnsi="Arial Unicode MS" w:cs="Arial Unicode MS"/>
        </w:rPr>
        <w:t xml:space="preserve">5.3 </w:t>
      </w:r>
      <w:proofErr w:type="spellStart"/>
      <w:r>
        <w:rPr>
          <w:rFonts w:ascii="Arial Unicode MS" w:eastAsia="Arial Unicode MS" w:hAnsi="Arial Unicode MS" w:cs="Arial Unicode MS"/>
        </w:rPr>
        <w:t>조건별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권장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방식</w:t>
      </w:r>
      <w:r>
        <w:rPr>
          <w:rFonts w:ascii="Arial Unicode MS" w:eastAsia="Arial Unicode MS" w:hAnsi="Arial Unicode MS" w:cs="Arial Unicode MS"/>
        </w:rPr>
        <w:t xml:space="preserve"> (</w:t>
      </w:r>
      <w:r>
        <w:rPr>
          <w:rFonts w:ascii="Arial Unicode MS" w:eastAsia="Arial Unicode MS" w:hAnsi="Arial Unicode MS" w:cs="Arial Unicode MS"/>
        </w:rPr>
        <w:t>의사결정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트리</w:t>
      </w:r>
      <w:r>
        <w:rPr>
          <w:rFonts w:ascii="Arial Unicode MS" w:eastAsia="Arial Unicode MS" w:hAnsi="Arial Unicode MS" w:cs="Arial Unicode MS"/>
        </w:rPr>
        <w:t>)</w:t>
      </w:r>
    </w:p>
    <w:p w14:paraId="5FEB06E1" w14:textId="77777777" w:rsidR="00D80D8A" w:rsidRDefault="00BE6280">
      <w:pPr>
        <w:spacing w:before="60"/>
      </w:pPr>
      <w:r>
        <w:rPr>
          <w:rFonts w:ascii="Arial Unicode MS" w:eastAsia="Arial Unicode MS" w:hAnsi="Arial Unicode MS" w:cs="Arial Unicode MS"/>
        </w:rPr>
        <w:t>5.1</w:t>
      </w:r>
      <w:r>
        <w:rPr>
          <w:rFonts w:ascii="Arial Unicode MS" w:eastAsia="Arial Unicode MS" w:hAnsi="Arial Unicode MS" w:cs="Arial Unicode MS"/>
        </w:rPr>
        <w:t>에서</w:t>
      </w:r>
      <w:r>
        <w:rPr>
          <w:rFonts w:ascii="Arial Unicode MS" w:eastAsia="Arial Unicode MS" w:hAnsi="Arial Unicode MS" w:cs="Arial Unicode MS"/>
        </w:rPr>
        <w:t xml:space="preserve"> FC/</w:t>
      </w:r>
      <w:proofErr w:type="spellStart"/>
      <w:r>
        <w:rPr>
          <w:rFonts w:ascii="Arial Unicode MS" w:eastAsia="Arial Unicode MS" w:hAnsi="Arial Unicode MS" w:cs="Arial Unicode MS"/>
        </w:rPr>
        <w:t>MCP</w:t>
      </w:r>
      <w:r>
        <w:rPr>
          <w:rFonts w:ascii="Arial Unicode MS" w:eastAsia="Arial Unicode MS" w:hAnsi="Arial Unicode MS" w:cs="Arial Unicode MS"/>
        </w:rPr>
        <w:t>의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특성을</w:t>
      </w:r>
      <w:r>
        <w:rPr>
          <w:rFonts w:ascii="Arial Unicode MS" w:eastAsia="Arial Unicode MS" w:hAnsi="Arial Unicode MS" w:cs="Arial Unicode MS"/>
        </w:rPr>
        <w:t>, 5.2</w:t>
      </w:r>
      <w:r>
        <w:rPr>
          <w:rFonts w:ascii="Arial Unicode MS" w:eastAsia="Arial Unicode MS" w:hAnsi="Arial Unicode MS" w:cs="Arial Unicode MS"/>
        </w:rPr>
        <w:t>에서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비용</w:t>
      </w:r>
      <w:r>
        <w:rPr>
          <w:rFonts w:ascii="Arial Unicode MS" w:eastAsia="Arial Unicode MS" w:hAnsi="Arial Unicode MS" w:cs="Arial Unicode MS"/>
        </w:rPr>
        <w:t>·</w:t>
      </w:r>
      <w:r>
        <w:rPr>
          <w:rFonts w:ascii="Arial Unicode MS" w:eastAsia="Arial Unicode MS" w:hAnsi="Arial Unicode MS" w:cs="Arial Unicode MS"/>
        </w:rPr>
        <w:t>보안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기초를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파악한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뒤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트리에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프로젝트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조건</w:t>
      </w:r>
      <w:r>
        <w:rPr>
          <w:rFonts w:ascii="Arial Unicode MS" w:eastAsia="Arial Unicode MS" w:hAnsi="Arial Unicode MS" w:cs="Arial Unicode MS"/>
        </w:rPr>
        <w:t>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대입하여</w:t>
      </w:r>
      <w:r>
        <w:rPr>
          <w:rFonts w:ascii="Arial Unicode MS" w:eastAsia="Arial Unicode MS" w:hAnsi="Arial Unicode MS" w:cs="Arial Unicode MS"/>
        </w:rPr>
        <w:t xml:space="preserve"> FC </w:t>
      </w:r>
      <w:proofErr w:type="gramStart"/>
      <w:r>
        <w:rPr>
          <w:rFonts w:ascii="Arial Unicode MS" w:eastAsia="Arial Unicode MS" w:hAnsi="Arial Unicode MS" w:cs="Arial Unicode MS"/>
        </w:rPr>
        <w:t>단독</w:t>
      </w:r>
      <w:r>
        <w:rPr>
          <w:rFonts w:ascii="Arial Unicode MS" w:eastAsia="Arial Unicode MS" w:hAnsi="Arial Unicode MS" w:cs="Arial Unicode MS"/>
        </w:rPr>
        <w:t xml:space="preserve"> /</w:t>
      </w:r>
      <w:proofErr w:type="gramEnd"/>
      <w:r>
        <w:rPr>
          <w:rFonts w:ascii="Arial Unicode MS" w:eastAsia="Arial Unicode MS" w:hAnsi="Arial Unicode MS" w:cs="Arial Unicode MS"/>
        </w:rPr>
        <w:t xml:space="preserve"> MCP + </w:t>
      </w:r>
      <w:proofErr w:type="spellStart"/>
      <w:r>
        <w:rPr>
          <w:rFonts w:ascii="Arial Unicode MS" w:eastAsia="Arial Unicode MS" w:hAnsi="Arial Unicode MS" w:cs="Arial Unicode MS"/>
        </w:rPr>
        <w:t>FC</w:t>
      </w:r>
      <w:r>
        <w:rPr>
          <w:rFonts w:ascii="Arial Unicode MS" w:eastAsia="Arial Unicode MS" w:hAnsi="Arial Unicode MS" w:cs="Arial Unicode MS"/>
        </w:rPr>
        <w:t>를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결정한다</w:t>
      </w:r>
      <w:r>
        <w:rPr>
          <w:rFonts w:ascii="Arial Unicode MS" w:eastAsia="Arial Unicode MS" w:hAnsi="Arial Unicode MS" w:cs="Arial Unicode MS"/>
        </w:rPr>
        <w:t>.</w:t>
      </w:r>
    </w:p>
    <w:p w14:paraId="5673DA2D" w14:textId="77777777" w:rsidR="00D80D8A" w:rsidRDefault="00D80D8A">
      <w:pPr>
        <w:spacing w:before="60"/>
      </w:pPr>
    </w:p>
    <w:p w14:paraId="3585D487" w14:textId="77777777" w:rsidR="00D80D8A" w:rsidRDefault="00BE6280">
      <w:pPr>
        <w:spacing w:after="80"/>
        <w:rPr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>트리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진입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전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확인</w:t>
      </w:r>
      <w:r>
        <w:rPr>
          <w:rFonts w:ascii="Arial Unicode MS" w:eastAsia="Arial Unicode MS" w:hAnsi="Arial Unicode MS" w:cs="Arial Unicode MS"/>
          <w:b/>
          <w:bCs/>
        </w:rPr>
        <w:t xml:space="preserve">: </w:t>
      </w:r>
      <w:proofErr w:type="spellStart"/>
      <w:r>
        <w:rPr>
          <w:rFonts w:ascii="Arial Unicode MS" w:eastAsia="Arial Unicode MS" w:hAnsi="Arial Unicode MS" w:cs="Arial Unicode MS"/>
          <w:b/>
          <w:bCs/>
        </w:rPr>
        <w:t>Agent</w:t>
      </w:r>
      <w:proofErr w:type="spellEnd"/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구조</w:t>
      </w:r>
    </w:p>
    <w:p w14:paraId="6A371343" w14:textId="77777777" w:rsidR="00D80D8A" w:rsidRDefault="00BE6280">
      <w:pPr>
        <w:spacing w:before="60"/>
      </w:pPr>
      <w:r>
        <w:rPr>
          <w:rFonts w:ascii="Arial Unicode MS" w:eastAsia="Arial Unicode MS" w:hAnsi="Arial Unicode MS" w:cs="Arial Unicode MS"/>
        </w:rPr>
        <w:t xml:space="preserve">FC/MCP </w:t>
      </w:r>
      <w:r>
        <w:rPr>
          <w:rFonts w:ascii="Arial Unicode MS" w:eastAsia="Arial Unicode MS" w:hAnsi="Arial Unicode MS" w:cs="Arial Unicode MS"/>
        </w:rPr>
        <w:t>판단의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핵심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변수는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각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Agent</w:t>
      </w:r>
      <w:r>
        <w:rPr>
          <w:rFonts w:ascii="Arial Unicode MS" w:eastAsia="Arial Unicode MS" w:hAnsi="Arial Unicode MS" w:cs="Arial Unicode MS"/>
        </w:rPr>
        <w:t>가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담당하는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도구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수와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공유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범위이다</w:t>
      </w:r>
      <w:r>
        <w:rPr>
          <w:rFonts w:ascii="Arial Unicode MS" w:eastAsia="Arial Unicode MS" w:hAnsi="Arial Unicode MS" w:cs="Arial Unicode MS"/>
        </w:rPr>
        <w:t xml:space="preserve">. </w:t>
      </w:r>
      <w:r>
        <w:rPr>
          <w:rFonts w:ascii="Arial Unicode MS" w:eastAsia="Arial Unicode MS" w:hAnsi="Arial Unicode MS" w:cs="Arial Unicode MS"/>
        </w:rPr>
        <w:t>이는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Agent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구조에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의해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결정되므로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트리에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진입하기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전에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아래를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확인한다</w:t>
      </w:r>
      <w:r>
        <w:rPr>
          <w:rFonts w:ascii="Arial Unicode MS" w:eastAsia="Arial Unicode MS" w:hAnsi="Arial Unicode MS" w:cs="Arial Unicode MS"/>
        </w:rPr>
        <w:t>.</w:t>
      </w:r>
    </w:p>
    <w:p w14:paraId="5DEAD179" w14:textId="77777777" w:rsidR="00D80D8A" w:rsidRDefault="00BE6280">
      <w:pPr>
        <w:spacing w:before="280"/>
        <w:rPr>
          <w:b/>
          <w:bCs/>
        </w:rPr>
      </w:pPr>
      <w:proofErr w:type="spellStart"/>
      <w:r>
        <w:rPr>
          <w:rFonts w:ascii="Arial Unicode MS" w:eastAsia="Arial Unicode MS" w:hAnsi="Arial Unicode MS" w:cs="Arial Unicode MS"/>
          <w:b/>
          <w:bCs/>
        </w:rPr>
        <w:t>Agent</w:t>
      </w:r>
      <w:proofErr w:type="spellEnd"/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분리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판단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기준</w:t>
      </w:r>
    </w:p>
    <w:p w14:paraId="1472EA86" w14:textId="77777777" w:rsidR="00D80D8A" w:rsidRDefault="00BE6280">
      <w:pPr>
        <w:spacing w:before="60"/>
        <w:ind w:left="360"/>
        <w:rPr>
          <w:i/>
          <w:iCs/>
          <w:color w:val="434343"/>
          <w:sz w:val="20"/>
          <w:szCs w:val="20"/>
        </w:rPr>
      </w:pPr>
      <w:r>
        <w:rPr>
          <w:rFonts w:ascii="Arial Unicode MS" w:eastAsia="Arial Unicode MS" w:hAnsi="Arial Unicode MS" w:cs="Arial Unicode MS"/>
          <w:i/>
          <w:iCs/>
          <w:color w:val="434343"/>
          <w:sz w:val="20"/>
          <w:szCs w:val="20"/>
        </w:rPr>
        <w:lastRenderedPageBreak/>
        <w:t>2</w:t>
      </w:r>
      <w:r>
        <w:rPr>
          <w:rFonts w:ascii="Arial Unicode MS" w:eastAsia="Arial Unicode MS" w:hAnsi="Arial Unicode MS" w:cs="Arial Unicode MS"/>
          <w:i/>
          <w:iCs/>
          <w:color w:val="434343"/>
          <w:sz w:val="20"/>
          <w:szCs w:val="20"/>
        </w:rPr>
        <w:t>장에서</w:t>
      </w:r>
      <w:r>
        <w:rPr>
          <w:rFonts w:ascii="Arial Unicode MS" w:eastAsia="Arial Unicode MS" w:hAnsi="Arial Unicode MS" w:cs="Arial Unicode MS"/>
          <w:i/>
          <w:iCs/>
          <w:color w:val="434343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i/>
          <w:iCs/>
          <w:color w:val="434343"/>
          <w:sz w:val="20"/>
          <w:szCs w:val="20"/>
        </w:rPr>
        <w:t>시스템의</w:t>
      </w:r>
      <w:r>
        <w:rPr>
          <w:rFonts w:ascii="Arial Unicode MS" w:eastAsia="Arial Unicode MS" w:hAnsi="Arial Unicode MS" w:cs="Arial Unicode MS"/>
          <w:i/>
          <w:iCs/>
          <w:color w:val="434343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i/>
          <w:iCs/>
          <w:color w:val="434343"/>
          <w:sz w:val="20"/>
          <w:szCs w:val="20"/>
        </w:rPr>
        <w:t>아키텍처</w:t>
      </w:r>
      <w:r>
        <w:rPr>
          <w:rFonts w:ascii="Arial Unicode MS" w:eastAsia="Arial Unicode MS" w:hAnsi="Arial Unicode MS" w:cs="Arial Unicode MS"/>
          <w:i/>
          <w:iCs/>
          <w:color w:val="434343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i/>
          <w:iCs/>
          <w:color w:val="434343"/>
          <w:sz w:val="20"/>
          <w:szCs w:val="20"/>
        </w:rPr>
        <w:t>유형을</w:t>
      </w:r>
      <w:r>
        <w:rPr>
          <w:rFonts w:ascii="Arial Unicode MS" w:eastAsia="Arial Unicode MS" w:hAnsi="Arial Unicode MS" w:cs="Arial Unicode MS"/>
          <w:i/>
          <w:iCs/>
          <w:color w:val="434343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i/>
          <w:iCs/>
          <w:color w:val="434343"/>
          <w:sz w:val="20"/>
          <w:szCs w:val="20"/>
        </w:rPr>
        <w:t>결정한</w:t>
      </w:r>
      <w:r>
        <w:rPr>
          <w:rFonts w:ascii="Arial Unicode MS" w:eastAsia="Arial Unicode MS" w:hAnsi="Arial Unicode MS" w:cs="Arial Unicode MS"/>
          <w:i/>
          <w:iCs/>
          <w:color w:val="434343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i/>
          <w:iCs/>
          <w:color w:val="434343"/>
          <w:sz w:val="20"/>
          <w:szCs w:val="20"/>
        </w:rPr>
        <w:t>후</w:t>
      </w:r>
      <w:r>
        <w:rPr>
          <w:rFonts w:ascii="Arial Unicode MS" w:eastAsia="Arial Unicode MS" w:hAnsi="Arial Unicode MS" w:cs="Arial Unicode MS"/>
          <w:i/>
          <w:iCs/>
          <w:color w:val="434343"/>
          <w:sz w:val="20"/>
          <w:szCs w:val="20"/>
        </w:rPr>
        <w:t xml:space="preserve">, </w:t>
      </w:r>
      <w:r>
        <w:rPr>
          <w:rFonts w:ascii="Arial Unicode MS" w:eastAsia="Arial Unicode MS" w:hAnsi="Arial Unicode MS" w:cs="Arial Unicode MS"/>
          <w:i/>
          <w:iCs/>
          <w:color w:val="434343"/>
          <w:sz w:val="20"/>
          <w:szCs w:val="20"/>
        </w:rPr>
        <w:t>여기에서는</w:t>
      </w:r>
      <w:r>
        <w:rPr>
          <w:rFonts w:ascii="Arial Unicode MS" w:eastAsia="Arial Unicode MS" w:hAnsi="Arial Unicode MS" w:cs="Arial Unicode MS"/>
          <w:i/>
          <w:iCs/>
          <w:color w:val="434343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i/>
          <w:iCs/>
          <w:color w:val="434343"/>
          <w:sz w:val="20"/>
          <w:szCs w:val="20"/>
        </w:rPr>
        <w:t>해당</w:t>
      </w:r>
      <w:r>
        <w:rPr>
          <w:rFonts w:ascii="Arial Unicode MS" w:eastAsia="Arial Unicode MS" w:hAnsi="Arial Unicode MS" w:cs="Arial Unicode MS"/>
          <w:i/>
          <w:iCs/>
          <w:color w:val="434343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i/>
          <w:iCs/>
          <w:color w:val="434343"/>
          <w:sz w:val="20"/>
          <w:szCs w:val="20"/>
        </w:rPr>
        <w:t>아키텍처</w:t>
      </w:r>
      <w:r>
        <w:rPr>
          <w:rFonts w:ascii="Arial Unicode MS" w:eastAsia="Arial Unicode MS" w:hAnsi="Arial Unicode MS" w:cs="Arial Unicode MS"/>
          <w:i/>
          <w:iCs/>
          <w:color w:val="434343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i/>
          <w:iCs/>
          <w:color w:val="434343"/>
          <w:sz w:val="20"/>
          <w:szCs w:val="20"/>
        </w:rPr>
        <w:t>내</w:t>
      </w:r>
      <w:r>
        <w:rPr>
          <w:rFonts w:ascii="Arial Unicode MS" w:eastAsia="Arial Unicode MS" w:hAnsi="Arial Unicode MS" w:cs="Arial Unicode MS"/>
          <w:i/>
          <w:iCs/>
          <w:color w:val="434343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i/>
          <w:iCs/>
          <w:color w:val="434343"/>
          <w:sz w:val="20"/>
          <w:szCs w:val="20"/>
        </w:rPr>
        <w:t>각</w:t>
      </w:r>
      <w:r>
        <w:rPr>
          <w:rFonts w:ascii="Arial Unicode MS" w:eastAsia="Arial Unicode MS" w:hAnsi="Arial Unicode MS" w:cs="Arial Unicode MS"/>
          <w:i/>
          <w:iCs/>
          <w:color w:val="434343"/>
          <w:sz w:val="20"/>
          <w:szCs w:val="20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i/>
          <w:iCs/>
          <w:color w:val="434343"/>
          <w:sz w:val="20"/>
          <w:szCs w:val="20"/>
        </w:rPr>
        <w:t>Agent</w:t>
      </w:r>
      <w:r>
        <w:rPr>
          <w:rFonts w:ascii="Arial Unicode MS" w:eastAsia="Arial Unicode MS" w:hAnsi="Arial Unicode MS" w:cs="Arial Unicode MS"/>
          <w:i/>
          <w:iCs/>
          <w:color w:val="434343"/>
          <w:sz w:val="20"/>
          <w:szCs w:val="20"/>
        </w:rPr>
        <w:t>의</w:t>
      </w:r>
      <w:proofErr w:type="spellEnd"/>
      <w:r>
        <w:rPr>
          <w:rFonts w:ascii="Arial Unicode MS" w:eastAsia="Arial Unicode MS" w:hAnsi="Arial Unicode MS" w:cs="Arial Unicode MS"/>
          <w:i/>
          <w:iCs/>
          <w:color w:val="434343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i/>
          <w:iCs/>
          <w:color w:val="434343"/>
          <w:sz w:val="20"/>
          <w:szCs w:val="20"/>
        </w:rPr>
        <w:t>도구</w:t>
      </w:r>
      <w:r>
        <w:rPr>
          <w:rFonts w:ascii="Arial Unicode MS" w:eastAsia="Arial Unicode MS" w:hAnsi="Arial Unicode MS" w:cs="Arial Unicode MS"/>
          <w:i/>
          <w:iCs/>
          <w:color w:val="434343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i/>
          <w:iCs/>
          <w:color w:val="434343"/>
          <w:sz w:val="20"/>
          <w:szCs w:val="20"/>
        </w:rPr>
        <w:t>수</w:t>
      </w:r>
      <w:r>
        <w:rPr>
          <w:rFonts w:ascii="Arial Unicode MS" w:eastAsia="Arial Unicode MS" w:hAnsi="Arial Unicode MS" w:cs="Arial Unicode MS"/>
          <w:i/>
          <w:iCs/>
          <w:color w:val="434343"/>
          <w:sz w:val="20"/>
          <w:szCs w:val="20"/>
        </w:rPr>
        <w:t>/</w:t>
      </w:r>
      <w:r>
        <w:rPr>
          <w:rFonts w:ascii="Arial Unicode MS" w:eastAsia="Arial Unicode MS" w:hAnsi="Arial Unicode MS" w:cs="Arial Unicode MS"/>
          <w:i/>
          <w:iCs/>
          <w:color w:val="434343"/>
          <w:sz w:val="20"/>
          <w:szCs w:val="20"/>
        </w:rPr>
        <w:t>공유</w:t>
      </w:r>
      <w:r>
        <w:rPr>
          <w:rFonts w:ascii="Arial Unicode MS" w:eastAsia="Arial Unicode MS" w:hAnsi="Arial Unicode MS" w:cs="Arial Unicode MS"/>
          <w:i/>
          <w:iCs/>
          <w:color w:val="434343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i/>
          <w:iCs/>
          <w:color w:val="434343"/>
          <w:sz w:val="20"/>
          <w:szCs w:val="20"/>
        </w:rPr>
        <w:t>범위를</w:t>
      </w:r>
      <w:r>
        <w:rPr>
          <w:rFonts w:ascii="Arial Unicode MS" w:eastAsia="Arial Unicode MS" w:hAnsi="Arial Unicode MS" w:cs="Arial Unicode MS"/>
          <w:i/>
          <w:iCs/>
          <w:color w:val="434343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i/>
          <w:iCs/>
          <w:color w:val="434343"/>
          <w:sz w:val="20"/>
          <w:szCs w:val="20"/>
        </w:rPr>
        <w:t>판단한다</w:t>
      </w:r>
      <w:r>
        <w:rPr>
          <w:rFonts w:ascii="Arial Unicode MS" w:eastAsia="Arial Unicode MS" w:hAnsi="Arial Unicode MS" w:cs="Arial Unicode MS"/>
          <w:i/>
          <w:iCs/>
          <w:color w:val="434343"/>
          <w:sz w:val="20"/>
          <w:szCs w:val="20"/>
        </w:rPr>
        <w:t>.</w:t>
      </w:r>
    </w:p>
    <w:tbl>
      <w:tblPr>
        <w:tblStyle w:val="affffc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26"/>
        <w:gridCol w:w="3592"/>
        <w:gridCol w:w="3607"/>
      </w:tblGrid>
      <w:tr w:rsidR="00D80D8A" w14:paraId="45C1CABB" w14:textId="77777777">
        <w:trPr>
          <w:trHeight w:val="420"/>
        </w:trPr>
        <w:tc>
          <w:tcPr>
            <w:tcW w:w="1825" w:type="dxa"/>
            <w:tcBorders>
              <w:top w:val="single" w:sz="6" w:space="0" w:color="F0F4F8"/>
              <w:left w:val="single" w:sz="6" w:space="0" w:color="F0F4F8"/>
              <w:bottom w:val="single" w:sz="6" w:space="0" w:color="F0F4F8"/>
              <w:right w:val="single" w:sz="6" w:space="0" w:color="F0F4F8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9BC8CF" w14:textId="77777777" w:rsidR="00D80D8A" w:rsidRDefault="00BE6280">
            <w:pPr>
              <w:spacing w:before="240" w:after="240"/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  <w:sz w:val="18"/>
                <w:szCs w:val="18"/>
              </w:rPr>
              <w:t>분리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  <w:sz w:val="18"/>
                <w:szCs w:val="18"/>
              </w:rPr>
              <w:t>기준</w:t>
            </w:r>
          </w:p>
        </w:tc>
        <w:tc>
          <w:tcPr>
            <w:tcW w:w="3592" w:type="dxa"/>
            <w:tcBorders>
              <w:top w:val="single" w:sz="6" w:space="0" w:color="F0F4F8"/>
              <w:left w:val="single" w:sz="6" w:space="0" w:color="F0F4F8"/>
              <w:bottom w:val="single" w:sz="6" w:space="0" w:color="F0F4F8"/>
              <w:right w:val="single" w:sz="6" w:space="0" w:color="F0F4F8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737488" w14:textId="77777777" w:rsidR="00D80D8A" w:rsidRDefault="00BE6280">
            <w:pPr>
              <w:spacing w:before="240" w:after="240"/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  <w:sz w:val="18"/>
                <w:szCs w:val="18"/>
              </w:rPr>
              <w:t>분리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  <w:sz w:val="18"/>
                <w:szCs w:val="18"/>
              </w:rPr>
              <w:t>권장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  <w:sz w:val="18"/>
                <w:szCs w:val="18"/>
              </w:rPr>
              <w:t>조건</w:t>
            </w:r>
          </w:p>
        </w:tc>
        <w:tc>
          <w:tcPr>
            <w:tcW w:w="3607" w:type="dxa"/>
            <w:tcBorders>
              <w:top w:val="single" w:sz="6" w:space="0" w:color="F0F4F8"/>
              <w:left w:val="single" w:sz="6" w:space="0" w:color="F0F4F8"/>
              <w:bottom w:val="single" w:sz="6" w:space="0" w:color="F0F4F8"/>
              <w:right w:val="single" w:sz="6" w:space="0" w:color="F0F4F8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4A5C40" w14:textId="77777777" w:rsidR="00D80D8A" w:rsidRDefault="00BE6280">
            <w:pPr>
              <w:spacing w:before="240" w:after="240"/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  <w:sz w:val="18"/>
                <w:szCs w:val="18"/>
              </w:rPr>
              <w:t>통합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  <w:sz w:val="18"/>
                <w:szCs w:val="18"/>
              </w:rPr>
              <w:t>유지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  <w:sz w:val="18"/>
                <w:szCs w:val="18"/>
              </w:rPr>
              <w:t>가능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  <w:sz w:val="18"/>
                <w:szCs w:val="18"/>
              </w:rPr>
              <w:t>조건</w:t>
            </w:r>
          </w:p>
        </w:tc>
      </w:tr>
      <w:tr w:rsidR="00D80D8A" w14:paraId="11FFF213" w14:textId="77777777">
        <w:trPr>
          <w:trHeight w:val="750"/>
        </w:trPr>
        <w:tc>
          <w:tcPr>
            <w:tcW w:w="1825" w:type="dxa"/>
            <w:tcBorders>
              <w:top w:val="single" w:sz="6" w:space="0" w:color="F0F4F8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8B4CB7" w14:textId="77777777" w:rsidR="00D80D8A" w:rsidRDefault="00BE6280">
            <w:pPr>
              <w:spacing w:before="20" w:after="20"/>
              <w:rPr>
                <w:b/>
                <w:bCs/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sz w:val="18"/>
                <w:szCs w:val="18"/>
              </w:rPr>
              <w:t>도메인</w:t>
            </w:r>
            <w:r>
              <w:rPr>
                <w:rFonts w:ascii="Arial Unicode MS" w:eastAsia="Arial Unicode MS" w:hAnsi="Arial Unicode MS" w:cs="Arial Unicode MS"/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  <w:sz w:val="18"/>
                <w:szCs w:val="18"/>
              </w:rPr>
              <w:t>경계</w:t>
            </w:r>
          </w:p>
        </w:tc>
        <w:tc>
          <w:tcPr>
            <w:tcW w:w="3592" w:type="dxa"/>
            <w:tcBorders>
              <w:top w:val="single" w:sz="6" w:space="0" w:color="F0F4F8"/>
              <w:left w:val="nil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0AC7B9" w14:textId="77777777" w:rsidR="00D80D8A" w:rsidRDefault="00BE6280">
            <w:pPr>
              <w:spacing w:before="20" w:after="20"/>
              <w:rPr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업무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도메인이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명확히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다름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(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고객상담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vs</w:t>
            </w:r>
            <w:proofErr w:type="spellEnd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물류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vs</w:t>
            </w:r>
            <w:proofErr w:type="spellEnd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결제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)</w:t>
            </w:r>
          </w:p>
        </w:tc>
        <w:tc>
          <w:tcPr>
            <w:tcW w:w="3607" w:type="dxa"/>
            <w:tcBorders>
              <w:top w:val="single" w:sz="6" w:space="0" w:color="F0F4F8"/>
              <w:left w:val="nil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9CC35F" w14:textId="77777777" w:rsidR="00D80D8A" w:rsidRDefault="00BE6280">
            <w:pPr>
              <w:spacing w:before="20" w:after="20"/>
              <w:rPr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도메인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간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데이터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공유가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빈번하고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분리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시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복잡성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증가</w:t>
            </w:r>
          </w:p>
        </w:tc>
      </w:tr>
      <w:tr w:rsidR="00D80D8A" w14:paraId="34994B6C" w14:textId="77777777">
        <w:trPr>
          <w:trHeight w:val="750"/>
        </w:trPr>
        <w:tc>
          <w:tcPr>
            <w:tcW w:w="1825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F67F39" w14:textId="77777777" w:rsidR="00D80D8A" w:rsidRDefault="00BE6280">
            <w:pPr>
              <w:spacing w:before="20" w:after="20"/>
              <w:rPr>
                <w:b/>
                <w:bCs/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sz w:val="18"/>
                <w:szCs w:val="18"/>
              </w:rPr>
              <w:t>팀</w:t>
            </w:r>
            <w:r>
              <w:rPr>
                <w:rFonts w:ascii="Arial Unicode MS" w:eastAsia="Arial Unicode MS" w:hAnsi="Arial Unicode MS" w:cs="Arial Unicode MS"/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  <w:sz w:val="18"/>
                <w:szCs w:val="18"/>
              </w:rPr>
              <w:t>소유권</w:t>
            </w:r>
          </w:p>
        </w:tc>
        <w:tc>
          <w:tcPr>
            <w:tcW w:w="3592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7B69A6" w14:textId="77777777" w:rsidR="00D80D8A" w:rsidRDefault="00BE6280">
            <w:pPr>
              <w:spacing w:before="20" w:after="20"/>
              <w:rPr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서로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다른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팀이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독립적으로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개발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·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배포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·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운영</w:t>
            </w:r>
            <w:proofErr w:type="spellEnd"/>
          </w:p>
        </w:tc>
        <w:tc>
          <w:tcPr>
            <w:tcW w:w="3607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90EB22" w14:textId="77777777" w:rsidR="00D80D8A" w:rsidRDefault="00BE6280">
            <w:pPr>
              <w:spacing w:before="20" w:after="20"/>
              <w:rPr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단일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팀이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전체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소유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·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운영</w:t>
            </w:r>
            <w:proofErr w:type="spellEnd"/>
          </w:p>
        </w:tc>
      </w:tr>
      <w:tr w:rsidR="00D80D8A" w14:paraId="1969874B" w14:textId="77777777">
        <w:trPr>
          <w:trHeight w:val="465"/>
        </w:trPr>
        <w:tc>
          <w:tcPr>
            <w:tcW w:w="1825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EF406D" w14:textId="77777777" w:rsidR="00D80D8A" w:rsidRDefault="00BE6280">
            <w:pPr>
              <w:spacing w:before="20" w:after="20"/>
              <w:rPr>
                <w:b/>
                <w:bCs/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sz w:val="18"/>
                <w:szCs w:val="18"/>
              </w:rPr>
              <w:t>데이터</w:t>
            </w:r>
            <w:r>
              <w:rPr>
                <w:rFonts w:ascii="Arial Unicode MS" w:eastAsia="Arial Unicode MS" w:hAnsi="Arial Unicode MS" w:cs="Arial Unicode MS"/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  <w:sz w:val="18"/>
                <w:szCs w:val="18"/>
              </w:rPr>
              <w:t>격리</w:t>
            </w:r>
          </w:p>
        </w:tc>
        <w:tc>
          <w:tcPr>
            <w:tcW w:w="3592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879FC4" w14:textId="77777777" w:rsidR="00D80D8A" w:rsidRDefault="00BE6280">
            <w:pPr>
              <w:spacing w:before="20" w:after="20"/>
              <w:rPr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보안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/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규정상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접근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범위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분리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필요</w:t>
            </w:r>
          </w:p>
        </w:tc>
        <w:tc>
          <w:tcPr>
            <w:tcW w:w="3607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08F9F1" w14:textId="77777777" w:rsidR="00D80D8A" w:rsidRDefault="00BE6280">
            <w:pPr>
              <w:spacing w:before="20" w:after="20"/>
              <w:rPr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동일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데이터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접근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권한으로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충분</w:t>
            </w:r>
          </w:p>
        </w:tc>
      </w:tr>
      <w:tr w:rsidR="00D80D8A" w14:paraId="3410194F" w14:textId="77777777">
        <w:trPr>
          <w:trHeight w:val="465"/>
        </w:trPr>
        <w:tc>
          <w:tcPr>
            <w:tcW w:w="1825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77FB94" w14:textId="77777777" w:rsidR="00D80D8A" w:rsidRDefault="00BE6280">
            <w:pPr>
              <w:spacing w:before="20" w:after="20"/>
              <w:rPr>
                <w:b/>
                <w:bCs/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sz w:val="18"/>
                <w:szCs w:val="18"/>
              </w:rPr>
              <w:t>도구</w:t>
            </w:r>
            <w:r>
              <w:rPr>
                <w:rFonts w:ascii="Arial Unicode MS" w:eastAsia="Arial Unicode MS" w:hAnsi="Arial Unicode MS" w:cs="Arial Unicode MS"/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  <w:sz w:val="18"/>
                <w:szCs w:val="18"/>
              </w:rPr>
              <w:t>수</w:t>
            </w:r>
          </w:p>
        </w:tc>
        <w:tc>
          <w:tcPr>
            <w:tcW w:w="3592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FAFA24" w14:textId="77777777" w:rsidR="00D80D8A" w:rsidRDefault="00BE6280">
            <w:pPr>
              <w:spacing w:before="20" w:after="20"/>
              <w:rPr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통합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시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10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개</w:t>
            </w:r>
            <w:r>
              <w:rPr>
                <w:sz w:val="18"/>
                <w:szCs w:val="18"/>
                <w:vertAlign w:val="superscript"/>
              </w:rPr>
              <w:footnoteReference w:id="2"/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이상으로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도구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표면이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과도하게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커지는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경우</w:t>
            </w:r>
          </w:p>
        </w:tc>
        <w:tc>
          <w:tcPr>
            <w:tcW w:w="3607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5AF259" w14:textId="77777777" w:rsidR="00D80D8A" w:rsidRDefault="00BE6280">
            <w:pPr>
              <w:spacing w:before="20" w:after="20"/>
              <w:rPr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통합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시에도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도구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표면이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10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개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미만으로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유지되는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경우</w:t>
            </w:r>
          </w:p>
        </w:tc>
      </w:tr>
    </w:tbl>
    <w:p w14:paraId="68A7CD1B" w14:textId="77777777" w:rsidR="00D80D8A" w:rsidRDefault="00D80D8A">
      <w:pPr>
        <w:spacing w:before="60"/>
        <w:rPr>
          <w:i/>
          <w:iCs/>
          <w:color w:val="434343"/>
          <w:sz w:val="20"/>
          <w:szCs w:val="20"/>
        </w:rPr>
      </w:pPr>
    </w:p>
    <w:p w14:paraId="087463BF" w14:textId="77777777" w:rsidR="00D80D8A" w:rsidRDefault="00D80D8A">
      <w:pPr>
        <w:spacing w:before="240" w:after="120"/>
        <w:rPr>
          <w:color w:val="333333"/>
        </w:rPr>
      </w:pPr>
    </w:p>
    <w:tbl>
      <w:tblPr>
        <w:tblStyle w:val="affffd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025"/>
      </w:tblGrid>
      <w:tr w:rsidR="00D80D8A" w14:paraId="09A18BC7" w14:textId="77777777">
        <w:trPr>
          <w:trHeight w:val="699"/>
        </w:trPr>
        <w:tc>
          <w:tcPr>
            <w:tcW w:w="9025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234F2E" w14:textId="77777777" w:rsidR="00D80D8A" w:rsidRDefault="00BE6280">
            <w:pPr>
              <w:spacing w:before="40" w:after="40"/>
              <w:rPr>
                <w:color w:val="1A5276"/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color w:val="1A5276"/>
                <w:sz w:val="18"/>
                <w:szCs w:val="18"/>
              </w:rPr>
              <w:t>[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1A5276"/>
                <w:sz w:val="18"/>
                <w:szCs w:val="18"/>
              </w:rPr>
              <w:t>참고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1A5276"/>
                <w:sz w:val="18"/>
                <w:szCs w:val="18"/>
              </w:rPr>
              <w:t>]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>도구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>수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>기준은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>절대값이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>아니라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>실무적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>판단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>기준이다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 xml:space="preserve">. 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>공식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>자료에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>따르면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>한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>Agent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>가</w:t>
            </w:r>
            <w:proofErr w:type="spellEnd"/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>한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>번에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>노출하는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>도구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>수를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>작게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>유지할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>것을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>권고하므로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>본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>문서에서는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>도구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>표면이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 xml:space="preserve"> 10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>개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>미만이면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>통합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>유지가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>가능한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>범위로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>보고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>, 20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>개에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>근접하거나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>이를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>초과하면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>Agent</w:t>
            </w:r>
            <w:proofErr w:type="spellEnd"/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>분리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>namespace</w:t>
            </w:r>
            <w:proofErr w:type="spellEnd"/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>분리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>tool</w:t>
            </w:r>
            <w:proofErr w:type="spellEnd"/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>search</w:t>
            </w:r>
            <w:proofErr w:type="spellEnd"/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>등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>구조적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>조정을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>검토하는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>기준으로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>삼는다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 xml:space="preserve">. 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>이는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>절대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>한계가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>아니라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>보수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>적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>운영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>기준이며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>실제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>임계값은</w:t>
            </w:r>
            <w:proofErr w:type="spellEnd"/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>도구의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>파라미터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>복잡도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>설명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>길이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>권한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>분리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>요구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>호출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>빈도에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>따라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>달라질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>수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>있다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>.</w:t>
            </w:r>
          </w:p>
        </w:tc>
      </w:tr>
    </w:tbl>
    <w:p w14:paraId="157C12B5" w14:textId="77777777" w:rsidR="00D80D8A" w:rsidRDefault="00D80D8A">
      <w:pPr>
        <w:spacing w:before="60" w:after="80"/>
        <w:rPr>
          <w:i/>
          <w:iCs/>
          <w:color w:val="444444"/>
          <w:sz w:val="20"/>
          <w:szCs w:val="20"/>
        </w:rPr>
      </w:pPr>
    </w:p>
    <w:tbl>
      <w:tblPr>
        <w:tblStyle w:val="affffe"/>
        <w:tblW w:w="901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015"/>
      </w:tblGrid>
      <w:tr w:rsidR="00D80D8A" w14:paraId="64DBBD8F" w14:textId="77777777">
        <w:trPr>
          <w:trHeight w:val="1590"/>
        </w:trPr>
        <w:tc>
          <w:tcPr>
            <w:tcW w:w="9015" w:type="dxa"/>
            <w:tcBorders>
              <w:top w:val="single" w:sz="6" w:space="0" w:color="B0BEC5"/>
              <w:left w:val="single" w:sz="6" w:space="0" w:color="1B3A5C"/>
              <w:bottom w:val="single" w:sz="6" w:space="0" w:color="B0BEC5"/>
              <w:right w:val="single" w:sz="6" w:space="0" w:color="B0BEC5"/>
            </w:tcBorders>
            <w:shd w:val="clear" w:color="auto" w:fill="FFF8E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3E6732F" w14:textId="77777777" w:rsidR="00D80D8A" w:rsidRDefault="00BE6280">
            <w:pPr>
              <w:spacing w:before="20" w:after="20"/>
              <w:rPr>
                <w:color w:val="434343"/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color w:val="434343"/>
                <w:sz w:val="20"/>
                <w:szCs w:val="20"/>
              </w:rPr>
              <w:t>[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434343"/>
                <w:sz w:val="20"/>
                <w:szCs w:val="20"/>
              </w:rPr>
              <w:t>예시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434343"/>
                <w:sz w:val="20"/>
                <w:szCs w:val="20"/>
              </w:rPr>
              <w:t>]</w:t>
            </w:r>
            <w:r>
              <w:rPr>
                <w:color w:val="434343"/>
                <w:sz w:val="20"/>
                <w:szCs w:val="20"/>
              </w:rPr>
              <w:t xml:space="preserve"> </w:t>
            </w:r>
          </w:p>
          <w:p w14:paraId="4ADDAC36" w14:textId="77777777" w:rsidR="00D80D8A" w:rsidRDefault="00BE6280">
            <w:pPr>
              <w:spacing w:before="20" w:after="20"/>
              <w:rPr>
                <w:color w:val="434343"/>
                <w:sz w:val="19"/>
                <w:szCs w:val="19"/>
              </w:rPr>
            </w:pPr>
            <w:proofErr w:type="spellStart"/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>고객상담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>·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>주문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>·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>물류를</w:t>
            </w:r>
            <w:proofErr w:type="spellEnd"/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>하나의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>Agent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>로</w:t>
            </w:r>
            <w:proofErr w:type="spellEnd"/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>통합하면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>도구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>수와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>스키마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>복잡성이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>증가하므로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 xml:space="preserve"> MCP 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>도입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>또는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>Agent</w:t>
            </w:r>
            <w:proofErr w:type="spellEnd"/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>분리를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>검토한다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>.</w:t>
            </w:r>
          </w:p>
          <w:p w14:paraId="3524812A" w14:textId="77777777" w:rsidR="00D80D8A" w:rsidRDefault="00BE6280">
            <w:pPr>
              <w:spacing w:before="20" w:after="20"/>
              <w:rPr>
                <w:color w:val="434343"/>
                <w:sz w:val="19"/>
                <w:szCs w:val="19"/>
              </w:rPr>
            </w:pP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>반대로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>세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>개의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>Agent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>로</w:t>
            </w:r>
            <w:proofErr w:type="spellEnd"/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>분리하면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>각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>Agent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>의</w:t>
            </w:r>
            <w:proofErr w:type="spellEnd"/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>도구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>범위를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>작게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>유지할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>수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>있어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 xml:space="preserve"> FC 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>단독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>구성을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>우선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>고려할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>수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>있다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>.</w:t>
            </w:r>
          </w:p>
          <w:p w14:paraId="547BF12A" w14:textId="77777777" w:rsidR="00D80D8A" w:rsidRDefault="00D80D8A">
            <w:pPr>
              <w:spacing w:before="20" w:after="20"/>
              <w:rPr>
                <w:color w:val="434343"/>
                <w:sz w:val="20"/>
                <w:szCs w:val="20"/>
              </w:rPr>
            </w:pPr>
          </w:p>
          <w:p w14:paraId="31DFA7FC" w14:textId="77777777" w:rsidR="00D80D8A" w:rsidRDefault="00BE6280">
            <w:pPr>
              <w:spacing w:before="20" w:after="20"/>
              <w:rPr>
                <w:color w:val="434343"/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color w:val="434343"/>
                <w:sz w:val="20"/>
                <w:szCs w:val="20"/>
              </w:rPr>
              <w:t>[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434343"/>
                <w:sz w:val="20"/>
                <w:szCs w:val="20"/>
              </w:rPr>
              <w:t>독립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434343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434343"/>
                <w:sz w:val="20"/>
                <w:szCs w:val="20"/>
              </w:rPr>
              <w:t>멀티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434343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b/>
                <w:bCs/>
                <w:color w:val="434343"/>
                <w:sz w:val="20"/>
                <w:szCs w:val="20"/>
              </w:rPr>
              <w:t>Agent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434343"/>
                <w:sz w:val="20"/>
                <w:szCs w:val="20"/>
              </w:rPr>
              <w:t>인</w:t>
            </w:r>
            <w:proofErr w:type="spellEnd"/>
            <w:r>
              <w:rPr>
                <w:rFonts w:ascii="Arial Unicode MS" w:eastAsia="Arial Unicode MS" w:hAnsi="Arial Unicode MS" w:cs="Arial Unicode MS"/>
                <w:b/>
                <w:bCs/>
                <w:color w:val="434343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434343"/>
                <w:sz w:val="20"/>
                <w:szCs w:val="20"/>
              </w:rPr>
              <w:t>경우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434343"/>
                <w:sz w:val="20"/>
                <w:szCs w:val="20"/>
              </w:rPr>
              <w:t>]</w:t>
            </w:r>
            <w:r>
              <w:rPr>
                <w:color w:val="434343"/>
                <w:sz w:val="20"/>
                <w:szCs w:val="20"/>
              </w:rPr>
              <w:t xml:space="preserve"> </w:t>
            </w:r>
          </w:p>
          <w:p w14:paraId="6C3C2C36" w14:textId="77777777" w:rsidR="00D80D8A" w:rsidRDefault="00BE6280">
            <w:pPr>
              <w:spacing w:before="20" w:after="20"/>
              <w:rPr>
                <w:color w:val="434343"/>
                <w:sz w:val="19"/>
                <w:szCs w:val="19"/>
              </w:rPr>
            </w:pP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>별도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>팀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>또는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>서비스가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>소유한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>Agent</w:t>
            </w:r>
            <w:proofErr w:type="spellEnd"/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>간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>네트워크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>협업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>구조라면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>, 6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>장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>(A2A)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>을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>먼저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>참조하여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 xml:space="preserve"> A2A 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>적용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>여부를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>판단한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>뒤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>각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>Agent</w:t>
            </w:r>
            <w:proofErr w:type="spellEnd"/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>내부의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>도구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>연동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>방식은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>본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>트리에서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>다시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>판단한다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>.</w:t>
            </w:r>
          </w:p>
          <w:p w14:paraId="5B790043" w14:textId="77777777" w:rsidR="00D80D8A" w:rsidRDefault="00D80D8A">
            <w:pPr>
              <w:spacing w:before="60"/>
              <w:rPr>
                <w:b/>
                <w:bCs/>
                <w:color w:val="434343"/>
                <w:sz w:val="20"/>
                <w:szCs w:val="20"/>
              </w:rPr>
            </w:pPr>
          </w:p>
          <w:p w14:paraId="4C0BF2DD" w14:textId="77777777" w:rsidR="00D80D8A" w:rsidRDefault="00BE6280">
            <w:pPr>
              <w:spacing w:before="60"/>
              <w:rPr>
                <w:b/>
                <w:bCs/>
                <w:color w:val="434343"/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color w:val="434343"/>
                <w:sz w:val="20"/>
                <w:szCs w:val="20"/>
              </w:rPr>
              <w:t>[</w:t>
            </w:r>
            <w:proofErr w:type="spellStart"/>
            <w:r>
              <w:rPr>
                <w:rFonts w:ascii="Arial Unicode MS" w:eastAsia="Arial Unicode MS" w:hAnsi="Arial Unicode MS" w:cs="Arial Unicode MS"/>
                <w:b/>
                <w:bCs/>
                <w:color w:val="434343"/>
                <w:sz w:val="20"/>
                <w:szCs w:val="20"/>
              </w:rPr>
              <w:t>Fast</w:t>
            </w:r>
            <w:proofErr w:type="spellEnd"/>
            <w:r>
              <w:rPr>
                <w:rFonts w:ascii="Arial Unicode MS" w:eastAsia="Arial Unicode MS" w:hAnsi="Arial Unicode MS" w:cs="Arial Unicode MS"/>
                <w:b/>
                <w:bCs/>
                <w:color w:val="434343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b/>
                <w:bCs/>
                <w:color w:val="434343"/>
                <w:sz w:val="20"/>
                <w:szCs w:val="20"/>
              </w:rPr>
              <w:t>Track</w:t>
            </w:r>
            <w:proofErr w:type="spellEnd"/>
            <w:r>
              <w:rPr>
                <w:rFonts w:ascii="Arial Unicode MS" w:eastAsia="Arial Unicode MS" w:hAnsi="Arial Unicode MS" w:cs="Arial Unicode MS"/>
                <w:b/>
                <w:bCs/>
                <w:color w:val="434343"/>
                <w:sz w:val="20"/>
                <w:szCs w:val="20"/>
              </w:rPr>
              <w:t xml:space="preserve"> (</w:t>
            </w:r>
            <w:proofErr w:type="spellStart"/>
            <w:r>
              <w:rPr>
                <w:rFonts w:ascii="Arial Unicode MS" w:eastAsia="Arial Unicode MS" w:hAnsi="Arial Unicode MS" w:cs="Arial Unicode MS"/>
                <w:b/>
                <w:bCs/>
                <w:color w:val="434343"/>
                <w:sz w:val="20"/>
                <w:szCs w:val="20"/>
              </w:rPr>
              <w:t>PoC</w:t>
            </w:r>
            <w:proofErr w:type="spellEnd"/>
            <w:r>
              <w:rPr>
                <w:rFonts w:ascii="Arial Unicode MS" w:eastAsia="Arial Unicode MS" w:hAnsi="Arial Unicode MS" w:cs="Arial Unicode MS"/>
                <w:b/>
                <w:bCs/>
                <w:color w:val="434343"/>
                <w:sz w:val="20"/>
                <w:szCs w:val="20"/>
              </w:rPr>
              <w:t>/</w:t>
            </w:r>
            <w:proofErr w:type="spellStart"/>
            <w:r>
              <w:rPr>
                <w:rFonts w:ascii="Arial Unicode MS" w:eastAsia="Arial Unicode MS" w:hAnsi="Arial Unicode MS" w:cs="Arial Unicode MS"/>
                <w:b/>
                <w:bCs/>
                <w:color w:val="434343"/>
                <w:sz w:val="20"/>
                <w:szCs w:val="20"/>
              </w:rPr>
              <w:t>해커톤</w:t>
            </w:r>
            <w:proofErr w:type="spellEnd"/>
            <w:r>
              <w:rPr>
                <w:rFonts w:ascii="Arial Unicode MS" w:eastAsia="Arial Unicode MS" w:hAnsi="Arial Unicode MS" w:cs="Arial Unicode MS"/>
                <w:b/>
                <w:bCs/>
                <w:color w:val="434343"/>
                <w:sz w:val="20"/>
                <w:szCs w:val="20"/>
              </w:rPr>
              <w:t xml:space="preserve">)] </w:t>
            </w:r>
          </w:p>
          <w:p w14:paraId="0170F10A" w14:textId="77777777" w:rsidR="00D80D8A" w:rsidRDefault="00BE6280">
            <w:pPr>
              <w:spacing w:before="60"/>
              <w:rPr>
                <w:color w:val="444444"/>
                <w:sz w:val="19"/>
                <w:szCs w:val="19"/>
              </w:rPr>
            </w:pP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>빠른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>검증이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>목적이면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 xml:space="preserve"> FC 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>단독으로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>시작할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>수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>있다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 xml:space="preserve">. 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>단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>추후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>전환을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>고려해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>도구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>인터페이스는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>명확히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>정의해두는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>것이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>바람직하며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>프로덕션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>전환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>시에는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>반드시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>재판단한다</w:t>
            </w:r>
            <w:proofErr w:type="spellEnd"/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>.</w:t>
            </w:r>
          </w:p>
        </w:tc>
      </w:tr>
    </w:tbl>
    <w:p w14:paraId="5D04083E" w14:textId="77777777" w:rsidR="00D80D8A" w:rsidRDefault="00D80D8A">
      <w:pPr>
        <w:rPr>
          <w:i/>
          <w:iCs/>
          <w:color w:val="434343"/>
          <w:sz w:val="20"/>
          <w:szCs w:val="20"/>
        </w:rPr>
      </w:pPr>
    </w:p>
    <w:p w14:paraId="7EBD0A09" w14:textId="77777777" w:rsidR="00D80D8A" w:rsidRDefault="00BE6280">
      <w:pPr>
        <w:pStyle w:val="4"/>
        <w:keepNext w:val="0"/>
        <w:keepLines w:val="0"/>
      </w:pPr>
      <w:bookmarkStart w:id="105" w:name="_g1fk5ausc81e" w:colFirst="0" w:colLast="0"/>
      <w:bookmarkEnd w:id="105"/>
      <w:r>
        <w:rPr>
          <w:rFonts w:ascii="Arial Unicode MS" w:eastAsia="Arial Unicode MS" w:hAnsi="Arial Unicode MS" w:cs="Arial Unicode MS"/>
        </w:rPr>
        <w:t xml:space="preserve">5.3.1 MCP </w:t>
      </w:r>
      <w:r>
        <w:rPr>
          <w:rFonts w:ascii="Arial Unicode MS" w:eastAsia="Arial Unicode MS" w:hAnsi="Arial Unicode MS" w:cs="Arial Unicode MS"/>
        </w:rPr>
        <w:t>도입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의사결정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플로우</w:t>
      </w:r>
      <w:r>
        <w:rPr>
          <w:rFonts w:ascii="Arial Unicode MS" w:eastAsia="Arial Unicode MS" w:hAnsi="Arial Unicode MS" w:cs="Arial Unicode MS"/>
        </w:rPr>
        <w:t xml:space="preserve"> (</w:t>
      </w:r>
      <w:proofErr w:type="spellStart"/>
      <w:r>
        <w:rPr>
          <w:rFonts w:ascii="Arial Unicode MS" w:eastAsia="Arial Unicode MS" w:hAnsi="Arial Unicode MS" w:cs="Arial Unicode MS"/>
        </w:rPr>
        <w:t>Decision</w:t>
      </w:r>
      <w:proofErr w:type="spellEnd"/>
      <w:r>
        <w:rPr>
          <w:rFonts w:ascii="Arial Unicode MS" w:eastAsia="Arial Unicode MS" w:hAnsi="Arial Unicode MS" w:cs="Arial Unicode MS"/>
        </w:rPr>
        <w:t xml:space="preserve"> Tree)</w:t>
      </w:r>
    </w:p>
    <w:p w14:paraId="35370178" w14:textId="77777777" w:rsidR="00D80D8A" w:rsidRDefault="00BE6280">
      <w:pPr>
        <w:spacing w:before="60" w:after="80"/>
      </w:pPr>
      <w:proofErr w:type="spellStart"/>
      <w:r>
        <w:rPr>
          <w:rFonts w:ascii="Arial Unicode MS" w:eastAsia="Arial Unicode MS" w:hAnsi="Arial Unicode MS" w:cs="Arial Unicode MS"/>
        </w:rPr>
        <w:lastRenderedPageBreak/>
        <w:t>FC</w:t>
      </w:r>
      <w:r>
        <w:rPr>
          <w:rFonts w:ascii="Arial Unicode MS" w:eastAsia="Arial Unicode MS" w:hAnsi="Arial Unicode MS" w:cs="Arial Unicode MS"/>
        </w:rPr>
        <w:t>는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기본</w:t>
      </w:r>
      <w:r>
        <w:rPr>
          <w:rFonts w:ascii="Arial Unicode MS" w:eastAsia="Arial Unicode MS" w:hAnsi="Arial Unicode MS" w:cs="Arial Unicode MS"/>
        </w:rPr>
        <w:t>(</w:t>
      </w:r>
      <w:proofErr w:type="spellStart"/>
      <w:r>
        <w:rPr>
          <w:rFonts w:ascii="Arial Unicode MS" w:eastAsia="Arial Unicode MS" w:hAnsi="Arial Unicode MS" w:cs="Arial Unicode MS"/>
        </w:rPr>
        <w:t>default</w:t>
      </w:r>
      <w:proofErr w:type="spellEnd"/>
      <w:r>
        <w:rPr>
          <w:rFonts w:ascii="Arial Unicode MS" w:eastAsia="Arial Unicode MS" w:hAnsi="Arial Unicode MS" w:cs="Arial Unicode MS"/>
        </w:rPr>
        <w:t>)</w:t>
      </w:r>
      <w:r>
        <w:rPr>
          <w:rFonts w:ascii="Arial Unicode MS" w:eastAsia="Arial Unicode MS" w:hAnsi="Arial Unicode MS" w:cs="Arial Unicode MS"/>
        </w:rPr>
        <w:t>이다</w:t>
      </w:r>
      <w:r>
        <w:rPr>
          <w:rFonts w:ascii="Arial Unicode MS" w:eastAsia="Arial Unicode MS" w:hAnsi="Arial Unicode MS" w:cs="Arial Unicode MS"/>
        </w:rPr>
        <w:t xml:space="preserve">. </w:t>
      </w:r>
      <w:r>
        <w:rPr>
          <w:rFonts w:ascii="Arial Unicode MS" w:eastAsia="Arial Unicode MS" w:hAnsi="Arial Unicode MS" w:cs="Arial Unicode MS"/>
        </w:rPr>
        <w:t>아래는</w:t>
      </w:r>
      <w:r>
        <w:rPr>
          <w:rFonts w:ascii="Arial Unicode MS" w:eastAsia="Arial Unicode MS" w:hAnsi="Arial Unicode MS" w:cs="Arial Unicode MS"/>
        </w:rPr>
        <w:t xml:space="preserve"> "</w:t>
      </w:r>
      <w:proofErr w:type="spellStart"/>
      <w:r>
        <w:rPr>
          <w:rFonts w:ascii="Arial Unicode MS" w:eastAsia="Arial Unicode MS" w:hAnsi="Arial Unicode MS" w:cs="Arial Unicode MS"/>
        </w:rPr>
        <w:t>MCP</w:t>
      </w:r>
      <w:r>
        <w:rPr>
          <w:rFonts w:ascii="Arial Unicode MS" w:eastAsia="Arial Unicode MS" w:hAnsi="Arial Unicode MS" w:cs="Arial Unicode MS"/>
        </w:rPr>
        <w:t>를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추가해야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하는가</w:t>
      </w:r>
      <w:r>
        <w:rPr>
          <w:rFonts w:ascii="Arial Unicode MS" w:eastAsia="Arial Unicode MS" w:hAnsi="Arial Unicode MS" w:cs="Arial Unicode MS"/>
        </w:rPr>
        <w:t>?"</w:t>
      </w:r>
      <w:proofErr w:type="spellStart"/>
      <w:r>
        <w:rPr>
          <w:rFonts w:ascii="Arial Unicode MS" w:eastAsia="Arial Unicode MS" w:hAnsi="Arial Unicode MS" w:cs="Arial Unicode MS"/>
        </w:rPr>
        <w:t>를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판단한다</w:t>
      </w:r>
      <w:r>
        <w:rPr>
          <w:rFonts w:ascii="Arial Unicode MS" w:eastAsia="Arial Unicode MS" w:hAnsi="Arial Unicode MS" w:cs="Arial Unicode MS"/>
        </w:rPr>
        <w:t xml:space="preserve">. </w:t>
      </w:r>
      <w:r>
        <w:rPr>
          <w:rFonts w:ascii="Arial Unicode MS" w:eastAsia="Arial Unicode MS" w:hAnsi="Arial Unicode MS" w:cs="Arial Unicode MS"/>
        </w:rPr>
        <w:t>질문은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변경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불가능한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조건</w:t>
      </w:r>
      <w:r>
        <w:rPr>
          <w:rFonts w:ascii="Arial Unicode MS" w:eastAsia="Arial Unicode MS" w:hAnsi="Arial Unicode MS" w:cs="Arial Unicode MS"/>
        </w:rPr>
        <w:t>(</w:t>
      </w:r>
      <w:r>
        <w:rPr>
          <w:rFonts w:ascii="Arial Unicode MS" w:eastAsia="Arial Unicode MS" w:hAnsi="Arial Unicode MS" w:cs="Arial Unicode MS"/>
        </w:rPr>
        <w:t>조직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구조</w:t>
      </w:r>
      <w:r>
        <w:rPr>
          <w:rFonts w:ascii="Arial Unicode MS" w:eastAsia="Arial Unicode MS" w:hAnsi="Arial Unicode MS" w:cs="Arial Unicode MS"/>
        </w:rPr>
        <w:t>)</w:t>
      </w:r>
      <w:proofErr w:type="spellStart"/>
      <w:r>
        <w:rPr>
          <w:rFonts w:ascii="Arial Unicode MS" w:eastAsia="Arial Unicode MS" w:hAnsi="Arial Unicode MS" w:cs="Arial Unicode MS"/>
        </w:rPr>
        <w:t>부터</w:t>
      </w:r>
      <w:proofErr w:type="spellEnd"/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유동적인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조건</w:t>
      </w:r>
      <w:r>
        <w:rPr>
          <w:rFonts w:ascii="Arial Unicode MS" w:eastAsia="Arial Unicode MS" w:hAnsi="Arial Unicode MS" w:cs="Arial Unicode MS"/>
        </w:rPr>
        <w:t xml:space="preserve">(LLM </w:t>
      </w:r>
      <w:proofErr w:type="spellStart"/>
      <w:r>
        <w:rPr>
          <w:rFonts w:ascii="Arial Unicode MS" w:eastAsia="Arial Unicode MS" w:hAnsi="Arial Unicode MS" w:cs="Arial Unicode MS"/>
        </w:rPr>
        <w:t>Provider</w:t>
      </w:r>
      <w:proofErr w:type="spellEnd"/>
      <w:r>
        <w:rPr>
          <w:rFonts w:ascii="Arial Unicode MS" w:eastAsia="Arial Unicode MS" w:hAnsi="Arial Unicode MS" w:cs="Arial Unicode MS"/>
        </w:rPr>
        <w:t>)</w:t>
      </w:r>
      <w:r>
        <w:rPr>
          <w:rFonts w:ascii="Arial Unicode MS" w:eastAsia="Arial Unicode MS" w:hAnsi="Arial Unicode MS" w:cs="Arial Unicode MS"/>
        </w:rPr>
        <w:t>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마지막에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판단한다</w:t>
      </w:r>
      <w:r>
        <w:rPr>
          <w:rFonts w:ascii="Arial Unicode MS" w:eastAsia="Arial Unicode MS" w:hAnsi="Arial Unicode MS" w:cs="Arial Unicode MS"/>
        </w:rPr>
        <w:t>.</w:t>
      </w:r>
    </w:p>
    <w:p w14:paraId="1A40185C" w14:textId="77777777" w:rsidR="00D80D8A" w:rsidRDefault="00D80D8A">
      <w:pPr>
        <w:spacing w:before="60" w:after="80"/>
      </w:pPr>
    </w:p>
    <w:tbl>
      <w:tblPr>
        <w:tblStyle w:val="afffff"/>
        <w:tblW w:w="900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765"/>
        <w:gridCol w:w="3105"/>
        <w:gridCol w:w="1110"/>
        <w:gridCol w:w="4020"/>
      </w:tblGrid>
      <w:tr w:rsidR="00D80D8A" w14:paraId="5B433653" w14:textId="77777777">
        <w:trPr>
          <w:trHeight w:val="495"/>
        </w:trPr>
        <w:tc>
          <w:tcPr>
            <w:tcW w:w="76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F34B01" w14:textId="77777777" w:rsidR="00D80D8A" w:rsidRDefault="00BE6280">
            <w:pPr>
              <w:spacing w:before="240" w:after="240"/>
              <w:jc w:val="center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3105" w:type="dxa"/>
            <w:tcBorders>
              <w:top w:val="single" w:sz="6" w:space="0" w:color="CCCCCC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912713" w14:textId="77777777" w:rsidR="00D80D8A" w:rsidRDefault="00BE6280">
            <w:pPr>
              <w:spacing w:before="240" w:after="240"/>
              <w:jc w:val="center"/>
              <w:rPr>
                <w:b/>
                <w:bCs/>
                <w:color w:val="FFFFFF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</w:rPr>
              <w:t>질문</w:t>
            </w:r>
          </w:p>
        </w:tc>
        <w:tc>
          <w:tcPr>
            <w:tcW w:w="1110" w:type="dxa"/>
            <w:tcBorders>
              <w:top w:val="single" w:sz="6" w:space="0" w:color="CCCCCC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94E934" w14:textId="77777777" w:rsidR="00D80D8A" w:rsidRDefault="00BE6280">
            <w:pPr>
              <w:spacing w:before="240" w:after="240"/>
              <w:jc w:val="center"/>
              <w:rPr>
                <w:b/>
                <w:bCs/>
                <w:color w:val="FFFFFF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</w:rPr>
              <w:t>응답</w:t>
            </w:r>
          </w:p>
        </w:tc>
        <w:tc>
          <w:tcPr>
            <w:tcW w:w="4020" w:type="dxa"/>
            <w:tcBorders>
              <w:top w:val="single" w:sz="6" w:space="0" w:color="CCCCCC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35FE8" w14:textId="77777777" w:rsidR="00D80D8A" w:rsidRDefault="00BE6280">
            <w:pPr>
              <w:spacing w:before="240" w:after="240"/>
              <w:jc w:val="center"/>
              <w:rPr>
                <w:b/>
                <w:bCs/>
                <w:color w:val="FFFFFF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</w:rPr>
              <w:t>결론</w:t>
            </w:r>
          </w:p>
        </w:tc>
      </w:tr>
      <w:tr w:rsidR="00D80D8A" w14:paraId="11F25961" w14:textId="77777777">
        <w:trPr>
          <w:trHeight w:val="750"/>
        </w:trPr>
        <w:tc>
          <w:tcPr>
            <w:tcW w:w="765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87EF56" w14:textId="77777777" w:rsidR="00D80D8A" w:rsidRDefault="00BE6280">
            <w:pPr>
              <w:spacing w:before="20" w:after="20"/>
              <w:rPr>
                <w:b/>
                <w:bCs/>
                <w:sz w:val="19"/>
                <w:szCs w:val="19"/>
              </w:rPr>
            </w:pPr>
            <w:r>
              <w:rPr>
                <w:b/>
                <w:bCs/>
                <w:sz w:val="19"/>
                <w:szCs w:val="19"/>
              </w:rPr>
              <w:t>Q1</w:t>
            </w:r>
          </w:p>
        </w:tc>
        <w:tc>
          <w:tcPr>
            <w:tcW w:w="3105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F58045" w14:textId="77777777" w:rsidR="00D80D8A" w:rsidRDefault="00BE6280">
            <w:pPr>
              <w:spacing w:before="20" w:after="20"/>
              <w:rPr>
                <w:sz w:val="19"/>
                <w:szCs w:val="19"/>
              </w:rPr>
            </w:pP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>도구를</w:t>
            </w: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>여러</w:t>
            </w: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>팀</w:t>
            </w: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>또는</w:t>
            </w: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>여러</w:t>
            </w: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>Agent</w:t>
            </w: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>에서</w:t>
            </w:r>
            <w:proofErr w:type="spellEnd"/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>공유해야</w:t>
            </w: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>하는가</w:t>
            </w: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>?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46C296" w14:textId="77777777" w:rsidR="00D80D8A" w:rsidRDefault="00BE6280">
            <w:pPr>
              <w:spacing w:before="20" w:after="20"/>
              <w:rPr>
                <w:sz w:val="19"/>
                <w:szCs w:val="19"/>
              </w:rPr>
            </w:pP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>예</w:t>
            </w:r>
          </w:p>
        </w:tc>
        <w:tc>
          <w:tcPr>
            <w:tcW w:w="4020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A3E76F" w14:textId="77777777" w:rsidR="00D80D8A" w:rsidRDefault="00BE6280">
            <w:pPr>
              <w:spacing w:before="20" w:after="20"/>
              <w:rPr>
                <w:sz w:val="19"/>
                <w:szCs w:val="19"/>
              </w:rPr>
            </w:pP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 xml:space="preserve">→ </w:t>
            </w:r>
            <w:r>
              <w:rPr>
                <w:rFonts w:ascii="Arial Unicode MS" w:eastAsia="Arial Unicode MS" w:hAnsi="Arial Unicode MS" w:cs="Arial Unicode MS"/>
                <w:b/>
                <w:bCs/>
                <w:sz w:val="19"/>
                <w:szCs w:val="19"/>
              </w:rPr>
              <w:t xml:space="preserve">MCP + FC </w:t>
            </w:r>
            <w:r>
              <w:rPr>
                <w:rFonts w:ascii="Arial Unicode MS" w:eastAsia="Arial Unicode MS" w:hAnsi="Arial Unicode MS" w:cs="Arial Unicode MS"/>
                <w:b/>
                <w:bCs/>
                <w:sz w:val="19"/>
                <w:szCs w:val="19"/>
              </w:rPr>
              <w:t>확정</w:t>
            </w:r>
            <w:r>
              <w:rPr>
                <w:rFonts w:ascii="Arial Unicode MS" w:eastAsia="Arial Unicode MS" w:hAnsi="Arial Unicode MS" w:cs="Arial Unicode MS"/>
                <w:b/>
                <w:bCs/>
                <w:sz w:val="19"/>
                <w:szCs w:val="19"/>
              </w:rPr>
              <w:t xml:space="preserve"> (MUST)</w:t>
            </w: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 xml:space="preserve">. </w:t>
            </w: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>중복</w:t>
            </w: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>구현</w:t>
            </w: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>방지가</w:t>
            </w: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>핵심</w:t>
            </w: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>이유로</w:t>
            </w: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공유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도구부터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MCP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서버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구축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.</w:t>
            </w:r>
          </w:p>
        </w:tc>
      </w:tr>
      <w:tr w:rsidR="00D80D8A" w14:paraId="3D94381A" w14:textId="77777777">
        <w:trPr>
          <w:trHeight w:val="540"/>
        </w:trPr>
        <w:tc>
          <w:tcPr>
            <w:tcW w:w="765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5B9FBA" w14:textId="77777777" w:rsidR="00D80D8A" w:rsidRDefault="00BE6280">
            <w:pPr>
              <w:spacing w:before="20" w:after="20"/>
            </w:pPr>
            <w:r>
              <w:t xml:space="preserve"> </w:t>
            </w:r>
          </w:p>
        </w:tc>
        <w:tc>
          <w:tcPr>
            <w:tcW w:w="3105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0B72F7" w14:textId="77777777" w:rsidR="00D80D8A" w:rsidRDefault="00BE6280">
            <w:pPr>
              <w:spacing w:before="20" w:after="20"/>
            </w:pPr>
            <w:r>
              <w:t xml:space="preserve"> 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466A1D" w14:textId="77777777" w:rsidR="00D80D8A" w:rsidRDefault="00BE6280">
            <w:pPr>
              <w:spacing w:before="20" w:after="20"/>
              <w:rPr>
                <w:sz w:val="19"/>
                <w:szCs w:val="19"/>
              </w:rPr>
            </w:pPr>
            <w:proofErr w:type="spellStart"/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>아니오</w:t>
            </w:r>
            <w:proofErr w:type="spellEnd"/>
          </w:p>
        </w:tc>
        <w:tc>
          <w:tcPr>
            <w:tcW w:w="4020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61A217" w14:textId="77777777" w:rsidR="00D80D8A" w:rsidRDefault="00BE6280">
            <w:pPr>
              <w:spacing w:before="20" w:after="20"/>
              <w:rPr>
                <w:sz w:val="19"/>
                <w:szCs w:val="19"/>
              </w:rPr>
            </w:pP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>→ Q2</w:t>
            </w: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>로</w:t>
            </w: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>진행</w:t>
            </w: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>.</w:t>
            </w:r>
          </w:p>
        </w:tc>
      </w:tr>
      <w:tr w:rsidR="00D80D8A" w14:paraId="54D5E252" w14:textId="77777777">
        <w:trPr>
          <w:trHeight w:val="1035"/>
        </w:trPr>
        <w:tc>
          <w:tcPr>
            <w:tcW w:w="765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391F13" w14:textId="77777777" w:rsidR="00D80D8A" w:rsidRDefault="00BE6280">
            <w:pPr>
              <w:spacing w:before="20" w:after="20"/>
              <w:rPr>
                <w:b/>
                <w:bCs/>
                <w:sz w:val="19"/>
                <w:szCs w:val="19"/>
              </w:rPr>
            </w:pPr>
            <w:r>
              <w:rPr>
                <w:b/>
                <w:bCs/>
                <w:sz w:val="19"/>
                <w:szCs w:val="19"/>
              </w:rPr>
              <w:t>Q2</w:t>
            </w:r>
          </w:p>
        </w:tc>
        <w:tc>
          <w:tcPr>
            <w:tcW w:w="310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6A0FBD" w14:textId="77777777" w:rsidR="00D80D8A" w:rsidRDefault="00BE6280">
            <w:pPr>
              <w:spacing w:before="20" w:after="20"/>
              <w:rPr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도구가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10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개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이상이거나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향후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6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개월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내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10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개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이상으로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증가할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계획이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있는가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?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EABEF9" w14:textId="77777777" w:rsidR="00D80D8A" w:rsidRDefault="00BE6280">
            <w:pPr>
              <w:spacing w:before="20" w:after="20"/>
              <w:rPr>
                <w:sz w:val="19"/>
                <w:szCs w:val="19"/>
              </w:rPr>
            </w:pP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>예</w:t>
            </w:r>
          </w:p>
        </w:tc>
        <w:tc>
          <w:tcPr>
            <w:tcW w:w="4020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AD0CEE" w14:textId="77777777" w:rsidR="00D80D8A" w:rsidRDefault="00BE6280">
            <w:pPr>
              <w:spacing w:before="20" w:after="20"/>
              <w:rPr>
                <w:sz w:val="19"/>
                <w:szCs w:val="19"/>
              </w:rPr>
            </w:pP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 xml:space="preserve">→ </w:t>
            </w:r>
            <w:r>
              <w:rPr>
                <w:rFonts w:ascii="Arial Unicode MS" w:eastAsia="Arial Unicode MS" w:hAnsi="Arial Unicode MS" w:cs="Arial Unicode MS"/>
                <w:b/>
                <w:bCs/>
                <w:sz w:val="19"/>
                <w:szCs w:val="19"/>
              </w:rPr>
              <w:t xml:space="preserve">MCP + FC </w:t>
            </w:r>
            <w:r>
              <w:rPr>
                <w:rFonts w:ascii="Arial Unicode MS" w:eastAsia="Arial Unicode MS" w:hAnsi="Arial Unicode MS" w:cs="Arial Unicode MS"/>
                <w:b/>
                <w:bCs/>
                <w:sz w:val="19"/>
                <w:szCs w:val="19"/>
              </w:rPr>
              <w:t>권장</w:t>
            </w:r>
            <w:r>
              <w:rPr>
                <w:rFonts w:ascii="Arial Unicode MS" w:eastAsia="Arial Unicode MS" w:hAnsi="Arial Unicode MS" w:cs="Arial Unicode MS"/>
                <w:b/>
                <w:bCs/>
                <w:sz w:val="19"/>
                <w:szCs w:val="19"/>
              </w:rPr>
              <w:t xml:space="preserve"> (SHOULD)</w:t>
            </w:r>
            <w:r>
              <w:rPr>
                <w:sz w:val="19"/>
                <w:szCs w:val="19"/>
              </w:rPr>
              <w:t xml:space="preserve">.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5.2.1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로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TCO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비교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.</w:t>
            </w:r>
          </w:p>
        </w:tc>
      </w:tr>
      <w:tr w:rsidR="00D80D8A" w14:paraId="1C3436C4" w14:textId="77777777">
        <w:trPr>
          <w:trHeight w:val="540"/>
        </w:trPr>
        <w:tc>
          <w:tcPr>
            <w:tcW w:w="765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585827" w14:textId="77777777" w:rsidR="00D80D8A" w:rsidRDefault="00BE6280">
            <w:pPr>
              <w:spacing w:before="20" w:after="20"/>
            </w:pPr>
            <w:r>
              <w:t xml:space="preserve"> </w:t>
            </w:r>
          </w:p>
        </w:tc>
        <w:tc>
          <w:tcPr>
            <w:tcW w:w="3105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3AAD61" w14:textId="77777777" w:rsidR="00D80D8A" w:rsidRDefault="00BE6280">
            <w:pPr>
              <w:spacing w:before="20" w:after="20"/>
            </w:pPr>
            <w:r>
              <w:t xml:space="preserve"> 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1A3A94" w14:textId="77777777" w:rsidR="00D80D8A" w:rsidRDefault="00BE6280">
            <w:pPr>
              <w:spacing w:before="20" w:after="20"/>
              <w:rPr>
                <w:sz w:val="19"/>
                <w:szCs w:val="19"/>
              </w:rPr>
            </w:pPr>
            <w:proofErr w:type="spellStart"/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>아니오</w:t>
            </w:r>
            <w:proofErr w:type="spellEnd"/>
          </w:p>
        </w:tc>
        <w:tc>
          <w:tcPr>
            <w:tcW w:w="4020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461F87" w14:textId="77777777" w:rsidR="00D80D8A" w:rsidRDefault="00BE6280">
            <w:pPr>
              <w:spacing w:before="20" w:after="20"/>
              <w:rPr>
                <w:sz w:val="19"/>
                <w:szCs w:val="19"/>
              </w:rPr>
            </w:pP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>→ Q3</w:t>
            </w: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>으로</w:t>
            </w: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>진행</w:t>
            </w: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>.</w:t>
            </w:r>
          </w:p>
        </w:tc>
      </w:tr>
      <w:tr w:rsidR="00D80D8A" w14:paraId="0767C497" w14:textId="77777777">
        <w:trPr>
          <w:trHeight w:val="750"/>
        </w:trPr>
        <w:tc>
          <w:tcPr>
            <w:tcW w:w="765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25C3F0" w14:textId="77777777" w:rsidR="00D80D8A" w:rsidRDefault="00BE6280">
            <w:pPr>
              <w:spacing w:before="20" w:after="20"/>
              <w:rPr>
                <w:b/>
                <w:bCs/>
                <w:sz w:val="19"/>
                <w:szCs w:val="19"/>
              </w:rPr>
            </w:pPr>
            <w:r>
              <w:rPr>
                <w:b/>
                <w:bCs/>
                <w:sz w:val="19"/>
                <w:szCs w:val="19"/>
              </w:rPr>
              <w:t>Q3</w:t>
            </w:r>
          </w:p>
        </w:tc>
        <w:tc>
          <w:tcPr>
            <w:tcW w:w="3105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DA93A6" w14:textId="77777777" w:rsidR="00D80D8A" w:rsidRDefault="00BE6280">
            <w:pPr>
              <w:spacing w:before="20" w:after="20"/>
              <w:rPr>
                <w:sz w:val="19"/>
                <w:szCs w:val="19"/>
              </w:rPr>
            </w:pP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>사내</w:t>
            </w: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>레거시</w:t>
            </w: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>시스템</w:t>
            </w: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 xml:space="preserve">(SAP, ERP, MES </w:t>
            </w: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>등</w:t>
            </w: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 xml:space="preserve">) </w:t>
            </w: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>연동이</w:t>
            </w: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>포함되어</w:t>
            </w: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>있는가</w:t>
            </w: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>?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5F0965" w14:textId="77777777" w:rsidR="00D80D8A" w:rsidRDefault="00BE6280">
            <w:pPr>
              <w:spacing w:before="20" w:after="20"/>
              <w:rPr>
                <w:sz w:val="19"/>
                <w:szCs w:val="19"/>
              </w:rPr>
            </w:pP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>예</w:t>
            </w:r>
          </w:p>
        </w:tc>
        <w:tc>
          <w:tcPr>
            <w:tcW w:w="4020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F8231C" w14:textId="77777777" w:rsidR="00D80D8A" w:rsidRDefault="00BE6280">
            <w:pPr>
              <w:spacing w:before="20" w:after="20"/>
              <w:rPr>
                <w:sz w:val="19"/>
                <w:szCs w:val="19"/>
              </w:rPr>
            </w:pP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 xml:space="preserve">→ </w:t>
            </w:r>
            <w:r>
              <w:rPr>
                <w:rFonts w:ascii="Arial Unicode MS" w:eastAsia="Arial Unicode MS" w:hAnsi="Arial Unicode MS" w:cs="Arial Unicode MS"/>
                <w:b/>
                <w:bCs/>
                <w:sz w:val="19"/>
                <w:szCs w:val="19"/>
              </w:rPr>
              <w:t xml:space="preserve">MCP </w:t>
            </w:r>
            <w:r>
              <w:rPr>
                <w:rFonts w:ascii="Arial Unicode MS" w:eastAsia="Arial Unicode MS" w:hAnsi="Arial Unicode MS" w:cs="Arial Unicode MS"/>
                <w:b/>
                <w:bCs/>
                <w:sz w:val="19"/>
                <w:szCs w:val="19"/>
              </w:rPr>
              <w:t>검토</w:t>
            </w:r>
            <w:r>
              <w:rPr>
                <w:rFonts w:ascii="Arial Unicode MS" w:eastAsia="Arial Unicode MS" w:hAnsi="Arial Unicode MS" w:cs="Arial Unicode MS"/>
                <w:b/>
                <w:bCs/>
                <w:sz w:val="19"/>
                <w:szCs w:val="19"/>
              </w:rPr>
              <w:t xml:space="preserve"> (SHOULD)</w:t>
            </w:r>
            <w:r>
              <w:rPr>
                <w:sz w:val="19"/>
                <w:szCs w:val="19"/>
              </w:rPr>
              <w:t xml:space="preserve">.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5.5.1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에서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재사용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가능성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확인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.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단일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Agent</w:t>
            </w:r>
            <w:proofErr w:type="spellEnd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전용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·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재사용</w:t>
            </w:r>
            <w:proofErr w:type="spellEnd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계획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없으면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FC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충분으로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판정될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수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있음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.</w:t>
            </w:r>
          </w:p>
        </w:tc>
      </w:tr>
      <w:tr w:rsidR="00D80D8A" w14:paraId="2B0F2FD2" w14:textId="77777777">
        <w:trPr>
          <w:trHeight w:val="540"/>
        </w:trPr>
        <w:tc>
          <w:tcPr>
            <w:tcW w:w="765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ED790C" w14:textId="77777777" w:rsidR="00D80D8A" w:rsidRDefault="00BE6280">
            <w:pPr>
              <w:spacing w:before="20" w:after="20"/>
            </w:pPr>
            <w:r>
              <w:t xml:space="preserve"> </w:t>
            </w:r>
          </w:p>
        </w:tc>
        <w:tc>
          <w:tcPr>
            <w:tcW w:w="3105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4990EF" w14:textId="77777777" w:rsidR="00D80D8A" w:rsidRDefault="00BE6280">
            <w:pPr>
              <w:spacing w:before="20" w:after="20"/>
            </w:pPr>
            <w:r>
              <w:t xml:space="preserve"> 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49F6EB" w14:textId="77777777" w:rsidR="00D80D8A" w:rsidRDefault="00BE6280">
            <w:pPr>
              <w:spacing w:before="20" w:after="20"/>
              <w:rPr>
                <w:sz w:val="19"/>
                <w:szCs w:val="19"/>
              </w:rPr>
            </w:pPr>
            <w:proofErr w:type="spellStart"/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>아니오</w:t>
            </w:r>
            <w:proofErr w:type="spellEnd"/>
          </w:p>
        </w:tc>
        <w:tc>
          <w:tcPr>
            <w:tcW w:w="4020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9263E6" w14:textId="77777777" w:rsidR="00D80D8A" w:rsidRDefault="00BE6280">
            <w:pPr>
              <w:spacing w:before="20" w:after="20"/>
              <w:rPr>
                <w:sz w:val="19"/>
                <w:szCs w:val="19"/>
              </w:rPr>
            </w:pP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>→ Q4</w:t>
            </w: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>로</w:t>
            </w: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>진행</w:t>
            </w: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>.</w:t>
            </w:r>
          </w:p>
        </w:tc>
      </w:tr>
      <w:tr w:rsidR="00D80D8A" w14:paraId="0C05A963" w14:textId="77777777">
        <w:trPr>
          <w:trHeight w:val="750"/>
        </w:trPr>
        <w:tc>
          <w:tcPr>
            <w:tcW w:w="765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AA46C9" w14:textId="77777777" w:rsidR="00D80D8A" w:rsidRDefault="00BE6280">
            <w:pPr>
              <w:spacing w:before="20" w:after="20"/>
              <w:rPr>
                <w:b/>
                <w:bCs/>
                <w:sz w:val="19"/>
                <w:szCs w:val="19"/>
              </w:rPr>
            </w:pPr>
            <w:r>
              <w:rPr>
                <w:b/>
                <w:bCs/>
                <w:sz w:val="19"/>
                <w:szCs w:val="19"/>
              </w:rPr>
              <w:t>Q4</w:t>
            </w:r>
          </w:p>
        </w:tc>
        <w:tc>
          <w:tcPr>
            <w:tcW w:w="3105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6A490A" w14:textId="77777777" w:rsidR="00D80D8A" w:rsidRDefault="00BE6280">
            <w:pPr>
              <w:spacing w:before="20" w:after="20"/>
              <w:rPr>
                <w:sz w:val="19"/>
                <w:szCs w:val="19"/>
              </w:rPr>
            </w:pPr>
            <w:proofErr w:type="spellStart"/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>도구별</w:t>
            </w:r>
            <w:proofErr w:type="spellEnd"/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>세분화된</w:t>
            </w: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>권한</w:t>
            </w: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>위임</w:t>
            </w: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>·</w:t>
            </w: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>감사</w:t>
            </w:r>
            <w:proofErr w:type="spellEnd"/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>통제가</w:t>
            </w: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>필요한가</w:t>
            </w: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>?</w:t>
            </w:r>
            <w:r>
              <w:rPr>
                <w:sz w:val="19"/>
                <w:szCs w:val="19"/>
                <w:vertAlign w:val="superscript"/>
              </w:rPr>
              <w:footnoteReference w:id="3"/>
            </w:r>
          </w:p>
        </w:tc>
        <w:tc>
          <w:tcPr>
            <w:tcW w:w="1110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80CB11" w14:textId="77777777" w:rsidR="00D80D8A" w:rsidRDefault="00BE6280">
            <w:pPr>
              <w:spacing w:before="20" w:after="20"/>
              <w:rPr>
                <w:sz w:val="19"/>
                <w:szCs w:val="19"/>
              </w:rPr>
            </w:pP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>예</w:t>
            </w:r>
          </w:p>
        </w:tc>
        <w:tc>
          <w:tcPr>
            <w:tcW w:w="4020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FB26A1" w14:textId="77777777" w:rsidR="00D80D8A" w:rsidRDefault="00BE6280">
            <w:pPr>
              <w:spacing w:before="20" w:after="20"/>
              <w:rPr>
                <w:sz w:val="19"/>
                <w:szCs w:val="19"/>
              </w:rPr>
            </w:pP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 xml:space="preserve">→ </w:t>
            </w:r>
            <w:r>
              <w:rPr>
                <w:rFonts w:ascii="Arial Unicode MS" w:eastAsia="Arial Unicode MS" w:hAnsi="Arial Unicode MS" w:cs="Arial Unicode MS"/>
                <w:b/>
                <w:bCs/>
                <w:sz w:val="19"/>
                <w:szCs w:val="19"/>
              </w:rPr>
              <w:t xml:space="preserve">MCP </w:t>
            </w:r>
            <w:r>
              <w:rPr>
                <w:rFonts w:ascii="Arial Unicode MS" w:eastAsia="Arial Unicode MS" w:hAnsi="Arial Unicode MS" w:cs="Arial Unicode MS"/>
                <w:b/>
                <w:bCs/>
                <w:sz w:val="19"/>
                <w:szCs w:val="19"/>
              </w:rPr>
              <w:t>검토</w:t>
            </w:r>
            <w:r>
              <w:rPr>
                <w:rFonts w:ascii="Arial Unicode MS" w:eastAsia="Arial Unicode MS" w:hAnsi="Arial Unicode MS" w:cs="Arial Unicode MS"/>
                <w:b/>
                <w:bCs/>
                <w:sz w:val="19"/>
                <w:szCs w:val="19"/>
              </w:rPr>
              <w:t xml:space="preserve"> (SHOULD)</w:t>
            </w:r>
            <w:r>
              <w:rPr>
                <w:sz w:val="19"/>
                <w:szCs w:val="19"/>
              </w:rPr>
              <w:t xml:space="preserve">.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5.2.4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에서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FC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감사로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충분한지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확인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.</w:t>
            </w:r>
          </w:p>
        </w:tc>
      </w:tr>
      <w:tr w:rsidR="00D80D8A" w14:paraId="6DF22A68" w14:textId="77777777">
        <w:trPr>
          <w:trHeight w:val="540"/>
        </w:trPr>
        <w:tc>
          <w:tcPr>
            <w:tcW w:w="765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3FE599" w14:textId="77777777" w:rsidR="00D80D8A" w:rsidRDefault="00BE6280">
            <w:pPr>
              <w:spacing w:before="20" w:after="20"/>
            </w:pPr>
            <w:r>
              <w:t xml:space="preserve"> </w:t>
            </w:r>
          </w:p>
        </w:tc>
        <w:tc>
          <w:tcPr>
            <w:tcW w:w="3105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5805FC" w14:textId="77777777" w:rsidR="00D80D8A" w:rsidRDefault="00BE6280">
            <w:pPr>
              <w:spacing w:before="20" w:after="20"/>
            </w:pPr>
            <w:r>
              <w:t xml:space="preserve"> 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EA617F" w14:textId="77777777" w:rsidR="00D80D8A" w:rsidRDefault="00BE6280">
            <w:pPr>
              <w:spacing w:before="20" w:after="20"/>
              <w:rPr>
                <w:sz w:val="19"/>
                <w:szCs w:val="19"/>
              </w:rPr>
            </w:pPr>
            <w:proofErr w:type="spellStart"/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>아니오</w:t>
            </w:r>
            <w:proofErr w:type="spellEnd"/>
          </w:p>
        </w:tc>
        <w:tc>
          <w:tcPr>
            <w:tcW w:w="4020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AB33E2" w14:textId="77777777" w:rsidR="00D80D8A" w:rsidRDefault="00BE6280">
            <w:pPr>
              <w:spacing w:before="20" w:after="20"/>
              <w:rPr>
                <w:sz w:val="19"/>
                <w:szCs w:val="19"/>
              </w:rPr>
            </w:pP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>→ Q5</w:t>
            </w: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>로</w:t>
            </w: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>진행</w:t>
            </w: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>.</w:t>
            </w:r>
          </w:p>
        </w:tc>
      </w:tr>
      <w:tr w:rsidR="00D80D8A" w14:paraId="767A03A4" w14:textId="77777777">
        <w:trPr>
          <w:trHeight w:val="750"/>
        </w:trPr>
        <w:tc>
          <w:tcPr>
            <w:tcW w:w="765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51D8A8" w14:textId="77777777" w:rsidR="00D80D8A" w:rsidRDefault="00BE6280">
            <w:pPr>
              <w:spacing w:before="20" w:after="20"/>
              <w:rPr>
                <w:b/>
                <w:bCs/>
                <w:sz w:val="19"/>
                <w:szCs w:val="19"/>
              </w:rPr>
            </w:pPr>
            <w:r>
              <w:rPr>
                <w:b/>
                <w:bCs/>
                <w:sz w:val="19"/>
                <w:szCs w:val="19"/>
              </w:rPr>
              <w:t>Q5</w:t>
            </w:r>
          </w:p>
        </w:tc>
        <w:tc>
          <w:tcPr>
            <w:tcW w:w="3105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F18F0F" w14:textId="77777777" w:rsidR="00D80D8A" w:rsidRDefault="00BE6280">
            <w:pPr>
              <w:spacing w:before="20" w:after="20"/>
              <w:rPr>
                <w:sz w:val="19"/>
                <w:szCs w:val="19"/>
              </w:rPr>
            </w:pP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>향후</w:t>
            </w: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 xml:space="preserve"> LLM </w:t>
            </w:r>
            <w:proofErr w:type="spellStart"/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>Provider</w:t>
            </w: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>를</w:t>
            </w:r>
            <w:proofErr w:type="spellEnd"/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>변경할</w:t>
            </w: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>가능성이</w:t>
            </w: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>있는가</w:t>
            </w: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>?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09E6D3" w14:textId="77777777" w:rsidR="00D80D8A" w:rsidRDefault="00BE6280">
            <w:pPr>
              <w:spacing w:before="20" w:after="20"/>
              <w:rPr>
                <w:sz w:val="19"/>
                <w:szCs w:val="19"/>
              </w:rPr>
            </w:pP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>예</w:t>
            </w:r>
          </w:p>
        </w:tc>
        <w:tc>
          <w:tcPr>
            <w:tcW w:w="4020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E90538" w14:textId="77777777" w:rsidR="00D80D8A" w:rsidRDefault="00BE6280">
            <w:pPr>
              <w:spacing w:before="20" w:after="20"/>
              <w:rPr>
                <w:sz w:val="19"/>
                <w:szCs w:val="19"/>
              </w:rPr>
            </w:pP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 xml:space="preserve">→ </w:t>
            </w:r>
            <w:r>
              <w:rPr>
                <w:rFonts w:ascii="Arial Unicode MS" w:eastAsia="Arial Unicode MS" w:hAnsi="Arial Unicode MS" w:cs="Arial Unicode MS"/>
                <w:b/>
                <w:bCs/>
                <w:sz w:val="19"/>
                <w:szCs w:val="19"/>
              </w:rPr>
              <w:t xml:space="preserve">MCP + FC </w:t>
            </w:r>
            <w:r>
              <w:rPr>
                <w:rFonts w:ascii="Arial Unicode MS" w:eastAsia="Arial Unicode MS" w:hAnsi="Arial Unicode MS" w:cs="Arial Unicode MS"/>
                <w:b/>
                <w:bCs/>
                <w:sz w:val="19"/>
                <w:szCs w:val="19"/>
              </w:rPr>
              <w:t>권장</w:t>
            </w:r>
            <w:r>
              <w:rPr>
                <w:rFonts w:ascii="Arial Unicode MS" w:eastAsia="Arial Unicode MS" w:hAnsi="Arial Unicode MS" w:cs="Arial Unicode MS"/>
                <w:b/>
                <w:bCs/>
                <w:sz w:val="19"/>
                <w:szCs w:val="19"/>
              </w:rPr>
              <w:t xml:space="preserve"> (SHOULD)</w:t>
            </w: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 xml:space="preserve">. </w:t>
            </w: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>벤더</w:t>
            </w: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>중립성</w:t>
            </w: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>확보</w:t>
            </w: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>.</w:t>
            </w:r>
          </w:p>
        </w:tc>
      </w:tr>
      <w:tr w:rsidR="00D80D8A" w14:paraId="62F047EC" w14:textId="77777777">
        <w:trPr>
          <w:trHeight w:val="750"/>
        </w:trPr>
        <w:tc>
          <w:tcPr>
            <w:tcW w:w="765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EAA3AA" w14:textId="77777777" w:rsidR="00D80D8A" w:rsidRDefault="00BE6280">
            <w:pPr>
              <w:spacing w:before="20" w:after="20"/>
            </w:pPr>
            <w:r>
              <w:t xml:space="preserve"> </w:t>
            </w:r>
          </w:p>
        </w:tc>
        <w:tc>
          <w:tcPr>
            <w:tcW w:w="3105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95789D" w14:textId="77777777" w:rsidR="00D80D8A" w:rsidRDefault="00BE6280">
            <w:pPr>
              <w:spacing w:before="20" w:after="20"/>
            </w:pPr>
            <w:r>
              <w:t xml:space="preserve"> 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41004B" w14:textId="77777777" w:rsidR="00D80D8A" w:rsidRDefault="00BE6280">
            <w:pPr>
              <w:spacing w:before="20" w:after="20"/>
              <w:rPr>
                <w:sz w:val="19"/>
                <w:szCs w:val="19"/>
              </w:rPr>
            </w:pPr>
            <w:proofErr w:type="spellStart"/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>아니오</w:t>
            </w:r>
            <w:proofErr w:type="spellEnd"/>
          </w:p>
        </w:tc>
        <w:tc>
          <w:tcPr>
            <w:tcW w:w="4020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B50E3E" w14:textId="77777777" w:rsidR="00D80D8A" w:rsidRDefault="00BE6280">
            <w:pPr>
              <w:spacing w:before="20" w:after="20"/>
              <w:rPr>
                <w:sz w:val="19"/>
                <w:szCs w:val="19"/>
              </w:rPr>
            </w:pP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 xml:space="preserve">→ </w:t>
            </w:r>
            <w:r>
              <w:rPr>
                <w:rFonts w:ascii="Arial Unicode MS" w:eastAsia="Arial Unicode MS" w:hAnsi="Arial Unicode MS" w:cs="Arial Unicode MS"/>
                <w:b/>
                <w:bCs/>
                <w:sz w:val="19"/>
                <w:szCs w:val="19"/>
              </w:rPr>
              <w:t xml:space="preserve">FC </w:t>
            </w:r>
            <w:r>
              <w:rPr>
                <w:rFonts w:ascii="Arial Unicode MS" w:eastAsia="Arial Unicode MS" w:hAnsi="Arial Unicode MS" w:cs="Arial Unicode MS"/>
                <w:b/>
                <w:bCs/>
                <w:sz w:val="19"/>
                <w:szCs w:val="19"/>
              </w:rPr>
              <w:t>단독으로</w:t>
            </w:r>
            <w:r>
              <w:rPr>
                <w:rFonts w:ascii="Arial Unicode MS" w:eastAsia="Arial Unicode MS" w:hAnsi="Arial Unicode MS" w:cs="Arial Unicode MS"/>
                <w:b/>
                <w:bCs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  <w:sz w:val="19"/>
                <w:szCs w:val="19"/>
              </w:rPr>
              <w:t>충분</w:t>
            </w:r>
            <w:r>
              <w:rPr>
                <w:b/>
                <w:bCs/>
                <w:sz w:val="20"/>
                <w:szCs w:val="20"/>
              </w:rPr>
              <w:t>.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5.7.1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마이그레이션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대비만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확인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.</w:t>
            </w:r>
          </w:p>
        </w:tc>
      </w:tr>
    </w:tbl>
    <w:p w14:paraId="37041C0D" w14:textId="77777777" w:rsidR="00D80D8A" w:rsidRDefault="00BE6280">
      <w:pPr>
        <w:spacing w:before="40" w:after="40"/>
        <w:rPr>
          <w:i/>
          <w:iCs/>
          <w:color w:val="444444"/>
          <w:sz w:val="20"/>
          <w:szCs w:val="20"/>
        </w:rPr>
      </w:pPr>
      <w:r>
        <w:t xml:space="preserve"> </w:t>
      </w:r>
    </w:p>
    <w:tbl>
      <w:tblPr>
        <w:tblStyle w:val="afffff0"/>
        <w:tblW w:w="901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015"/>
      </w:tblGrid>
      <w:tr w:rsidR="00D80D8A" w14:paraId="35451B3E" w14:textId="77777777">
        <w:trPr>
          <w:trHeight w:val="1590"/>
        </w:trPr>
        <w:tc>
          <w:tcPr>
            <w:tcW w:w="9015" w:type="dxa"/>
            <w:tcBorders>
              <w:top w:val="single" w:sz="6" w:space="0" w:color="B0BEC5"/>
              <w:left w:val="single" w:sz="6" w:space="0" w:color="1B3A5C"/>
              <w:bottom w:val="single" w:sz="6" w:space="0" w:color="B0BEC5"/>
              <w:right w:val="single" w:sz="6" w:space="0" w:color="B0BEC5"/>
            </w:tcBorders>
            <w:shd w:val="clear" w:color="auto" w:fill="FFF8E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3B4E71B" w14:textId="77777777" w:rsidR="00D80D8A" w:rsidRDefault="00BE6280">
            <w:pPr>
              <w:spacing w:before="40" w:after="40"/>
              <w:rPr>
                <w:b/>
                <w:bCs/>
                <w:color w:val="434343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color w:val="434343"/>
                <w:sz w:val="20"/>
                <w:szCs w:val="20"/>
              </w:rPr>
              <w:t>판단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434343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434343"/>
                <w:sz w:val="20"/>
                <w:szCs w:val="20"/>
              </w:rPr>
              <w:t>요약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434343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434343"/>
                <w:sz w:val="20"/>
                <w:szCs w:val="20"/>
              </w:rPr>
              <w:t>및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434343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434343"/>
                <w:sz w:val="20"/>
                <w:szCs w:val="20"/>
              </w:rPr>
              <w:t>우선순위</w:t>
            </w:r>
          </w:p>
          <w:p w14:paraId="3E12BC1E" w14:textId="77777777" w:rsidR="00D80D8A" w:rsidRDefault="00BE6280">
            <w:pPr>
              <w:spacing w:before="20" w:after="20"/>
              <w:rPr>
                <w:color w:val="434343"/>
                <w:sz w:val="19"/>
                <w:szCs w:val="19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color w:val="434343"/>
                <w:sz w:val="19"/>
                <w:szCs w:val="19"/>
              </w:rPr>
              <w:t>Q1(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434343"/>
                <w:sz w:val="19"/>
                <w:szCs w:val="19"/>
              </w:rPr>
              <w:t>도구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434343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434343"/>
                <w:sz w:val="19"/>
                <w:szCs w:val="19"/>
              </w:rPr>
              <w:t>공유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434343"/>
                <w:sz w:val="19"/>
                <w:szCs w:val="19"/>
              </w:rPr>
              <w:t>)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434343"/>
                <w:sz w:val="19"/>
                <w:szCs w:val="19"/>
              </w:rPr>
              <w:t>이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434343"/>
                <w:sz w:val="19"/>
                <w:szCs w:val="19"/>
              </w:rPr>
              <w:t xml:space="preserve"> "</w:t>
            </w:r>
            <w:proofErr w:type="spellStart"/>
            <w:r>
              <w:rPr>
                <w:rFonts w:ascii="Arial Unicode MS" w:eastAsia="Arial Unicode MS" w:hAnsi="Arial Unicode MS" w:cs="Arial Unicode MS"/>
                <w:b/>
                <w:bCs/>
                <w:color w:val="434343"/>
                <w:sz w:val="19"/>
                <w:szCs w:val="19"/>
              </w:rPr>
              <w:t>예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434343"/>
                <w:sz w:val="19"/>
                <w:szCs w:val="19"/>
              </w:rPr>
              <w:t>"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434343"/>
                <w:sz w:val="19"/>
                <w:szCs w:val="19"/>
              </w:rPr>
              <w:t>이면</w:t>
            </w:r>
            <w:proofErr w:type="spellEnd"/>
            <w:r>
              <w:rPr>
                <w:rFonts w:ascii="Arial Unicode MS" w:eastAsia="Arial Unicode MS" w:hAnsi="Arial Unicode MS" w:cs="Arial Unicode MS"/>
                <w:b/>
                <w:bCs/>
                <w:color w:val="434343"/>
                <w:sz w:val="19"/>
                <w:szCs w:val="19"/>
              </w:rPr>
              <w:t xml:space="preserve"> MUST 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434343"/>
                <w:sz w:val="19"/>
                <w:szCs w:val="19"/>
              </w:rPr>
              <w:t>수준으로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434343"/>
                <w:sz w:val="19"/>
                <w:szCs w:val="19"/>
              </w:rPr>
              <w:t xml:space="preserve"> MCP 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434343"/>
                <w:sz w:val="19"/>
                <w:szCs w:val="19"/>
              </w:rPr>
              <w:t>확정이다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434343"/>
                <w:sz w:val="19"/>
                <w:szCs w:val="19"/>
              </w:rPr>
              <w:t>.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 xml:space="preserve"> Q2~Q5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>는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>권고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 xml:space="preserve"> (SHOULD) 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>수준이며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>복수의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 xml:space="preserve"> "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>예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>"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>가</w:t>
            </w:r>
            <w:proofErr w:type="spellEnd"/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>나올수록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 xml:space="preserve"> MCP 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>도입의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>당위성이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>높아진다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 xml:space="preserve">. 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>모두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 xml:space="preserve"> "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>아니오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>"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>이면</w:t>
            </w:r>
            <w:proofErr w:type="spellEnd"/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 xml:space="preserve"> FC 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>단독으로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>충분하다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>.</w:t>
            </w:r>
          </w:p>
          <w:p w14:paraId="6FC7A569" w14:textId="77777777" w:rsidR="00D80D8A" w:rsidRDefault="00BE6280">
            <w:pPr>
              <w:spacing w:before="20" w:after="20"/>
              <w:rPr>
                <w:color w:val="434343"/>
              </w:rPr>
            </w:pPr>
            <w:r>
              <w:rPr>
                <w:color w:val="434343"/>
              </w:rPr>
              <w:t xml:space="preserve"> </w:t>
            </w:r>
          </w:p>
          <w:p w14:paraId="5921972B" w14:textId="77777777" w:rsidR="00D80D8A" w:rsidRDefault="00BE6280">
            <w:pPr>
              <w:spacing w:before="20" w:after="20"/>
              <w:rPr>
                <w:b/>
                <w:bCs/>
                <w:color w:val="434343"/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 xml:space="preserve">FC 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>단독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>선택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>시에도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>도구의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>input</w:t>
            </w:r>
            <w:proofErr w:type="spellEnd"/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>/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>output</w:t>
            </w:r>
            <w:proofErr w:type="spellEnd"/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>인터페이스를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b/>
                <w:bCs/>
                <w:color w:val="434343"/>
                <w:sz w:val="19"/>
                <w:szCs w:val="19"/>
              </w:rPr>
              <w:t>OpenAPI</w:t>
            </w:r>
            <w:proofErr w:type="spellEnd"/>
            <w:r>
              <w:rPr>
                <w:rFonts w:ascii="Arial Unicode MS" w:eastAsia="Arial Unicode MS" w:hAnsi="Arial Unicode MS" w:cs="Arial Unicode MS"/>
                <w:b/>
                <w:bCs/>
                <w:color w:val="434343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434343"/>
                <w:sz w:val="19"/>
                <w:szCs w:val="19"/>
              </w:rPr>
              <w:t>등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434343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434343"/>
                <w:sz w:val="19"/>
                <w:szCs w:val="19"/>
              </w:rPr>
              <w:t>표준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434343"/>
                <w:sz w:val="19"/>
                <w:szCs w:val="19"/>
              </w:rPr>
              <w:t xml:space="preserve"> API 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434343"/>
                <w:sz w:val="19"/>
                <w:szCs w:val="19"/>
              </w:rPr>
              <w:t>기술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434343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434343"/>
                <w:sz w:val="19"/>
                <w:szCs w:val="19"/>
              </w:rPr>
              <w:t>방식으로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>명확하게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>정의해두면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>추후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 xml:space="preserve"> MCP 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>전환이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>용이하다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>.</w:t>
            </w:r>
          </w:p>
          <w:p w14:paraId="78B1275B" w14:textId="77777777" w:rsidR="00D80D8A" w:rsidRDefault="00D80D8A">
            <w:pPr>
              <w:spacing w:before="60"/>
              <w:rPr>
                <w:b/>
                <w:bCs/>
                <w:color w:val="434343"/>
                <w:sz w:val="20"/>
                <w:szCs w:val="20"/>
              </w:rPr>
            </w:pPr>
          </w:p>
          <w:p w14:paraId="3F3FCCFD" w14:textId="77777777" w:rsidR="00D80D8A" w:rsidRDefault="00BE6280">
            <w:pPr>
              <w:spacing w:before="40" w:after="40"/>
              <w:rPr>
                <w:b/>
                <w:bCs/>
                <w:color w:val="434343"/>
              </w:rPr>
            </w:pPr>
            <w:proofErr w:type="spellStart"/>
            <w:r>
              <w:rPr>
                <w:rFonts w:ascii="Arial Unicode MS" w:eastAsia="Arial Unicode MS" w:hAnsi="Arial Unicode MS" w:cs="Arial Unicode MS"/>
                <w:b/>
                <w:bCs/>
                <w:color w:val="434343"/>
                <w:sz w:val="20"/>
                <w:szCs w:val="20"/>
              </w:rPr>
              <w:t>임계값</w:t>
            </w:r>
            <w:proofErr w:type="spellEnd"/>
            <w:r>
              <w:rPr>
                <w:rFonts w:ascii="Arial Unicode MS" w:eastAsia="Arial Unicode MS" w:hAnsi="Arial Unicode MS" w:cs="Arial Unicode MS"/>
                <w:b/>
                <w:bCs/>
                <w:color w:val="434343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434343"/>
                <w:sz w:val="20"/>
                <w:szCs w:val="20"/>
              </w:rPr>
              <w:t>근거</w:t>
            </w:r>
          </w:p>
          <w:p w14:paraId="0DA7D45D" w14:textId="77777777" w:rsidR="00D80D8A" w:rsidRDefault="00BE6280">
            <w:pPr>
              <w:spacing w:before="60"/>
              <w:rPr>
                <w:b/>
                <w:bCs/>
                <w:color w:val="434343"/>
                <w:sz w:val="19"/>
                <w:szCs w:val="19"/>
              </w:rPr>
            </w:pP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>Q2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>의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 xml:space="preserve"> "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>도구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 xml:space="preserve"> 5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>개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>"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>는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 xml:space="preserve"> 5.2.1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>의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>비용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>프레임워크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>기준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>에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>근거한다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 xml:space="preserve">. 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>도구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 xml:space="preserve"> 5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>개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>기준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>스키마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>토큰이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>약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 xml:space="preserve"> 1,000~2,500 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>토큰으로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>프롬프트의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 xml:space="preserve"> 10~15%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>를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>차지하기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>시작하는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>시점이다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 xml:space="preserve">. 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434343"/>
                <w:sz w:val="19"/>
                <w:szCs w:val="19"/>
              </w:rPr>
              <w:t>이는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434343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434343"/>
                <w:sz w:val="19"/>
                <w:szCs w:val="19"/>
              </w:rPr>
              <w:t>일반적인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434343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434343"/>
                <w:sz w:val="19"/>
                <w:szCs w:val="19"/>
              </w:rPr>
              <w:t>권고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434343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434343"/>
                <w:sz w:val="19"/>
                <w:szCs w:val="19"/>
              </w:rPr>
              <w:t>기준이며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434343"/>
                <w:sz w:val="19"/>
                <w:szCs w:val="19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434343"/>
                <w:sz w:val="19"/>
                <w:szCs w:val="19"/>
              </w:rPr>
              <w:t>고정된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434343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434343"/>
                <w:sz w:val="19"/>
                <w:szCs w:val="19"/>
              </w:rPr>
              <w:t>절대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434343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434343"/>
                <w:sz w:val="19"/>
                <w:szCs w:val="19"/>
              </w:rPr>
              <w:t>기준은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434343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434343"/>
                <w:sz w:val="19"/>
                <w:szCs w:val="19"/>
              </w:rPr>
              <w:t>아니다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434343"/>
                <w:sz w:val="19"/>
                <w:szCs w:val="19"/>
              </w:rPr>
              <w:t xml:space="preserve">. </w:t>
            </w:r>
          </w:p>
          <w:p w14:paraId="7A8AAE13" w14:textId="77777777" w:rsidR="00D80D8A" w:rsidRDefault="00BE6280">
            <w:pPr>
              <w:spacing w:before="60"/>
              <w:rPr>
                <w:color w:val="434343"/>
                <w:sz w:val="19"/>
                <w:szCs w:val="19"/>
              </w:rPr>
            </w:pP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>조정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>시에는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>다음을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>고려한다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 xml:space="preserve">: (1) 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>도구가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 xml:space="preserve"> 3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>개라도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>여러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>팀이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>공유해야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>하면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>MCP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>가</w:t>
            </w:r>
            <w:proofErr w:type="spellEnd"/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>적합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 xml:space="preserve">(Q1). (2) 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>도구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>수가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>적더라도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>스키마가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>자주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>변경되면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>중앙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>관리가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>유리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 xml:space="preserve">. (3) MCP 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>서버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>운영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>인력이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>확보되지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>않으면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>도구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>수와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>무관하게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>FC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>가</w:t>
            </w:r>
            <w:proofErr w:type="spellEnd"/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>현실적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 xml:space="preserve">. (4) 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>단발성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>프로젝트라면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>도구가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 xml:space="preserve"> 7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>개라도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>FC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>로</w:t>
            </w:r>
            <w:proofErr w:type="spellEnd"/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>충분할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>수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>있다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>.</w:t>
            </w:r>
          </w:p>
        </w:tc>
      </w:tr>
    </w:tbl>
    <w:p w14:paraId="3732FB9B" w14:textId="77777777" w:rsidR="00D80D8A" w:rsidRDefault="00D80D8A">
      <w:pPr>
        <w:rPr>
          <w:i/>
          <w:iCs/>
          <w:color w:val="434343"/>
          <w:sz w:val="20"/>
          <w:szCs w:val="20"/>
        </w:rPr>
      </w:pPr>
    </w:p>
    <w:p w14:paraId="39EB3A3B" w14:textId="77777777" w:rsidR="00D80D8A" w:rsidRDefault="00D80D8A">
      <w:pPr>
        <w:spacing w:before="40" w:after="40"/>
      </w:pPr>
    </w:p>
    <w:p w14:paraId="1025C9DF" w14:textId="77777777" w:rsidR="00D80D8A" w:rsidRDefault="00BE6280">
      <w:pPr>
        <w:pStyle w:val="4"/>
        <w:keepNext w:val="0"/>
        <w:keepLines w:val="0"/>
      </w:pPr>
      <w:bookmarkStart w:id="106" w:name="_u2dhtgueisra" w:colFirst="0" w:colLast="0"/>
      <w:bookmarkEnd w:id="106"/>
      <w:r>
        <w:rPr>
          <w:rFonts w:ascii="Arial Unicode MS" w:eastAsia="Arial Unicode MS" w:hAnsi="Arial Unicode MS" w:cs="Arial Unicode MS"/>
        </w:rPr>
        <w:t xml:space="preserve">5.3.2 </w:t>
      </w:r>
      <w:r>
        <w:rPr>
          <w:rFonts w:ascii="Arial Unicode MS" w:eastAsia="Arial Unicode MS" w:hAnsi="Arial Unicode MS" w:cs="Arial Unicode MS"/>
        </w:rPr>
        <w:t>판단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보정</w:t>
      </w:r>
      <w:r>
        <w:rPr>
          <w:rFonts w:ascii="Arial Unicode MS" w:eastAsia="Arial Unicode MS" w:hAnsi="Arial Unicode MS" w:cs="Arial Unicode MS"/>
        </w:rPr>
        <w:t xml:space="preserve">: </w:t>
      </w:r>
      <w:r>
        <w:rPr>
          <w:rFonts w:ascii="Arial Unicode MS" w:eastAsia="Arial Unicode MS" w:hAnsi="Arial Unicode MS" w:cs="Arial Unicode MS"/>
        </w:rPr>
        <w:t>의사결정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플로우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결론의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현실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검증</w:t>
      </w:r>
    </w:p>
    <w:p w14:paraId="14BE1AB9" w14:textId="77777777" w:rsidR="00D80D8A" w:rsidRDefault="00BE6280">
      <w:pPr>
        <w:spacing w:before="60" w:after="60"/>
      </w:pPr>
      <w:r>
        <w:rPr>
          <w:rFonts w:ascii="Arial Unicode MS" w:eastAsia="Arial Unicode MS" w:hAnsi="Arial Unicode MS" w:cs="Arial Unicode MS"/>
        </w:rPr>
        <w:t>의사결정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플로우에서</w:t>
      </w:r>
      <w:r>
        <w:rPr>
          <w:rFonts w:ascii="Arial Unicode MS" w:eastAsia="Arial Unicode MS" w:hAnsi="Arial Unicode MS" w:cs="Arial Unicode MS"/>
        </w:rPr>
        <w:t xml:space="preserve"> "</w:t>
      </w:r>
      <w:proofErr w:type="spellStart"/>
      <w:r>
        <w:rPr>
          <w:rFonts w:ascii="Arial Unicode MS" w:eastAsia="Arial Unicode MS" w:hAnsi="Arial Unicode MS" w:cs="Arial Unicode MS"/>
        </w:rPr>
        <w:t>예</w:t>
      </w:r>
      <w:r>
        <w:rPr>
          <w:rFonts w:ascii="Arial Unicode MS" w:eastAsia="Arial Unicode MS" w:hAnsi="Arial Unicode MS" w:cs="Arial Unicode MS"/>
        </w:rPr>
        <w:t>"</w:t>
      </w:r>
      <w:r>
        <w:rPr>
          <w:rFonts w:ascii="Arial Unicode MS" w:eastAsia="Arial Unicode MS" w:hAnsi="Arial Unicode MS" w:cs="Arial Unicode MS"/>
        </w:rPr>
        <w:t>가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나왔더라도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아래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보정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항목을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확인하여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현실적으로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도입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가능한지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검증한다</w:t>
      </w:r>
      <w:r>
        <w:rPr>
          <w:rFonts w:ascii="Arial Unicode MS" w:eastAsia="Arial Unicode MS" w:hAnsi="Arial Unicode MS" w:cs="Arial Unicode MS"/>
        </w:rPr>
        <w:t>.</w:t>
      </w:r>
    </w:p>
    <w:tbl>
      <w:tblPr>
        <w:tblStyle w:val="afffff1"/>
        <w:tblW w:w="901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280"/>
        <w:gridCol w:w="2100"/>
        <w:gridCol w:w="4635"/>
      </w:tblGrid>
      <w:tr w:rsidR="00D80D8A" w14:paraId="6E742493" w14:textId="77777777">
        <w:trPr>
          <w:trHeight w:val="495"/>
        </w:trPr>
        <w:tc>
          <w:tcPr>
            <w:tcW w:w="228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13F336" w14:textId="77777777" w:rsidR="00D80D8A" w:rsidRDefault="00BE6280">
            <w:pPr>
              <w:spacing w:before="240" w:after="240"/>
              <w:jc w:val="center"/>
              <w:rPr>
                <w:b/>
                <w:bCs/>
                <w:color w:val="FFFFFF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</w:rPr>
              <w:t>보정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</w:rPr>
              <w:t>항목</w:t>
            </w:r>
          </w:p>
        </w:tc>
        <w:tc>
          <w:tcPr>
            <w:tcW w:w="2100" w:type="dxa"/>
            <w:tcBorders>
              <w:top w:val="single" w:sz="6" w:space="0" w:color="CCCCCC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664DD1" w14:textId="77777777" w:rsidR="00D80D8A" w:rsidRDefault="00BE6280">
            <w:pPr>
              <w:spacing w:before="240" w:after="240"/>
              <w:jc w:val="center"/>
              <w:rPr>
                <w:b/>
                <w:bCs/>
                <w:color w:val="FFFFFF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</w:rPr>
              <w:t>조건</w:t>
            </w:r>
          </w:p>
        </w:tc>
        <w:tc>
          <w:tcPr>
            <w:tcW w:w="4635" w:type="dxa"/>
            <w:tcBorders>
              <w:top w:val="single" w:sz="6" w:space="0" w:color="CCCCCC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C3ED51" w14:textId="77777777" w:rsidR="00D80D8A" w:rsidRDefault="00BE6280">
            <w:pPr>
              <w:spacing w:before="240" w:after="240"/>
              <w:jc w:val="center"/>
              <w:rPr>
                <w:b/>
                <w:bCs/>
                <w:color w:val="FFFFFF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</w:rPr>
              <w:t>결론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</w:rPr>
              <w:t>변경</w:t>
            </w:r>
          </w:p>
        </w:tc>
      </w:tr>
      <w:tr w:rsidR="00D80D8A" w14:paraId="2CD9D188" w14:textId="77777777">
        <w:trPr>
          <w:trHeight w:val="750"/>
        </w:trPr>
        <w:tc>
          <w:tcPr>
            <w:tcW w:w="2280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AC07AC" w14:textId="77777777" w:rsidR="00D80D8A" w:rsidRDefault="00BE6280">
            <w:pPr>
              <w:spacing w:before="20" w:after="20"/>
              <w:rPr>
                <w:b/>
                <w:bCs/>
                <w:sz w:val="19"/>
                <w:szCs w:val="19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sz w:val="19"/>
                <w:szCs w:val="19"/>
              </w:rPr>
              <w:t>운영</w:t>
            </w:r>
            <w:r>
              <w:rPr>
                <w:rFonts w:ascii="Arial Unicode MS" w:eastAsia="Arial Unicode MS" w:hAnsi="Arial Unicode MS" w:cs="Arial Unicode MS"/>
                <w:b/>
                <w:bCs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  <w:sz w:val="19"/>
                <w:szCs w:val="19"/>
              </w:rPr>
              <w:t>인력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AF3D74" w14:textId="77777777" w:rsidR="00D80D8A" w:rsidRDefault="00BE6280">
            <w:pPr>
              <w:spacing w:before="20" w:after="20"/>
              <w:rPr>
                <w:sz w:val="19"/>
                <w:szCs w:val="19"/>
              </w:rPr>
            </w:pP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 xml:space="preserve">MCP </w:t>
            </w: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>서버</w:t>
            </w: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>운영에</w:t>
            </w: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>주당</w:t>
            </w: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 xml:space="preserve"> 2~4</w:t>
            </w: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>시간</w:t>
            </w: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>투입</w:t>
            </w: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>불가</w:t>
            </w:r>
          </w:p>
        </w:tc>
        <w:tc>
          <w:tcPr>
            <w:tcW w:w="4635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D5819B" w14:textId="77777777" w:rsidR="00D80D8A" w:rsidRDefault="00BE6280">
            <w:pPr>
              <w:spacing w:before="20" w:after="20"/>
              <w:rPr>
                <w:sz w:val="19"/>
                <w:szCs w:val="19"/>
              </w:rPr>
            </w:pP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>전</w:t>
            </w: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 xml:space="preserve">) SHOULD </w:t>
            </w: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br/>
            </w: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>후</w:t>
            </w: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 xml:space="preserve">) </w:t>
            </w:r>
            <w:proofErr w:type="spellStart"/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>MAY</w:t>
            </w: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>로</w:t>
            </w:r>
            <w:proofErr w:type="spellEnd"/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>하향</w:t>
            </w: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 xml:space="preserve">. FC </w:t>
            </w: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>단독으로</w:t>
            </w: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>시작하고</w:t>
            </w: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>인력</w:t>
            </w: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>확보</w:t>
            </w: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>후</w:t>
            </w: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>전환</w:t>
            </w: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 xml:space="preserve"> </w:t>
            </w:r>
            <w:proofErr w:type="gramStart"/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>재검토</w:t>
            </w: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>.</w:t>
            </w:r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5.7.1)</w:t>
            </w:r>
          </w:p>
        </w:tc>
      </w:tr>
      <w:tr w:rsidR="00D80D8A" w14:paraId="48E57301" w14:textId="77777777">
        <w:trPr>
          <w:trHeight w:val="750"/>
        </w:trPr>
        <w:tc>
          <w:tcPr>
            <w:tcW w:w="2280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48070D" w14:textId="77777777" w:rsidR="00D80D8A" w:rsidRDefault="00BE6280">
            <w:pPr>
              <w:spacing w:before="20" w:after="20"/>
              <w:rPr>
                <w:b/>
                <w:bCs/>
                <w:sz w:val="19"/>
                <w:szCs w:val="19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sz w:val="19"/>
                <w:szCs w:val="19"/>
              </w:rPr>
              <w:t>프로젝트</w:t>
            </w:r>
            <w:r>
              <w:rPr>
                <w:rFonts w:ascii="Arial Unicode MS" w:eastAsia="Arial Unicode MS" w:hAnsi="Arial Unicode MS" w:cs="Arial Unicode MS"/>
                <w:b/>
                <w:bCs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  <w:sz w:val="19"/>
                <w:szCs w:val="19"/>
              </w:rPr>
              <w:t>수명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4363D9" w14:textId="77777777" w:rsidR="00D80D8A" w:rsidRDefault="00BE6280">
            <w:pPr>
              <w:spacing w:before="20" w:after="20"/>
              <w:rPr>
                <w:sz w:val="19"/>
                <w:szCs w:val="19"/>
              </w:rPr>
            </w:pP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>6</w:t>
            </w: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>개월</w:t>
            </w: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>미만</w:t>
            </w: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>단발성</w:t>
            </w: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>프로젝트</w:t>
            </w:r>
          </w:p>
        </w:tc>
        <w:tc>
          <w:tcPr>
            <w:tcW w:w="4635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5A6BC7" w14:textId="77777777" w:rsidR="00D80D8A" w:rsidRDefault="00BE6280">
            <w:pPr>
              <w:spacing w:before="20" w:after="20"/>
              <w:rPr>
                <w:sz w:val="19"/>
                <w:szCs w:val="19"/>
              </w:rPr>
            </w:pP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>전</w:t>
            </w: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>) Q2~Q5</w:t>
            </w: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>로</w:t>
            </w: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>인한</w:t>
            </w: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 xml:space="preserve"> MCP </w:t>
            </w: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>권장</w:t>
            </w: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br/>
            </w: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>후</w:t>
            </w: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 xml:space="preserve">) FC </w:t>
            </w: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>단독으로</w:t>
            </w: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>가능해짐</w:t>
            </w: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>. (</w:t>
            </w: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>단</w:t>
            </w: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 xml:space="preserve">, Q1(MUST) </w:t>
            </w: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>또는</w:t>
            </w: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 xml:space="preserve"> Q4(</w:t>
            </w:r>
            <w:proofErr w:type="spellStart"/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>권한</w:t>
            </w: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>·</w:t>
            </w: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>감사</w:t>
            </w:r>
            <w:proofErr w:type="spellEnd"/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>요구</w:t>
            </w: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>)</w:t>
            </w: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>가</w:t>
            </w: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>있으면</w:t>
            </w: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>예외</w:t>
            </w: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>)</w:t>
            </w:r>
          </w:p>
        </w:tc>
      </w:tr>
      <w:tr w:rsidR="00D80D8A" w14:paraId="0E86939C" w14:textId="77777777">
        <w:trPr>
          <w:trHeight w:val="750"/>
        </w:trPr>
        <w:tc>
          <w:tcPr>
            <w:tcW w:w="2280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79D2AB" w14:textId="77777777" w:rsidR="00D80D8A" w:rsidRDefault="00BE6280">
            <w:pPr>
              <w:spacing w:before="20" w:after="20"/>
              <w:rPr>
                <w:b/>
                <w:bCs/>
                <w:sz w:val="19"/>
                <w:szCs w:val="19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sz w:val="19"/>
                <w:szCs w:val="19"/>
              </w:rPr>
              <w:t>초저지연</w:t>
            </w:r>
            <w:r>
              <w:rPr>
                <w:rFonts w:ascii="Arial Unicode MS" w:eastAsia="Arial Unicode MS" w:hAnsi="Arial Unicode MS" w:cs="Arial Unicode MS"/>
                <w:b/>
                <w:bCs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  <w:sz w:val="19"/>
                <w:szCs w:val="19"/>
              </w:rPr>
              <w:t>요구</w:t>
            </w:r>
            <w:r>
              <w:rPr>
                <w:b/>
                <w:bCs/>
                <w:sz w:val="19"/>
                <w:szCs w:val="19"/>
                <w:vertAlign w:val="superscript"/>
              </w:rPr>
              <w:footnoteReference w:id="4"/>
            </w:r>
          </w:p>
        </w:tc>
        <w:tc>
          <w:tcPr>
            <w:tcW w:w="2100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93B3C6" w14:textId="77777777" w:rsidR="00D80D8A" w:rsidRDefault="00BE6280">
            <w:pPr>
              <w:spacing w:before="20" w:after="20"/>
              <w:rPr>
                <w:sz w:val="19"/>
                <w:szCs w:val="19"/>
              </w:rPr>
            </w:pP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>음성</w:t>
            </w: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>Agent</w:t>
            </w:r>
            <w:proofErr w:type="spellEnd"/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>실시간</w:t>
            </w: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 xml:space="preserve"> B2C </w:t>
            </w:r>
            <w:proofErr w:type="spellStart"/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>챗봇</w:t>
            </w:r>
            <w:proofErr w:type="spellEnd"/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>등</w:t>
            </w:r>
          </w:p>
        </w:tc>
        <w:tc>
          <w:tcPr>
            <w:tcW w:w="4635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64A1F9" w14:textId="77777777" w:rsidR="00D80D8A" w:rsidRDefault="00BE6280">
            <w:pPr>
              <w:spacing w:before="20" w:after="20"/>
              <w:rPr>
                <w:sz w:val="19"/>
                <w:szCs w:val="19"/>
              </w:rPr>
            </w:pP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>전</w:t>
            </w: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 xml:space="preserve">) MCP + FC </w:t>
            </w: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>권장</w:t>
            </w:r>
          </w:p>
          <w:p w14:paraId="4DA6AEA3" w14:textId="77777777" w:rsidR="00D80D8A" w:rsidRDefault="00BE6280">
            <w:pPr>
              <w:spacing w:before="20" w:after="20"/>
              <w:rPr>
                <w:sz w:val="19"/>
                <w:szCs w:val="19"/>
              </w:rPr>
            </w:pP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>후</w:t>
            </w: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 xml:space="preserve">) </w:t>
            </w: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>성능</w:t>
            </w: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>실측</w:t>
            </w: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>후</w:t>
            </w: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>결정을</w:t>
            </w: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>권고</w:t>
            </w: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 xml:space="preserve"> SLA </w:t>
            </w:r>
            <w:proofErr w:type="spellStart"/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>미충족</w:t>
            </w:r>
            <w:proofErr w:type="spellEnd"/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>시</w:t>
            </w: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 xml:space="preserve"> FC </w:t>
            </w: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>단독</w:t>
            </w: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>우선</w:t>
            </w:r>
          </w:p>
        </w:tc>
      </w:tr>
      <w:tr w:rsidR="00D80D8A" w14:paraId="5C4E4332" w14:textId="77777777">
        <w:trPr>
          <w:trHeight w:val="1035"/>
        </w:trPr>
        <w:tc>
          <w:tcPr>
            <w:tcW w:w="2280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D98CD4" w14:textId="77777777" w:rsidR="00D80D8A" w:rsidRDefault="00BE6280">
            <w:pPr>
              <w:spacing w:before="20" w:after="20"/>
              <w:rPr>
                <w:b/>
                <w:bCs/>
                <w:sz w:val="19"/>
                <w:szCs w:val="19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sz w:val="19"/>
                <w:szCs w:val="19"/>
              </w:rPr>
              <w:t>기존</w:t>
            </w:r>
            <w:r>
              <w:rPr>
                <w:rFonts w:ascii="Arial Unicode MS" w:eastAsia="Arial Unicode MS" w:hAnsi="Arial Unicode MS" w:cs="Arial Unicode MS"/>
                <w:b/>
                <w:bCs/>
                <w:sz w:val="19"/>
                <w:szCs w:val="19"/>
              </w:rPr>
              <w:t xml:space="preserve"> API </w:t>
            </w:r>
            <w:proofErr w:type="spellStart"/>
            <w:r>
              <w:rPr>
                <w:rFonts w:ascii="Arial Unicode MS" w:eastAsia="Arial Unicode MS" w:hAnsi="Arial Unicode MS" w:cs="Arial Unicode MS"/>
                <w:b/>
                <w:bCs/>
                <w:sz w:val="19"/>
                <w:szCs w:val="19"/>
              </w:rPr>
              <w:t>Gateway</w:t>
            </w:r>
            <w:proofErr w:type="spellEnd"/>
          </w:p>
        </w:tc>
        <w:tc>
          <w:tcPr>
            <w:tcW w:w="2100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FC93F5" w14:textId="77777777" w:rsidR="00D80D8A" w:rsidRDefault="00BE6280">
            <w:pPr>
              <w:spacing w:before="20" w:after="20"/>
              <w:rPr>
                <w:sz w:val="19"/>
                <w:szCs w:val="19"/>
              </w:rPr>
            </w:pP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>이미</w:t>
            </w: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>안정적인</w:t>
            </w: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 xml:space="preserve"> API </w:t>
            </w:r>
            <w:proofErr w:type="spellStart"/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>Gateway</w:t>
            </w: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>가</w:t>
            </w:r>
            <w:proofErr w:type="spellEnd"/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>인증</w:t>
            </w: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>/</w:t>
            </w: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>로깅</w:t>
            </w: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>/</w:t>
            </w:r>
            <w:proofErr w:type="spellStart"/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>레이트리밋을</w:t>
            </w:r>
            <w:proofErr w:type="spellEnd"/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>처리</w:t>
            </w: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>중</w:t>
            </w:r>
          </w:p>
        </w:tc>
        <w:tc>
          <w:tcPr>
            <w:tcW w:w="4635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C4E9E8" w14:textId="77777777" w:rsidR="00D80D8A" w:rsidRDefault="00BE6280">
            <w:pPr>
              <w:spacing w:before="20" w:after="20"/>
              <w:rPr>
                <w:sz w:val="19"/>
                <w:szCs w:val="19"/>
              </w:rPr>
            </w:pP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>전</w:t>
            </w: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 xml:space="preserve">) </w:t>
            </w:r>
            <w:proofErr w:type="spellStart"/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>MCP</w:t>
            </w: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>가</w:t>
            </w:r>
            <w:proofErr w:type="spellEnd"/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>중복</w:t>
            </w: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>레이어가</w:t>
            </w: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>될</w:t>
            </w: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>수</w:t>
            </w: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>있으므로</w:t>
            </w: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 xml:space="preserve"> MCP </w:t>
            </w: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>검토</w:t>
            </w: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>/</w:t>
            </w: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>권장</w:t>
            </w: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br/>
            </w: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>후</w:t>
            </w: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 xml:space="preserve">) FC </w:t>
            </w: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>직접</w:t>
            </w: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>호출을</w:t>
            </w: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>우선으로</w:t>
            </w: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>진행</w:t>
            </w: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 xml:space="preserve">.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5.5.2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아키텍처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비교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참조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(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단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공유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·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재사용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·</w:t>
            </w:r>
            <w:proofErr w:type="gramStart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세분</w:t>
            </w:r>
            <w:proofErr w:type="spellEnd"/>
            <w:proofErr w:type="gramEnd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권한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통제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필요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시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MCP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유지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검토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)</w:t>
            </w:r>
          </w:p>
        </w:tc>
      </w:tr>
    </w:tbl>
    <w:p w14:paraId="4174ADCE" w14:textId="77777777" w:rsidR="00D80D8A" w:rsidRDefault="00D80D8A">
      <w:pPr>
        <w:spacing w:before="240" w:after="120"/>
        <w:rPr>
          <w:color w:val="333333"/>
        </w:rPr>
      </w:pPr>
    </w:p>
    <w:tbl>
      <w:tblPr>
        <w:tblStyle w:val="afffff2"/>
        <w:tblpPr w:leftFromText="180" w:rightFromText="180" w:topFromText="180" w:bottomFromText="180" w:vertAnchor="text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025"/>
      </w:tblGrid>
      <w:tr w:rsidR="00D80D8A" w14:paraId="11FE1369" w14:textId="77777777">
        <w:trPr>
          <w:trHeight w:val="929"/>
        </w:trPr>
        <w:tc>
          <w:tcPr>
            <w:tcW w:w="9025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3C8D1B" w14:textId="77777777" w:rsidR="00D80D8A" w:rsidRDefault="00BE6280">
            <w:pPr>
              <w:spacing w:before="40" w:after="40"/>
              <w:rPr>
                <w:color w:val="1A5276"/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color w:val="1A5276"/>
                <w:sz w:val="18"/>
                <w:szCs w:val="18"/>
              </w:rPr>
              <w:t>[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1A5276"/>
                <w:sz w:val="18"/>
                <w:szCs w:val="18"/>
              </w:rPr>
              <w:t>참고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1A5276"/>
                <w:sz w:val="18"/>
                <w:szCs w:val="18"/>
              </w:rPr>
              <w:t>]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 xml:space="preserve"> 6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>개월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>미만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>프로젝트인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>경우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>권고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>강도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>하향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 xml:space="preserve">, MCP 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>서버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>운영에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>주당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 xml:space="preserve"> 2~4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>시간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>필요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>향후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 xml:space="preserve"> 12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>개월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>내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>재사용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>계획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 xml:space="preserve">, REST/SOAP/SAP 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>래핑</w:t>
            </w:r>
            <w:proofErr w:type="spellEnd"/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>예상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>공수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>등의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>기준은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>파일럿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>경험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>기반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>추정치이며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>실제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>공수는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>문서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>품질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>인증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>방식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>테스트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>범위에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>따라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>달라질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>수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>있다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>.</w:t>
            </w:r>
          </w:p>
        </w:tc>
      </w:tr>
    </w:tbl>
    <w:p w14:paraId="5B3B6B60" w14:textId="77777777" w:rsidR="00D80D8A" w:rsidRDefault="00BE6280">
      <w:pPr>
        <w:pStyle w:val="4"/>
        <w:keepNext w:val="0"/>
        <w:keepLines w:val="0"/>
      </w:pPr>
      <w:bookmarkStart w:id="107" w:name="_s1v2elqnmawd" w:colFirst="0" w:colLast="0"/>
      <w:bookmarkEnd w:id="107"/>
      <w:r>
        <w:rPr>
          <w:rFonts w:ascii="Arial Unicode MS" w:eastAsia="Arial Unicode MS" w:hAnsi="Arial Unicode MS" w:cs="Arial Unicode MS"/>
        </w:rPr>
        <w:lastRenderedPageBreak/>
        <w:t xml:space="preserve">5.3.3 MCP </w:t>
      </w:r>
      <w:r>
        <w:rPr>
          <w:rFonts w:ascii="Arial Unicode MS" w:eastAsia="Arial Unicode MS" w:hAnsi="Arial Unicode MS" w:cs="Arial Unicode MS"/>
        </w:rPr>
        <w:t>도입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범위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결정</w:t>
      </w:r>
      <w:r>
        <w:rPr>
          <w:rFonts w:ascii="Arial Unicode MS" w:eastAsia="Arial Unicode MS" w:hAnsi="Arial Unicode MS" w:cs="Arial Unicode MS"/>
        </w:rPr>
        <w:t xml:space="preserve">: </w:t>
      </w:r>
      <w:r>
        <w:rPr>
          <w:rFonts w:ascii="Arial Unicode MS" w:eastAsia="Arial Unicode MS" w:hAnsi="Arial Unicode MS" w:cs="Arial Unicode MS"/>
        </w:rPr>
        <w:t>전면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vs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부분</w:t>
      </w:r>
    </w:p>
    <w:p w14:paraId="11931F9D" w14:textId="77777777" w:rsidR="00D80D8A" w:rsidRDefault="00BE6280">
      <w:pPr>
        <w:spacing w:before="60" w:after="60"/>
      </w:pPr>
      <w:r>
        <w:rPr>
          <w:rFonts w:ascii="Arial Unicode MS" w:eastAsia="Arial Unicode MS" w:hAnsi="Arial Unicode MS" w:cs="Arial Unicode MS"/>
        </w:rPr>
        <w:t xml:space="preserve">MCP </w:t>
      </w:r>
      <w:r>
        <w:rPr>
          <w:rFonts w:ascii="Arial Unicode MS" w:eastAsia="Arial Unicode MS" w:hAnsi="Arial Unicode MS" w:cs="Arial Unicode MS"/>
        </w:rPr>
        <w:t>도입이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결정되면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모든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도구를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MCP</w:t>
      </w:r>
      <w:r>
        <w:rPr>
          <w:rFonts w:ascii="Arial Unicode MS" w:eastAsia="Arial Unicode MS" w:hAnsi="Arial Unicode MS" w:cs="Arial Unicode MS"/>
        </w:rPr>
        <w:t>로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올릴지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일부만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올릴지를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결정해야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한다</w:t>
      </w:r>
      <w:r>
        <w:rPr>
          <w:rFonts w:ascii="Arial Unicode MS" w:eastAsia="Arial Unicode MS" w:hAnsi="Arial Unicode MS" w:cs="Arial Unicode MS"/>
        </w:rPr>
        <w:t xml:space="preserve">. </w:t>
      </w:r>
      <w:r>
        <w:rPr>
          <w:rFonts w:ascii="Arial Unicode MS" w:eastAsia="Arial Unicode MS" w:hAnsi="Arial Unicode MS" w:cs="Arial Unicode MS"/>
        </w:rPr>
        <w:t>실무에서는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부분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도입이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가장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흔한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패턴이다</w:t>
      </w:r>
      <w:r>
        <w:rPr>
          <w:rFonts w:ascii="Arial Unicode MS" w:eastAsia="Arial Unicode MS" w:hAnsi="Arial Unicode MS" w:cs="Arial Unicode MS"/>
        </w:rPr>
        <w:t>.</w:t>
      </w:r>
    </w:p>
    <w:tbl>
      <w:tblPr>
        <w:tblStyle w:val="afffff3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383"/>
        <w:gridCol w:w="1632"/>
        <w:gridCol w:w="3005"/>
        <w:gridCol w:w="3005"/>
      </w:tblGrid>
      <w:tr w:rsidR="00D80D8A" w14:paraId="2D0E988F" w14:textId="77777777">
        <w:trPr>
          <w:trHeight w:val="495"/>
        </w:trPr>
        <w:tc>
          <w:tcPr>
            <w:tcW w:w="13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30866D" w14:textId="77777777" w:rsidR="00D80D8A" w:rsidRDefault="00BE6280">
            <w:pPr>
              <w:spacing w:before="240" w:after="240"/>
              <w:jc w:val="center"/>
              <w:rPr>
                <w:b/>
                <w:bCs/>
                <w:color w:val="FFFFFF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</w:rPr>
              <w:t>도입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</w:rPr>
              <w:t>범위</w:t>
            </w:r>
          </w:p>
        </w:tc>
        <w:tc>
          <w:tcPr>
            <w:tcW w:w="1632" w:type="dxa"/>
            <w:tcBorders>
              <w:top w:val="single" w:sz="6" w:space="0" w:color="CCCCCC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A1ECDF" w14:textId="77777777" w:rsidR="00D80D8A" w:rsidRDefault="00BE6280">
            <w:pPr>
              <w:spacing w:before="240" w:after="240"/>
              <w:jc w:val="center"/>
              <w:rPr>
                <w:b/>
                <w:bCs/>
                <w:color w:val="FFFFFF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</w:rPr>
              <w:t>적합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</w:rPr>
              <w:t>조건</w:t>
            </w:r>
          </w:p>
        </w:tc>
        <w:tc>
          <w:tcPr>
            <w:tcW w:w="3005" w:type="dxa"/>
            <w:tcBorders>
              <w:top w:val="single" w:sz="6" w:space="0" w:color="CCCCCC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0908B8" w14:textId="77777777" w:rsidR="00D80D8A" w:rsidRDefault="00BE6280">
            <w:pPr>
              <w:spacing w:before="240" w:after="240"/>
              <w:jc w:val="center"/>
              <w:rPr>
                <w:b/>
                <w:bCs/>
                <w:color w:val="FFFFFF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</w:rPr>
              <w:t>예시</w:t>
            </w:r>
          </w:p>
        </w:tc>
        <w:tc>
          <w:tcPr>
            <w:tcW w:w="3005" w:type="dxa"/>
            <w:tcBorders>
              <w:top w:val="single" w:sz="6" w:space="0" w:color="CCCCCC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A04F49" w14:textId="77777777" w:rsidR="00D80D8A" w:rsidRDefault="00BE6280">
            <w:pPr>
              <w:spacing w:before="240" w:after="240"/>
              <w:jc w:val="center"/>
              <w:rPr>
                <w:b/>
                <w:bCs/>
                <w:color w:val="FFFFFF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</w:rPr>
              <w:t>다음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</w:rPr>
              <w:t>행동</w:t>
            </w:r>
          </w:p>
        </w:tc>
      </w:tr>
      <w:tr w:rsidR="00D80D8A" w14:paraId="7EA020F3" w14:textId="77777777">
        <w:trPr>
          <w:trHeight w:val="465"/>
        </w:trPr>
        <w:tc>
          <w:tcPr>
            <w:tcW w:w="1382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FF754D" w14:textId="77777777" w:rsidR="00D80D8A" w:rsidRDefault="00BE6280">
            <w:pPr>
              <w:spacing w:before="20" w:after="20"/>
              <w:rPr>
                <w:b/>
                <w:bCs/>
                <w:sz w:val="19"/>
                <w:szCs w:val="19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sz w:val="19"/>
                <w:szCs w:val="19"/>
              </w:rPr>
              <w:t xml:space="preserve">FC </w:t>
            </w:r>
            <w:r>
              <w:rPr>
                <w:rFonts w:ascii="Arial Unicode MS" w:eastAsia="Arial Unicode MS" w:hAnsi="Arial Unicode MS" w:cs="Arial Unicode MS"/>
                <w:b/>
                <w:bCs/>
                <w:sz w:val="19"/>
                <w:szCs w:val="19"/>
              </w:rPr>
              <w:t>단독</w:t>
            </w:r>
          </w:p>
        </w:tc>
        <w:tc>
          <w:tcPr>
            <w:tcW w:w="1632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43CC2A" w14:textId="77777777" w:rsidR="00D80D8A" w:rsidRDefault="00BE6280">
            <w:pPr>
              <w:spacing w:before="20" w:after="20"/>
              <w:rPr>
                <w:sz w:val="19"/>
                <w:szCs w:val="19"/>
              </w:rPr>
            </w:pP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 xml:space="preserve">Q1~Q5 </w:t>
            </w: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>모두</w:t>
            </w: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 xml:space="preserve"> "</w:t>
            </w:r>
            <w:proofErr w:type="spellStart"/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>아니오</w:t>
            </w:r>
            <w:proofErr w:type="spellEnd"/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>"</w:t>
            </w:r>
          </w:p>
        </w:tc>
        <w:tc>
          <w:tcPr>
            <w:tcW w:w="3005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FC1BC9" w14:textId="77777777" w:rsidR="00D80D8A" w:rsidRDefault="00BE6280">
            <w:pPr>
              <w:spacing w:before="20" w:after="20"/>
              <w:rPr>
                <w:sz w:val="19"/>
                <w:szCs w:val="19"/>
              </w:rPr>
            </w:pPr>
            <w:proofErr w:type="spellStart"/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>PoC</w:t>
            </w:r>
            <w:proofErr w:type="spellEnd"/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>단일</w:t>
            </w: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>팀</w:t>
            </w: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>소규모</w:t>
            </w: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>프로젝트</w:t>
            </w: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 xml:space="preserve">, </w:t>
            </w:r>
          </w:p>
        </w:tc>
        <w:tc>
          <w:tcPr>
            <w:tcW w:w="300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C2AE29" w14:textId="77777777" w:rsidR="00D80D8A" w:rsidRDefault="00BE6280">
            <w:pPr>
              <w:spacing w:before="20" w:after="20"/>
              <w:rPr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5.7.1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마이그레이션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대비만</w:t>
            </w:r>
          </w:p>
        </w:tc>
      </w:tr>
      <w:tr w:rsidR="00D80D8A" w14:paraId="09D87492" w14:textId="77777777">
        <w:trPr>
          <w:trHeight w:val="750"/>
        </w:trPr>
        <w:tc>
          <w:tcPr>
            <w:tcW w:w="1382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1D041C" w14:textId="77777777" w:rsidR="00D80D8A" w:rsidRDefault="00BE6280">
            <w:pPr>
              <w:spacing w:before="20" w:after="20"/>
              <w:rPr>
                <w:b/>
                <w:bCs/>
                <w:sz w:val="19"/>
                <w:szCs w:val="19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sz w:val="19"/>
                <w:szCs w:val="19"/>
              </w:rPr>
              <w:t>부분</w:t>
            </w:r>
            <w:r>
              <w:rPr>
                <w:rFonts w:ascii="Arial Unicode MS" w:eastAsia="Arial Unicode MS" w:hAnsi="Arial Unicode MS" w:cs="Arial Unicode MS"/>
                <w:b/>
                <w:bCs/>
                <w:sz w:val="19"/>
                <w:szCs w:val="19"/>
              </w:rPr>
              <w:t xml:space="preserve"> MCP + FC</w:t>
            </w:r>
          </w:p>
        </w:tc>
        <w:tc>
          <w:tcPr>
            <w:tcW w:w="1632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338D7F" w14:textId="77777777" w:rsidR="00D80D8A" w:rsidRDefault="00BE6280">
            <w:pPr>
              <w:spacing w:before="20" w:after="20"/>
              <w:rPr>
                <w:sz w:val="19"/>
                <w:szCs w:val="19"/>
              </w:rPr>
            </w:pP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>공유</w:t>
            </w: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>대상</w:t>
            </w: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>도구나</w:t>
            </w: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>레거시</w:t>
            </w: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>연동만</w:t>
            </w: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 xml:space="preserve"> MCP, </w:t>
            </w: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>나머지는</w:t>
            </w: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 xml:space="preserve"> FC</w:t>
            </w:r>
          </w:p>
          <w:p w14:paraId="58C82D7B" w14:textId="77777777" w:rsidR="00D80D8A" w:rsidRDefault="00BE6280">
            <w:pPr>
              <w:spacing w:before="20" w:after="2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(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공유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대상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·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레거시</w:t>
            </w:r>
            <w:proofErr w:type="spellEnd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도구와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비공유</w:t>
            </w:r>
            <w:proofErr w:type="spellEnd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도구가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명확히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구분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가능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)</w:t>
            </w:r>
          </w:p>
        </w:tc>
        <w:tc>
          <w:tcPr>
            <w:tcW w:w="3005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85BA8D" w14:textId="77777777" w:rsidR="00D80D8A" w:rsidRDefault="00BE6280">
            <w:pPr>
              <w:spacing w:before="20" w:after="20"/>
              <w:rPr>
                <w:sz w:val="19"/>
                <w:szCs w:val="19"/>
              </w:rPr>
            </w:pP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>레거시</w:t>
            </w: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 xml:space="preserve"> SAP/</w:t>
            </w:r>
            <w:proofErr w:type="spellStart"/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>ERP</w:t>
            </w: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>는</w:t>
            </w:r>
            <w:proofErr w:type="spellEnd"/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 xml:space="preserve"> MCP </w:t>
            </w:r>
            <w:proofErr w:type="spellStart"/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>래핑</w:t>
            </w:r>
            <w:proofErr w:type="spellEnd"/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>외부</w:t>
            </w: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>SaaS</w:t>
            </w:r>
            <w:proofErr w:type="spellEnd"/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>(</w:t>
            </w:r>
            <w:proofErr w:type="spellStart"/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>Slack</w:t>
            </w:r>
            <w:proofErr w:type="spellEnd"/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>Jira</w:t>
            </w:r>
            <w:proofErr w:type="spellEnd"/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>)</w:t>
            </w: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>는</w:t>
            </w: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 xml:space="preserve"> FC </w:t>
            </w: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>직접</w:t>
            </w: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>호출</w:t>
            </w:r>
          </w:p>
        </w:tc>
        <w:tc>
          <w:tcPr>
            <w:tcW w:w="3005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527828" w14:textId="77777777" w:rsidR="00D80D8A" w:rsidRDefault="00BE6280">
            <w:pPr>
              <w:spacing w:before="20" w:after="20"/>
              <w:rPr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MCP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도구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목록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→ 5.5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절</w:t>
            </w:r>
          </w:p>
        </w:tc>
      </w:tr>
      <w:tr w:rsidR="00D80D8A" w14:paraId="433263B7" w14:textId="77777777">
        <w:trPr>
          <w:trHeight w:val="750"/>
        </w:trPr>
        <w:tc>
          <w:tcPr>
            <w:tcW w:w="1382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FCB6F1" w14:textId="77777777" w:rsidR="00D80D8A" w:rsidRDefault="00BE6280">
            <w:pPr>
              <w:spacing w:before="20" w:after="20"/>
              <w:rPr>
                <w:b/>
                <w:bCs/>
                <w:sz w:val="19"/>
                <w:szCs w:val="19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sz w:val="19"/>
                <w:szCs w:val="19"/>
              </w:rPr>
              <w:t>전면</w:t>
            </w:r>
            <w:r>
              <w:rPr>
                <w:rFonts w:ascii="Arial Unicode MS" w:eastAsia="Arial Unicode MS" w:hAnsi="Arial Unicode MS" w:cs="Arial Unicode MS"/>
                <w:b/>
                <w:bCs/>
                <w:sz w:val="19"/>
                <w:szCs w:val="19"/>
              </w:rPr>
              <w:t xml:space="preserve"> MCP + FC</w:t>
            </w:r>
          </w:p>
        </w:tc>
        <w:tc>
          <w:tcPr>
            <w:tcW w:w="1632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031458" w14:textId="77777777" w:rsidR="00D80D8A" w:rsidRDefault="00BE6280">
            <w:pPr>
              <w:spacing w:before="20" w:after="20"/>
              <w:rPr>
                <w:sz w:val="19"/>
                <w:szCs w:val="19"/>
              </w:rPr>
            </w:pP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>Q1</w:t>
            </w: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>이</w:t>
            </w: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 xml:space="preserve"> "</w:t>
            </w:r>
            <w:proofErr w:type="spellStart"/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>예</w:t>
            </w: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>"</w:t>
            </w: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>이고</w:t>
            </w:r>
            <w:proofErr w:type="spellEnd"/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도구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대부분이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공유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대상이거나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10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개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+</w:t>
            </w:r>
          </w:p>
        </w:tc>
        <w:tc>
          <w:tcPr>
            <w:tcW w:w="3005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3030CF" w14:textId="77777777" w:rsidR="00D80D8A" w:rsidRDefault="00BE6280">
            <w:pPr>
              <w:spacing w:before="20" w:after="20"/>
              <w:rPr>
                <w:sz w:val="19"/>
                <w:szCs w:val="19"/>
              </w:rPr>
            </w:pP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>전사</w:t>
            </w: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>공통</w:t>
            </w: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>도구</w:t>
            </w: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>플랫폼</w:t>
            </w: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>구축</w:t>
            </w:r>
          </w:p>
        </w:tc>
        <w:tc>
          <w:tcPr>
            <w:tcW w:w="3005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CD61EB" w14:textId="77777777" w:rsidR="00D80D8A" w:rsidRDefault="00BE6280">
            <w:pPr>
              <w:spacing w:before="20" w:after="20"/>
              <w:rPr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전체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카탈로그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→ 5.5 + 5.6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절</w:t>
            </w:r>
          </w:p>
        </w:tc>
      </w:tr>
    </w:tbl>
    <w:p w14:paraId="7F283A2B" w14:textId="77777777" w:rsidR="00D80D8A" w:rsidRDefault="00BE6280">
      <w:pPr>
        <w:spacing w:before="40" w:after="40"/>
        <w:rPr>
          <w:i/>
          <w:iCs/>
          <w:color w:val="444444"/>
          <w:sz w:val="20"/>
          <w:szCs w:val="20"/>
        </w:rPr>
      </w:pPr>
      <w:r>
        <w:t xml:space="preserve"> </w:t>
      </w:r>
    </w:p>
    <w:tbl>
      <w:tblPr>
        <w:tblStyle w:val="afffff4"/>
        <w:tblW w:w="901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015"/>
      </w:tblGrid>
      <w:tr w:rsidR="00D80D8A" w14:paraId="0DB70726" w14:textId="77777777">
        <w:trPr>
          <w:trHeight w:val="1260"/>
        </w:trPr>
        <w:tc>
          <w:tcPr>
            <w:tcW w:w="9015" w:type="dxa"/>
            <w:tcBorders>
              <w:top w:val="single" w:sz="6" w:space="0" w:color="B0BEC5"/>
              <w:left w:val="single" w:sz="6" w:space="0" w:color="1B3A5C"/>
              <w:bottom w:val="single" w:sz="6" w:space="0" w:color="B0BEC5"/>
              <w:right w:val="single" w:sz="6" w:space="0" w:color="B0BEC5"/>
            </w:tcBorders>
            <w:shd w:val="clear" w:color="auto" w:fill="FFF8E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54C89E5" w14:textId="77777777" w:rsidR="00D80D8A" w:rsidRDefault="00BE6280">
            <w:pPr>
              <w:spacing w:before="40" w:after="40"/>
              <w:rPr>
                <w:b/>
                <w:bCs/>
                <w:color w:val="434343"/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color w:val="434343"/>
                <w:sz w:val="20"/>
                <w:szCs w:val="20"/>
              </w:rPr>
              <w:t>부분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434343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434343"/>
                <w:sz w:val="20"/>
                <w:szCs w:val="20"/>
              </w:rPr>
              <w:t>도입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434343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434343"/>
                <w:sz w:val="20"/>
                <w:szCs w:val="20"/>
              </w:rPr>
              <w:t>시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434343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434343"/>
                <w:sz w:val="20"/>
                <w:szCs w:val="20"/>
              </w:rPr>
              <w:t>판단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434343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434343"/>
                <w:sz w:val="20"/>
                <w:szCs w:val="20"/>
              </w:rPr>
              <w:t>기준</w:t>
            </w:r>
          </w:p>
          <w:p w14:paraId="2452DCDA" w14:textId="77777777" w:rsidR="00D80D8A" w:rsidRDefault="00BE6280">
            <w:pPr>
              <w:spacing w:before="20" w:after="20"/>
              <w:rPr>
                <w:color w:val="434343"/>
                <w:sz w:val="19"/>
                <w:szCs w:val="19"/>
              </w:rPr>
            </w:pPr>
            <w:proofErr w:type="spellStart"/>
            <w:r>
              <w:rPr>
                <w:rFonts w:ascii="Arial Unicode MS" w:eastAsia="Arial Unicode MS" w:hAnsi="Arial Unicode MS" w:cs="Arial Unicode MS"/>
                <w:b/>
                <w:bCs/>
                <w:color w:val="434343"/>
                <w:sz w:val="19"/>
                <w:szCs w:val="19"/>
              </w:rPr>
              <w:t>MCP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434343"/>
                <w:sz w:val="19"/>
                <w:szCs w:val="19"/>
              </w:rPr>
              <w:t>로</w:t>
            </w:r>
            <w:proofErr w:type="spellEnd"/>
            <w:r>
              <w:rPr>
                <w:rFonts w:ascii="Arial Unicode MS" w:eastAsia="Arial Unicode MS" w:hAnsi="Arial Unicode MS" w:cs="Arial Unicode MS"/>
                <w:b/>
                <w:bCs/>
                <w:color w:val="434343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434343"/>
                <w:sz w:val="19"/>
                <w:szCs w:val="19"/>
              </w:rPr>
              <w:t>올릴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434343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434343"/>
                <w:sz w:val="19"/>
                <w:szCs w:val="19"/>
              </w:rPr>
              <w:t>도구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434343"/>
                <w:sz w:val="19"/>
                <w:szCs w:val="19"/>
              </w:rPr>
              <w:t>: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>여러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>팀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>/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>Agent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>가</w:t>
            </w:r>
            <w:proofErr w:type="spellEnd"/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>공유하는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>도구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>레거시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>시스템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>연동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 xml:space="preserve">, </w:t>
            </w:r>
            <w:proofErr w:type="gramStart"/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>세분</w:t>
            </w:r>
            <w:proofErr w:type="gramEnd"/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>권한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>통제가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>필요한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>도구</w:t>
            </w:r>
          </w:p>
          <w:p w14:paraId="19EF55B0" w14:textId="77777777" w:rsidR="00D80D8A" w:rsidRDefault="00BE6280">
            <w:pPr>
              <w:spacing w:before="20" w:after="20"/>
              <w:rPr>
                <w:color w:val="434343"/>
                <w:sz w:val="19"/>
                <w:szCs w:val="19"/>
              </w:rPr>
            </w:pPr>
            <w:proofErr w:type="spellStart"/>
            <w:r>
              <w:rPr>
                <w:rFonts w:ascii="Arial Unicode MS" w:eastAsia="Arial Unicode MS" w:hAnsi="Arial Unicode MS" w:cs="Arial Unicode MS"/>
                <w:b/>
                <w:bCs/>
                <w:color w:val="434343"/>
                <w:sz w:val="19"/>
                <w:szCs w:val="19"/>
              </w:rPr>
              <w:t>FC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434343"/>
                <w:sz w:val="19"/>
                <w:szCs w:val="19"/>
              </w:rPr>
              <w:t>로</w:t>
            </w:r>
            <w:proofErr w:type="spellEnd"/>
            <w:r>
              <w:rPr>
                <w:rFonts w:ascii="Arial Unicode MS" w:eastAsia="Arial Unicode MS" w:hAnsi="Arial Unicode MS" w:cs="Arial Unicode MS"/>
                <w:b/>
                <w:bCs/>
                <w:color w:val="434343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434343"/>
                <w:sz w:val="19"/>
                <w:szCs w:val="19"/>
              </w:rPr>
              <w:t>유지할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434343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434343"/>
                <w:sz w:val="19"/>
                <w:szCs w:val="19"/>
              </w:rPr>
              <w:t>도구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434343"/>
                <w:sz w:val="19"/>
                <w:szCs w:val="19"/>
              </w:rPr>
              <w:t>: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>단일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>Agent</w:t>
            </w:r>
            <w:proofErr w:type="spellEnd"/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>전용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>변경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>계획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>없음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>외부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>SaaS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>의</w:t>
            </w:r>
            <w:proofErr w:type="spellEnd"/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>공식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>SDK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>가</w:t>
            </w:r>
            <w:proofErr w:type="spellEnd"/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>충분한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>경우</w:t>
            </w:r>
          </w:p>
        </w:tc>
      </w:tr>
    </w:tbl>
    <w:p w14:paraId="4199F7D9" w14:textId="77777777" w:rsidR="00D80D8A" w:rsidRDefault="00D80D8A">
      <w:pPr>
        <w:rPr>
          <w:i/>
          <w:iCs/>
          <w:color w:val="434343"/>
          <w:sz w:val="20"/>
          <w:szCs w:val="20"/>
        </w:rPr>
      </w:pPr>
    </w:p>
    <w:p w14:paraId="4AC61EC4" w14:textId="77777777" w:rsidR="00D80D8A" w:rsidRDefault="00BE6280">
      <w:pPr>
        <w:spacing w:before="160" w:after="160"/>
      </w:pPr>
      <w:r>
        <w:rPr>
          <w:rFonts w:ascii="Arial Unicode MS" w:eastAsia="Arial Unicode MS" w:hAnsi="Arial Unicode MS" w:cs="Arial Unicode MS"/>
          <w:b/>
          <w:bCs/>
          <w:color w:val="2E5090"/>
          <w:sz w:val="20"/>
          <w:szCs w:val="20"/>
        </w:rPr>
        <w:t>도입</w:t>
      </w:r>
      <w:r>
        <w:rPr>
          <w:rFonts w:ascii="Arial Unicode MS" w:eastAsia="Arial Unicode MS" w:hAnsi="Arial Unicode MS" w:cs="Arial Unicode MS"/>
          <w:b/>
          <w:bCs/>
          <w:color w:val="2E5090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color w:val="2E5090"/>
          <w:sz w:val="20"/>
          <w:szCs w:val="20"/>
        </w:rPr>
        <w:t>범위를</w:t>
      </w:r>
      <w:r>
        <w:rPr>
          <w:rFonts w:ascii="Arial Unicode MS" w:eastAsia="Arial Unicode MS" w:hAnsi="Arial Unicode MS" w:cs="Arial Unicode MS"/>
          <w:b/>
          <w:bCs/>
          <w:color w:val="2E5090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color w:val="2E5090"/>
          <w:sz w:val="20"/>
          <w:szCs w:val="20"/>
        </w:rPr>
        <w:t>확정했으면</w:t>
      </w:r>
      <w:r>
        <w:rPr>
          <w:rFonts w:ascii="Arial Unicode MS" w:eastAsia="Arial Unicode MS" w:hAnsi="Arial Unicode MS" w:cs="Arial Unicode MS"/>
          <w:b/>
          <w:bCs/>
          <w:color w:val="2E5090"/>
          <w:sz w:val="20"/>
          <w:szCs w:val="20"/>
        </w:rPr>
        <w:t>, 5.4</w:t>
      </w:r>
      <w:r>
        <w:rPr>
          <w:rFonts w:ascii="Arial Unicode MS" w:eastAsia="Arial Unicode MS" w:hAnsi="Arial Unicode MS" w:cs="Arial Unicode MS"/>
          <w:b/>
          <w:bCs/>
          <w:color w:val="2E5090"/>
          <w:sz w:val="20"/>
          <w:szCs w:val="20"/>
        </w:rPr>
        <w:t>에서</w:t>
      </w:r>
      <w:r>
        <w:rPr>
          <w:rFonts w:ascii="Arial Unicode MS" w:eastAsia="Arial Unicode MS" w:hAnsi="Arial Unicode MS" w:cs="Arial Unicode MS"/>
          <w:b/>
          <w:bCs/>
          <w:color w:val="2E5090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color w:val="2E5090"/>
          <w:sz w:val="20"/>
          <w:szCs w:val="20"/>
        </w:rPr>
        <w:t>자신의</w:t>
      </w:r>
      <w:r>
        <w:rPr>
          <w:rFonts w:ascii="Arial Unicode MS" w:eastAsia="Arial Unicode MS" w:hAnsi="Arial Unicode MS" w:cs="Arial Unicode MS"/>
          <w:b/>
          <w:bCs/>
          <w:color w:val="2E5090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color w:val="2E5090"/>
          <w:sz w:val="20"/>
          <w:szCs w:val="20"/>
        </w:rPr>
        <w:t>시나리오에</w:t>
      </w:r>
      <w:r>
        <w:rPr>
          <w:rFonts w:ascii="Arial Unicode MS" w:eastAsia="Arial Unicode MS" w:hAnsi="Arial Unicode MS" w:cs="Arial Unicode MS"/>
          <w:b/>
          <w:bCs/>
          <w:color w:val="2E5090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color w:val="2E5090"/>
          <w:sz w:val="20"/>
          <w:szCs w:val="20"/>
        </w:rPr>
        <w:t>해당하는</w:t>
      </w:r>
      <w:r>
        <w:rPr>
          <w:rFonts w:ascii="Arial Unicode MS" w:eastAsia="Arial Unicode MS" w:hAnsi="Arial Unicode MS" w:cs="Arial Unicode MS"/>
          <w:b/>
          <w:bCs/>
          <w:color w:val="2E5090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color w:val="2E5090"/>
          <w:sz w:val="20"/>
          <w:szCs w:val="20"/>
        </w:rPr>
        <w:t>종합</w:t>
      </w:r>
      <w:r>
        <w:rPr>
          <w:rFonts w:ascii="Arial Unicode MS" w:eastAsia="Arial Unicode MS" w:hAnsi="Arial Unicode MS" w:cs="Arial Unicode MS"/>
          <w:b/>
          <w:bCs/>
          <w:color w:val="2E5090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color w:val="2E5090"/>
          <w:sz w:val="20"/>
          <w:szCs w:val="20"/>
        </w:rPr>
        <w:t>판단을</w:t>
      </w:r>
      <w:r>
        <w:rPr>
          <w:rFonts w:ascii="Arial Unicode MS" w:eastAsia="Arial Unicode MS" w:hAnsi="Arial Unicode MS" w:cs="Arial Unicode MS"/>
          <w:b/>
          <w:bCs/>
          <w:color w:val="2E5090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color w:val="2E5090"/>
          <w:sz w:val="20"/>
          <w:szCs w:val="20"/>
        </w:rPr>
        <w:t>확인한다</w:t>
      </w:r>
      <w:r>
        <w:rPr>
          <w:rFonts w:ascii="Arial Unicode MS" w:eastAsia="Arial Unicode MS" w:hAnsi="Arial Unicode MS" w:cs="Arial Unicode MS"/>
          <w:b/>
          <w:bCs/>
          <w:color w:val="2E5090"/>
          <w:sz w:val="20"/>
          <w:szCs w:val="20"/>
        </w:rPr>
        <w:t xml:space="preserve">. </w:t>
      </w:r>
      <w:r>
        <w:rPr>
          <w:rFonts w:ascii="Arial Unicode MS" w:eastAsia="Arial Unicode MS" w:hAnsi="Arial Unicode MS" w:cs="Arial Unicode MS"/>
          <w:b/>
          <w:bCs/>
          <w:color w:val="2E5090"/>
          <w:sz w:val="20"/>
          <w:szCs w:val="20"/>
        </w:rPr>
        <w:t>레거시</w:t>
      </w:r>
      <w:r>
        <w:rPr>
          <w:rFonts w:ascii="Arial Unicode MS" w:eastAsia="Arial Unicode MS" w:hAnsi="Arial Unicode MS" w:cs="Arial Unicode MS"/>
          <w:b/>
          <w:bCs/>
          <w:color w:val="2E5090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color w:val="2E5090"/>
          <w:sz w:val="20"/>
          <w:szCs w:val="20"/>
        </w:rPr>
        <w:t>연동이</w:t>
      </w:r>
      <w:r>
        <w:rPr>
          <w:rFonts w:ascii="Arial Unicode MS" w:eastAsia="Arial Unicode MS" w:hAnsi="Arial Unicode MS" w:cs="Arial Unicode MS"/>
          <w:b/>
          <w:bCs/>
          <w:color w:val="2E5090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color w:val="2E5090"/>
          <w:sz w:val="20"/>
          <w:szCs w:val="20"/>
        </w:rPr>
        <w:t>포함되면</w:t>
      </w:r>
      <w:r>
        <w:rPr>
          <w:rFonts w:ascii="Arial Unicode MS" w:eastAsia="Arial Unicode MS" w:hAnsi="Arial Unicode MS" w:cs="Arial Unicode MS"/>
          <w:b/>
          <w:bCs/>
          <w:color w:val="2E5090"/>
          <w:sz w:val="20"/>
          <w:szCs w:val="20"/>
        </w:rPr>
        <w:t xml:space="preserve"> 5.5</w:t>
      </w:r>
      <w:r>
        <w:rPr>
          <w:rFonts w:ascii="Arial Unicode MS" w:eastAsia="Arial Unicode MS" w:hAnsi="Arial Unicode MS" w:cs="Arial Unicode MS"/>
          <w:b/>
          <w:bCs/>
          <w:color w:val="2E5090"/>
          <w:sz w:val="20"/>
          <w:szCs w:val="20"/>
        </w:rPr>
        <w:t>로</w:t>
      </w:r>
      <w:r>
        <w:rPr>
          <w:rFonts w:ascii="Arial Unicode MS" w:eastAsia="Arial Unicode MS" w:hAnsi="Arial Unicode MS" w:cs="Arial Unicode MS"/>
          <w:b/>
          <w:bCs/>
          <w:color w:val="2E5090"/>
          <w:sz w:val="20"/>
          <w:szCs w:val="20"/>
        </w:rPr>
        <w:t xml:space="preserve">, </w:t>
      </w:r>
      <w:proofErr w:type="spellStart"/>
      <w:r>
        <w:rPr>
          <w:rFonts w:ascii="Arial Unicode MS" w:eastAsia="Arial Unicode MS" w:hAnsi="Arial Unicode MS" w:cs="Arial Unicode MS"/>
          <w:b/>
          <w:bCs/>
          <w:color w:val="2E5090"/>
          <w:sz w:val="20"/>
          <w:szCs w:val="20"/>
        </w:rPr>
        <w:t>Framework</w:t>
      </w:r>
      <w:proofErr w:type="spellEnd"/>
      <w:r>
        <w:rPr>
          <w:rFonts w:ascii="Arial Unicode MS" w:eastAsia="Arial Unicode MS" w:hAnsi="Arial Unicode MS" w:cs="Arial Unicode MS"/>
          <w:b/>
          <w:bCs/>
          <w:color w:val="2E5090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color w:val="2E5090"/>
          <w:sz w:val="20"/>
          <w:szCs w:val="20"/>
        </w:rPr>
        <w:t>선택이</w:t>
      </w:r>
      <w:r>
        <w:rPr>
          <w:rFonts w:ascii="Arial Unicode MS" w:eastAsia="Arial Unicode MS" w:hAnsi="Arial Unicode MS" w:cs="Arial Unicode MS"/>
          <w:b/>
          <w:bCs/>
          <w:color w:val="2E5090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color w:val="2E5090"/>
          <w:sz w:val="20"/>
          <w:szCs w:val="20"/>
        </w:rPr>
        <w:t>필요하면</w:t>
      </w:r>
      <w:r>
        <w:rPr>
          <w:rFonts w:ascii="Arial Unicode MS" w:eastAsia="Arial Unicode MS" w:hAnsi="Arial Unicode MS" w:cs="Arial Unicode MS"/>
          <w:b/>
          <w:bCs/>
          <w:color w:val="2E5090"/>
          <w:sz w:val="20"/>
          <w:szCs w:val="20"/>
        </w:rPr>
        <w:t xml:space="preserve"> 5.6</w:t>
      </w:r>
      <w:r>
        <w:rPr>
          <w:rFonts w:ascii="Arial Unicode MS" w:eastAsia="Arial Unicode MS" w:hAnsi="Arial Unicode MS" w:cs="Arial Unicode MS"/>
          <w:b/>
          <w:bCs/>
          <w:color w:val="2E5090"/>
          <w:sz w:val="20"/>
          <w:szCs w:val="20"/>
        </w:rPr>
        <w:t>으로</w:t>
      </w:r>
      <w:r>
        <w:rPr>
          <w:rFonts w:ascii="Arial Unicode MS" w:eastAsia="Arial Unicode MS" w:hAnsi="Arial Unicode MS" w:cs="Arial Unicode MS"/>
          <w:b/>
          <w:bCs/>
          <w:color w:val="2E5090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color w:val="2E5090"/>
          <w:sz w:val="20"/>
          <w:szCs w:val="20"/>
        </w:rPr>
        <w:t>진행한다</w:t>
      </w:r>
      <w:r>
        <w:rPr>
          <w:rFonts w:ascii="Arial Unicode MS" w:eastAsia="Arial Unicode MS" w:hAnsi="Arial Unicode MS" w:cs="Arial Unicode MS"/>
          <w:b/>
          <w:bCs/>
          <w:color w:val="2E5090"/>
          <w:sz w:val="20"/>
          <w:szCs w:val="20"/>
        </w:rPr>
        <w:t>.</w:t>
      </w:r>
    </w:p>
    <w:p w14:paraId="2D97245D" w14:textId="77777777" w:rsidR="00D80D8A" w:rsidRDefault="00BE6280">
      <w:pPr>
        <w:pStyle w:val="3"/>
      </w:pPr>
      <w:bookmarkStart w:id="108" w:name="_iq5hdrgygzaa" w:colFirst="0" w:colLast="0"/>
      <w:bookmarkEnd w:id="108"/>
      <w:r>
        <w:rPr>
          <w:rFonts w:ascii="Arial Unicode MS" w:eastAsia="Arial Unicode MS" w:hAnsi="Arial Unicode MS" w:cs="Arial Unicode MS"/>
        </w:rPr>
        <w:t xml:space="preserve"> 5.4 </w:t>
      </w:r>
      <w:r>
        <w:rPr>
          <w:rFonts w:ascii="Arial Unicode MS" w:eastAsia="Arial Unicode MS" w:hAnsi="Arial Unicode MS" w:cs="Arial Unicode MS"/>
        </w:rPr>
        <w:t>시나리오별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종합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판단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가이드</w:t>
      </w:r>
    </w:p>
    <w:tbl>
      <w:tblPr>
        <w:tblStyle w:val="afffff5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130"/>
        <w:gridCol w:w="1637"/>
        <w:gridCol w:w="2665"/>
        <w:gridCol w:w="2593"/>
      </w:tblGrid>
      <w:tr w:rsidR="00D80D8A" w14:paraId="05E6548D" w14:textId="77777777">
        <w:trPr>
          <w:trHeight w:val="420"/>
        </w:trPr>
        <w:tc>
          <w:tcPr>
            <w:tcW w:w="2129" w:type="dxa"/>
            <w:tcBorders>
              <w:top w:val="single" w:sz="6" w:space="0" w:color="F0F4F8"/>
              <w:left w:val="single" w:sz="6" w:space="0" w:color="F0F4F8"/>
              <w:bottom w:val="single" w:sz="6" w:space="0" w:color="F0F4F8"/>
              <w:right w:val="single" w:sz="6" w:space="0" w:color="F0F4F8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5AD17D" w14:textId="77777777" w:rsidR="00D80D8A" w:rsidRDefault="00BE6280">
            <w:pPr>
              <w:spacing w:before="240" w:after="240"/>
              <w:jc w:val="center"/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  <w:sz w:val="20"/>
                <w:szCs w:val="20"/>
              </w:rPr>
              <w:t>시나리오</w:t>
            </w:r>
          </w:p>
        </w:tc>
        <w:tc>
          <w:tcPr>
            <w:tcW w:w="1637" w:type="dxa"/>
            <w:tcBorders>
              <w:top w:val="single" w:sz="6" w:space="0" w:color="F0F4F8"/>
              <w:left w:val="single" w:sz="6" w:space="0" w:color="F0F4F8"/>
              <w:bottom w:val="single" w:sz="6" w:space="0" w:color="F0F4F8"/>
              <w:right w:val="single" w:sz="6" w:space="0" w:color="F0F4F8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2369C0" w14:textId="77777777" w:rsidR="00D80D8A" w:rsidRDefault="00BE6280">
            <w:pPr>
              <w:spacing w:before="240" w:after="240"/>
              <w:jc w:val="center"/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  <w:sz w:val="20"/>
                <w:szCs w:val="20"/>
              </w:rPr>
              <w:t>권장</w:t>
            </w:r>
          </w:p>
        </w:tc>
        <w:tc>
          <w:tcPr>
            <w:tcW w:w="2665" w:type="dxa"/>
            <w:tcBorders>
              <w:top w:val="single" w:sz="6" w:space="0" w:color="F0F4F8"/>
              <w:left w:val="single" w:sz="6" w:space="0" w:color="F0F4F8"/>
              <w:bottom w:val="single" w:sz="6" w:space="0" w:color="F0F4F8"/>
              <w:right w:val="single" w:sz="6" w:space="0" w:color="F0F4F8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9CAD36" w14:textId="77777777" w:rsidR="00D80D8A" w:rsidRDefault="00BE6280">
            <w:pPr>
              <w:spacing w:before="240" w:after="240"/>
              <w:jc w:val="center"/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  <w:sz w:val="20"/>
                <w:szCs w:val="20"/>
              </w:rPr>
              <w:t>근거</w:t>
            </w:r>
          </w:p>
        </w:tc>
        <w:tc>
          <w:tcPr>
            <w:tcW w:w="2593" w:type="dxa"/>
            <w:tcBorders>
              <w:top w:val="single" w:sz="6" w:space="0" w:color="F0F4F8"/>
              <w:left w:val="single" w:sz="6" w:space="0" w:color="F0F4F8"/>
              <w:bottom w:val="single" w:sz="6" w:space="0" w:color="F0F4F8"/>
              <w:right w:val="single" w:sz="6" w:space="0" w:color="F0F4F8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ADCEE0" w14:textId="77777777" w:rsidR="00D80D8A" w:rsidRDefault="00BE6280">
            <w:pPr>
              <w:spacing w:before="240" w:after="240"/>
              <w:jc w:val="center"/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  <w:sz w:val="20"/>
                <w:szCs w:val="20"/>
              </w:rPr>
              <w:t>다음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  <w:sz w:val="20"/>
                <w:szCs w:val="20"/>
              </w:rPr>
              <w:t>행동</w:t>
            </w:r>
          </w:p>
        </w:tc>
      </w:tr>
      <w:tr w:rsidR="00D80D8A" w14:paraId="337CFE4E" w14:textId="77777777">
        <w:trPr>
          <w:trHeight w:val="750"/>
        </w:trPr>
        <w:tc>
          <w:tcPr>
            <w:tcW w:w="2129" w:type="dxa"/>
            <w:tcBorders>
              <w:top w:val="single" w:sz="6" w:space="0" w:color="F0F4F8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464B5C" w14:textId="77777777" w:rsidR="00D80D8A" w:rsidRDefault="00BE6280">
            <w:pPr>
              <w:spacing w:before="20" w:after="20"/>
              <w:rPr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단일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Agent</w:t>
            </w:r>
            <w:proofErr w:type="spellEnd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+ </w:t>
            </w:r>
            <w:proofErr w:type="spellStart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SaaS</w:t>
            </w:r>
            <w:proofErr w:type="spellEnd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1~2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개</w:t>
            </w:r>
          </w:p>
        </w:tc>
        <w:tc>
          <w:tcPr>
            <w:tcW w:w="1637" w:type="dxa"/>
            <w:tcBorders>
              <w:top w:val="single" w:sz="6" w:space="0" w:color="F0F4F8"/>
              <w:left w:val="nil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C5F3B8" w14:textId="77777777" w:rsidR="00D80D8A" w:rsidRDefault="00BE6280">
            <w:pPr>
              <w:spacing w:before="20" w:after="20"/>
              <w:rPr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FC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단독</w:t>
            </w:r>
          </w:p>
        </w:tc>
        <w:tc>
          <w:tcPr>
            <w:tcW w:w="2665" w:type="dxa"/>
            <w:tcBorders>
              <w:top w:val="single" w:sz="6" w:space="0" w:color="F0F4F8"/>
              <w:left w:val="nil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23B7E0" w14:textId="77777777" w:rsidR="00D80D8A" w:rsidRDefault="00BE6280">
            <w:pPr>
              <w:spacing w:before="20" w:after="20"/>
              <w:rPr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도구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소수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공유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불필요</w:t>
            </w:r>
          </w:p>
        </w:tc>
        <w:tc>
          <w:tcPr>
            <w:tcW w:w="2593" w:type="dxa"/>
            <w:tcBorders>
              <w:top w:val="single" w:sz="6" w:space="0" w:color="F0F4F8"/>
              <w:left w:val="nil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520B01" w14:textId="77777777" w:rsidR="00D80D8A" w:rsidRDefault="00BE6280">
            <w:pPr>
              <w:spacing w:before="20" w:after="20"/>
              <w:rPr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5.7.1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대비만</w:t>
            </w:r>
          </w:p>
        </w:tc>
      </w:tr>
      <w:tr w:rsidR="00D80D8A" w14:paraId="180B4545" w14:textId="77777777">
        <w:trPr>
          <w:trHeight w:val="465"/>
        </w:trPr>
        <w:tc>
          <w:tcPr>
            <w:tcW w:w="2129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34C11D" w14:textId="77777777" w:rsidR="00D80D8A" w:rsidRDefault="00BE6280">
            <w:pPr>
              <w:spacing w:before="20" w:after="20"/>
              <w:rPr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단일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Agent</w:t>
            </w:r>
            <w:proofErr w:type="spellEnd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+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레거시</w:t>
            </w:r>
          </w:p>
        </w:tc>
        <w:tc>
          <w:tcPr>
            <w:tcW w:w="1637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E15A03" w14:textId="77777777" w:rsidR="00D80D8A" w:rsidRDefault="00BE6280">
            <w:pPr>
              <w:spacing w:before="20" w:after="20"/>
              <w:rPr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MCP+FC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또는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FC</w:t>
            </w:r>
          </w:p>
        </w:tc>
        <w:tc>
          <w:tcPr>
            <w:tcW w:w="2665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47152F" w14:textId="77777777" w:rsidR="00D80D8A" w:rsidRDefault="00BE6280">
            <w:pPr>
              <w:spacing w:before="20" w:after="20"/>
              <w:rPr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재사용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계획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여부로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판단</w:t>
            </w:r>
          </w:p>
        </w:tc>
        <w:tc>
          <w:tcPr>
            <w:tcW w:w="2593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047BBA" w14:textId="77777777" w:rsidR="00D80D8A" w:rsidRDefault="00BE6280">
            <w:pPr>
              <w:spacing w:before="20" w:after="20"/>
              <w:rPr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5.5.1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참조</w:t>
            </w:r>
          </w:p>
        </w:tc>
      </w:tr>
      <w:tr w:rsidR="00D80D8A" w14:paraId="7D9E2716" w14:textId="77777777">
        <w:trPr>
          <w:trHeight w:val="465"/>
        </w:trPr>
        <w:tc>
          <w:tcPr>
            <w:tcW w:w="2129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6D3279" w14:textId="77777777" w:rsidR="00D80D8A" w:rsidRDefault="00BE6280">
            <w:pPr>
              <w:spacing w:before="20" w:after="20"/>
              <w:rPr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lastRenderedPageBreak/>
              <w:t>여러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팀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공통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도구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공유</w:t>
            </w:r>
          </w:p>
        </w:tc>
        <w:tc>
          <w:tcPr>
            <w:tcW w:w="1637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360D99" w14:textId="77777777" w:rsidR="00D80D8A" w:rsidRDefault="00BE6280">
            <w:pPr>
              <w:spacing w:before="20" w:after="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MCP + FC</w:t>
            </w:r>
          </w:p>
        </w:tc>
        <w:tc>
          <w:tcPr>
            <w:tcW w:w="2665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B45E8E" w14:textId="77777777" w:rsidR="00D80D8A" w:rsidRDefault="00BE6280">
            <w:pPr>
              <w:spacing w:before="20" w:after="20"/>
              <w:rPr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사내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표준상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‘Q1 = </w:t>
            </w:r>
            <w:proofErr w:type="spellStart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예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’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인</w:t>
            </w:r>
            <w:proofErr w:type="spellEnd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경우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</w:p>
        </w:tc>
        <w:tc>
          <w:tcPr>
            <w:tcW w:w="2593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9C3B5C" w14:textId="77777777" w:rsidR="00D80D8A" w:rsidRDefault="00BE6280">
            <w:pPr>
              <w:spacing w:before="20" w:after="20"/>
              <w:rPr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5.5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절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래핑</w:t>
            </w:r>
            <w:proofErr w:type="spellEnd"/>
          </w:p>
        </w:tc>
      </w:tr>
      <w:tr w:rsidR="00D80D8A" w14:paraId="49B2B906" w14:textId="77777777">
        <w:trPr>
          <w:trHeight w:val="465"/>
        </w:trPr>
        <w:tc>
          <w:tcPr>
            <w:tcW w:w="2129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4E820F" w14:textId="77777777" w:rsidR="00D80D8A" w:rsidRDefault="00BE6280">
            <w:pPr>
              <w:spacing w:before="20" w:after="20"/>
              <w:rPr>
                <w:sz w:val="20"/>
                <w:szCs w:val="20"/>
              </w:rPr>
            </w:pPr>
            <w:proofErr w:type="spellStart"/>
            <w:proofErr w:type="gramStart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PoC</w:t>
            </w:r>
            <w:proofErr w:type="spellEnd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/</w:t>
            </w:r>
            <w:proofErr w:type="gramEnd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해커톤</w:t>
            </w:r>
            <w:proofErr w:type="spellEnd"/>
          </w:p>
        </w:tc>
        <w:tc>
          <w:tcPr>
            <w:tcW w:w="1637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E05815" w14:textId="77777777" w:rsidR="00D80D8A" w:rsidRDefault="00BE6280">
            <w:pPr>
              <w:spacing w:before="20" w:after="20"/>
              <w:rPr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FC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단독</w:t>
            </w:r>
          </w:p>
        </w:tc>
        <w:tc>
          <w:tcPr>
            <w:tcW w:w="2665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A00748" w14:textId="77777777" w:rsidR="00D80D8A" w:rsidRDefault="00BE6280">
            <w:pPr>
              <w:spacing w:before="20" w:after="20"/>
              <w:rPr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빠른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검증</w:t>
            </w:r>
          </w:p>
        </w:tc>
        <w:tc>
          <w:tcPr>
            <w:tcW w:w="2593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440CFB" w14:textId="77777777" w:rsidR="00D80D8A" w:rsidRDefault="00BE6280">
            <w:pPr>
              <w:spacing w:before="20" w:after="20"/>
              <w:rPr>
                <w:sz w:val="20"/>
                <w:szCs w:val="20"/>
              </w:rPr>
            </w:pPr>
            <w:proofErr w:type="spellStart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I</w:t>
            </w:r>
            <w:proofErr w:type="spellEnd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/</w:t>
            </w:r>
            <w:proofErr w:type="spellStart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O</w:t>
            </w:r>
            <w:proofErr w:type="spellEnd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정의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권장</w:t>
            </w:r>
          </w:p>
        </w:tc>
      </w:tr>
      <w:tr w:rsidR="00D80D8A" w14:paraId="3C590906" w14:textId="77777777">
        <w:trPr>
          <w:trHeight w:val="465"/>
        </w:trPr>
        <w:tc>
          <w:tcPr>
            <w:tcW w:w="2129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70EBBA" w14:textId="77777777" w:rsidR="00D80D8A" w:rsidRDefault="00BE6280">
            <w:pPr>
              <w:spacing w:before="20" w:after="20"/>
              <w:rPr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내부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멀티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Agent</w:t>
            </w:r>
            <w:proofErr w:type="spellEnd"/>
          </w:p>
        </w:tc>
        <w:tc>
          <w:tcPr>
            <w:tcW w:w="1637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102286" w14:textId="77777777" w:rsidR="00D80D8A" w:rsidRDefault="00BE6280">
            <w:pPr>
              <w:spacing w:before="20" w:after="20"/>
              <w:rPr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내부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멀티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Agent</w:t>
            </w:r>
            <w:proofErr w:type="spellEnd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+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공유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도구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존재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시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MCP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검토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그렇지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않으면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FC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중심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가능</w:t>
            </w:r>
          </w:p>
        </w:tc>
        <w:tc>
          <w:tcPr>
            <w:tcW w:w="2665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09545C" w14:textId="77777777" w:rsidR="00D80D8A" w:rsidRDefault="00BE6280">
            <w:pPr>
              <w:spacing w:before="20" w:after="20"/>
              <w:rPr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도구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공유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시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MCP</w:t>
            </w:r>
          </w:p>
        </w:tc>
        <w:tc>
          <w:tcPr>
            <w:tcW w:w="2593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F6138E" w14:textId="77777777" w:rsidR="00D80D8A" w:rsidRDefault="00BE6280">
            <w:pPr>
              <w:spacing w:before="20" w:after="20"/>
              <w:rPr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5.6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절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확인</w:t>
            </w:r>
          </w:p>
        </w:tc>
      </w:tr>
      <w:tr w:rsidR="00D80D8A" w14:paraId="4840E52B" w14:textId="77777777">
        <w:trPr>
          <w:trHeight w:val="465"/>
        </w:trPr>
        <w:tc>
          <w:tcPr>
            <w:tcW w:w="2129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BC0E3C" w14:textId="77777777" w:rsidR="00D80D8A" w:rsidRDefault="00BE6280">
            <w:pPr>
              <w:spacing w:before="20" w:after="20"/>
              <w:rPr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독립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Agent</w:t>
            </w:r>
            <w:proofErr w:type="spellEnd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협업</w:t>
            </w:r>
          </w:p>
        </w:tc>
        <w:tc>
          <w:tcPr>
            <w:tcW w:w="1637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7AF295" w14:textId="77777777" w:rsidR="00D80D8A" w:rsidRDefault="00BE6280">
            <w:pPr>
              <w:spacing w:before="20" w:after="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MCP + FC</w:t>
            </w:r>
          </w:p>
        </w:tc>
        <w:tc>
          <w:tcPr>
            <w:tcW w:w="2665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B90F5A" w14:textId="77777777" w:rsidR="00D80D8A" w:rsidRDefault="00BE6280">
            <w:pPr>
              <w:spacing w:before="20" w:after="20"/>
              <w:rPr>
                <w:sz w:val="20"/>
                <w:szCs w:val="20"/>
              </w:rPr>
            </w:pPr>
            <w:proofErr w:type="spellStart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Agent</w:t>
            </w:r>
            <w:proofErr w:type="spellEnd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간은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6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장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참조</w:t>
            </w:r>
          </w:p>
        </w:tc>
        <w:tc>
          <w:tcPr>
            <w:tcW w:w="2593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8EC5A3" w14:textId="77777777" w:rsidR="00D80D8A" w:rsidRDefault="00BE6280">
            <w:pPr>
              <w:spacing w:before="20" w:after="20"/>
              <w:rPr>
                <w:sz w:val="20"/>
                <w:szCs w:val="20"/>
              </w:rPr>
            </w:pPr>
            <w:proofErr w:type="spellStart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Agent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별</w:t>
            </w:r>
            <w:proofErr w:type="spellEnd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카탈로그</w:t>
            </w:r>
          </w:p>
        </w:tc>
      </w:tr>
      <w:tr w:rsidR="00D80D8A" w14:paraId="4579FE98" w14:textId="77777777">
        <w:trPr>
          <w:trHeight w:val="465"/>
        </w:trPr>
        <w:tc>
          <w:tcPr>
            <w:tcW w:w="2129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A46C1F" w14:textId="77777777" w:rsidR="00D80D8A" w:rsidRDefault="00BE6280">
            <w:pPr>
              <w:spacing w:before="20" w:after="20"/>
              <w:rPr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금융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/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의료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엄격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보안</w:t>
            </w:r>
          </w:p>
        </w:tc>
        <w:tc>
          <w:tcPr>
            <w:tcW w:w="1637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D4E8BB" w14:textId="77777777" w:rsidR="00D80D8A" w:rsidRDefault="00BE6280">
            <w:pPr>
              <w:spacing w:before="20" w:after="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MCP + FC</w:t>
            </w:r>
          </w:p>
        </w:tc>
        <w:tc>
          <w:tcPr>
            <w:tcW w:w="2665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F1375B" w14:textId="77777777" w:rsidR="00D80D8A" w:rsidRDefault="00BE6280">
            <w:pPr>
              <w:spacing w:before="20" w:after="20"/>
              <w:rPr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사내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표준상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‘Q4 = </w:t>
            </w:r>
            <w:proofErr w:type="spellStart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예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’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인</w:t>
            </w:r>
            <w:proofErr w:type="spellEnd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경우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</w:p>
        </w:tc>
        <w:tc>
          <w:tcPr>
            <w:tcW w:w="2593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E58DB4" w14:textId="77777777" w:rsidR="00D80D8A" w:rsidRDefault="00BE6280">
            <w:pPr>
              <w:spacing w:before="20" w:after="20"/>
              <w:rPr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5.2.4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체크리스트</w:t>
            </w:r>
          </w:p>
        </w:tc>
      </w:tr>
      <w:tr w:rsidR="00D80D8A" w14:paraId="1101748C" w14:textId="77777777">
        <w:trPr>
          <w:trHeight w:val="465"/>
        </w:trPr>
        <w:tc>
          <w:tcPr>
            <w:tcW w:w="2129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28DCA4" w14:textId="77777777" w:rsidR="00D80D8A" w:rsidRDefault="00BE6280">
            <w:pPr>
              <w:spacing w:before="20" w:after="20"/>
              <w:rPr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초저지연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실시간</w:t>
            </w:r>
          </w:p>
        </w:tc>
        <w:tc>
          <w:tcPr>
            <w:tcW w:w="1637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A56E19" w14:textId="77777777" w:rsidR="00D80D8A" w:rsidRDefault="00BE6280">
            <w:pPr>
              <w:spacing w:before="20" w:after="20"/>
              <w:rPr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FC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우선</w:t>
            </w:r>
          </w:p>
        </w:tc>
        <w:tc>
          <w:tcPr>
            <w:tcW w:w="2665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7D8BED" w14:textId="77777777" w:rsidR="00D80D8A" w:rsidRDefault="00BE6280">
            <w:pPr>
              <w:spacing w:before="20" w:after="20"/>
              <w:rPr>
                <w:sz w:val="20"/>
                <w:szCs w:val="20"/>
              </w:rPr>
            </w:pPr>
            <w:proofErr w:type="spellStart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MCP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의</w:t>
            </w:r>
            <w:proofErr w:type="spellEnd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구조상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(</w:t>
            </w:r>
            <w:proofErr w:type="spellStart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client-server-transport</w:t>
            </w:r>
            <w:proofErr w:type="spellEnd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)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홉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증가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가능</w:t>
            </w:r>
          </w:p>
        </w:tc>
        <w:tc>
          <w:tcPr>
            <w:tcW w:w="2593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6DCA94" w14:textId="77777777" w:rsidR="00D80D8A" w:rsidRDefault="00BE6280">
            <w:pPr>
              <w:spacing w:before="20" w:after="20"/>
              <w:rPr>
                <w:sz w:val="20"/>
                <w:szCs w:val="20"/>
              </w:rPr>
            </w:pPr>
            <w:proofErr w:type="spellStart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레이턴시</w:t>
            </w:r>
            <w:proofErr w:type="spellEnd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실측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후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판단</w:t>
            </w:r>
          </w:p>
        </w:tc>
      </w:tr>
      <w:tr w:rsidR="00D80D8A" w14:paraId="002DFFAE" w14:textId="77777777">
        <w:trPr>
          <w:trHeight w:val="750"/>
        </w:trPr>
        <w:tc>
          <w:tcPr>
            <w:tcW w:w="2129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E0DE18" w14:textId="77777777" w:rsidR="00D80D8A" w:rsidRDefault="00BE6280">
            <w:pPr>
              <w:spacing w:before="20" w:after="20"/>
              <w:rPr>
                <w:sz w:val="20"/>
                <w:szCs w:val="20"/>
              </w:rPr>
            </w:pPr>
            <w:proofErr w:type="spellStart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OpenAI</w:t>
            </w:r>
            <w:proofErr w:type="spellEnd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전용</w:t>
            </w:r>
          </w:p>
        </w:tc>
        <w:tc>
          <w:tcPr>
            <w:tcW w:w="1637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B54A9B" w14:textId="77777777" w:rsidR="00D80D8A" w:rsidRDefault="00BE6280">
            <w:pPr>
              <w:spacing w:before="20" w:after="20"/>
              <w:rPr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FC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우선</w:t>
            </w:r>
          </w:p>
        </w:tc>
        <w:tc>
          <w:tcPr>
            <w:tcW w:w="2665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FC214E" w14:textId="77777777" w:rsidR="00D80D8A" w:rsidRDefault="00BE6280">
            <w:pPr>
              <w:spacing w:before="20" w:after="20"/>
              <w:rPr>
                <w:sz w:val="20"/>
                <w:szCs w:val="20"/>
              </w:rPr>
            </w:pPr>
            <w:proofErr w:type="spellStart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Responses</w:t>
            </w:r>
            <w:proofErr w:type="spellEnd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API </w:t>
            </w:r>
            <w:proofErr w:type="spellStart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remote</w:t>
            </w:r>
            <w:proofErr w:type="spellEnd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MCP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병행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가능</w:t>
            </w:r>
          </w:p>
        </w:tc>
        <w:tc>
          <w:tcPr>
            <w:tcW w:w="2593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96970F" w14:textId="77777777" w:rsidR="00D80D8A" w:rsidRDefault="00BE6280">
            <w:pPr>
              <w:spacing w:before="20" w:after="20"/>
              <w:rPr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Q2~Q3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조건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해당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시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MCP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병행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검토</w:t>
            </w:r>
          </w:p>
        </w:tc>
      </w:tr>
      <w:tr w:rsidR="00D80D8A" w14:paraId="3B670431" w14:textId="77777777">
        <w:trPr>
          <w:trHeight w:val="1035"/>
        </w:trPr>
        <w:tc>
          <w:tcPr>
            <w:tcW w:w="2129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B678E5" w14:textId="77777777" w:rsidR="00D80D8A" w:rsidRDefault="00BE6280">
            <w:pPr>
              <w:spacing w:before="20" w:after="20"/>
              <w:rPr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레거시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연동만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확장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계획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없음</w:t>
            </w:r>
          </w:p>
        </w:tc>
        <w:tc>
          <w:tcPr>
            <w:tcW w:w="1637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48DC5C" w14:textId="77777777" w:rsidR="00D80D8A" w:rsidRDefault="00BE6280">
            <w:pPr>
              <w:spacing w:before="20" w:after="20"/>
              <w:rPr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FC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단독</w:t>
            </w:r>
          </w:p>
        </w:tc>
        <w:tc>
          <w:tcPr>
            <w:tcW w:w="2665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3A7E55" w14:textId="77777777" w:rsidR="00D80D8A" w:rsidRDefault="00BE6280">
            <w:pPr>
              <w:spacing w:before="20" w:after="20"/>
              <w:rPr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단일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Agent</w:t>
            </w:r>
            <w:proofErr w:type="spellEnd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전용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재사용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계획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없으면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추가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레이어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불필요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. 5.5.1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기준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FC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충분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판정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.</w:t>
            </w:r>
          </w:p>
        </w:tc>
        <w:tc>
          <w:tcPr>
            <w:tcW w:w="2593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0D2C3D" w14:textId="77777777" w:rsidR="00D80D8A" w:rsidRDefault="00BE6280">
            <w:pPr>
              <w:spacing w:before="20" w:after="20"/>
              <w:rPr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5.7.1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마이그레이션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대비만</w:t>
            </w:r>
          </w:p>
        </w:tc>
      </w:tr>
    </w:tbl>
    <w:p w14:paraId="7A189215" w14:textId="77777777" w:rsidR="00D80D8A" w:rsidRDefault="00BE6280">
      <w:pPr>
        <w:spacing w:before="160" w:after="160"/>
        <w:rPr>
          <w:b/>
          <w:bCs/>
          <w:color w:val="2E5090"/>
        </w:rPr>
      </w:pPr>
      <w:r>
        <w:rPr>
          <w:rFonts w:ascii="Arial Unicode MS" w:eastAsia="Arial Unicode MS" w:hAnsi="Arial Unicode MS" w:cs="Arial Unicode MS"/>
          <w:b/>
          <w:bCs/>
          <w:color w:val="2E5090"/>
        </w:rPr>
        <w:t>시나리오별</w:t>
      </w:r>
      <w:r>
        <w:rPr>
          <w:rFonts w:ascii="Arial Unicode MS" w:eastAsia="Arial Unicode MS" w:hAnsi="Arial Unicode MS" w:cs="Arial Unicode MS"/>
          <w:b/>
          <w:bCs/>
          <w:color w:val="2E5090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color w:val="2E5090"/>
        </w:rPr>
        <w:t>판단에서</w:t>
      </w:r>
      <w:r>
        <w:rPr>
          <w:rFonts w:ascii="Arial Unicode MS" w:eastAsia="Arial Unicode MS" w:hAnsi="Arial Unicode MS" w:cs="Arial Unicode MS"/>
          <w:b/>
          <w:bCs/>
          <w:color w:val="2E5090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color w:val="2E5090"/>
        </w:rPr>
        <w:t>레거시</w:t>
      </w:r>
      <w:r>
        <w:rPr>
          <w:rFonts w:ascii="Arial Unicode MS" w:eastAsia="Arial Unicode MS" w:hAnsi="Arial Unicode MS" w:cs="Arial Unicode MS"/>
          <w:b/>
          <w:bCs/>
          <w:color w:val="2E5090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color w:val="2E5090"/>
        </w:rPr>
        <w:t>시스템</w:t>
      </w:r>
      <w:r>
        <w:rPr>
          <w:rFonts w:ascii="Arial Unicode MS" w:eastAsia="Arial Unicode MS" w:hAnsi="Arial Unicode MS" w:cs="Arial Unicode MS"/>
          <w:b/>
          <w:bCs/>
          <w:color w:val="2E5090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color w:val="2E5090"/>
        </w:rPr>
        <w:t>연동이</w:t>
      </w:r>
      <w:r>
        <w:rPr>
          <w:rFonts w:ascii="Arial Unicode MS" w:eastAsia="Arial Unicode MS" w:hAnsi="Arial Unicode MS" w:cs="Arial Unicode MS"/>
          <w:b/>
          <w:bCs/>
          <w:color w:val="2E5090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color w:val="2E5090"/>
        </w:rPr>
        <w:t>포함된</w:t>
      </w:r>
      <w:r>
        <w:rPr>
          <w:rFonts w:ascii="Arial Unicode MS" w:eastAsia="Arial Unicode MS" w:hAnsi="Arial Unicode MS" w:cs="Arial Unicode MS"/>
          <w:b/>
          <w:bCs/>
          <w:color w:val="2E5090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color w:val="2E5090"/>
        </w:rPr>
        <w:t>경우</w:t>
      </w:r>
      <w:r>
        <w:rPr>
          <w:rFonts w:ascii="Arial Unicode MS" w:eastAsia="Arial Unicode MS" w:hAnsi="Arial Unicode MS" w:cs="Arial Unicode MS"/>
          <w:b/>
          <w:bCs/>
          <w:color w:val="2E5090"/>
        </w:rPr>
        <w:t>, 5.5</w:t>
      </w:r>
      <w:r>
        <w:rPr>
          <w:rFonts w:ascii="Arial Unicode MS" w:eastAsia="Arial Unicode MS" w:hAnsi="Arial Unicode MS" w:cs="Arial Unicode MS"/>
          <w:b/>
          <w:bCs/>
          <w:color w:val="2E5090"/>
        </w:rPr>
        <w:t>에서</w:t>
      </w:r>
      <w:r>
        <w:rPr>
          <w:rFonts w:ascii="Arial Unicode MS" w:eastAsia="Arial Unicode MS" w:hAnsi="Arial Unicode MS" w:cs="Arial Unicode MS"/>
          <w:b/>
          <w:bCs/>
          <w:color w:val="2E5090"/>
        </w:rPr>
        <w:t xml:space="preserve"> MCP </w:t>
      </w:r>
      <w:proofErr w:type="spellStart"/>
      <w:r>
        <w:rPr>
          <w:rFonts w:ascii="Arial Unicode MS" w:eastAsia="Arial Unicode MS" w:hAnsi="Arial Unicode MS" w:cs="Arial Unicode MS"/>
          <w:b/>
          <w:bCs/>
          <w:color w:val="2E5090"/>
        </w:rPr>
        <w:t>래핑</w:t>
      </w:r>
      <w:proofErr w:type="spellEnd"/>
      <w:r>
        <w:rPr>
          <w:rFonts w:ascii="Arial Unicode MS" w:eastAsia="Arial Unicode MS" w:hAnsi="Arial Unicode MS" w:cs="Arial Unicode MS"/>
          <w:b/>
          <w:bCs/>
          <w:color w:val="2E5090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color w:val="2E5090"/>
        </w:rPr>
        <w:t>여부와</w:t>
      </w:r>
      <w:r>
        <w:rPr>
          <w:rFonts w:ascii="Arial Unicode MS" w:eastAsia="Arial Unicode MS" w:hAnsi="Arial Unicode MS" w:cs="Arial Unicode MS"/>
          <w:b/>
          <w:bCs/>
          <w:color w:val="2E5090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color w:val="2E5090"/>
        </w:rPr>
        <w:t>아키텍처</w:t>
      </w:r>
      <w:r>
        <w:rPr>
          <w:rFonts w:ascii="Arial Unicode MS" w:eastAsia="Arial Unicode MS" w:hAnsi="Arial Unicode MS" w:cs="Arial Unicode MS"/>
          <w:b/>
          <w:bCs/>
          <w:color w:val="2E5090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color w:val="2E5090"/>
        </w:rPr>
        <w:t>패턴을</w:t>
      </w:r>
      <w:r>
        <w:rPr>
          <w:rFonts w:ascii="Arial Unicode MS" w:eastAsia="Arial Unicode MS" w:hAnsi="Arial Unicode MS" w:cs="Arial Unicode MS"/>
          <w:b/>
          <w:bCs/>
          <w:color w:val="2E5090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color w:val="2E5090"/>
        </w:rPr>
        <w:t>확인한다</w:t>
      </w:r>
      <w:r>
        <w:rPr>
          <w:rFonts w:ascii="Arial Unicode MS" w:eastAsia="Arial Unicode MS" w:hAnsi="Arial Unicode MS" w:cs="Arial Unicode MS"/>
          <w:b/>
          <w:bCs/>
          <w:color w:val="2E5090"/>
        </w:rPr>
        <w:t>.</w:t>
      </w:r>
    </w:p>
    <w:p w14:paraId="1BA91802" w14:textId="77777777" w:rsidR="00D80D8A" w:rsidRDefault="00D80D8A">
      <w:pPr>
        <w:spacing w:before="240" w:after="240"/>
      </w:pPr>
    </w:p>
    <w:p w14:paraId="410AB940" w14:textId="77777777" w:rsidR="00D80D8A" w:rsidRDefault="00BE6280">
      <w:pPr>
        <w:pStyle w:val="3"/>
        <w:keepNext w:val="0"/>
        <w:keepLines w:val="0"/>
      </w:pPr>
      <w:bookmarkStart w:id="109" w:name="_2gg5uwdavpm1" w:colFirst="0" w:colLast="0"/>
      <w:bookmarkEnd w:id="109"/>
      <w:r>
        <w:rPr>
          <w:rFonts w:ascii="Arial Unicode MS" w:eastAsia="Arial Unicode MS" w:hAnsi="Arial Unicode MS" w:cs="Arial Unicode MS"/>
        </w:rPr>
        <w:t xml:space="preserve">5.5 </w:t>
      </w:r>
      <w:r>
        <w:rPr>
          <w:rFonts w:ascii="Arial Unicode MS" w:eastAsia="Arial Unicode MS" w:hAnsi="Arial Unicode MS" w:cs="Arial Unicode MS"/>
        </w:rPr>
        <w:t>레거시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시스템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연동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전략</w:t>
      </w:r>
    </w:p>
    <w:p w14:paraId="5371B2C0" w14:textId="77777777" w:rsidR="00D80D8A" w:rsidRDefault="00BE6280">
      <w:r>
        <w:rPr>
          <w:rFonts w:ascii="Arial Unicode MS" w:eastAsia="Arial Unicode MS" w:hAnsi="Arial Unicode MS" w:cs="Arial Unicode MS"/>
        </w:rPr>
        <w:t>보통</w:t>
      </w:r>
      <w:r>
        <w:rPr>
          <w:rFonts w:ascii="Arial Unicode MS" w:eastAsia="Arial Unicode MS" w:hAnsi="Arial Unicode MS" w:cs="Arial Unicode MS"/>
        </w:rPr>
        <w:t xml:space="preserve"> REST </w:t>
      </w:r>
      <w:proofErr w:type="spellStart"/>
      <w:r>
        <w:rPr>
          <w:rFonts w:ascii="Arial Unicode MS" w:eastAsia="Arial Unicode MS" w:hAnsi="Arial Unicode MS" w:cs="Arial Unicode MS"/>
        </w:rPr>
        <w:t>API</w:t>
      </w:r>
      <w:r>
        <w:rPr>
          <w:rFonts w:ascii="Arial Unicode MS" w:eastAsia="Arial Unicode MS" w:hAnsi="Arial Unicode MS" w:cs="Arial Unicode MS"/>
        </w:rPr>
        <w:t>로</w:t>
      </w:r>
      <w:proofErr w:type="spellEnd"/>
      <w:r>
        <w:rPr>
          <w:rFonts w:ascii="Arial Unicode MS" w:eastAsia="Arial Unicode MS" w:hAnsi="Arial Unicode MS" w:cs="Arial Unicode MS"/>
        </w:rPr>
        <w:t xml:space="preserve"> SAP/ERP/MES </w:t>
      </w:r>
      <w:r>
        <w:rPr>
          <w:rFonts w:ascii="Arial Unicode MS" w:eastAsia="Arial Unicode MS" w:hAnsi="Arial Unicode MS" w:cs="Arial Unicode MS"/>
        </w:rPr>
        <w:t>등을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연동하여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운영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중이다</w:t>
      </w:r>
      <w:r>
        <w:rPr>
          <w:rFonts w:ascii="Arial Unicode MS" w:eastAsia="Arial Unicode MS" w:hAnsi="Arial Unicode MS" w:cs="Arial Unicode MS"/>
        </w:rPr>
        <w:t xml:space="preserve">. </w:t>
      </w:r>
      <w:r>
        <w:rPr>
          <w:rFonts w:ascii="Arial Unicode MS" w:eastAsia="Arial Unicode MS" w:hAnsi="Arial Unicode MS" w:cs="Arial Unicode MS"/>
        </w:rPr>
        <w:t>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환경에서</w:t>
      </w:r>
      <w:r>
        <w:rPr>
          <w:rFonts w:ascii="Arial Unicode MS" w:eastAsia="Arial Unicode MS" w:hAnsi="Arial Unicode MS" w:cs="Arial Unicode MS"/>
        </w:rPr>
        <w:t xml:space="preserve"> "</w:t>
      </w:r>
      <w:r>
        <w:rPr>
          <w:rFonts w:ascii="Arial Unicode MS" w:eastAsia="Arial Unicode MS" w:hAnsi="Arial Unicode MS" w:cs="Arial Unicode MS"/>
        </w:rPr>
        <w:t>기존</w:t>
      </w:r>
      <w:r>
        <w:rPr>
          <w:rFonts w:ascii="Arial Unicode MS" w:eastAsia="Arial Unicode MS" w:hAnsi="Arial Unicode MS" w:cs="Arial Unicode MS"/>
        </w:rPr>
        <w:t xml:space="preserve"> API </w:t>
      </w:r>
      <w:r>
        <w:rPr>
          <w:rFonts w:ascii="Arial Unicode MS" w:eastAsia="Arial Unicode MS" w:hAnsi="Arial Unicode MS" w:cs="Arial Unicode MS"/>
        </w:rPr>
        <w:t>래퍼가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있는데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왜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MCP</w:t>
      </w:r>
      <w:r>
        <w:rPr>
          <w:rFonts w:ascii="Arial Unicode MS" w:eastAsia="Arial Unicode MS" w:hAnsi="Arial Unicode MS" w:cs="Arial Unicode MS"/>
        </w:rPr>
        <w:t>로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다시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감싸야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하는가</w:t>
      </w:r>
      <w:r>
        <w:rPr>
          <w:rFonts w:ascii="Arial Unicode MS" w:eastAsia="Arial Unicode MS" w:hAnsi="Arial Unicode MS" w:cs="Arial Unicode MS"/>
        </w:rPr>
        <w:t>?"</w:t>
      </w:r>
      <w:r>
        <w:rPr>
          <w:rFonts w:ascii="Arial Unicode MS" w:eastAsia="Arial Unicode MS" w:hAnsi="Arial Unicode MS" w:cs="Arial Unicode MS"/>
        </w:rPr>
        <w:t>라는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질문은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타당하다</w:t>
      </w:r>
      <w:r>
        <w:rPr>
          <w:rFonts w:ascii="Arial Unicode MS" w:eastAsia="Arial Unicode MS" w:hAnsi="Arial Unicode MS" w:cs="Arial Unicode MS"/>
        </w:rPr>
        <w:t xml:space="preserve">. </w:t>
      </w:r>
      <w:r>
        <w:rPr>
          <w:rFonts w:ascii="Arial Unicode MS" w:eastAsia="Arial Unicode MS" w:hAnsi="Arial Unicode MS" w:cs="Arial Unicode MS"/>
        </w:rPr>
        <w:t>본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절에서는</w:t>
      </w:r>
      <w:r>
        <w:rPr>
          <w:rFonts w:ascii="Arial Unicode MS" w:eastAsia="Arial Unicode MS" w:hAnsi="Arial Unicode MS" w:cs="Arial Unicode MS"/>
        </w:rPr>
        <w:t xml:space="preserve"> MCP </w:t>
      </w:r>
      <w:proofErr w:type="spellStart"/>
      <w:r>
        <w:rPr>
          <w:rFonts w:ascii="Arial Unicode MS" w:eastAsia="Arial Unicode MS" w:hAnsi="Arial Unicode MS" w:cs="Arial Unicode MS"/>
        </w:rPr>
        <w:t>래핑의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필요성을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판단하기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위한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기준과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구체적인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패턴을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제시한다</w:t>
      </w:r>
      <w:r>
        <w:rPr>
          <w:rFonts w:ascii="Arial Unicode MS" w:eastAsia="Arial Unicode MS" w:hAnsi="Arial Unicode MS" w:cs="Arial Unicode MS"/>
        </w:rPr>
        <w:t>.</w:t>
      </w:r>
    </w:p>
    <w:p w14:paraId="4BE35C2C" w14:textId="77777777" w:rsidR="00D80D8A" w:rsidRDefault="00D80D8A">
      <w:pPr>
        <w:spacing w:before="240" w:after="120"/>
        <w:rPr>
          <w:color w:val="333333"/>
        </w:rPr>
      </w:pPr>
    </w:p>
    <w:tbl>
      <w:tblPr>
        <w:tblStyle w:val="afffff6"/>
        <w:tblpPr w:leftFromText="180" w:rightFromText="180" w:topFromText="180" w:bottomFromText="180" w:vertAnchor="text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025"/>
      </w:tblGrid>
      <w:tr w:rsidR="00D80D8A" w14:paraId="677D6451" w14:textId="77777777">
        <w:trPr>
          <w:trHeight w:val="705"/>
        </w:trPr>
        <w:tc>
          <w:tcPr>
            <w:tcW w:w="9025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53D774" w14:textId="77777777" w:rsidR="00D80D8A" w:rsidRDefault="00BE6280">
            <w:pPr>
              <w:spacing w:before="40" w:after="40"/>
              <w:rPr>
                <w:color w:val="1A5276"/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color w:val="1A5276"/>
                <w:sz w:val="18"/>
                <w:szCs w:val="18"/>
              </w:rPr>
              <w:t>[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1A5276"/>
                <w:sz w:val="18"/>
                <w:szCs w:val="18"/>
              </w:rPr>
              <w:t>참고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1A5276"/>
                <w:sz w:val="18"/>
                <w:szCs w:val="18"/>
              </w:rPr>
              <w:t>]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>아래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>기준은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>공식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>스펙이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>아닌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>사내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 xml:space="preserve"> ROI 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>판단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>기준이다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 xml:space="preserve">. MCP 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>스펙의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>표준화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>·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>재사용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>·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>권한</w:t>
            </w:r>
            <w:proofErr w:type="spellEnd"/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>위임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>장점을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>참고하여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>재사용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>가능성과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>운영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>효율성을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>기준으로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>설정하였다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>.</w:t>
            </w:r>
          </w:p>
        </w:tc>
      </w:tr>
    </w:tbl>
    <w:p w14:paraId="507E55E9" w14:textId="77777777" w:rsidR="00D80D8A" w:rsidRDefault="00D80D8A">
      <w:pPr>
        <w:pStyle w:val="4"/>
        <w:keepNext w:val="0"/>
        <w:keepLines w:val="0"/>
      </w:pPr>
      <w:bookmarkStart w:id="110" w:name="_24kxvqqvx3v0" w:colFirst="0" w:colLast="0"/>
      <w:bookmarkEnd w:id="110"/>
    </w:p>
    <w:p w14:paraId="19B2A75C" w14:textId="77777777" w:rsidR="00D80D8A" w:rsidRDefault="00BE6280">
      <w:pPr>
        <w:pStyle w:val="4"/>
        <w:keepNext w:val="0"/>
        <w:keepLines w:val="0"/>
      </w:pPr>
      <w:bookmarkStart w:id="111" w:name="_yxzwb9oera97" w:colFirst="0" w:colLast="0"/>
      <w:bookmarkEnd w:id="111"/>
      <w:r>
        <w:rPr>
          <w:rFonts w:ascii="Arial Unicode MS" w:eastAsia="Arial Unicode MS" w:hAnsi="Arial Unicode MS" w:cs="Arial Unicode MS"/>
        </w:rPr>
        <w:t xml:space="preserve">5.5.1 </w:t>
      </w:r>
      <w:r>
        <w:rPr>
          <w:rFonts w:ascii="Arial Unicode MS" w:eastAsia="Arial Unicode MS" w:hAnsi="Arial Unicode MS" w:cs="Arial Unicode MS"/>
        </w:rPr>
        <w:t>기존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레거시</w:t>
      </w:r>
      <w:r>
        <w:rPr>
          <w:rFonts w:ascii="Arial Unicode MS" w:eastAsia="Arial Unicode MS" w:hAnsi="Arial Unicode MS" w:cs="Arial Unicode MS"/>
        </w:rPr>
        <w:t xml:space="preserve"> API </w:t>
      </w:r>
      <w:r>
        <w:rPr>
          <w:rFonts w:ascii="Arial Unicode MS" w:eastAsia="Arial Unicode MS" w:hAnsi="Arial Unicode MS" w:cs="Arial Unicode MS"/>
        </w:rPr>
        <w:t>환경에서의</w:t>
      </w:r>
      <w:r>
        <w:rPr>
          <w:rFonts w:ascii="Arial Unicode MS" w:eastAsia="Arial Unicode MS" w:hAnsi="Arial Unicode MS" w:cs="Arial Unicode MS"/>
        </w:rPr>
        <w:t xml:space="preserve"> MCP </w:t>
      </w:r>
      <w:r>
        <w:rPr>
          <w:rFonts w:ascii="Arial Unicode MS" w:eastAsia="Arial Unicode MS" w:hAnsi="Arial Unicode MS" w:cs="Arial Unicode MS"/>
        </w:rPr>
        <w:t>판단</w:t>
      </w:r>
    </w:p>
    <w:tbl>
      <w:tblPr>
        <w:tblStyle w:val="afffff7"/>
        <w:tblW w:w="901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180"/>
        <w:gridCol w:w="2250"/>
        <w:gridCol w:w="3585"/>
      </w:tblGrid>
      <w:tr w:rsidR="00D80D8A" w14:paraId="2EFD14E6" w14:textId="77777777">
        <w:trPr>
          <w:trHeight w:val="855"/>
        </w:trPr>
        <w:tc>
          <w:tcPr>
            <w:tcW w:w="318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CB347C" w14:textId="77777777" w:rsidR="00D80D8A" w:rsidRDefault="00BE6280">
            <w:pPr>
              <w:spacing w:before="240" w:after="240"/>
              <w:jc w:val="center"/>
              <w:rPr>
                <w:b/>
                <w:bCs/>
                <w:color w:val="FFFFFF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</w:rPr>
              <w:t>조건</w:t>
            </w:r>
          </w:p>
        </w:tc>
        <w:tc>
          <w:tcPr>
            <w:tcW w:w="2250" w:type="dxa"/>
            <w:tcBorders>
              <w:top w:val="single" w:sz="6" w:space="0" w:color="CCCCCC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A95E81" w14:textId="77777777" w:rsidR="00D80D8A" w:rsidRDefault="00BE6280">
            <w:pPr>
              <w:spacing w:before="240" w:after="240"/>
              <w:jc w:val="center"/>
              <w:rPr>
                <w:b/>
                <w:bCs/>
                <w:color w:val="FFFFFF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</w:rPr>
              <w:t xml:space="preserve">MCP </w:t>
            </w:r>
            <w:proofErr w:type="spellStart"/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</w:rPr>
              <w:t>래핑</w:t>
            </w:r>
            <w:proofErr w:type="spellEnd"/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</w:rPr>
              <w:t>권장</w:t>
            </w:r>
          </w:p>
        </w:tc>
        <w:tc>
          <w:tcPr>
            <w:tcW w:w="3585" w:type="dxa"/>
            <w:tcBorders>
              <w:top w:val="single" w:sz="6" w:space="0" w:color="CCCCCC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9B2C3D" w14:textId="77777777" w:rsidR="00D80D8A" w:rsidRDefault="00BE6280">
            <w:pPr>
              <w:spacing w:before="240" w:after="240"/>
              <w:jc w:val="center"/>
              <w:rPr>
                <w:b/>
                <w:bCs/>
                <w:color w:val="FFFFFF"/>
              </w:rPr>
            </w:pPr>
            <w:proofErr w:type="spellStart"/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</w:rPr>
              <w:t>FC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</w:rPr>
              <w:t>에서</w:t>
            </w:r>
            <w:proofErr w:type="spellEnd"/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</w:rPr>
              <w:t>기존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</w:rPr>
              <w:t xml:space="preserve"> API 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</w:rPr>
              <w:t>직접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</w:rPr>
              <w:t>호출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</w:rPr>
              <w:t>충분</w:t>
            </w:r>
          </w:p>
        </w:tc>
      </w:tr>
      <w:tr w:rsidR="00D80D8A" w14:paraId="57990E92" w14:textId="77777777">
        <w:trPr>
          <w:trHeight w:val="1035"/>
        </w:trPr>
        <w:tc>
          <w:tcPr>
            <w:tcW w:w="3180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179565" w14:textId="77777777" w:rsidR="00D80D8A" w:rsidRDefault="00BE6280">
            <w:pPr>
              <w:spacing w:before="20" w:after="20"/>
              <w:rPr>
                <w:sz w:val="19"/>
                <w:szCs w:val="19"/>
              </w:rPr>
            </w:pP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>해당</w:t>
            </w: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>API</w:t>
            </w: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>를</w:t>
            </w:r>
            <w:proofErr w:type="spellEnd"/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 xml:space="preserve"> 2</w:t>
            </w: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>개</w:t>
            </w: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>이상</w:t>
            </w: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>Agent</w:t>
            </w:r>
            <w:proofErr w:type="spellEnd"/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>/</w:t>
            </w: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>팀에서</w:t>
            </w: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>호출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CB155D" w14:textId="77777777" w:rsidR="00D80D8A" w:rsidRDefault="00BE6280">
            <w:pPr>
              <w:spacing w:before="20" w:after="20"/>
              <w:rPr>
                <w:sz w:val="19"/>
                <w:szCs w:val="19"/>
              </w:rPr>
            </w:pP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 xml:space="preserve">○ </w:t>
            </w: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>중복</w:t>
            </w: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>구현</w:t>
            </w: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>방지</w:t>
            </w: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>스키마</w:t>
            </w: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>일관성</w:t>
            </w: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>확보</w:t>
            </w:r>
          </w:p>
        </w:tc>
        <w:tc>
          <w:tcPr>
            <w:tcW w:w="3585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FF6A2C" w14:textId="77777777" w:rsidR="00D80D8A" w:rsidRDefault="00BE6280">
            <w:pPr>
              <w:spacing w:before="20" w:after="20"/>
            </w:pPr>
            <w:r>
              <w:t xml:space="preserve"> </w:t>
            </w:r>
          </w:p>
        </w:tc>
      </w:tr>
      <w:tr w:rsidR="00D80D8A" w14:paraId="187999B2" w14:textId="77777777">
        <w:trPr>
          <w:trHeight w:val="750"/>
        </w:trPr>
        <w:tc>
          <w:tcPr>
            <w:tcW w:w="3180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D0E928" w14:textId="77777777" w:rsidR="00D80D8A" w:rsidRDefault="00BE6280">
            <w:pPr>
              <w:spacing w:before="20" w:after="20"/>
              <w:rPr>
                <w:sz w:val="19"/>
                <w:szCs w:val="19"/>
              </w:rPr>
            </w:pP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>향후</w:t>
            </w: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 xml:space="preserve"> 12</w:t>
            </w: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>개월</w:t>
            </w: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>내</w:t>
            </w: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>다른</w:t>
            </w: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>Agent</w:t>
            </w: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>에서도</w:t>
            </w:r>
            <w:proofErr w:type="spellEnd"/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>사용</w:t>
            </w: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>계획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8D6F82" w14:textId="77777777" w:rsidR="00D80D8A" w:rsidRDefault="00BE6280">
            <w:pPr>
              <w:spacing w:before="20" w:after="20"/>
              <w:rPr>
                <w:sz w:val="19"/>
                <w:szCs w:val="19"/>
              </w:rPr>
            </w:pP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 xml:space="preserve">○ </w:t>
            </w: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>재사용</w:t>
            </w: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>가치</w:t>
            </w: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>있음</w:t>
            </w:r>
          </w:p>
        </w:tc>
        <w:tc>
          <w:tcPr>
            <w:tcW w:w="3585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FBAF1B" w14:textId="77777777" w:rsidR="00D80D8A" w:rsidRDefault="00BE6280">
            <w:pPr>
              <w:spacing w:before="20" w:after="20"/>
            </w:pPr>
            <w:r>
              <w:t xml:space="preserve"> </w:t>
            </w:r>
          </w:p>
        </w:tc>
      </w:tr>
      <w:tr w:rsidR="00D80D8A" w14:paraId="5DDD9A06" w14:textId="77777777">
        <w:trPr>
          <w:trHeight w:val="540"/>
        </w:trPr>
        <w:tc>
          <w:tcPr>
            <w:tcW w:w="3180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09F0F3" w14:textId="77777777" w:rsidR="00D80D8A" w:rsidRDefault="00BE6280">
            <w:pPr>
              <w:spacing w:before="20" w:after="20"/>
              <w:rPr>
                <w:sz w:val="19"/>
                <w:szCs w:val="19"/>
              </w:rPr>
            </w:pP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>단일</w:t>
            </w: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>Agent</w:t>
            </w:r>
            <w:proofErr w:type="spellEnd"/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>전용</w:t>
            </w: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>변경</w:t>
            </w: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>계획</w:t>
            </w: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>없음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6D3EFD" w14:textId="77777777" w:rsidR="00D80D8A" w:rsidRDefault="00BE6280">
            <w:pPr>
              <w:spacing w:before="20" w:after="20"/>
            </w:pPr>
            <w:r>
              <w:t xml:space="preserve"> </w:t>
            </w:r>
          </w:p>
        </w:tc>
        <w:tc>
          <w:tcPr>
            <w:tcW w:w="3585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167044" w14:textId="77777777" w:rsidR="00D80D8A" w:rsidRDefault="00BE6280">
            <w:pPr>
              <w:spacing w:before="20" w:after="20"/>
              <w:rPr>
                <w:sz w:val="19"/>
                <w:szCs w:val="19"/>
              </w:rPr>
            </w:pP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 xml:space="preserve">○ </w:t>
            </w: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>추가</w:t>
            </w: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>레이어</w:t>
            </w: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>불필요</w:t>
            </w:r>
          </w:p>
        </w:tc>
      </w:tr>
      <w:tr w:rsidR="00D80D8A" w14:paraId="5A9A6908" w14:textId="77777777">
        <w:trPr>
          <w:trHeight w:val="750"/>
        </w:trPr>
        <w:tc>
          <w:tcPr>
            <w:tcW w:w="3180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6AB04C" w14:textId="77777777" w:rsidR="00D80D8A" w:rsidRDefault="00BE6280">
            <w:pPr>
              <w:spacing w:before="20" w:after="20"/>
              <w:rPr>
                <w:sz w:val="19"/>
                <w:szCs w:val="19"/>
              </w:rPr>
            </w:pP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 xml:space="preserve">API </w:t>
            </w:r>
            <w:proofErr w:type="spellStart"/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>Gateway</w:t>
            </w: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>에서</w:t>
            </w:r>
            <w:proofErr w:type="spellEnd"/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>이미</w:t>
            </w: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>인증</w:t>
            </w: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>/</w:t>
            </w: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>로깅</w:t>
            </w: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>/</w:t>
            </w:r>
            <w:proofErr w:type="spellStart"/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>레이트리밋</w:t>
            </w:r>
            <w:proofErr w:type="spellEnd"/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>처리</w:t>
            </w: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>중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FA1E77" w14:textId="77777777" w:rsidR="00D80D8A" w:rsidRDefault="00BE6280">
            <w:pPr>
              <w:spacing w:before="20" w:after="20"/>
            </w:pPr>
            <w:r>
              <w:t xml:space="preserve"> </w:t>
            </w:r>
          </w:p>
        </w:tc>
        <w:tc>
          <w:tcPr>
            <w:tcW w:w="3585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6F8051" w14:textId="77777777" w:rsidR="00D80D8A" w:rsidRDefault="00BE6280">
            <w:pPr>
              <w:spacing w:before="20" w:after="20"/>
              <w:rPr>
                <w:sz w:val="19"/>
                <w:szCs w:val="19"/>
              </w:rPr>
            </w:pP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 xml:space="preserve">○ </w:t>
            </w:r>
            <w:proofErr w:type="spellStart"/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>MCP</w:t>
            </w: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>가</w:t>
            </w:r>
            <w:proofErr w:type="spellEnd"/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>중복</w:t>
            </w: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>레이어가</w:t>
            </w: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>될</w:t>
            </w: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>수</w:t>
            </w: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>있음</w:t>
            </w:r>
          </w:p>
        </w:tc>
      </w:tr>
      <w:tr w:rsidR="00D80D8A" w14:paraId="6DBAA975" w14:textId="77777777">
        <w:trPr>
          <w:trHeight w:val="1035"/>
        </w:trPr>
        <w:tc>
          <w:tcPr>
            <w:tcW w:w="3180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BC4E4A" w14:textId="77777777" w:rsidR="00D80D8A" w:rsidRDefault="00BE6280">
            <w:pPr>
              <w:spacing w:before="20" w:after="20"/>
              <w:rPr>
                <w:sz w:val="19"/>
                <w:szCs w:val="19"/>
              </w:rPr>
            </w:pPr>
            <w:proofErr w:type="spellStart"/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>도구별</w:t>
            </w:r>
            <w:proofErr w:type="spellEnd"/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>세분화된</w:t>
            </w: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>권한</w:t>
            </w: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>통제가</w:t>
            </w: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 xml:space="preserve"> API </w:t>
            </w:r>
            <w:proofErr w:type="spellStart"/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>Gateway</w:t>
            </w: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>로</w:t>
            </w:r>
            <w:proofErr w:type="spellEnd"/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>불충분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146CCA" w14:textId="77777777" w:rsidR="00D80D8A" w:rsidRDefault="00BE6280">
            <w:pPr>
              <w:spacing w:before="20" w:after="20"/>
              <w:rPr>
                <w:sz w:val="19"/>
                <w:szCs w:val="19"/>
              </w:rPr>
            </w:pP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 xml:space="preserve">○ MCP </w:t>
            </w:r>
            <w:proofErr w:type="spellStart"/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>authorization</w:t>
            </w:r>
            <w:proofErr w:type="spellEnd"/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>framework</w:t>
            </w:r>
            <w:proofErr w:type="spellEnd"/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>활용</w:t>
            </w:r>
          </w:p>
        </w:tc>
        <w:tc>
          <w:tcPr>
            <w:tcW w:w="3585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9E3742" w14:textId="77777777" w:rsidR="00D80D8A" w:rsidRDefault="00BE6280">
            <w:pPr>
              <w:spacing w:before="20" w:after="20"/>
            </w:pPr>
            <w:r>
              <w:t xml:space="preserve"> </w:t>
            </w:r>
          </w:p>
        </w:tc>
      </w:tr>
    </w:tbl>
    <w:p w14:paraId="2D03CD1D" w14:textId="77777777" w:rsidR="00D80D8A" w:rsidRDefault="00BE6280">
      <w:pPr>
        <w:pStyle w:val="4"/>
      </w:pPr>
      <w:bookmarkStart w:id="112" w:name="_72bds3v3dtc0" w:colFirst="0" w:colLast="0"/>
      <w:bookmarkEnd w:id="112"/>
      <w:r>
        <w:rPr>
          <w:rFonts w:ascii="Arial Unicode MS" w:eastAsia="Arial Unicode MS" w:hAnsi="Arial Unicode MS" w:cs="Arial Unicode MS"/>
        </w:rPr>
        <w:t xml:space="preserve">5.5.2 </w:t>
      </w:r>
      <w:r>
        <w:rPr>
          <w:rFonts w:ascii="Arial Unicode MS" w:eastAsia="Arial Unicode MS" w:hAnsi="Arial Unicode MS" w:cs="Arial Unicode MS"/>
        </w:rPr>
        <w:t>아키텍처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패턴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비교</w:t>
      </w:r>
    </w:p>
    <w:p w14:paraId="05E0A2B0" w14:textId="77777777" w:rsidR="00D80D8A" w:rsidRDefault="00D80D8A"/>
    <w:tbl>
      <w:tblPr>
        <w:tblStyle w:val="afffff8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90"/>
        <w:gridCol w:w="2383"/>
        <w:gridCol w:w="2009"/>
        <w:gridCol w:w="2743"/>
      </w:tblGrid>
      <w:tr w:rsidR="00D80D8A" w14:paraId="591ECBBB" w14:textId="77777777">
        <w:trPr>
          <w:trHeight w:val="495"/>
        </w:trPr>
        <w:tc>
          <w:tcPr>
            <w:tcW w:w="188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CDE28D" w14:textId="77777777" w:rsidR="00D80D8A" w:rsidRDefault="00BE6280">
            <w:pPr>
              <w:spacing w:before="240" w:after="240"/>
              <w:jc w:val="center"/>
              <w:rPr>
                <w:b/>
                <w:bCs/>
                <w:color w:val="FFFFFF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</w:rPr>
              <w:t>구조</w:t>
            </w:r>
          </w:p>
        </w:tc>
        <w:tc>
          <w:tcPr>
            <w:tcW w:w="2383" w:type="dxa"/>
            <w:tcBorders>
              <w:top w:val="single" w:sz="6" w:space="0" w:color="CCCCCC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78FFEF" w14:textId="77777777" w:rsidR="00D80D8A" w:rsidRDefault="00BE6280">
            <w:pPr>
              <w:spacing w:before="240" w:after="240"/>
              <w:jc w:val="center"/>
              <w:rPr>
                <w:b/>
                <w:bCs/>
                <w:color w:val="FFFFFF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</w:rPr>
              <w:t>흐름</w:t>
            </w:r>
          </w:p>
        </w:tc>
        <w:tc>
          <w:tcPr>
            <w:tcW w:w="2009" w:type="dxa"/>
            <w:tcBorders>
              <w:top w:val="single" w:sz="6" w:space="0" w:color="CCCCCC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FF3CF4" w14:textId="77777777" w:rsidR="00D80D8A" w:rsidRDefault="00BE6280">
            <w:pPr>
              <w:spacing w:before="240" w:after="240"/>
              <w:jc w:val="center"/>
              <w:rPr>
                <w:b/>
                <w:bCs/>
                <w:color w:val="FFFFFF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</w:rPr>
              <w:t>장점</w:t>
            </w:r>
          </w:p>
        </w:tc>
        <w:tc>
          <w:tcPr>
            <w:tcW w:w="2743" w:type="dxa"/>
            <w:tcBorders>
              <w:top w:val="single" w:sz="6" w:space="0" w:color="CCCCCC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D24144" w14:textId="77777777" w:rsidR="00D80D8A" w:rsidRDefault="00BE6280">
            <w:pPr>
              <w:spacing w:before="240" w:after="240"/>
              <w:jc w:val="center"/>
              <w:rPr>
                <w:b/>
                <w:bCs/>
                <w:color w:val="FFFFFF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</w:rPr>
              <w:t>주의점</w:t>
            </w:r>
          </w:p>
        </w:tc>
      </w:tr>
      <w:tr w:rsidR="00D80D8A" w14:paraId="33730F3D" w14:textId="77777777">
        <w:trPr>
          <w:trHeight w:val="750"/>
        </w:trPr>
        <w:tc>
          <w:tcPr>
            <w:tcW w:w="1889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7AB2DB" w14:textId="77777777" w:rsidR="00D80D8A" w:rsidRDefault="00BE6280">
            <w:pPr>
              <w:spacing w:before="20" w:after="20"/>
              <w:rPr>
                <w:b/>
                <w:bCs/>
                <w:sz w:val="19"/>
                <w:szCs w:val="19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sz w:val="19"/>
                <w:szCs w:val="19"/>
              </w:rPr>
              <w:t xml:space="preserve">FC → </w:t>
            </w:r>
            <w:r>
              <w:rPr>
                <w:rFonts w:ascii="Arial Unicode MS" w:eastAsia="Arial Unicode MS" w:hAnsi="Arial Unicode MS" w:cs="Arial Unicode MS"/>
                <w:b/>
                <w:bCs/>
                <w:sz w:val="19"/>
                <w:szCs w:val="19"/>
              </w:rPr>
              <w:t>기존</w:t>
            </w:r>
            <w:r>
              <w:rPr>
                <w:rFonts w:ascii="Arial Unicode MS" w:eastAsia="Arial Unicode MS" w:hAnsi="Arial Unicode MS" w:cs="Arial Unicode MS"/>
                <w:b/>
                <w:bCs/>
                <w:sz w:val="19"/>
                <w:szCs w:val="19"/>
              </w:rPr>
              <w:t xml:space="preserve"> API </w:t>
            </w:r>
            <w:proofErr w:type="spellStart"/>
            <w:r>
              <w:rPr>
                <w:rFonts w:ascii="Arial Unicode MS" w:eastAsia="Arial Unicode MS" w:hAnsi="Arial Unicode MS" w:cs="Arial Unicode MS"/>
                <w:b/>
                <w:bCs/>
                <w:sz w:val="19"/>
                <w:szCs w:val="19"/>
              </w:rPr>
              <w:t>Gateway</w:t>
            </w:r>
            <w:proofErr w:type="spellEnd"/>
          </w:p>
        </w:tc>
        <w:tc>
          <w:tcPr>
            <w:tcW w:w="2383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2C40F1" w14:textId="77777777" w:rsidR="00D80D8A" w:rsidRDefault="00BE6280">
            <w:pPr>
              <w:spacing w:before="20" w:after="20"/>
              <w:rPr>
                <w:sz w:val="19"/>
                <w:szCs w:val="19"/>
              </w:rPr>
            </w:pPr>
            <w:proofErr w:type="spellStart"/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>Agent</w:t>
            </w:r>
            <w:proofErr w:type="spellEnd"/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 xml:space="preserve"> → FC → REST API GW → </w:t>
            </w: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>레거시</w:t>
            </w:r>
          </w:p>
        </w:tc>
        <w:tc>
          <w:tcPr>
            <w:tcW w:w="2009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C43F09" w14:textId="77777777" w:rsidR="00D80D8A" w:rsidRDefault="00BE6280">
            <w:pPr>
              <w:spacing w:before="20" w:after="20"/>
              <w:rPr>
                <w:sz w:val="19"/>
                <w:szCs w:val="19"/>
              </w:rPr>
            </w:pP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>추가</w:t>
            </w: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>홉</w:t>
            </w: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>없음</w:t>
            </w: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 xml:space="preserve">. </w:t>
            </w: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>기존</w:t>
            </w: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>인프라</w:t>
            </w: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>활용</w:t>
            </w: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>.</w:t>
            </w:r>
          </w:p>
        </w:tc>
        <w:tc>
          <w:tcPr>
            <w:tcW w:w="2743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B2FBCE" w14:textId="77777777" w:rsidR="00D80D8A" w:rsidRDefault="00BE6280">
            <w:pPr>
              <w:spacing w:before="20" w:after="20"/>
              <w:rPr>
                <w:sz w:val="19"/>
                <w:szCs w:val="19"/>
              </w:rPr>
            </w:pPr>
            <w:proofErr w:type="spellStart"/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>API</w:t>
            </w: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>별</w:t>
            </w:r>
            <w:proofErr w:type="spellEnd"/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>스키마를</w:t>
            </w: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>Agent</w:t>
            </w: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>마다</w:t>
            </w:r>
            <w:proofErr w:type="spellEnd"/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>개별</w:t>
            </w: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>관리</w:t>
            </w: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>.</w:t>
            </w:r>
          </w:p>
        </w:tc>
      </w:tr>
      <w:tr w:rsidR="00D80D8A" w14:paraId="1F005223" w14:textId="77777777">
        <w:trPr>
          <w:trHeight w:val="1035"/>
        </w:trPr>
        <w:tc>
          <w:tcPr>
            <w:tcW w:w="1889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1C654F" w14:textId="77777777" w:rsidR="00D80D8A" w:rsidRDefault="00BE6280">
            <w:pPr>
              <w:spacing w:before="20" w:after="20"/>
              <w:rPr>
                <w:sz w:val="19"/>
                <w:szCs w:val="19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sz w:val="19"/>
                <w:szCs w:val="19"/>
              </w:rPr>
              <w:t xml:space="preserve">FC → MCP → </w:t>
            </w:r>
            <w:r>
              <w:rPr>
                <w:rFonts w:ascii="Arial Unicode MS" w:eastAsia="Arial Unicode MS" w:hAnsi="Arial Unicode MS" w:cs="Arial Unicode MS"/>
                <w:b/>
                <w:bCs/>
                <w:sz w:val="19"/>
                <w:szCs w:val="19"/>
              </w:rPr>
              <w:t>기존</w:t>
            </w:r>
            <w:r>
              <w:rPr>
                <w:rFonts w:ascii="Arial Unicode MS" w:eastAsia="Arial Unicode MS" w:hAnsi="Arial Unicode MS" w:cs="Arial Unicode MS"/>
                <w:b/>
                <w:bCs/>
                <w:sz w:val="19"/>
                <w:szCs w:val="19"/>
              </w:rPr>
              <w:t xml:space="preserve"> API GW</w:t>
            </w: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 xml:space="preserve"> (</w:t>
            </w: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>권장</w:t>
            </w: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>)</w:t>
            </w:r>
          </w:p>
        </w:tc>
        <w:tc>
          <w:tcPr>
            <w:tcW w:w="2383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6772D9" w14:textId="77777777" w:rsidR="00D80D8A" w:rsidRDefault="00BE6280">
            <w:pPr>
              <w:spacing w:before="20" w:after="20"/>
              <w:rPr>
                <w:sz w:val="19"/>
                <w:szCs w:val="19"/>
              </w:rPr>
            </w:pPr>
            <w:proofErr w:type="spellStart"/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>Agent</w:t>
            </w:r>
            <w:proofErr w:type="spellEnd"/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 xml:space="preserve"> → FC → MCP </w:t>
            </w:r>
            <w:proofErr w:type="spellStart"/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>Client</w:t>
            </w:r>
            <w:proofErr w:type="spellEnd"/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 xml:space="preserve"> → MCP Server → REST API GW → </w:t>
            </w: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>레거시</w:t>
            </w:r>
          </w:p>
        </w:tc>
        <w:tc>
          <w:tcPr>
            <w:tcW w:w="2009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ADBEEE" w14:textId="77777777" w:rsidR="00D80D8A" w:rsidRDefault="00BE6280">
            <w:pPr>
              <w:spacing w:before="20" w:after="20"/>
              <w:rPr>
                <w:sz w:val="19"/>
                <w:szCs w:val="19"/>
              </w:rPr>
            </w:pP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>도구</w:t>
            </w: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>표준화</w:t>
            </w: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>재사용</w:t>
            </w: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>버전</w:t>
            </w: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>관리</w:t>
            </w: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>.</w:t>
            </w:r>
          </w:p>
        </w:tc>
        <w:tc>
          <w:tcPr>
            <w:tcW w:w="2743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8290F9" w14:textId="77777777" w:rsidR="00D80D8A" w:rsidRDefault="00BE6280">
            <w:pPr>
              <w:spacing w:before="20" w:after="20"/>
              <w:rPr>
                <w:sz w:val="19"/>
                <w:szCs w:val="19"/>
              </w:rPr>
            </w:pP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>홉</w:t>
            </w: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>추가</w:t>
            </w: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 xml:space="preserve">. MCP </w:t>
            </w: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>서버가</w:t>
            </w: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>기존</w:t>
            </w: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 xml:space="preserve"> API </w:t>
            </w:r>
            <w:proofErr w:type="spellStart"/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>GW</w:t>
            </w: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>를</w:t>
            </w:r>
            <w:proofErr w:type="spellEnd"/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>호출하는</w:t>
            </w: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>구조</w:t>
            </w: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>.</w:t>
            </w:r>
          </w:p>
        </w:tc>
      </w:tr>
      <w:tr w:rsidR="00D80D8A" w14:paraId="4028E783" w14:textId="77777777">
        <w:trPr>
          <w:trHeight w:val="1035"/>
        </w:trPr>
        <w:tc>
          <w:tcPr>
            <w:tcW w:w="1889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5BCC99" w14:textId="77777777" w:rsidR="00D80D8A" w:rsidRDefault="00BE6280">
            <w:pPr>
              <w:spacing w:before="20" w:after="20"/>
              <w:rPr>
                <w:b/>
                <w:bCs/>
                <w:sz w:val="19"/>
                <w:szCs w:val="19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sz w:val="19"/>
                <w:szCs w:val="19"/>
              </w:rPr>
              <w:t xml:space="preserve">FC → MCP (API GW </w:t>
            </w:r>
            <w:r>
              <w:rPr>
                <w:rFonts w:ascii="Arial Unicode MS" w:eastAsia="Arial Unicode MS" w:hAnsi="Arial Unicode MS" w:cs="Arial Unicode MS"/>
                <w:b/>
                <w:bCs/>
                <w:sz w:val="19"/>
                <w:szCs w:val="19"/>
              </w:rPr>
              <w:t>대체</w:t>
            </w:r>
            <w:r>
              <w:rPr>
                <w:rFonts w:ascii="Arial Unicode MS" w:eastAsia="Arial Unicode MS" w:hAnsi="Arial Unicode MS" w:cs="Arial Unicode MS"/>
                <w:b/>
                <w:bCs/>
                <w:sz w:val="19"/>
                <w:szCs w:val="19"/>
              </w:rPr>
              <w:t>)</w:t>
            </w:r>
          </w:p>
        </w:tc>
        <w:tc>
          <w:tcPr>
            <w:tcW w:w="2383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C4F926" w14:textId="77777777" w:rsidR="00D80D8A" w:rsidRDefault="00BE6280">
            <w:pPr>
              <w:spacing w:before="20" w:after="20"/>
              <w:rPr>
                <w:sz w:val="19"/>
                <w:szCs w:val="19"/>
              </w:rPr>
            </w:pPr>
            <w:proofErr w:type="spellStart"/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>Agent</w:t>
            </w:r>
            <w:proofErr w:type="spellEnd"/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 xml:space="preserve"> → FC → MCP </w:t>
            </w:r>
            <w:proofErr w:type="spellStart"/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>Client</w:t>
            </w:r>
            <w:proofErr w:type="spellEnd"/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 xml:space="preserve"> → MCP Server → </w:t>
            </w: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>레거시</w:t>
            </w:r>
          </w:p>
        </w:tc>
        <w:tc>
          <w:tcPr>
            <w:tcW w:w="2009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971267" w14:textId="77777777" w:rsidR="00D80D8A" w:rsidRDefault="00BE6280">
            <w:pPr>
              <w:spacing w:before="20" w:after="20"/>
              <w:rPr>
                <w:sz w:val="19"/>
                <w:szCs w:val="19"/>
              </w:rPr>
            </w:pP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>레이어</w:t>
            </w: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>단순화</w:t>
            </w: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 xml:space="preserve">. </w:t>
            </w:r>
            <w:proofErr w:type="spellStart"/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>MCP</w:t>
            </w: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>가</w:t>
            </w:r>
            <w:proofErr w:type="spellEnd"/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>인증</w:t>
            </w: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>/</w:t>
            </w: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>감사</w:t>
            </w: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>처리</w:t>
            </w: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>.</w:t>
            </w:r>
          </w:p>
        </w:tc>
        <w:tc>
          <w:tcPr>
            <w:tcW w:w="2743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A9CCF6" w14:textId="77777777" w:rsidR="00D80D8A" w:rsidRDefault="00BE6280">
            <w:pPr>
              <w:spacing w:before="20" w:after="20"/>
              <w:rPr>
                <w:sz w:val="19"/>
                <w:szCs w:val="19"/>
              </w:rPr>
            </w:pP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 xml:space="preserve">API </w:t>
            </w:r>
            <w:proofErr w:type="spellStart"/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>GW</w:t>
            </w: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>의</w:t>
            </w:r>
            <w:proofErr w:type="spellEnd"/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>기존</w:t>
            </w: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>기능</w:t>
            </w: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>(</w:t>
            </w:r>
            <w:proofErr w:type="spellStart"/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>레이트리밋</w:t>
            </w:r>
            <w:proofErr w:type="spellEnd"/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>헬스체크</w:t>
            </w: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 xml:space="preserve">, IP </w:t>
            </w: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>필터링</w:t>
            </w: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>등</w:t>
            </w: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>)</w:t>
            </w: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>을</w:t>
            </w: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>MCP</w:t>
            </w: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>에서</w:t>
            </w:r>
            <w:proofErr w:type="spellEnd"/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>모두</w:t>
            </w: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>대체해야</w:t>
            </w: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>함</w:t>
            </w: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>.</w:t>
            </w:r>
          </w:p>
        </w:tc>
      </w:tr>
    </w:tbl>
    <w:p w14:paraId="7C4666E0" w14:textId="77777777" w:rsidR="00D80D8A" w:rsidRDefault="00BE6280">
      <w:pPr>
        <w:spacing w:before="40" w:after="40"/>
        <w:rPr>
          <w:i/>
          <w:iCs/>
          <w:color w:val="444444"/>
          <w:sz w:val="20"/>
          <w:szCs w:val="20"/>
        </w:rPr>
      </w:pPr>
      <w:r>
        <w:t xml:space="preserve"> </w:t>
      </w:r>
    </w:p>
    <w:tbl>
      <w:tblPr>
        <w:tblStyle w:val="afffff9"/>
        <w:tblW w:w="901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015"/>
      </w:tblGrid>
      <w:tr w:rsidR="00D80D8A" w14:paraId="6C070CF6" w14:textId="77777777">
        <w:trPr>
          <w:trHeight w:val="1440"/>
        </w:trPr>
        <w:tc>
          <w:tcPr>
            <w:tcW w:w="9015" w:type="dxa"/>
            <w:tcBorders>
              <w:top w:val="single" w:sz="6" w:space="0" w:color="B0BEC5"/>
              <w:left w:val="single" w:sz="6" w:space="0" w:color="1B3A5C"/>
              <w:bottom w:val="single" w:sz="6" w:space="0" w:color="B0BEC5"/>
              <w:right w:val="single" w:sz="6" w:space="0" w:color="B0BEC5"/>
            </w:tcBorders>
            <w:shd w:val="clear" w:color="auto" w:fill="FFF8E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3E59ADC" w14:textId="77777777" w:rsidR="00D80D8A" w:rsidRDefault="00BE6280">
            <w:pPr>
              <w:spacing w:before="40" w:after="40"/>
              <w:rPr>
                <w:b/>
                <w:bCs/>
                <w:color w:val="434343"/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color w:val="434343"/>
                <w:sz w:val="20"/>
                <w:szCs w:val="20"/>
              </w:rPr>
              <w:lastRenderedPageBreak/>
              <w:t>사내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434343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434343"/>
                <w:sz w:val="20"/>
                <w:szCs w:val="20"/>
              </w:rPr>
              <w:t>권고</w:t>
            </w:r>
          </w:p>
          <w:p w14:paraId="0A72AA97" w14:textId="77777777" w:rsidR="00D80D8A" w:rsidRDefault="00BE6280">
            <w:pPr>
              <w:spacing w:before="40" w:after="40"/>
              <w:rPr>
                <w:color w:val="434343"/>
                <w:sz w:val="19"/>
                <w:szCs w:val="19"/>
              </w:rPr>
            </w:pP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>기존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 xml:space="preserve"> API 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>Gateway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>가</w:t>
            </w:r>
            <w:proofErr w:type="spellEnd"/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>안정적으로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>운영되고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>있다면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434343"/>
                <w:sz w:val="19"/>
                <w:szCs w:val="19"/>
              </w:rPr>
              <w:t xml:space="preserve">MCP 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434343"/>
                <w:sz w:val="19"/>
                <w:szCs w:val="19"/>
              </w:rPr>
              <w:t>서버가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434343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434343"/>
                <w:sz w:val="19"/>
                <w:szCs w:val="19"/>
              </w:rPr>
              <w:t>기존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434343"/>
                <w:sz w:val="19"/>
                <w:szCs w:val="19"/>
              </w:rPr>
              <w:t xml:space="preserve"> API </w:t>
            </w:r>
            <w:proofErr w:type="spellStart"/>
            <w:r>
              <w:rPr>
                <w:rFonts w:ascii="Arial Unicode MS" w:eastAsia="Arial Unicode MS" w:hAnsi="Arial Unicode MS" w:cs="Arial Unicode MS"/>
                <w:b/>
                <w:bCs/>
                <w:color w:val="434343"/>
                <w:sz w:val="19"/>
                <w:szCs w:val="19"/>
              </w:rPr>
              <w:t>Gateway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434343"/>
                <w:sz w:val="19"/>
                <w:szCs w:val="19"/>
              </w:rPr>
              <w:t>를</w:t>
            </w:r>
            <w:proofErr w:type="spellEnd"/>
            <w:r>
              <w:rPr>
                <w:rFonts w:ascii="Arial Unicode MS" w:eastAsia="Arial Unicode MS" w:hAnsi="Arial Unicode MS" w:cs="Arial Unicode MS"/>
                <w:b/>
                <w:bCs/>
                <w:color w:val="434343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434343"/>
                <w:sz w:val="19"/>
                <w:szCs w:val="19"/>
              </w:rPr>
              <w:t>호출하는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434343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434343"/>
                <w:sz w:val="19"/>
                <w:szCs w:val="19"/>
              </w:rPr>
              <w:t>구조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434343"/>
                <w:sz w:val="19"/>
                <w:szCs w:val="19"/>
              </w:rPr>
              <w:t>(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434343"/>
                <w:sz w:val="19"/>
                <w:szCs w:val="19"/>
              </w:rPr>
              <w:t>두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434343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434343"/>
                <w:sz w:val="19"/>
                <w:szCs w:val="19"/>
              </w:rPr>
              <w:t>번째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434343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434343"/>
                <w:sz w:val="19"/>
                <w:szCs w:val="19"/>
              </w:rPr>
              <w:t>패턴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434343"/>
                <w:sz w:val="19"/>
                <w:szCs w:val="19"/>
              </w:rPr>
              <w:t>)</w:t>
            </w:r>
            <w:proofErr w:type="spellStart"/>
            <w:r>
              <w:rPr>
                <w:rFonts w:ascii="Arial Unicode MS" w:eastAsia="Arial Unicode MS" w:hAnsi="Arial Unicode MS" w:cs="Arial Unicode MS"/>
                <w:b/>
                <w:bCs/>
                <w:color w:val="434343"/>
                <w:sz w:val="19"/>
                <w:szCs w:val="19"/>
              </w:rPr>
              <w:t>를</w:t>
            </w:r>
            <w:proofErr w:type="spellEnd"/>
            <w:r>
              <w:rPr>
                <w:rFonts w:ascii="Arial Unicode MS" w:eastAsia="Arial Unicode MS" w:hAnsi="Arial Unicode MS" w:cs="Arial Unicode MS"/>
                <w:b/>
                <w:bCs/>
                <w:color w:val="434343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434343"/>
                <w:sz w:val="19"/>
                <w:szCs w:val="19"/>
              </w:rPr>
              <w:t>기본으로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434343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434343"/>
                <w:sz w:val="19"/>
                <w:szCs w:val="19"/>
              </w:rPr>
              <w:t>권장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>한다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 xml:space="preserve">. API 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>Gateway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>를</w:t>
            </w:r>
            <w:proofErr w:type="spellEnd"/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>대체하는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>세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>번째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>패턴은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 xml:space="preserve"> API 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>Gateway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>의</w:t>
            </w:r>
            <w:proofErr w:type="spellEnd"/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>기존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>기능을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 xml:space="preserve"> MCP 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>레이어에서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>모두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>대체해야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>하므로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>신중하게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>검토해야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>한다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>.</w:t>
            </w:r>
          </w:p>
        </w:tc>
      </w:tr>
    </w:tbl>
    <w:p w14:paraId="65893CB7" w14:textId="77777777" w:rsidR="00D80D8A" w:rsidRDefault="00D80D8A">
      <w:pPr>
        <w:rPr>
          <w:b/>
          <w:bCs/>
          <w:color w:val="000000"/>
          <w:sz w:val="26"/>
          <w:szCs w:val="26"/>
        </w:rPr>
      </w:pPr>
    </w:p>
    <w:p w14:paraId="5CEB225A" w14:textId="77777777" w:rsidR="00D80D8A" w:rsidRDefault="00BE6280">
      <w:pPr>
        <w:pStyle w:val="4"/>
        <w:keepNext w:val="0"/>
        <w:keepLines w:val="0"/>
      </w:pPr>
      <w:bookmarkStart w:id="113" w:name="_bsj13v2il8k" w:colFirst="0" w:colLast="0"/>
      <w:bookmarkEnd w:id="113"/>
      <w:r>
        <w:rPr>
          <w:rFonts w:ascii="Arial Unicode MS" w:eastAsia="Arial Unicode MS" w:hAnsi="Arial Unicode MS" w:cs="Arial Unicode MS"/>
        </w:rPr>
        <w:t xml:space="preserve">5.5.3 API </w:t>
      </w:r>
      <w:r>
        <w:rPr>
          <w:rFonts w:ascii="Arial Unicode MS" w:eastAsia="Arial Unicode MS" w:hAnsi="Arial Unicode MS" w:cs="Arial Unicode MS"/>
        </w:rPr>
        <w:t>유형별</w:t>
      </w:r>
      <w:r>
        <w:rPr>
          <w:rFonts w:ascii="Arial Unicode MS" w:eastAsia="Arial Unicode MS" w:hAnsi="Arial Unicode MS" w:cs="Arial Unicode MS"/>
        </w:rPr>
        <w:t xml:space="preserve"> MCP </w:t>
      </w:r>
      <w:proofErr w:type="spellStart"/>
      <w:r>
        <w:rPr>
          <w:rFonts w:ascii="Arial Unicode MS" w:eastAsia="Arial Unicode MS" w:hAnsi="Arial Unicode MS" w:cs="Arial Unicode MS"/>
        </w:rPr>
        <w:t>래핑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패턴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및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예상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공수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예시</w:t>
      </w:r>
      <w:r>
        <w:rPr>
          <w:rFonts w:ascii="Arial Unicode MS" w:eastAsia="Arial Unicode MS" w:hAnsi="Arial Unicode MS" w:cs="Arial Unicode MS"/>
        </w:rPr>
        <w:t xml:space="preserve"> (</w:t>
      </w:r>
      <w:r>
        <w:rPr>
          <w:rFonts w:ascii="Arial Unicode MS" w:eastAsia="Arial Unicode MS" w:hAnsi="Arial Unicode MS" w:cs="Arial Unicode MS"/>
        </w:rPr>
        <w:t>도구</w:t>
      </w:r>
      <w:r>
        <w:rPr>
          <w:rFonts w:ascii="Arial Unicode MS" w:eastAsia="Arial Unicode MS" w:hAnsi="Arial Unicode MS" w:cs="Arial Unicode MS"/>
        </w:rPr>
        <w:t xml:space="preserve">(Tool) </w:t>
      </w:r>
      <w:r>
        <w:rPr>
          <w:rFonts w:ascii="Arial Unicode MS" w:eastAsia="Arial Unicode MS" w:hAnsi="Arial Unicode MS" w:cs="Arial Unicode MS"/>
        </w:rPr>
        <w:t>당</w:t>
      </w:r>
      <w:r>
        <w:rPr>
          <w:rFonts w:ascii="Arial Unicode MS" w:eastAsia="Arial Unicode MS" w:hAnsi="Arial Unicode MS" w:cs="Arial Unicode MS"/>
        </w:rPr>
        <w:t>)</w:t>
      </w:r>
    </w:p>
    <w:p w14:paraId="4391C9C9" w14:textId="77777777" w:rsidR="00D80D8A" w:rsidRDefault="00BE6280">
      <w:pPr>
        <w:spacing w:before="60" w:after="60"/>
      </w:pPr>
      <w:r>
        <w:rPr>
          <w:rFonts w:ascii="Arial Unicode MS" w:eastAsia="Arial Unicode MS" w:hAnsi="Arial Unicode MS" w:cs="Arial Unicode MS"/>
        </w:rPr>
        <w:t>사내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레거시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시스템을</w:t>
      </w:r>
      <w:r>
        <w:rPr>
          <w:rFonts w:ascii="Arial Unicode MS" w:eastAsia="Arial Unicode MS" w:hAnsi="Arial Unicode MS" w:cs="Arial Unicode MS"/>
        </w:rPr>
        <w:t xml:space="preserve"> MCP </w:t>
      </w:r>
      <w:r>
        <w:rPr>
          <w:rFonts w:ascii="Arial Unicode MS" w:eastAsia="Arial Unicode MS" w:hAnsi="Arial Unicode MS" w:cs="Arial Unicode MS"/>
        </w:rPr>
        <w:t>서버로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래핑할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때</w:t>
      </w:r>
      <w:r>
        <w:rPr>
          <w:rFonts w:ascii="Arial Unicode MS" w:eastAsia="Arial Unicode MS" w:hAnsi="Arial Unicode MS" w:cs="Arial Unicode MS"/>
        </w:rPr>
        <w:t xml:space="preserve">, API </w:t>
      </w:r>
      <w:r>
        <w:rPr>
          <w:rFonts w:ascii="Arial Unicode MS" w:eastAsia="Arial Unicode MS" w:hAnsi="Arial Unicode MS" w:cs="Arial Unicode MS"/>
        </w:rPr>
        <w:t>유형별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접근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패턴과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현실적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공수를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정리한다</w:t>
      </w:r>
      <w:r>
        <w:rPr>
          <w:rFonts w:ascii="Arial Unicode MS" w:eastAsia="Arial Unicode MS" w:hAnsi="Arial Unicode MS" w:cs="Arial Unicode MS"/>
        </w:rPr>
        <w:t xml:space="preserve">. </w:t>
      </w:r>
      <w:proofErr w:type="spellStart"/>
      <w:r>
        <w:rPr>
          <w:rFonts w:ascii="Arial Unicode MS" w:eastAsia="Arial Unicode MS" w:hAnsi="Arial Unicode MS" w:cs="Arial Unicode MS"/>
        </w:rPr>
        <w:t>래핑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여부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판단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시</w:t>
      </w:r>
      <w:r>
        <w:rPr>
          <w:rFonts w:ascii="Arial Unicode MS" w:eastAsia="Arial Unicode MS" w:hAnsi="Arial Unicode MS" w:cs="Arial Unicode MS"/>
        </w:rPr>
        <w:t xml:space="preserve"> "</w:t>
      </w:r>
      <w:r>
        <w:rPr>
          <w:rFonts w:ascii="Arial Unicode MS" w:eastAsia="Arial Unicode MS" w:hAnsi="Arial Unicode MS" w:cs="Arial Unicode MS"/>
        </w:rPr>
        <w:t>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도구</w:t>
      </w:r>
      <w:r>
        <w:rPr>
          <w:rFonts w:ascii="Arial Unicode MS" w:eastAsia="Arial Unicode MS" w:hAnsi="Arial Unicode MS" w:cs="Arial Unicode MS"/>
        </w:rPr>
        <w:t>(Tool)</w:t>
      </w:r>
      <w:proofErr w:type="spellStart"/>
      <w:r>
        <w:rPr>
          <w:rFonts w:ascii="Arial Unicode MS" w:eastAsia="Arial Unicode MS" w:hAnsi="Arial Unicode MS" w:cs="Arial Unicode MS"/>
        </w:rPr>
        <w:t>를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향후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다른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Agent</w:t>
      </w:r>
      <w:proofErr w:type="spellEnd"/>
      <w:r>
        <w:rPr>
          <w:rFonts w:ascii="Arial Unicode MS" w:eastAsia="Arial Unicode MS" w:hAnsi="Arial Unicode MS" w:cs="Arial Unicode MS"/>
        </w:rPr>
        <w:t>/</w:t>
      </w:r>
      <w:r>
        <w:rPr>
          <w:rFonts w:ascii="Arial Unicode MS" w:eastAsia="Arial Unicode MS" w:hAnsi="Arial Unicode MS" w:cs="Arial Unicode MS"/>
        </w:rPr>
        <w:t>팀에서도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재사용할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가능성이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있는가</w:t>
      </w:r>
      <w:r>
        <w:rPr>
          <w:rFonts w:ascii="Arial Unicode MS" w:eastAsia="Arial Unicode MS" w:hAnsi="Arial Unicode MS" w:cs="Arial Unicode MS"/>
        </w:rPr>
        <w:t>?"</w:t>
      </w:r>
      <w:proofErr w:type="spellStart"/>
      <w:r>
        <w:rPr>
          <w:rFonts w:ascii="Arial Unicode MS" w:eastAsia="Arial Unicode MS" w:hAnsi="Arial Unicode MS" w:cs="Arial Unicode MS"/>
        </w:rPr>
        <w:t>를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우선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고려한다</w:t>
      </w:r>
      <w:r>
        <w:rPr>
          <w:rFonts w:ascii="Arial Unicode MS" w:eastAsia="Arial Unicode MS" w:hAnsi="Arial Unicode MS" w:cs="Arial Unicode MS"/>
        </w:rPr>
        <w:t xml:space="preserve">. </w:t>
      </w:r>
      <w:r>
        <w:rPr>
          <w:rFonts w:ascii="Arial Unicode MS" w:eastAsia="Arial Unicode MS" w:hAnsi="Arial Unicode MS" w:cs="Arial Unicode MS"/>
        </w:rPr>
        <w:t>재사용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가능성이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낮으면</w:t>
      </w:r>
      <w:r>
        <w:rPr>
          <w:rFonts w:ascii="Arial Unicode MS" w:eastAsia="Arial Unicode MS" w:hAnsi="Arial Unicode MS" w:cs="Arial Unicode MS"/>
        </w:rPr>
        <w:t xml:space="preserve"> FC </w:t>
      </w:r>
      <w:r>
        <w:rPr>
          <w:rFonts w:ascii="Arial Unicode MS" w:eastAsia="Arial Unicode MS" w:hAnsi="Arial Unicode MS" w:cs="Arial Unicode MS"/>
        </w:rPr>
        <w:t>직접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연동이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효율적일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있다</w:t>
      </w:r>
      <w:r>
        <w:rPr>
          <w:rFonts w:ascii="Arial Unicode MS" w:eastAsia="Arial Unicode MS" w:hAnsi="Arial Unicode MS" w:cs="Arial Unicode MS"/>
        </w:rPr>
        <w:t>.</w:t>
      </w:r>
      <w:r>
        <w:rPr>
          <w:rFonts w:ascii="Arial Unicode MS" w:eastAsia="Arial Unicode MS" w:hAnsi="Arial Unicode MS" w:cs="Arial Unicode MS"/>
        </w:rPr>
        <w:br/>
      </w:r>
    </w:p>
    <w:tbl>
      <w:tblPr>
        <w:tblStyle w:val="afffffa"/>
        <w:tblpPr w:leftFromText="180" w:rightFromText="180" w:topFromText="180" w:bottomFromText="180" w:vertAnchor="text" w:tblpX="-60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025"/>
      </w:tblGrid>
      <w:tr w:rsidR="00D80D8A" w14:paraId="0075B299" w14:textId="77777777">
        <w:trPr>
          <w:trHeight w:val="705"/>
        </w:trPr>
        <w:tc>
          <w:tcPr>
            <w:tcW w:w="9025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F6FDDC" w14:textId="77777777" w:rsidR="00D80D8A" w:rsidRDefault="00BE6280">
            <w:pPr>
              <w:spacing w:before="40" w:after="40"/>
              <w:rPr>
                <w:color w:val="1A5276"/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color w:val="1A5276"/>
                <w:sz w:val="18"/>
                <w:szCs w:val="18"/>
              </w:rPr>
              <w:t>[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1A5276"/>
                <w:sz w:val="18"/>
                <w:szCs w:val="18"/>
              </w:rPr>
              <w:t>참고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1A5276"/>
                <w:sz w:val="18"/>
                <w:szCs w:val="18"/>
              </w:rPr>
              <w:t>]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>아래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>공수는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>예시이며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>파일럿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>경험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>기반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>추정치이다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 xml:space="preserve">. 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>실제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>공수는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 xml:space="preserve"> API 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>문서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>품질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>인증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>방식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>네트워크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>환경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>테스트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>범위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>팀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>숙련도에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>따라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>달라질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>수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>있다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>.</w:t>
            </w:r>
          </w:p>
        </w:tc>
      </w:tr>
    </w:tbl>
    <w:p w14:paraId="3E514A9C" w14:textId="77777777" w:rsidR="00D80D8A" w:rsidRDefault="00D80D8A">
      <w:pPr>
        <w:spacing w:before="60" w:after="60"/>
        <w:rPr>
          <w:color w:val="333333"/>
        </w:rPr>
      </w:pPr>
    </w:p>
    <w:tbl>
      <w:tblPr>
        <w:tblStyle w:val="afffffb"/>
        <w:tblW w:w="901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60"/>
        <w:gridCol w:w="2940"/>
        <w:gridCol w:w="1455"/>
        <w:gridCol w:w="2760"/>
      </w:tblGrid>
      <w:tr w:rsidR="00D80D8A" w14:paraId="5B28B358" w14:textId="77777777">
        <w:trPr>
          <w:trHeight w:val="855"/>
        </w:trPr>
        <w:tc>
          <w:tcPr>
            <w:tcW w:w="18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A810E6" w14:textId="77777777" w:rsidR="00D80D8A" w:rsidRDefault="00BE6280">
            <w:pPr>
              <w:spacing w:before="240" w:after="240"/>
              <w:jc w:val="center"/>
              <w:rPr>
                <w:b/>
                <w:bCs/>
                <w:color w:val="FFFFFF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</w:rPr>
              <w:t>레거시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</w:rPr>
              <w:t xml:space="preserve"> API 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</w:rPr>
              <w:t>유형</w:t>
            </w:r>
          </w:p>
        </w:tc>
        <w:tc>
          <w:tcPr>
            <w:tcW w:w="2940" w:type="dxa"/>
            <w:tcBorders>
              <w:top w:val="single" w:sz="6" w:space="0" w:color="CCCCCC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9D1EC5" w14:textId="77777777" w:rsidR="00D80D8A" w:rsidRDefault="00BE6280">
            <w:pPr>
              <w:spacing w:before="240" w:after="240"/>
              <w:jc w:val="center"/>
              <w:rPr>
                <w:b/>
                <w:bCs/>
                <w:color w:val="FFFFFF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</w:rPr>
              <w:t xml:space="preserve">MCP </w:t>
            </w:r>
            <w:proofErr w:type="spellStart"/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</w:rPr>
              <w:t>래핑</w:t>
            </w:r>
            <w:proofErr w:type="spellEnd"/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</w:rPr>
              <w:t>패턴</w:t>
            </w:r>
          </w:p>
        </w:tc>
        <w:tc>
          <w:tcPr>
            <w:tcW w:w="1455" w:type="dxa"/>
            <w:tcBorders>
              <w:top w:val="single" w:sz="6" w:space="0" w:color="CCCCCC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B255E5" w14:textId="77777777" w:rsidR="00D80D8A" w:rsidRDefault="00BE6280">
            <w:pPr>
              <w:spacing w:before="240" w:after="240"/>
              <w:jc w:val="center"/>
              <w:rPr>
                <w:b/>
                <w:bCs/>
                <w:color w:val="FFFFFF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</w:rPr>
              <w:t>예상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</w:rPr>
              <w:t>공수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</w:rPr>
              <w:t xml:space="preserve"> (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</w:rPr>
              <w:t>도구당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</w:rPr>
              <w:t>)</w:t>
            </w:r>
          </w:p>
        </w:tc>
        <w:tc>
          <w:tcPr>
            <w:tcW w:w="2760" w:type="dxa"/>
            <w:tcBorders>
              <w:top w:val="single" w:sz="6" w:space="0" w:color="CCCCCC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95DC14" w14:textId="77777777" w:rsidR="00D80D8A" w:rsidRDefault="00BE6280">
            <w:pPr>
              <w:spacing w:before="240" w:after="240"/>
              <w:jc w:val="center"/>
              <w:rPr>
                <w:b/>
                <w:bCs/>
                <w:color w:val="FFFFFF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</w:rPr>
              <w:t>비고</w:t>
            </w:r>
          </w:p>
        </w:tc>
      </w:tr>
      <w:tr w:rsidR="00D80D8A" w14:paraId="7F885DAC" w14:textId="77777777">
        <w:trPr>
          <w:trHeight w:val="1035"/>
        </w:trPr>
        <w:tc>
          <w:tcPr>
            <w:tcW w:w="1860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752D21" w14:textId="77777777" w:rsidR="00D80D8A" w:rsidRDefault="00BE6280">
            <w:pPr>
              <w:spacing w:before="20" w:after="20"/>
              <w:rPr>
                <w:sz w:val="19"/>
                <w:szCs w:val="19"/>
              </w:rPr>
            </w:pP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>REST API (</w:t>
            </w: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>정상</w:t>
            </w: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>문서화</w:t>
            </w: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>)</w:t>
            </w:r>
          </w:p>
        </w:tc>
        <w:tc>
          <w:tcPr>
            <w:tcW w:w="2940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5135FD" w14:textId="77777777" w:rsidR="00D80D8A" w:rsidRDefault="00BE6280">
            <w:pPr>
              <w:spacing w:before="20" w:after="20"/>
              <w:rPr>
                <w:sz w:val="19"/>
                <w:szCs w:val="19"/>
              </w:rPr>
            </w:pPr>
            <w:proofErr w:type="spellStart"/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>OpenAPI</w:t>
            </w:r>
            <w:proofErr w:type="spellEnd"/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>스펙</w:t>
            </w: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 xml:space="preserve"> → MCP Tool </w:t>
            </w: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>스키마</w:t>
            </w: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>자동</w:t>
            </w: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>/</w:t>
            </w: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>반자동</w:t>
            </w: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>변환</w:t>
            </w: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 xml:space="preserve">. HTTP Proxy </w:t>
            </w: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>패턴</w:t>
            </w:r>
          </w:p>
        </w:tc>
        <w:tc>
          <w:tcPr>
            <w:tcW w:w="1455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90ED13" w14:textId="77777777" w:rsidR="00D80D8A" w:rsidRDefault="00BE6280">
            <w:pPr>
              <w:spacing w:before="20" w:after="20"/>
              <w:rPr>
                <w:sz w:val="19"/>
                <w:szCs w:val="19"/>
              </w:rPr>
            </w:pP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>1~2</w:t>
            </w: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>일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E3B44B" w14:textId="77777777" w:rsidR="00D80D8A" w:rsidRDefault="00BE6280">
            <w:pPr>
              <w:spacing w:before="20" w:after="20"/>
              <w:rPr>
                <w:sz w:val="19"/>
                <w:szCs w:val="19"/>
              </w:rPr>
            </w:pP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>가장</w:t>
            </w: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>단순한</w:t>
            </w: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>케이스</w:t>
            </w:r>
          </w:p>
        </w:tc>
      </w:tr>
      <w:tr w:rsidR="00D80D8A" w14:paraId="28EAA3B2" w14:textId="77777777">
        <w:trPr>
          <w:trHeight w:val="1035"/>
        </w:trPr>
        <w:tc>
          <w:tcPr>
            <w:tcW w:w="1860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7E8F6D" w14:textId="77777777" w:rsidR="00D80D8A" w:rsidRDefault="00BE6280">
            <w:pPr>
              <w:spacing w:before="20" w:after="20"/>
              <w:rPr>
                <w:sz w:val="19"/>
                <w:szCs w:val="19"/>
              </w:rPr>
            </w:pP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>REST API (</w:t>
            </w: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>문서</w:t>
            </w: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>미비</w:t>
            </w: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>)</w:t>
            </w:r>
          </w:p>
        </w:tc>
        <w:tc>
          <w:tcPr>
            <w:tcW w:w="2940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511519" w14:textId="77777777" w:rsidR="00D80D8A" w:rsidRDefault="00BE6280">
            <w:pPr>
              <w:spacing w:before="20" w:after="20"/>
              <w:rPr>
                <w:sz w:val="19"/>
                <w:szCs w:val="19"/>
              </w:rPr>
            </w:pP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 xml:space="preserve">API </w:t>
            </w:r>
            <w:proofErr w:type="spellStart"/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>탐색</w:t>
            </w: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>·</w:t>
            </w: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>스키마</w:t>
            </w:r>
            <w:proofErr w:type="spellEnd"/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>역공학</w:t>
            </w:r>
            <w:proofErr w:type="spellEnd"/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 xml:space="preserve"> → </w:t>
            </w: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>수동</w:t>
            </w: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 xml:space="preserve"> MCP Tool </w:t>
            </w: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>정의</w:t>
            </w: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 xml:space="preserve">. HTTP Proxy </w:t>
            </w: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>패턴</w:t>
            </w:r>
          </w:p>
        </w:tc>
        <w:tc>
          <w:tcPr>
            <w:tcW w:w="1455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A34B62" w14:textId="77777777" w:rsidR="00D80D8A" w:rsidRDefault="00BE6280">
            <w:pPr>
              <w:spacing w:before="20" w:after="20"/>
              <w:rPr>
                <w:sz w:val="19"/>
                <w:szCs w:val="19"/>
              </w:rPr>
            </w:pP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>3~5</w:t>
            </w: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>일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8FA646" w14:textId="77777777" w:rsidR="00D80D8A" w:rsidRDefault="00BE6280">
            <w:pPr>
              <w:spacing w:before="20" w:after="20"/>
              <w:rPr>
                <w:sz w:val="19"/>
                <w:szCs w:val="19"/>
              </w:rPr>
            </w:pP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>스키마</w:t>
            </w: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>역공학</w:t>
            </w:r>
            <w:proofErr w:type="spellEnd"/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>공수</w:t>
            </w: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>포함</w:t>
            </w:r>
          </w:p>
        </w:tc>
      </w:tr>
      <w:tr w:rsidR="00D80D8A" w14:paraId="797824D8" w14:textId="77777777">
        <w:trPr>
          <w:trHeight w:val="1035"/>
        </w:trPr>
        <w:tc>
          <w:tcPr>
            <w:tcW w:w="1860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96BC74" w14:textId="77777777" w:rsidR="00D80D8A" w:rsidRDefault="00BE6280">
            <w:pPr>
              <w:spacing w:before="20" w:after="20"/>
              <w:rPr>
                <w:sz w:val="19"/>
                <w:szCs w:val="19"/>
              </w:rPr>
            </w:pPr>
            <w:proofErr w:type="gramStart"/>
            <w:r>
              <w:rPr>
                <w:sz w:val="19"/>
                <w:szCs w:val="19"/>
              </w:rPr>
              <w:t>SOAP /</w:t>
            </w:r>
            <w:proofErr w:type="gramEnd"/>
            <w:r>
              <w:rPr>
                <w:sz w:val="19"/>
                <w:szCs w:val="19"/>
              </w:rPr>
              <w:t xml:space="preserve"> WSDL</w:t>
            </w:r>
          </w:p>
        </w:tc>
        <w:tc>
          <w:tcPr>
            <w:tcW w:w="2940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89158" w14:textId="77777777" w:rsidR="00D80D8A" w:rsidRDefault="00BE6280">
            <w:pPr>
              <w:spacing w:before="20" w:after="20"/>
              <w:rPr>
                <w:sz w:val="19"/>
                <w:szCs w:val="19"/>
              </w:rPr>
            </w:pP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 xml:space="preserve">WSDL → JSON </w:t>
            </w:r>
            <w:proofErr w:type="spellStart"/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>Schema</w:t>
            </w:r>
            <w:proofErr w:type="spellEnd"/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>변환</w:t>
            </w: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>레이어</w:t>
            </w: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>구축</w:t>
            </w: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 xml:space="preserve">. SOAP </w:t>
            </w: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>요청</w:t>
            </w: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>/</w:t>
            </w: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>응답을</w:t>
            </w: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 xml:space="preserve"> MCP Tool </w:t>
            </w:r>
            <w:proofErr w:type="spellStart"/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>I</w:t>
            </w:r>
            <w:proofErr w:type="spellEnd"/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>/</w:t>
            </w:r>
            <w:proofErr w:type="spellStart"/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>O</w:t>
            </w: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>로</w:t>
            </w:r>
            <w:proofErr w:type="spellEnd"/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>매핑</w:t>
            </w:r>
          </w:p>
        </w:tc>
        <w:tc>
          <w:tcPr>
            <w:tcW w:w="1455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7CC9B1" w14:textId="77777777" w:rsidR="00D80D8A" w:rsidRDefault="00BE6280">
            <w:pPr>
              <w:spacing w:before="20" w:after="20"/>
              <w:rPr>
                <w:sz w:val="19"/>
                <w:szCs w:val="19"/>
              </w:rPr>
            </w:pP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>3~5</w:t>
            </w: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>일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525448" w14:textId="77777777" w:rsidR="00D80D8A" w:rsidRDefault="00BE6280">
            <w:pPr>
              <w:spacing w:before="20" w:after="20"/>
              <w:rPr>
                <w:sz w:val="19"/>
                <w:szCs w:val="19"/>
              </w:rPr>
            </w:pP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 xml:space="preserve">XML↔JSON </w:t>
            </w: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>변환</w:t>
            </w: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>복잡도에</w:t>
            </w: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>따라</w:t>
            </w: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>증가</w:t>
            </w:r>
          </w:p>
        </w:tc>
      </w:tr>
      <w:tr w:rsidR="00D80D8A" w14:paraId="1C834616" w14:textId="77777777">
        <w:trPr>
          <w:trHeight w:val="1035"/>
        </w:trPr>
        <w:tc>
          <w:tcPr>
            <w:tcW w:w="1860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2A78BE" w14:textId="77777777" w:rsidR="00D80D8A" w:rsidRDefault="00BE6280">
            <w:pPr>
              <w:spacing w:before="20" w:after="2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SAP RFC/BAPI</w:t>
            </w:r>
          </w:p>
        </w:tc>
        <w:tc>
          <w:tcPr>
            <w:tcW w:w="2940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66D7AF" w14:textId="77777777" w:rsidR="00D80D8A" w:rsidRDefault="00BE6280">
            <w:pPr>
              <w:spacing w:before="20" w:after="20"/>
              <w:rPr>
                <w:sz w:val="19"/>
                <w:szCs w:val="19"/>
              </w:rPr>
            </w:pP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 xml:space="preserve">SAP </w:t>
            </w:r>
            <w:proofErr w:type="spellStart"/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>JCo</w:t>
            </w:r>
            <w:proofErr w:type="spellEnd"/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>/</w:t>
            </w:r>
            <w:proofErr w:type="spellStart"/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>NCo</w:t>
            </w:r>
            <w:proofErr w:type="spellEnd"/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>커넥터</w:t>
            </w: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 xml:space="preserve"> → </w:t>
            </w: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>중간</w:t>
            </w: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 xml:space="preserve"> REST </w:t>
            </w: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>서비스</w:t>
            </w: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 xml:space="preserve"> → MCP </w:t>
            </w: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>서버</w:t>
            </w: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 xml:space="preserve">. </w:t>
            </w: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>또는</w:t>
            </w: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 xml:space="preserve"> SAP BTP </w:t>
            </w:r>
            <w:proofErr w:type="spellStart"/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>Integration</w:t>
            </w:r>
            <w:proofErr w:type="spellEnd"/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>Suite</w:t>
            </w:r>
            <w:proofErr w:type="spellEnd"/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>활용</w:t>
            </w:r>
          </w:p>
        </w:tc>
        <w:tc>
          <w:tcPr>
            <w:tcW w:w="1455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6D1310" w14:textId="77777777" w:rsidR="00D80D8A" w:rsidRDefault="00BE6280">
            <w:pPr>
              <w:spacing w:before="20" w:after="20"/>
              <w:rPr>
                <w:sz w:val="19"/>
                <w:szCs w:val="19"/>
              </w:rPr>
            </w:pP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>5~10</w:t>
            </w: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>일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813961" w14:textId="77777777" w:rsidR="00D80D8A" w:rsidRDefault="00BE6280">
            <w:pPr>
              <w:spacing w:before="20" w:after="20"/>
              <w:rPr>
                <w:sz w:val="19"/>
                <w:szCs w:val="19"/>
              </w:rPr>
            </w:pP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 xml:space="preserve">SAP </w:t>
            </w: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>인증</w:t>
            </w: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 xml:space="preserve">(SSO/SNC) </w:t>
            </w: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>통합</w:t>
            </w: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>공수</w:t>
            </w: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>별도</w:t>
            </w:r>
          </w:p>
        </w:tc>
      </w:tr>
      <w:tr w:rsidR="00D80D8A" w14:paraId="25E53F98" w14:textId="77777777">
        <w:trPr>
          <w:trHeight w:val="1035"/>
        </w:trPr>
        <w:tc>
          <w:tcPr>
            <w:tcW w:w="1860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24799A" w14:textId="77777777" w:rsidR="00D80D8A" w:rsidRDefault="00BE6280">
            <w:pPr>
              <w:spacing w:before="20" w:after="20"/>
              <w:rPr>
                <w:sz w:val="19"/>
                <w:szCs w:val="19"/>
              </w:rPr>
            </w:pP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 xml:space="preserve">DB </w:t>
            </w: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>직접</w:t>
            </w: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>접근</w:t>
            </w: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 xml:space="preserve"> (SQL)</w:t>
            </w:r>
          </w:p>
        </w:tc>
        <w:tc>
          <w:tcPr>
            <w:tcW w:w="2940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5A1150" w14:textId="77777777" w:rsidR="00D80D8A" w:rsidRDefault="00BE6280">
            <w:pPr>
              <w:spacing w:before="20" w:after="20"/>
              <w:rPr>
                <w:sz w:val="19"/>
                <w:szCs w:val="19"/>
              </w:rPr>
            </w:pPr>
            <w:proofErr w:type="spellStart"/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>Read-only</w:t>
            </w:r>
            <w:proofErr w:type="spellEnd"/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>쿼리를</w:t>
            </w: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 xml:space="preserve"> MCP </w:t>
            </w:r>
            <w:proofErr w:type="spellStart"/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>Tool</w:t>
            </w: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>로</w:t>
            </w:r>
            <w:proofErr w:type="spellEnd"/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>노출</w:t>
            </w: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 xml:space="preserve">. </w:t>
            </w:r>
            <w:proofErr w:type="spellStart"/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>Parameterized</w:t>
            </w:r>
            <w:proofErr w:type="spellEnd"/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>query</w:t>
            </w: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>만</w:t>
            </w:r>
            <w:proofErr w:type="spellEnd"/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>허용</w:t>
            </w: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 xml:space="preserve"> (SQL </w:t>
            </w:r>
            <w:proofErr w:type="spellStart"/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>injection</w:t>
            </w:r>
            <w:proofErr w:type="spellEnd"/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>방지</w:t>
            </w: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>)</w:t>
            </w:r>
          </w:p>
        </w:tc>
        <w:tc>
          <w:tcPr>
            <w:tcW w:w="1455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571A61" w14:textId="77777777" w:rsidR="00D80D8A" w:rsidRDefault="00BE6280">
            <w:pPr>
              <w:spacing w:before="20" w:after="20"/>
              <w:rPr>
                <w:sz w:val="19"/>
                <w:szCs w:val="19"/>
              </w:rPr>
            </w:pP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>2~3</w:t>
            </w: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>일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BDFCA" w14:textId="77777777" w:rsidR="00D80D8A" w:rsidRDefault="00BE6280">
            <w:pPr>
              <w:spacing w:before="20" w:after="20"/>
              <w:rPr>
                <w:sz w:val="19"/>
                <w:szCs w:val="19"/>
              </w:rPr>
            </w:pPr>
            <w:proofErr w:type="spellStart"/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>Write</w:t>
            </w:r>
            <w:proofErr w:type="spellEnd"/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>권한</w:t>
            </w: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>노출</w:t>
            </w: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>시</w:t>
            </w: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>승인</w:t>
            </w: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>프로세스</w:t>
            </w: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>필수</w:t>
            </w:r>
          </w:p>
        </w:tc>
      </w:tr>
    </w:tbl>
    <w:p w14:paraId="66C583C2" w14:textId="77777777" w:rsidR="00D80D8A" w:rsidRDefault="00BE6280">
      <w:pPr>
        <w:spacing w:before="40" w:after="40"/>
      </w:pPr>
      <w:r>
        <w:t xml:space="preserve"> </w:t>
      </w:r>
    </w:p>
    <w:p w14:paraId="425C85A3" w14:textId="77777777" w:rsidR="00D80D8A" w:rsidRDefault="00BE6280">
      <w:pPr>
        <w:spacing w:before="280"/>
        <w:rPr>
          <w:b/>
          <w:bCs/>
        </w:rPr>
      </w:pPr>
      <w:proofErr w:type="spellStart"/>
      <w:r>
        <w:rPr>
          <w:rFonts w:ascii="Arial Unicode MS" w:eastAsia="Arial Unicode MS" w:hAnsi="Arial Unicode MS" w:cs="Arial Unicode MS"/>
          <w:b/>
          <w:bCs/>
        </w:rPr>
        <w:lastRenderedPageBreak/>
        <w:t>래핑</w:t>
      </w:r>
      <w:proofErr w:type="spellEnd"/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시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공통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고려사항</w:t>
      </w:r>
    </w:p>
    <w:tbl>
      <w:tblPr>
        <w:tblStyle w:val="afffffc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042"/>
        <w:gridCol w:w="6983"/>
      </w:tblGrid>
      <w:tr w:rsidR="00D80D8A" w14:paraId="5693CA78" w14:textId="77777777">
        <w:trPr>
          <w:trHeight w:val="420"/>
        </w:trPr>
        <w:tc>
          <w:tcPr>
            <w:tcW w:w="2042" w:type="dxa"/>
            <w:tcBorders>
              <w:top w:val="single" w:sz="6" w:space="0" w:color="F0F4F8"/>
              <w:left w:val="single" w:sz="6" w:space="0" w:color="F0F4F8"/>
              <w:bottom w:val="single" w:sz="6" w:space="0" w:color="F0F4F8"/>
              <w:right w:val="single" w:sz="6" w:space="0" w:color="F0F4F8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7FA816" w14:textId="77777777" w:rsidR="00D80D8A" w:rsidRDefault="00BE6280">
            <w:pPr>
              <w:spacing w:before="240" w:after="240"/>
              <w:jc w:val="center"/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  <w:sz w:val="20"/>
                <w:szCs w:val="20"/>
              </w:rPr>
              <w:t>항목</w:t>
            </w:r>
          </w:p>
        </w:tc>
        <w:tc>
          <w:tcPr>
            <w:tcW w:w="6982" w:type="dxa"/>
            <w:tcBorders>
              <w:top w:val="single" w:sz="6" w:space="0" w:color="F0F4F8"/>
              <w:left w:val="single" w:sz="6" w:space="0" w:color="F0F4F8"/>
              <w:bottom w:val="single" w:sz="6" w:space="0" w:color="F0F4F8"/>
              <w:right w:val="single" w:sz="6" w:space="0" w:color="F0F4F8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604715" w14:textId="77777777" w:rsidR="00D80D8A" w:rsidRDefault="00BE6280">
            <w:pPr>
              <w:spacing w:before="240" w:after="240"/>
              <w:jc w:val="center"/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  <w:sz w:val="20"/>
                <w:szCs w:val="20"/>
              </w:rPr>
              <w:t>상세</w:t>
            </w:r>
          </w:p>
        </w:tc>
      </w:tr>
      <w:tr w:rsidR="00D80D8A" w14:paraId="7E25F004" w14:textId="77777777">
        <w:trPr>
          <w:trHeight w:val="465"/>
        </w:trPr>
        <w:tc>
          <w:tcPr>
            <w:tcW w:w="2042" w:type="dxa"/>
            <w:tcBorders>
              <w:top w:val="single" w:sz="6" w:space="0" w:color="F0F4F8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CB2F43" w14:textId="77777777" w:rsidR="00D80D8A" w:rsidRDefault="00BE6280">
            <w:pPr>
              <w:spacing w:before="20" w:after="20"/>
              <w:rPr>
                <w:b/>
                <w:bCs/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sz w:val="20"/>
                <w:szCs w:val="20"/>
              </w:rPr>
              <w:t>인증</w:t>
            </w:r>
            <w:r>
              <w:rPr>
                <w:rFonts w:ascii="Arial Unicode MS" w:eastAsia="Arial Unicode MS" w:hAnsi="Arial Unicode MS" w:cs="Arial Unicode MS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  <w:sz w:val="20"/>
                <w:szCs w:val="20"/>
              </w:rPr>
              <w:t>통합</w:t>
            </w:r>
          </w:p>
        </w:tc>
        <w:tc>
          <w:tcPr>
            <w:tcW w:w="6982" w:type="dxa"/>
            <w:tcBorders>
              <w:top w:val="single" w:sz="6" w:space="0" w:color="F0F4F8"/>
              <w:left w:val="nil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E11D17" w14:textId="77777777" w:rsidR="00D80D8A" w:rsidRDefault="00BE6280">
            <w:pPr>
              <w:spacing w:before="20" w:after="20"/>
              <w:rPr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레거시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인증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↔ MCP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토큰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브릿징</w:t>
            </w:r>
            <w:proofErr w:type="spellEnd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.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인증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방식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매핑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설계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필수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.</w:t>
            </w:r>
          </w:p>
        </w:tc>
      </w:tr>
      <w:tr w:rsidR="00D80D8A" w14:paraId="08679E2C" w14:textId="77777777">
        <w:trPr>
          <w:trHeight w:val="465"/>
        </w:trPr>
        <w:tc>
          <w:tcPr>
            <w:tcW w:w="2042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75C28A" w14:textId="77777777" w:rsidR="00D80D8A" w:rsidRDefault="00BE6280">
            <w:pPr>
              <w:spacing w:before="20" w:after="20"/>
              <w:rPr>
                <w:b/>
                <w:bCs/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sz w:val="20"/>
                <w:szCs w:val="20"/>
              </w:rPr>
              <w:t>에러</w:t>
            </w:r>
            <w:r>
              <w:rPr>
                <w:rFonts w:ascii="Arial Unicode MS" w:eastAsia="Arial Unicode MS" w:hAnsi="Arial Unicode MS" w:cs="Arial Unicode MS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  <w:sz w:val="20"/>
                <w:szCs w:val="20"/>
              </w:rPr>
              <w:t>매핑</w:t>
            </w:r>
          </w:p>
        </w:tc>
        <w:tc>
          <w:tcPr>
            <w:tcW w:w="6982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B4EFFE" w14:textId="77777777" w:rsidR="00D80D8A" w:rsidRDefault="00BE6280">
            <w:pPr>
              <w:spacing w:before="20" w:after="20"/>
              <w:rPr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레거시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에러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코드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→ MCP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표준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에러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변환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. </w:t>
            </w:r>
            <w:proofErr w:type="spellStart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LLM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이</w:t>
            </w:r>
            <w:proofErr w:type="spellEnd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이해할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수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있는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메시지로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전환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.</w:t>
            </w:r>
          </w:p>
        </w:tc>
      </w:tr>
      <w:tr w:rsidR="00D80D8A" w14:paraId="74BC316C" w14:textId="77777777">
        <w:trPr>
          <w:trHeight w:val="750"/>
        </w:trPr>
        <w:tc>
          <w:tcPr>
            <w:tcW w:w="2042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2BA89F" w14:textId="77777777" w:rsidR="00D80D8A" w:rsidRDefault="00BE6280">
            <w:pPr>
              <w:spacing w:before="20" w:after="20"/>
              <w:rPr>
                <w:b/>
                <w:bCs/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sz w:val="20"/>
                <w:szCs w:val="20"/>
              </w:rPr>
              <w:t>타임아웃</w:t>
            </w:r>
            <w:r>
              <w:rPr>
                <w:rFonts w:ascii="Arial Unicode MS" w:eastAsia="Arial Unicode MS" w:hAnsi="Arial Unicode MS" w:cs="Arial Unicode MS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  <w:sz w:val="20"/>
                <w:szCs w:val="20"/>
              </w:rPr>
              <w:t>설계</w:t>
            </w:r>
          </w:p>
        </w:tc>
        <w:tc>
          <w:tcPr>
            <w:tcW w:w="6982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F09CCD" w14:textId="77777777" w:rsidR="00D80D8A" w:rsidRDefault="00BE6280">
            <w:pPr>
              <w:spacing w:before="20" w:after="20"/>
              <w:rPr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레거시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응답이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긴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경우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(SAP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등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) Progress </w:t>
            </w:r>
            <w:proofErr w:type="spellStart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notification</w:t>
            </w:r>
            <w:proofErr w:type="spellEnd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활용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검토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.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클라이언트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측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타임아웃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설정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.</w:t>
            </w:r>
          </w:p>
        </w:tc>
      </w:tr>
    </w:tbl>
    <w:p w14:paraId="72C0EAFA" w14:textId="77777777" w:rsidR="00D80D8A" w:rsidRDefault="00D80D8A">
      <w:pPr>
        <w:spacing w:before="40" w:after="40"/>
      </w:pPr>
    </w:p>
    <w:p w14:paraId="6E0364A4" w14:textId="77777777" w:rsidR="00D80D8A" w:rsidRDefault="00BE6280">
      <w:pPr>
        <w:spacing w:before="160" w:after="160"/>
      </w:pPr>
      <w:proofErr w:type="spellStart"/>
      <w:r>
        <w:rPr>
          <w:rFonts w:ascii="Arial Unicode MS" w:eastAsia="Arial Unicode MS" w:hAnsi="Arial Unicode MS" w:cs="Arial Unicode MS"/>
          <w:b/>
          <w:bCs/>
          <w:color w:val="2E5090"/>
        </w:rPr>
        <w:t>래핑</w:t>
      </w:r>
      <w:proofErr w:type="spellEnd"/>
      <w:r>
        <w:rPr>
          <w:rFonts w:ascii="Arial Unicode MS" w:eastAsia="Arial Unicode MS" w:hAnsi="Arial Unicode MS" w:cs="Arial Unicode MS"/>
          <w:b/>
          <w:bCs/>
          <w:color w:val="2E5090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color w:val="2E5090"/>
        </w:rPr>
        <w:t>전략을</w:t>
      </w:r>
      <w:r>
        <w:rPr>
          <w:rFonts w:ascii="Arial Unicode MS" w:eastAsia="Arial Unicode MS" w:hAnsi="Arial Unicode MS" w:cs="Arial Unicode MS"/>
          <w:b/>
          <w:bCs/>
          <w:color w:val="2E5090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color w:val="2E5090"/>
        </w:rPr>
        <w:t>확정했으면</w:t>
      </w:r>
      <w:r>
        <w:rPr>
          <w:rFonts w:ascii="Arial Unicode MS" w:eastAsia="Arial Unicode MS" w:hAnsi="Arial Unicode MS" w:cs="Arial Unicode MS"/>
          <w:b/>
          <w:bCs/>
          <w:color w:val="2E5090"/>
        </w:rPr>
        <w:t>, 5.6</w:t>
      </w:r>
      <w:r>
        <w:rPr>
          <w:rFonts w:ascii="Arial Unicode MS" w:eastAsia="Arial Unicode MS" w:hAnsi="Arial Unicode MS" w:cs="Arial Unicode MS"/>
          <w:b/>
          <w:bCs/>
          <w:color w:val="2E5090"/>
        </w:rPr>
        <w:t>에서</w:t>
      </w:r>
      <w:r>
        <w:rPr>
          <w:rFonts w:ascii="Arial Unicode MS" w:eastAsia="Arial Unicode MS" w:hAnsi="Arial Unicode MS" w:cs="Arial Unicode MS"/>
          <w:b/>
          <w:bCs/>
          <w:color w:val="2E5090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color w:val="2E5090"/>
        </w:rPr>
        <w:t>사용</w:t>
      </w:r>
      <w:r>
        <w:rPr>
          <w:rFonts w:ascii="Arial Unicode MS" w:eastAsia="Arial Unicode MS" w:hAnsi="Arial Unicode MS" w:cs="Arial Unicode MS"/>
          <w:b/>
          <w:bCs/>
          <w:color w:val="2E5090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color w:val="2E5090"/>
        </w:rPr>
        <w:t>중인</w:t>
      </w:r>
      <w:r>
        <w:rPr>
          <w:rFonts w:ascii="Arial Unicode MS" w:eastAsia="Arial Unicode MS" w:hAnsi="Arial Unicode MS" w:cs="Arial Unicode MS"/>
          <w:b/>
          <w:bCs/>
          <w:color w:val="2E5090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b/>
          <w:bCs/>
          <w:color w:val="2E5090"/>
        </w:rPr>
        <w:t>Framework</w:t>
      </w:r>
      <w:r>
        <w:rPr>
          <w:rFonts w:ascii="Arial Unicode MS" w:eastAsia="Arial Unicode MS" w:hAnsi="Arial Unicode MS" w:cs="Arial Unicode MS"/>
          <w:b/>
          <w:bCs/>
          <w:color w:val="2E5090"/>
        </w:rPr>
        <w:t>의</w:t>
      </w:r>
      <w:proofErr w:type="spellEnd"/>
      <w:r>
        <w:rPr>
          <w:rFonts w:ascii="Arial Unicode MS" w:eastAsia="Arial Unicode MS" w:hAnsi="Arial Unicode MS" w:cs="Arial Unicode MS"/>
          <w:b/>
          <w:bCs/>
          <w:color w:val="2E5090"/>
        </w:rPr>
        <w:t xml:space="preserve"> FC·MCP </w:t>
      </w:r>
      <w:r>
        <w:rPr>
          <w:rFonts w:ascii="Arial Unicode MS" w:eastAsia="Arial Unicode MS" w:hAnsi="Arial Unicode MS" w:cs="Arial Unicode MS"/>
          <w:b/>
          <w:bCs/>
          <w:color w:val="2E5090"/>
        </w:rPr>
        <w:t>지원</w:t>
      </w:r>
      <w:r>
        <w:rPr>
          <w:rFonts w:ascii="Arial Unicode MS" w:eastAsia="Arial Unicode MS" w:hAnsi="Arial Unicode MS" w:cs="Arial Unicode MS"/>
          <w:b/>
          <w:bCs/>
          <w:color w:val="2E5090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color w:val="2E5090"/>
        </w:rPr>
        <w:t>현황과</w:t>
      </w:r>
      <w:r>
        <w:rPr>
          <w:rFonts w:ascii="Arial Unicode MS" w:eastAsia="Arial Unicode MS" w:hAnsi="Arial Unicode MS" w:cs="Arial Unicode MS"/>
          <w:b/>
          <w:bCs/>
          <w:color w:val="2E5090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color w:val="2E5090"/>
        </w:rPr>
        <w:t>권장</w:t>
      </w:r>
      <w:r>
        <w:rPr>
          <w:rFonts w:ascii="Arial Unicode MS" w:eastAsia="Arial Unicode MS" w:hAnsi="Arial Unicode MS" w:cs="Arial Unicode MS"/>
          <w:b/>
          <w:bCs/>
          <w:color w:val="2E5090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color w:val="2E5090"/>
        </w:rPr>
        <w:t>조합을</w:t>
      </w:r>
      <w:r>
        <w:rPr>
          <w:rFonts w:ascii="Arial Unicode MS" w:eastAsia="Arial Unicode MS" w:hAnsi="Arial Unicode MS" w:cs="Arial Unicode MS"/>
          <w:b/>
          <w:bCs/>
          <w:color w:val="2E5090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color w:val="2E5090"/>
        </w:rPr>
        <w:t>확인한다</w:t>
      </w:r>
      <w:r>
        <w:rPr>
          <w:rFonts w:ascii="Arial Unicode MS" w:eastAsia="Arial Unicode MS" w:hAnsi="Arial Unicode MS" w:cs="Arial Unicode MS"/>
          <w:b/>
          <w:bCs/>
          <w:color w:val="2E5090"/>
        </w:rPr>
        <w:t>.</w:t>
      </w:r>
    </w:p>
    <w:p w14:paraId="1338D01B" w14:textId="77777777" w:rsidR="00D80D8A" w:rsidRDefault="00D80D8A">
      <w:pPr>
        <w:pStyle w:val="4"/>
        <w:spacing w:before="40" w:after="40"/>
      </w:pPr>
      <w:bookmarkStart w:id="114" w:name="_rsiqjixn01fq" w:colFirst="0" w:colLast="0"/>
      <w:bookmarkEnd w:id="114"/>
    </w:p>
    <w:p w14:paraId="05945E46" w14:textId="77777777" w:rsidR="00D80D8A" w:rsidRDefault="00BE6280">
      <w:pPr>
        <w:pStyle w:val="4"/>
        <w:spacing w:before="40" w:after="40"/>
      </w:pPr>
      <w:bookmarkStart w:id="115" w:name="_dxbwbwkwswzb" w:colFirst="0" w:colLast="0"/>
      <w:bookmarkEnd w:id="115"/>
      <w:r>
        <w:rPr>
          <w:rFonts w:ascii="Arial Unicode MS" w:eastAsia="Arial Unicode MS" w:hAnsi="Arial Unicode MS" w:cs="Arial Unicode MS"/>
        </w:rPr>
        <w:t xml:space="preserve">5.5.4 </w:t>
      </w:r>
      <w:r>
        <w:rPr>
          <w:rFonts w:ascii="Arial Unicode MS" w:eastAsia="Arial Unicode MS" w:hAnsi="Arial Unicode MS" w:cs="Arial Unicode MS"/>
        </w:rPr>
        <w:t>상태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관리</w:t>
      </w:r>
      <w:r>
        <w:rPr>
          <w:rFonts w:ascii="Arial Unicode MS" w:eastAsia="Arial Unicode MS" w:hAnsi="Arial Unicode MS" w:cs="Arial Unicode MS"/>
        </w:rPr>
        <w:t>(</w:t>
      </w:r>
      <w:proofErr w:type="spellStart"/>
      <w:r>
        <w:rPr>
          <w:rFonts w:ascii="Arial Unicode MS" w:eastAsia="Arial Unicode MS" w:hAnsi="Arial Unicode MS" w:cs="Arial Unicode MS"/>
        </w:rPr>
        <w:t>Stateful</w:t>
      </w:r>
      <w:proofErr w:type="spellEnd"/>
      <w:r>
        <w:rPr>
          <w:rFonts w:ascii="Arial Unicode MS" w:eastAsia="Arial Unicode MS" w:hAnsi="Arial Unicode MS" w:cs="Arial Unicode MS"/>
        </w:rPr>
        <w:t xml:space="preserve">) </w:t>
      </w:r>
      <w:r>
        <w:rPr>
          <w:rFonts w:ascii="Arial Unicode MS" w:eastAsia="Arial Unicode MS" w:hAnsi="Arial Unicode MS" w:cs="Arial Unicode MS"/>
        </w:rPr>
        <w:t>문제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대응</w:t>
      </w:r>
    </w:p>
    <w:p w14:paraId="27F15B54" w14:textId="77777777" w:rsidR="00D80D8A" w:rsidRDefault="00BE6280">
      <w:pPr>
        <w:spacing w:before="60" w:after="60"/>
      </w:pPr>
      <w:r>
        <w:rPr>
          <w:rFonts w:ascii="Arial Unicode MS" w:eastAsia="Arial Unicode MS" w:hAnsi="Arial Unicode MS" w:cs="Arial Unicode MS"/>
        </w:rPr>
        <w:t xml:space="preserve">HTTP </w:t>
      </w:r>
      <w:r>
        <w:rPr>
          <w:rFonts w:ascii="Arial Unicode MS" w:eastAsia="Arial Unicode MS" w:hAnsi="Arial Unicode MS" w:cs="Arial Unicode MS"/>
        </w:rPr>
        <w:t>기반</w:t>
      </w:r>
      <w:r>
        <w:rPr>
          <w:rFonts w:ascii="Arial Unicode MS" w:eastAsia="Arial Unicode MS" w:hAnsi="Arial Unicode MS" w:cs="Arial Unicode MS"/>
        </w:rPr>
        <w:t xml:space="preserve"> MCP </w:t>
      </w:r>
      <w:r>
        <w:rPr>
          <w:rFonts w:ascii="Arial Unicode MS" w:eastAsia="Arial Unicode MS" w:hAnsi="Arial Unicode MS" w:cs="Arial Unicode MS"/>
        </w:rPr>
        <w:t>통신은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요청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단위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처리에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적합하지만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레거시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시스템은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세션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기반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인증</w:t>
      </w:r>
      <w:r>
        <w:rPr>
          <w:rFonts w:ascii="Arial Unicode MS" w:eastAsia="Arial Unicode MS" w:hAnsi="Arial Unicode MS" w:cs="Arial Unicode MS"/>
        </w:rPr>
        <w:t xml:space="preserve">, </w:t>
      </w:r>
      <w:proofErr w:type="spellStart"/>
      <w:r>
        <w:rPr>
          <w:rFonts w:ascii="Arial Unicode MS" w:eastAsia="Arial Unicode MS" w:hAnsi="Arial Unicode MS" w:cs="Arial Unicode MS"/>
        </w:rPr>
        <w:t>페이지네이션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커서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트랜잭션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컨텍스트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등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상태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유지를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요구할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있다</w:t>
      </w:r>
      <w:r>
        <w:rPr>
          <w:rFonts w:ascii="Arial Unicode MS" w:eastAsia="Arial Unicode MS" w:hAnsi="Arial Unicode MS" w:cs="Arial Unicode MS"/>
        </w:rPr>
        <w:t xml:space="preserve">. </w:t>
      </w:r>
      <w:r>
        <w:rPr>
          <w:rFonts w:ascii="Arial Unicode MS" w:eastAsia="Arial Unicode MS" w:hAnsi="Arial Unicode MS" w:cs="Arial Unicode MS"/>
        </w:rPr>
        <w:t>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충돌에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대한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대응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패턴을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제시한다</w:t>
      </w:r>
      <w:r>
        <w:rPr>
          <w:rFonts w:ascii="Arial Unicode MS" w:eastAsia="Arial Unicode MS" w:hAnsi="Arial Unicode MS" w:cs="Arial Unicode MS"/>
        </w:rPr>
        <w:t>.</w:t>
      </w:r>
    </w:p>
    <w:p w14:paraId="71496C52" w14:textId="77777777" w:rsidR="00D80D8A" w:rsidRDefault="00D80D8A">
      <w:pPr>
        <w:spacing w:before="60" w:after="60"/>
      </w:pPr>
    </w:p>
    <w:tbl>
      <w:tblPr>
        <w:tblStyle w:val="afffffd"/>
        <w:tblW w:w="900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235"/>
        <w:gridCol w:w="3210"/>
        <w:gridCol w:w="3555"/>
      </w:tblGrid>
      <w:tr w:rsidR="00D80D8A" w14:paraId="3CDD356B" w14:textId="77777777">
        <w:trPr>
          <w:trHeight w:val="495"/>
        </w:trPr>
        <w:tc>
          <w:tcPr>
            <w:tcW w:w="223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CD7895" w14:textId="77777777" w:rsidR="00D80D8A" w:rsidRDefault="00BE6280">
            <w:pPr>
              <w:spacing w:before="240" w:after="240"/>
              <w:jc w:val="center"/>
              <w:rPr>
                <w:b/>
                <w:bCs/>
                <w:color w:val="FFFFFF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</w:rPr>
              <w:t>상태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</w:rPr>
              <w:t>유형</w:t>
            </w:r>
          </w:p>
        </w:tc>
        <w:tc>
          <w:tcPr>
            <w:tcW w:w="3210" w:type="dxa"/>
            <w:tcBorders>
              <w:top w:val="single" w:sz="6" w:space="0" w:color="CCCCCC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97AA18" w14:textId="77777777" w:rsidR="00D80D8A" w:rsidRDefault="00BE6280">
            <w:pPr>
              <w:spacing w:before="240" w:after="240"/>
              <w:jc w:val="center"/>
              <w:rPr>
                <w:b/>
                <w:bCs/>
                <w:color w:val="FFFFFF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</w:rPr>
              <w:t>대응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</w:rPr>
              <w:t>패턴</w:t>
            </w:r>
          </w:p>
        </w:tc>
        <w:tc>
          <w:tcPr>
            <w:tcW w:w="3555" w:type="dxa"/>
            <w:tcBorders>
              <w:top w:val="single" w:sz="6" w:space="0" w:color="CCCCCC"/>
              <w:left w:val="nil"/>
              <w:bottom w:val="single" w:sz="6" w:space="0" w:color="CCCCCC"/>
              <w:right w:val="single" w:sz="6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653CDF" w14:textId="77777777" w:rsidR="00D80D8A" w:rsidRDefault="00BE6280">
            <w:pPr>
              <w:spacing w:before="240" w:after="240"/>
              <w:jc w:val="center"/>
              <w:rPr>
                <w:b/>
                <w:bCs/>
                <w:color w:val="FFFFFF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</w:rPr>
              <w:t>주의점</w:t>
            </w:r>
          </w:p>
        </w:tc>
      </w:tr>
      <w:tr w:rsidR="00D80D8A" w14:paraId="60BDA2F2" w14:textId="77777777">
        <w:trPr>
          <w:trHeight w:val="1320"/>
        </w:trPr>
        <w:tc>
          <w:tcPr>
            <w:tcW w:w="2235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570DD6" w14:textId="77777777" w:rsidR="00D80D8A" w:rsidRDefault="00BE6280">
            <w:pPr>
              <w:spacing w:before="20" w:after="20"/>
              <w:rPr>
                <w:sz w:val="19"/>
                <w:szCs w:val="19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sz w:val="19"/>
                <w:szCs w:val="19"/>
              </w:rPr>
              <w:t>세션</w:t>
            </w:r>
            <w:r>
              <w:rPr>
                <w:rFonts w:ascii="Arial Unicode MS" w:eastAsia="Arial Unicode MS" w:hAnsi="Arial Unicode MS" w:cs="Arial Unicode MS"/>
                <w:b/>
                <w:bCs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  <w:sz w:val="19"/>
                <w:szCs w:val="19"/>
              </w:rPr>
              <w:t>기반</w:t>
            </w:r>
            <w:r>
              <w:rPr>
                <w:rFonts w:ascii="Arial Unicode MS" w:eastAsia="Arial Unicode MS" w:hAnsi="Arial Unicode MS" w:cs="Arial Unicode MS"/>
                <w:b/>
                <w:bCs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  <w:sz w:val="19"/>
                <w:szCs w:val="19"/>
              </w:rPr>
              <w:t>인증</w:t>
            </w: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 xml:space="preserve"> (SAP RFC </w:t>
            </w: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>등</w:t>
            </w: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>)</w:t>
            </w:r>
          </w:p>
        </w:tc>
        <w:tc>
          <w:tcPr>
            <w:tcW w:w="3210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BA748D" w14:textId="77777777" w:rsidR="00D80D8A" w:rsidRDefault="00BE6280">
            <w:pPr>
              <w:spacing w:before="20" w:after="20"/>
              <w:rPr>
                <w:sz w:val="19"/>
                <w:szCs w:val="19"/>
              </w:rPr>
            </w:pP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 xml:space="preserve">MCP </w:t>
            </w: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>서버</w:t>
            </w: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>내부에</w:t>
            </w: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>세션</w:t>
            </w: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>풀</w:t>
            </w: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>(</w:t>
            </w:r>
            <w:proofErr w:type="spellStart"/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>Session</w:t>
            </w:r>
            <w:proofErr w:type="spellEnd"/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>Pool</w:t>
            </w:r>
            <w:proofErr w:type="spellEnd"/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 xml:space="preserve">) </w:t>
            </w: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>구현</w:t>
            </w: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 xml:space="preserve">. </w:t>
            </w: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>연결</w:t>
            </w: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>재사용으로</w:t>
            </w: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>성능</w:t>
            </w: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>최적화</w:t>
            </w: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 xml:space="preserve">. </w:t>
            </w: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>세션</w:t>
            </w: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 xml:space="preserve"> TTL </w:t>
            </w: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>및</w:t>
            </w: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>자동</w:t>
            </w: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>갱신</w:t>
            </w: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>로직</w:t>
            </w: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>필요</w:t>
            </w: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>.</w:t>
            </w:r>
          </w:p>
        </w:tc>
        <w:tc>
          <w:tcPr>
            <w:tcW w:w="3555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162CB4" w14:textId="77777777" w:rsidR="00D80D8A" w:rsidRDefault="00BE6280">
            <w:pPr>
              <w:spacing w:before="20" w:after="20"/>
              <w:rPr>
                <w:sz w:val="19"/>
                <w:szCs w:val="19"/>
              </w:rPr>
            </w:pP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>세션</w:t>
            </w: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>풀</w:t>
            </w: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>고갈</w:t>
            </w: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>시</w:t>
            </w: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 xml:space="preserve"> MCP </w:t>
            </w: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>서버</w:t>
            </w: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>스케일아웃에</w:t>
            </w: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>비례하여</w:t>
            </w: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>확장</w:t>
            </w:r>
          </w:p>
        </w:tc>
      </w:tr>
      <w:tr w:rsidR="00D80D8A" w14:paraId="393A07CA" w14:textId="77777777">
        <w:trPr>
          <w:trHeight w:val="1035"/>
        </w:trPr>
        <w:tc>
          <w:tcPr>
            <w:tcW w:w="2235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210889" w14:textId="77777777" w:rsidR="00D80D8A" w:rsidRDefault="00BE6280">
            <w:pPr>
              <w:spacing w:before="20" w:after="20"/>
              <w:rPr>
                <w:b/>
                <w:bCs/>
                <w:sz w:val="19"/>
                <w:szCs w:val="19"/>
              </w:rPr>
            </w:pPr>
            <w:proofErr w:type="spellStart"/>
            <w:r>
              <w:rPr>
                <w:rFonts w:ascii="Arial Unicode MS" w:eastAsia="Arial Unicode MS" w:hAnsi="Arial Unicode MS" w:cs="Arial Unicode MS"/>
                <w:b/>
                <w:bCs/>
                <w:sz w:val="19"/>
                <w:szCs w:val="19"/>
              </w:rPr>
              <w:t>페이지네이션</w:t>
            </w:r>
            <w:proofErr w:type="spellEnd"/>
            <w:r>
              <w:rPr>
                <w:rFonts w:ascii="Arial Unicode MS" w:eastAsia="Arial Unicode MS" w:hAnsi="Arial Unicode MS" w:cs="Arial Unicode MS"/>
                <w:b/>
                <w:bCs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  <w:sz w:val="19"/>
                <w:szCs w:val="19"/>
              </w:rPr>
              <w:t>커서</w:t>
            </w:r>
          </w:p>
        </w:tc>
        <w:tc>
          <w:tcPr>
            <w:tcW w:w="3210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515BD2" w14:textId="77777777" w:rsidR="00D80D8A" w:rsidRDefault="00BE6280">
            <w:pPr>
              <w:spacing w:before="20" w:after="20"/>
              <w:rPr>
                <w:sz w:val="19"/>
                <w:szCs w:val="19"/>
              </w:rPr>
            </w:pP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>MCP Tool</w:t>
            </w: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>의</w:t>
            </w: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>입력</w:t>
            </w: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>파라미터에</w:t>
            </w: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>cursor</w:t>
            </w:r>
            <w:proofErr w:type="spellEnd"/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>/</w:t>
            </w:r>
            <w:proofErr w:type="spellStart"/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>offset</w:t>
            </w: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>을</w:t>
            </w:r>
            <w:proofErr w:type="spellEnd"/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>포함하여</w:t>
            </w: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>클라이언트가</w:t>
            </w: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>관리</w:t>
            </w: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 xml:space="preserve">. </w:t>
            </w: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>서버는</w:t>
            </w: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>무상태</w:t>
            </w:r>
            <w:proofErr w:type="spellEnd"/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>유지</w:t>
            </w: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>.</w:t>
            </w:r>
          </w:p>
        </w:tc>
        <w:tc>
          <w:tcPr>
            <w:tcW w:w="3555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3C37EA" w14:textId="77777777" w:rsidR="00D80D8A" w:rsidRDefault="00BE6280">
            <w:pPr>
              <w:spacing w:before="20" w:after="20"/>
              <w:rPr>
                <w:sz w:val="19"/>
                <w:szCs w:val="19"/>
              </w:rPr>
            </w:pPr>
            <w:proofErr w:type="spellStart"/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>LLM</w:t>
            </w: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>이</w:t>
            </w:r>
            <w:proofErr w:type="spellEnd"/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>커서를</w:t>
            </w: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>올바르게</w:t>
            </w: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>사용하도록</w:t>
            </w: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 xml:space="preserve"> Tool </w:t>
            </w:r>
            <w:proofErr w:type="spellStart"/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>description</w:t>
            </w: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>에</w:t>
            </w:r>
            <w:proofErr w:type="spellEnd"/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>명확히</w:t>
            </w: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>기술</w:t>
            </w:r>
          </w:p>
        </w:tc>
      </w:tr>
      <w:tr w:rsidR="00D80D8A" w14:paraId="5E507504" w14:textId="77777777">
        <w:trPr>
          <w:trHeight w:val="1035"/>
        </w:trPr>
        <w:tc>
          <w:tcPr>
            <w:tcW w:w="2235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49ACEC" w14:textId="77777777" w:rsidR="00D80D8A" w:rsidRDefault="00BE6280">
            <w:pPr>
              <w:spacing w:before="20" w:after="20"/>
              <w:rPr>
                <w:b/>
                <w:bCs/>
                <w:sz w:val="19"/>
                <w:szCs w:val="19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sz w:val="19"/>
                <w:szCs w:val="19"/>
              </w:rPr>
              <w:t>트랜잭션</w:t>
            </w:r>
            <w:r>
              <w:rPr>
                <w:rFonts w:ascii="Arial Unicode MS" w:eastAsia="Arial Unicode MS" w:hAnsi="Arial Unicode MS" w:cs="Arial Unicode MS"/>
                <w:b/>
                <w:bCs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  <w:sz w:val="19"/>
                <w:szCs w:val="19"/>
              </w:rPr>
              <w:t>컨텍스트</w:t>
            </w:r>
          </w:p>
        </w:tc>
        <w:tc>
          <w:tcPr>
            <w:tcW w:w="3210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7B99B9" w14:textId="77777777" w:rsidR="00D80D8A" w:rsidRDefault="00BE6280">
            <w:pPr>
              <w:spacing w:before="20" w:after="20"/>
              <w:rPr>
                <w:sz w:val="19"/>
                <w:szCs w:val="19"/>
              </w:rPr>
            </w:pP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 xml:space="preserve">MCP </w:t>
            </w: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>서버</w:t>
            </w: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>내부에</w:t>
            </w: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>단기</w:t>
            </w: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>컨텍스트</w:t>
            </w: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>저장소</w:t>
            </w: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>(</w:t>
            </w:r>
            <w:proofErr w:type="spellStart"/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>Redis</w:t>
            </w:r>
            <w:proofErr w:type="spellEnd"/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>등</w:t>
            </w: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 xml:space="preserve">) </w:t>
            </w: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>운영</w:t>
            </w: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 xml:space="preserve">. </w:t>
            </w:r>
            <w:proofErr w:type="spellStart"/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>transaction_id</w:t>
            </w: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>를</w:t>
            </w:r>
            <w:proofErr w:type="spellEnd"/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>키로</w:t>
            </w: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>상태</w:t>
            </w: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>관리</w:t>
            </w: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>.</w:t>
            </w:r>
          </w:p>
        </w:tc>
        <w:tc>
          <w:tcPr>
            <w:tcW w:w="3555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C52CB2" w14:textId="77777777" w:rsidR="00D80D8A" w:rsidRDefault="00BE6280">
            <w:pPr>
              <w:spacing w:before="20" w:after="20"/>
              <w:rPr>
                <w:sz w:val="19"/>
                <w:szCs w:val="19"/>
              </w:rPr>
            </w:pP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 xml:space="preserve">TTL </w:t>
            </w: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>설정으로</w:t>
            </w: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>누적</w:t>
            </w: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>방지</w:t>
            </w: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 xml:space="preserve">. </w:t>
            </w: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>장애</w:t>
            </w: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>시</w:t>
            </w: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>자동</w:t>
            </w: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>롤백</w:t>
            </w: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>설계</w:t>
            </w:r>
          </w:p>
        </w:tc>
      </w:tr>
      <w:tr w:rsidR="00D80D8A" w14:paraId="04195299" w14:textId="77777777">
        <w:trPr>
          <w:trHeight w:val="1035"/>
        </w:trPr>
        <w:tc>
          <w:tcPr>
            <w:tcW w:w="2235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A5F7D0" w14:textId="77777777" w:rsidR="00D80D8A" w:rsidRDefault="00BE6280">
            <w:pPr>
              <w:spacing w:before="20" w:after="20"/>
              <w:rPr>
                <w:b/>
                <w:bCs/>
                <w:sz w:val="19"/>
                <w:szCs w:val="19"/>
              </w:rPr>
            </w:pPr>
            <w:proofErr w:type="spellStart"/>
            <w:r>
              <w:rPr>
                <w:rFonts w:ascii="Arial Unicode MS" w:eastAsia="Arial Unicode MS" w:hAnsi="Arial Unicode MS" w:cs="Arial Unicode MS"/>
                <w:b/>
                <w:bCs/>
                <w:sz w:val="19"/>
                <w:szCs w:val="19"/>
              </w:rPr>
              <w:t>OAuth</w:t>
            </w:r>
            <w:proofErr w:type="spellEnd"/>
            <w:r>
              <w:rPr>
                <w:rFonts w:ascii="Arial Unicode MS" w:eastAsia="Arial Unicode MS" w:hAnsi="Arial Unicode MS" w:cs="Arial Unicode MS"/>
                <w:b/>
                <w:bCs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  <w:sz w:val="19"/>
                <w:szCs w:val="19"/>
              </w:rPr>
              <w:t>토큰</w:t>
            </w:r>
            <w:r>
              <w:rPr>
                <w:rFonts w:ascii="Arial Unicode MS" w:eastAsia="Arial Unicode MS" w:hAnsi="Arial Unicode MS" w:cs="Arial Unicode MS"/>
                <w:b/>
                <w:bCs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b/>
                <w:bCs/>
                <w:sz w:val="19"/>
                <w:szCs w:val="19"/>
              </w:rPr>
              <w:t>캐싱</w:t>
            </w:r>
            <w:proofErr w:type="spellEnd"/>
          </w:p>
        </w:tc>
        <w:tc>
          <w:tcPr>
            <w:tcW w:w="3210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20CCD7" w14:textId="77777777" w:rsidR="00D80D8A" w:rsidRDefault="00BE6280">
            <w:pPr>
              <w:spacing w:before="20" w:after="20"/>
              <w:rPr>
                <w:sz w:val="19"/>
                <w:szCs w:val="19"/>
              </w:rPr>
            </w:pP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 xml:space="preserve">MCP </w:t>
            </w: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>서버가</w:t>
            </w: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>토큰</w:t>
            </w: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>저장소를</w:t>
            </w: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>관리</w:t>
            </w: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 xml:space="preserve">. </w:t>
            </w: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>토큰</w:t>
            </w: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>만료</w:t>
            </w: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>전</w:t>
            </w: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>자동</w:t>
            </w: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>갱신</w:t>
            </w: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 xml:space="preserve">. </w:t>
            </w: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>민감</w:t>
            </w: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>토큰은</w:t>
            </w: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>암호화</w:t>
            </w: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>저장</w:t>
            </w: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>.</w:t>
            </w:r>
          </w:p>
        </w:tc>
        <w:tc>
          <w:tcPr>
            <w:tcW w:w="3555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5F2B9F" w14:textId="77777777" w:rsidR="00D80D8A" w:rsidRDefault="00BE6280">
            <w:pPr>
              <w:spacing w:before="20" w:after="20"/>
              <w:rPr>
                <w:sz w:val="19"/>
                <w:szCs w:val="19"/>
              </w:rPr>
            </w:pP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>토큰</w:t>
            </w: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>갱신</w:t>
            </w: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>실패</w:t>
            </w: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>시</w:t>
            </w: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>재인증</w:t>
            </w:r>
            <w:proofErr w:type="spellEnd"/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>플로우</w:t>
            </w: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>설계</w:t>
            </w: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9"/>
                <w:szCs w:val="19"/>
              </w:rPr>
              <w:t>필요</w:t>
            </w:r>
          </w:p>
        </w:tc>
      </w:tr>
    </w:tbl>
    <w:p w14:paraId="5A827745" w14:textId="77777777" w:rsidR="00D80D8A" w:rsidRDefault="00D80D8A">
      <w:pPr>
        <w:spacing w:before="240" w:after="240"/>
      </w:pPr>
    </w:p>
    <w:p w14:paraId="5A267B0A" w14:textId="77777777" w:rsidR="00D80D8A" w:rsidRDefault="00BE6280">
      <w:pPr>
        <w:pStyle w:val="3"/>
      </w:pPr>
      <w:bookmarkStart w:id="116" w:name="_2us80bfmt6c3" w:colFirst="0" w:colLast="0"/>
      <w:bookmarkEnd w:id="116"/>
      <w:r>
        <w:rPr>
          <w:rFonts w:ascii="Arial Unicode MS" w:eastAsia="Arial Unicode MS" w:hAnsi="Arial Unicode MS" w:cs="Arial Unicode MS"/>
        </w:rPr>
        <w:lastRenderedPageBreak/>
        <w:t xml:space="preserve">5.6 </w:t>
      </w:r>
      <w:proofErr w:type="spellStart"/>
      <w:r>
        <w:rPr>
          <w:rFonts w:ascii="Arial Unicode MS" w:eastAsia="Arial Unicode MS" w:hAnsi="Arial Unicode MS" w:cs="Arial Unicode MS"/>
        </w:rPr>
        <w:t>Framework</w:t>
      </w:r>
      <w:r>
        <w:rPr>
          <w:rFonts w:ascii="Arial Unicode MS" w:eastAsia="Arial Unicode MS" w:hAnsi="Arial Unicode MS" w:cs="Arial Unicode MS"/>
        </w:rPr>
        <w:t>별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지원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현황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및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권장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조합</w:t>
      </w:r>
    </w:p>
    <w:p w14:paraId="114B1AD5" w14:textId="77777777" w:rsidR="00D80D8A" w:rsidRDefault="00BE6280">
      <w:pPr>
        <w:spacing w:before="60" w:after="60"/>
      </w:pPr>
      <w:r>
        <w:rPr>
          <w:rFonts w:ascii="Arial Unicode MS" w:eastAsia="Arial Unicode MS" w:hAnsi="Arial Unicode MS" w:cs="Arial Unicode MS"/>
        </w:rPr>
        <w:t xml:space="preserve">FC </w:t>
      </w:r>
      <w:proofErr w:type="spellStart"/>
      <w:r>
        <w:rPr>
          <w:rFonts w:ascii="Arial Unicode MS" w:eastAsia="Arial Unicode MS" w:hAnsi="Arial Unicode MS" w:cs="Arial Unicode MS"/>
        </w:rPr>
        <w:t>vs</w:t>
      </w:r>
      <w:proofErr w:type="spellEnd"/>
      <w:r>
        <w:rPr>
          <w:rFonts w:ascii="Arial Unicode MS" w:eastAsia="Arial Unicode MS" w:hAnsi="Arial Unicode MS" w:cs="Arial Unicode MS"/>
        </w:rPr>
        <w:t xml:space="preserve"> FC+MCP </w:t>
      </w:r>
      <w:r>
        <w:rPr>
          <w:rFonts w:ascii="Arial Unicode MS" w:eastAsia="Arial Unicode MS" w:hAnsi="Arial Unicode MS" w:cs="Arial Unicode MS"/>
        </w:rPr>
        <w:t>의사결정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참고할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있도록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주요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Framework</w:t>
      </w:r>
      <w:r>
        <w:rPr>
          <w:rFonts w:ascii="Arial Unicode MS" w:eastAsia="Arial Unicode MS" w:hAnsi="Arial Unicode MS" w:cs="Arial Unicode MS"/>
        </w:rPr>
        <w:t>의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 xml:space="preserve">FC·MCP </w:t>
      </w:r>
      <w:r>
        <w:rPr>
          <w:rFonts w:ascii="Arial Unicode MS" w:eastAsia="Arial Unicode MS" w:hAnsi="Arial Unicode MS" w:cs="Arial Unicode MS"/>
        </w:rPr>
        <w:t>지원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현황과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권장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조합을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정리한다</w:t>
      </w:r>
      <w:r>
        <w:rPr>
          <w:rFonts w:ascii="Arial Unicode MS" w:eastAsia="Arial Unicode MS" w:hAnsi="Arial Unicode MS" w:cs="Arial Unicode MS"/>
        </w:rPr>
        <w:t xml:space="preserve">. </w:t>
      </w:r>
      <w:r>
        <w:rPr>
          <w:rFonts w:ascii="Arial Unicode MS" w:eastAsia="Arial Unicode MS" w:hAnsi="Arial Unicode MS" w:cs="Arial Unicode MS"/>
        </w:rPr>
        <w:t>각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Framework</w:t>
      </w:r>
      <w:r>
        <w:rPr>
          <w:rFonts w:ascii="Arial Unicode MS" w:eastAsia="Arial Unicode MS" w:hAnsi="Arial Unicode MS" w:cs="Arial Unicode MS"/>
        </w:rPr>
        <w:t>의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상세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스펙은</w:t>
      </w:r>
      <w:r>
        <w:rPr>
          <w:rFonts w:ascii="Arial Unicode MS" w:eastAsia="Arial Unicode MS" w:hAnsi="Arial Unicode MS" w:cs="Arial Unicode MS"/>
        </w:rPr>
        <w:t xml:space="preserve"> 4.3</w:t>
      </w:r>
      <w:r>
        <w:rPr>
          <w:rFonts w:ascii="Arial Unicode MS" w:eastAsia="Arial Unicode MS" w:hAnsi="Arial Unicode MS" w:cs="Arial Unicode MS"/>
        </w:rPr>
        <w:t>절을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참조한다</w:t>
      </w:r>
      <w:r>
        <w:rPr>
          <w:rFonts w:ascii="Arial Unicode MS" w:eastAsia="Arial Unicode MS" w:hAnsi="Arial Unicode MS" w:cs="Arial Unicode MS"/>
        </w:rPr>
        <w:t xml:space="preserve">. </w:t>
      </w:r>
    </w:p>
    <w:tbl>
      <w:tblPr>
        <w:tblStyle w:val="afffffe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07"/>
        <w:gridCol w:w="1187"/>
        <w:gridCol w:w="2579"/>
        <w:gridCol w:w="1289"/>
        <w:gridCol w:w="2463"/>
      </w:tblGrid>
      <w:tr w:rsidR="00D80D8A" w14:paraId="70C211E7" w14:textId="77777777">
        <w:trPr>
          <w:trHeight w:val="420"/>
        </w:trPr>
        <w:tc>
          <w:tcPr>
            <w:tcW w:w="1506" w:type="dxa"/>
            <w:tcBorders>
              <w:top w:val="single" w:sz="6" w:space="0" w:color="F0F4F8"/>
              <w:left w:val="single" w:sz="6" w:space="0" w:color="F0F4F8"/>
              <w:bottom w:val="single" w:sz="6" w:space="0" w:color="F0F4F8"/>
              <w:right w:val="single" w:sz="6" w:space="0" w:color="F0F4F8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511BF3" w14:textId="77777777" w:rsidR="00D80D8A" w:rsidRDefault="00BE6280">
            <w:pPr>
              <w:spacing w:before="240" w:after="240"/>
              <w:jc w:val="center"/>
              <w:rPr>
                <w:b/>
                <w:bCs/>
                <w:color w:val="FFFFFF"/>
                <w:sz w:val="20"/>
                <w:szCs w:val="20"/>
              </w:rPr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Framework</w:t>
            </w:r>
            <w:proofErr w:type="spellEnd"/>
          </w:p>
        </w:tc>
        <w:tc>
          <w:tcPr>
            <w:tcW w:w="1187" w:type="dxa"/>
            <w:tcBorders>
              <w:top w:val="single" w:sz="6" w:space="0" w:color="F0F4F8"/>
              <w:left w:val="single" w:sz="6" w:space="0" w:color="F0F4F8"/>
              <w:bottom w:val="single" w:sz="6" w:space="0" w:color="F0F4F8"/>
              <w:right w:val="single" w:sz="6" w:space="0" w:color="F0F4F8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A9E018" w14:textId="77777777" w:rsidR="00D80D8A" w:rsidRDefault="00BE6280">
            <w:pPr>
              <w:spacing w:before="240" w:after="240"/>
              <w:jc w:val="center"/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FC</w:t>
            </w:r>
          </w:p>
        </w:tc>
        <w:tc>
          <w:tcPr>
            <w:tcW w:w="2578" w:type="dxa"/>
            <w:tcBorders>
              <w:top w:val="single" w:sz="6" w:space="0" w:color="F0F4F8"/>
              <w:left w:val="single" w:sz="6" w:space="0" w:color="F0F4F8"/>
              <w:bottom w:val="single" w:sz="6" w:space="0" w:color="F0F4F8"/>
              <w:right w:val="single" w:sz="6" w:space="0" w:color="F0F4F8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06AFA5" w14:textId="77777777" w:rsidR="00D80D8A" w:rsidRDefault="00BE6280">
            <w:pPr>
              <w:spacing w:before="240" w:after="240"/>
              <w:jc w:val="center"/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  <w:sz w:val="20"/>
                <w:szCs w:val="20"/>
              </w:rPr>
              <w:t xml:space="preserve">MCP 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  <w:sz w:val="20"/>
                <w:szCs w:val="20"/>
              </w:rPr>
              <w:t>지원</w:t>
            </w:r>
          </w:p>
        </w:tc>
        <w:tc>
          <w:tcPr>
            <w:tcW w:w="1289" w:type="dxa"/>
            <w:tcBorders>
              <w:top w:val="single" w:sz="6" w:space="0" w:color="F0F4F8"/>
              <w:left w:val="single" w:sz="6" w:space="0" w:color="F0F4F8"/>
              <w:bottom w:val="single" w:sz="6" w:space="0" w:color="F0F4F8"/>
              <w:right w:val="single" w:sz="6" w:space="0" w:color="F0F4F8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8D05E2" w14:textId="77777777" w:rsidR="00D80D8A" w:rsidRDefault="00BE6280">
            <w:pPr>
              <w:spacing w:before="240" w:after="240"/>
              <w:jc w:val="center"/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  <w:sz w:val="20"/>
                <w:szCs w:val="20"/>
              </w:rPr>
              <w:t>성숙도</w:t>
            </w:r>
          </w:p>
        </w:tc>
        <w:tc>
          <w:tcPr>
            <w:tcW w:w="2462" w:type="dxa"/>
            <w:tcBorders>
              <w:top w:val="single" w:sz="6" w:space="0" w:color="F0F4F8"/>
              <w:left w:val="single" w:sz="6" w:space="0" w:color="F0F4F8"/>
              <w:bottom w:val="single" w:sz="6" w:space="0" w:color="F0F4F8"/>
              <w:right w:val="single" w:sz="6" w:space="0" w:color="F0F4F8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27B11A" w14:textId="77777777" w:rsidR="00D80D8A" w:rsidRDefault="00BE6280">
            <w:pPr>
              <w:spacing w:before="240" w:after="240"/>
              <w:jc w:val="center"/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  <w:sz w:val="20"/>
                <w:szCs w:val="20"/>
              </w:rPr>
              <w:t>권장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  <w:sz w:val="20"/>
                <w:szCs w:val="20"/>
              </w:rPr>
              <w:t>조합</w:t>
            </w:r>
          </w:p>
        </w:tc>
      </w:tr>
      <w:tr w:rsidR="00D80D8A" w14:paraId="7C63AE53" w14:textId="77777777">
        <w:trPr>
          <w:trHeight w:val="750"/>
        </w:trPr>
        <w:tc>
          <w:tcPr>
            <w:tcW w:w="1506" w:type="dxa"/>
            <w:tcBorders>
              <w:top w:val="single" w:sz="6" w:space="0" w:color="F0F4F8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35B47E" w14:textId="77777777" w:rsidR="00D80D8A" w:rsidRDefault="00BE6280">
            <w:pPr>
              <w:spacing w:before="20" w:after="20"/>
              <w:rPr>
                <w:b/>
                <w:bCs/>
                <w:sz w:val="20"/>
                <w:szCs w:val="20"/>
              </w:rPr>
            </w:pPr>
            <w:proofErr w:type="spellStart"/>
            <w:r>
              <w:rPr>
                <w:b/>
                <w:bCs/>
                <w:sz w:val="20"/>
                <w:szCs w:val="20"/>
              </w:rPr>
              <w:t>LangGraph</w:t>
            </w:r>
            <w:proofErr w:type="spellEnd"/>
          </w:p>
        </w:tc>
        <w:tc>
          <w:tcPr>
            <w:tcW w:w="1187" w:type="dxa"/>
            <w:tcBorders>
              <w:top w:val="single" w:sz="6" w:space="0" w:color="F0F4F8"/>
              <w:left w:val="nil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5A1D12" w14:textId="77777777" w:rsidR="00D80D8A" w:rsidRDefault="00BE6280">
            <w:pPr>
              <w:spacing w:before="20" w:after="20"/>
              <w:rPr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네이티브</w:t>
            </w:r>
          </w:p>
        </w:tc>
        <w:tc>
          <w:tcPr>
            <w:tcW w:w="2578" w:type="dxa"/>
            <w:tcBorders>
              <w:top w:val="single" w:sz="6" w:space="0" w:color="F0F4F8"/>
              <w:left w:val="nil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19E01B" w14:textId="77777777" w:rsidR="00D80D8A" w:rsidRDefault="00BE6280">
            <w:pPr>
              <w:spacing w:before="20" w:after="20"/>
              <w:rPr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안정적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(</w:t>
            </w:r>
            <w:proofErr w:type="spellStart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langchain-mcp-adapters</w:t>
            </w:r>
            <w:proofErr w:type="spellEnd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)</w:t>
            </w:r>
          </w:p>
        </w:tc>
        <w:tc>
          <w:tcPr>
            <w:tcW w:w="1289" w:type="dxa"/>
            <w:tcBorders>
              <w:top w:val="single" w:sz="6" w:space="0" w:color="F0F4F8"/>
              <w:left w:val="nil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B737DD" w14:textId="77777777" w:rsidR="00D80D8A" w:rsidRDefault="00BE6280">
            <w:pPr>
              <w:spacing w:before="20" w:after="20"/>
              <w:rPr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안정적</w:t>
            </w:r>
          </w:p>
        </w:tc>
        <w:tc>
          <w:tcPr>
            <w:tcW w:w="2462" w:type="dxa"/>
            <w:tcBorders>
              <w:top w:val="single" w:sz="6" w:space="0" w:color="F0F4F8"/>
              <w:left w:val="nil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E6DAC5" w14:textId="77777777" w:rsidR="00D80D8A" w:rsidRDefault="00BE6280">
            <w:pPr>
              <w:spacing w:before="20" w:after="20"/>
              <w:rPr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MCP + FC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기본</w:t>
            </w:r>
          </w:p>
        </w:tc>
      </w:tr>
      <w:tr w:rsidR="00D80D8A" w14:paraId="38027706" w14:textId="77777777">
        <w:trPr>
          <w:trHeight w:val="750"/>
        </w:trPr>
        <w:tc>
          <w:tcPr>
            <w:tcW w:w="1506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23A289" w14:textId="77777777" w:rsidR="00D80D8A" w:rsidRDefault="00BE6280">
            <w:pPr>
              <w:spacing w:before="20" w:after="20"/>
              <w:rPr>
                <w:b/>
                <w:bCs/>
                <w:sz w:val="20"/>
                <w:szCs w:val="20"/>
              </w:rPr>
            </w:pPr>
            <w:proofErr w:type="spellStart"/>
            <w:r>
              <w:rPr>
                <w:b/>
                <w:bCs/>
                <w:sz w:val="20"/>
                <w:szCs w:val="20"/>
              </w:rPr>
              <w:t>CrewAI</w:t>
            </w:r>
            <w:proofErr w:type="spellEnd"/>
          </w:p>
        </w:tc>
        <w:tc>
          <w:tcPr>
            <w:tcW w:w="1187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1F2953" w14:textId="77777777" w:rsidR="00D80D8A" w:rsidRDefault="00BE6280">
            <w:pPr>
              <w:spacing w:before="20" w:after="20"/>
              <w:rPr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네이티브</w:t>
            </w:r>
          </w:p>
        </w:tc>
        <w:tc>
          <w:tcPr>
            <w:tcW w:w="2578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8140E6" w14:textId="77777777" w:rsidR="00D80D8A" w:rsidRDefault="00BE6280">
            <w:pPr>
              <w:spacing w:before="20" w:after="20"/>
              <w:rPr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안정적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(</w:t>
            </w:r>
            <w:proofErr w:type="spellStart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MCPServerAdapter</w:t>
            </w:r>
            <w:proofErr w:type="spellEnd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)</w:t>
            </w:r>
          </w:p>
        </w:tc>
        <w:tc>
          <w:tcPr>
            <w:tcW w:w="1289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A39909" w14:textId="77777777" w:rsidR="00D80D8A" w:rsidRDefault="00BE6280">
            <w:pPr>
              <w:spacing w:before="20" w:after="20"/>
              <w:rPr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안정적</w:t>
            </w:r>
          </w:p>
        </w:tc>
        <w:tc>
          <w:tcPr>
            <w:tcW w:w="2462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32D42D" w14:textId="77777777" w:rsidR="00D80D8A" w:rsidRDefault="00BE6280">
            <w:pPr>
              <w:spacing w:before="20" w:after="20"/>
              <w:rPr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MCP + FC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기본</w:t>
            </w:r>
          </w:p>
        </w:tc>
      </w:tr>
      <w:tr w:rsidR="00D80D8A" w14:paraId="2FB6FC53" w14:textId="77777777">
        <w:trPr>
          <w:trHeight w:val="465"/>
        </w:trPr>
        <w:tc>
          <w:tcPr>
            <w:tcW w:w="1506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9CEF41" w14:textId="77777777" w:rsidR="00D80D8A" w:rsidRDefault="00BE6280">
            <w:pPr>
              <w:spacing w:before="20" w:after="20"/>
              <w:rPr>
                <w:b/>
                <w:bCs/>
                <w:sz w:val="20"/>
                <w:szCs w:val="20"/>
              </w:rPr>
            </w:pPr>
            <w:proofErr w:type="spellStart"/>
            <w:r>
              <w:rPr>
                <w:b/>
                <w:bCs/>
                <w:sz w:val="20"/>
                <w:szCs w:val="20"/>
              </w:rPr>
              <w:t>AutoGen</w:t>
            </w:r>
            <w:proofErr w:type="spellEnd"/>
          </w:p>
        </w:tc>
        <w:tc>
          <w:tcPr>
            <w:tcW w:w="1187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9374CC" w14:textId="77777777" w:rsidR="00D80D8A" w:rsidRDefault="00BE6280">
            <w:pPr>
              <w:spacing w:before="20" w:after="20"/>
              <w:rPr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네이티브</w:t>
            </w:r>
          </w:p>
        </w:tc>
        <w:tc>
          <w:tcPr>
            <w:tcW w:w="2578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F463F8" w14:textId="77777777" w:rsidR="00D80D8A" w:rsidRDefault="00BE6280">
            <w:pPr>
              <w:spacing w:before="20" w:after="20"/>
              <w:rPr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확산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단계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(</w:t>
            </w:r>
            <w:proofErr w:type="spellStart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McpWorkbench</w:t>
            </w:r>
            <w:proofErr w:type="spellEnd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)</w:t>
            </w:r>
          </w:p>
        </w:tc>
        <w:tc>
          <w:tcPr>
            <w:tcW w:w="1289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ABDADD" w14:textId="77777777" w:rsidR="00D80D8A" w:rsidRDefault="00BE6280">
            <w:pPr>
              <w:spacing w:before="20" w:after="20"/>
              <w:rPr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확산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단계</w:t>
            </w:r>
          </w:p>
        </w:tc>
        <w:tc>
          <w:tcPr>
            <w:tcW w:w="2462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F82BD9" w14:textId="77777777" w:rsidR="00D80D8A" w:rsidRDefault="00BE6280">
            <w:pPr>
              <w:spacing w:before="20" w:after="20"/>
              <w:rPr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FC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기본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, MCP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병행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검토</w:t>
            </w:r>
          </w:p>
        </w:tc>
      </w:tr>
      <w:tr w:rsidR="00D80D8A" w14:paraId="35B40B43" w14:textId="77777777">
        <w:trPr>
          <w:trHeight w:val="465"/>
        </w:trPr>
        <w:tc>
          <w:tcPr>
            <w:tcW w:w="1506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FAC37D" w14:textId="77777777" w:rsidR="00D80D8A" w:rsidRDefault="00BE6280">
            <w:pPr>
              <w:spacing w:before="20" w:after="2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Google ADK</w:t>
            </w:r>
          </w:p>
        </w:tc>
        <w:tc>
          <w:tcPr>
            <w:tcW w:w="1187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2A42E4" w14:textId="77777777" w:rsidR="00D80D8A" w:rsidRDefault="00BE6280">
            <w:pPr>
              <w:spacing w:before="20" w:after="20"/>
              <w:rPr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네이티브</w:t>
            </w:r>
          </w:p>
        </w:tc>
        <w:tc>
          <w:tcPr>
            <w:tcW w:w="2578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54EC50" w14:textId="77777777" w:rsidR="00D80D8A" w:rsidRDefault="00BE6280">
            <w:pPr>
              <w:spacing w:before="20" w:after="20"/>
              <w:rPr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지원</w:t>
            </w:r>
          </w:p>
        </w:tc>
        <w:tc>
          <w:tcPr>
            <w:tcW w:w="1289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FA777A" w14:textId="77777777" w:rsidR="00D80D8A" w:rsidRDefault="00BE6280">
            <w:pPr>
              <w:spacing w:before="20" w:after="20"/>
              <w:rPr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확산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단계</w:t>
            </w:r>
          </w:p>
        </w:tc>
        <w:tc>
          <w:tcPr>
            <w:tcW w:w="2462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C668EC" w14:textId="77777777" w:rsidR="00D80D8A" w:rsidRDefault="00BE6280">
            <w:pPr>
              <w:spacing w:before="20" w:after="20"/>
              <w:rPr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MCP + FC. (A2A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는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6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장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)</w:t>
            </w:r>
          </w:p>
        </w:tc>
      </w:tr>
      <w:tr w:rsidR="00D80D8A" w14:paraId="5E78C8AD" w14:textId="77777777">
        <w:trPr>
          <w:trHeight w:val="465"/>
        </w:trPr>
        <w:tc>
          <w:tcPr>
            <w:tcW w:w="1506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20E7F9" w14:textId="77777777" w:rsidR="00D80D8A" w:rsidRDefault="00BE6280">
            <w:pPr>
              <w:spacing w:before="20" w:after="20"/>
              <w:rPr>
                <w:b/>
                <w:bCs/>
                <w:sz w:val="20"/>
                <w:szCs w:val="20"/>
              </w:rPr>
            </w:pPr>
            <w:proofErr w:type="spellStart"/>
            <w:r>
              <w:rPr>
                <w:b/>
                <w:bCs/>
                <w:sz w:val="20"/>
                <w:szCs w:val="20"/>
              </w:rPr>
              <w:t>OpenAI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SDK</w:t>
            </w:r>
          </w:p>
        </w:tc>
        <w:tc>
          <w:tcPr>
            <w:tcW w:w="1187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70251C" w14:textId="77777777" w:rsidR="00D80D8A" w:rsidRDefault="00BE6280">
            <w:pPr>
              <w:spacing w:before="20" w:after="20"/>
              <w:rPr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네이티브</w:t>
            </w:r>
          </w:p>
        </w:tc>
        <w:tc>
          <w:tcPr>
            <w:tcW w:w="2578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4C5AFD" w14:textId="77777777" w:rsidR="00D80D8A" w:rsidRDefault="00BE6280">
            <w:pPr>
              <w:spacing w:before="20" w:after="20"/>
              <w:rPr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확산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단계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(</w:t>
            </w:r>
            <w:proofErr w:type="spellStart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Responses</w:t>
            </w:r>
            <w:proofErr w:type="spellEnd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API)</w:t>
            </w:r>
          </w:p>
        </w:tc>
        <w:tc>
          <w:tcPr>
            <w:tcW w:w="1289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4BA879" w14:textId="77777777" w:rsidR="00D80D8A" w:rsidRDefault="00BE6280">
            <w:pPr>
              <w:spacing w:before="20" w:after="20"/>
              <w:rPr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확산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단계</w:t>
            </w:r>
          </w:p>
        </w:tc>
        <w:tc>
          <w:tcPr>
            <w:tcW w:w="2462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8B20DE" w14:textId="77777777" w:rsidR="00D80D8A" w:rsidRDefault="00BE6280">
            <w:pPr>
              <w:spacing w:before="20" w:after="20"/>
              <w:rPr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FC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우선</w:t>
            </w:r>
          </w:p>
        </w:tc>
      </w:tr>
      <w:tr w:rsidR="00D80D8A" w14:paraId="3EC08A5E" w14:textId="77777777">
        <w:trPr>
          <w:trHeight w:val="750"/>
        </w:trPr>
        <w:tc>
          <w:tcPr>
            <w:tcW w:w="1506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B78191" w14:textId="77777777" w:rsidR="00D80D8A" w:rsidRDefault="00BE6280">
            <w:pPr>
              <w:spacing w:before="20" w:after="20"/>
              <w:rPr>
                <w:b/>
                <w:bCs/>
                <w:sz w:val="20"/>
                <w:szCs w:val="20"/>
              </w:rPr>
            </w:pPr>
            <w:proofErr w:type="spellStart"/>
            <w:r>
              <w:rPr>
                <w:b/>
                <w:bCs/>
                <w:sz w:val="20"/>
                <w:szCs w:val="20"/>
              </w:rPr>
              <w:t>Semantic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Kernel</w:t>
            </w:r>
            <w:proofErr w:type="spellEnd"/>
          </w:p>
        </w:tc>
        <w:tc>
          <w:tcPr>
            <w:tcW w:w="1187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F28705" w14:textId="77777777" w:rsidR="00D80D8A" w:rsidRDefault="00BE6280">
            <w:pPr>
              <w:spacing w:before="20" w:after="20"/>
              <w:rPr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네이티브</w:t>
            </w:r>
          </w:p>
        </w:tc>
        <w:tc>
          <w:tcPr>
            <w:tcW w:w="2578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32A183" w14:textId="77777777" w:rsidR="00D80D8A" w:rsidRDefault="00BE6280">
            <w:pPr>
              <w:spacing w:before="20" w:after="20"/>
              <w:rPr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검토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단계</w:t>
            </w:r>
          </w:p>
        </w:tc>
        <w:tc>
          <w:tcPr>
            <w:tcW w:w="1289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6AD823" w14:textId="77777777" w:rsidR="00D80D8A" w:rsidRDefault="00BE6280">
            <w:pPr>
              <w:spacing w:before="20" w:after="20"/>
              <w:rPr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검토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단계</w:t>
            </w:r>
          </w:p>
        </w:tc>
        <w:tc>
          <w:tcPr>
            <w:tcW w:w="2462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F27D60" w14:textId="77777777" w:rsidR="00D80D8A" w:rsidRDefault="00BE6280">
            <w:pPr>
              <w:spacing w:before="20" w:after="20"/>
              <w:rPr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FC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기본</w:t>
            </w:r>
          </w:p>
        </w:tc>
      </w:tr>
    </w:tbl>
    <w:p w14:paraId="7B88FE5A" w14:textId="77777777" w:rsidR="00D80D8A" w:rsidRDefault="00D80D8A">
      <w:pPr>
        <w:spacing w:before="40" w:after="40"/>
        <w:rPr>
          <w:i/>
          <w:iCs/>
          <w:color w:val="444444"/>
          <w:sz w:val="20"/>
          <w:szCs w:val="20"/>
        </w:rPr>
      </w:pPr>
    </w:p>
    <w:tbl>
      <w:tblPr>
        <w:tblStyle w:val="affffff"/>
        <w:tblW w:w="901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015"/>
      </w:tblGrid>
      <w:tr w:rsidR="00D80D8A" w14:paraId="486610BA" w14:textId="77777777">
        <w:trPr>
          <w:trHeight w:val="1440"/>
        </w:trPr>
        <w:tc>
          <w:tcPr>
            <w:tcW w:w="9015" w:type="dxa"/>
            <w:tcBorders>
              <w:top w:val="single" w:sz="6" w:space="0" w:color="B0BEC5"/>
              <w:left w:val="single" w:sz="6" w:space="0" w:color="1B3A5C"/>
              <w:bottom w:val="single" w:sz="6" w:space="0" w:color="B0BEC5"/>
              <w:right w:val="single" w:sz="6" w:space="0" w:color="B0BEC5"/>
            </w:tcBorders>
            <w:shd w:val="clear" w:color="auto" w:fill="FFF8E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192CA77" w14:textId="77777777" w:rsidR="00D80D8A" w:rsidRDefault="00BE6280">
            <w:pPr>
              <w:spacing w:before="40" w:after="40"/>
              <w:rPr>
                <w:b/>
                <w:bCs/>
                <w:color w:val="434343"/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color w:val="434343"/>
                <w:sz w:val="20"/>
                <w:szCs w:val="20"/>
              </w:rPr>
              <w:t>성숙도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434343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434343"/>
                <w:sz w:val="20"/>
                <w:szCs w:val="20"/>
              </w:rPr>
              <w:t>등급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434343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434343"/>
                <w:sz w:val="20"/>
                <w:szCs w:val="20"/>
              </w:rPr>
              <w:t>정의</w:t>
            </w:r>
          </w:p>
          <w:p w14:paraId="076E162B" w14:textId="77777777" w:rsidR="00D80D8A" w:rsidRDefault="00BE6280">
            <w:pPr>
              <w:spacing w:before="40" w:after="40"/>
              <w:rPr>
                <w:b/>
                <w:bCs/>
                <w:color w:val="434343"/>
              </w:rPr>
            </w:pP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>성숙도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>등급은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>외부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>공식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>분류가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>아니라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>사내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>평가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>기준이다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 xml:space="preserve">. 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>공식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>문서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>완성도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>생태계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>성숙도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>어댑터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>지원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>사내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>/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>업계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>적용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>사례를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>종합하여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>분류하였다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>.</w:t>
            </w:r>
          </w:p>
          <w:p w14:paraId="2555286B" w14:textId="77777777" w:rsidR="00D80D8A" w:rsidRDefault="00BE6280">
            <w:pPr>
              <w:spacing w:before="20" w:after="20"/>
              <w:rPr>
                <w:color w:val="434343"/>
                <w:sz w:val="19"/>
                <w:szCs w:val="19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color w:val="434343"/>
                <w:sz w:val="19"/>
                <w:szCs w:val="19"/>
              </w:rPr>
              <w:t>안정적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434343"/>
                <w:sz w:val="19"/>
                <w:szCs w:val="19"/>
              </w:rPr>
              <w:t>: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>공식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>릴리스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>완료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>프로덕션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>사용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>사례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>다수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>확인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>문서화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>충분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>.</w:t>
            </w:r>
          </w:p>
          <w:p w14:paraId="4EFC5E92" w14:textId="77777777" w:rsidR="00D80D8A" w:rsidRDefault="00BE6280">
            <w:pPr>
              <w:spacing w:before="20" w:after="20"/>
              <w:rPr>
                <w:color w:val="434343"/>
                <w:sz w:val="19"/>
                <w:szCs w:val="19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color w:val="434343"/>
                <w:sz w:val="19"/>
                <w:szCs w:val="19"/>
              </w:rPr>
              <w:t>확산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434343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434343"/>
                <w:sz w:val="19"/>
                <w:szCs w:val="19"/>
              </w:rPr>
              <w:t>단계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434343"/>
                <w:sz w:val="19"/>
                <w:szCs w:val="19"/>
              </w:rPr>
              <w:t>: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>공식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>릴리스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>완료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>초기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>사용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>사례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>존재하나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>프로덕션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>레퍼런스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>제한적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 xml:space="preserve">. 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>사내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>적용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>시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>PoC</w:t>
            </w:r>
            <w:proofErr w:type="spellEnd"/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>권고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>.</w:t>
            </w:r>
          </w:p>
          <w:p w14:paraId="42C4EEBD" w14:textId="77777777" w:rsidR="00D80D8A" w:rsidRDefault="00BE6280">
            <w:pPr>
              <w:spacing w:before="20" w:after="20"/>
              <w:rPr>
                <w:color w:val="434343"/>
                <w:sz w:val="19"/>
                <w:szCs w:val="19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color w:val="434343"/>
                <w:sz w:val="19"/>
                <w:szCs w:val="19"/>
              </w:rPr>
              <w:t>검토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434343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434343"/>
                <w:sz w:val="19"/>
                <w:szCs w:val="19"/>
              </w:rPr>
              <w:t>단계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434343"/>
                <w:sz w:val="19"/>
                <w:szCs w:val="19"/>
              </w:rPr>
              <w:t>: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>실험적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>릴리스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>또는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>프리뷰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 xml:space="preserve">. 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>프로덕션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>적용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>비권고</w:t>
            </w:r>
            <w:proofErr w:type="spellEnd"/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 xml:space="preserve">. 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>동향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>모니터링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>대상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>.</w:t>
            </w:r>
          </w:p>
          <w:p w14:paraId="1807B17D" w14:textId="77777777" w:rsidR="00D80D8A" w:rsidRDefault="00D80D8A">
            <w:pPr>
              <w:spacing w:before="20" w:after="20"/>
              <w:rPr>
                <w:color w:val="434343"/>
                <w:sz w:val="19"/>
                <w:szCs w:val="19"/>
              </w:rPr>
            </w:pPr>
          </w:p>
          <w:p w14:paraId="7A30C04E" w14:textId="77777777" w:rsidR="00D80D8A" w:rsidRDefault="00BE6280">
            <w:pPr>
              <w:spacing w:before="40" w:after="40"/>
              <w:rPr>
                <w:b/>
                <w:bCs/>
                <w:color w:val="434343"/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color w:val="434343"/>
                <w:sz w:val="20"/>
                <w:szCs w:val="20"/>
              </w:rPr>
              <w:t>본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434343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434343"/>
                <w:sz w:val="20"/>
                <w:szCs w:val="20"/>
              </w:rPr>
              <w:t>표의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434343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434343"/>
                <w:sz w:val="20"/>
                <w:szCs w:val="20"/>
              </w:rPr>
              <w:t>관리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434343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434343"/>
                <w:sz w:val="20"/>
                <w:szCs w:val="20"/>
              </w:rPr>
              <w:t>방침</w:t>
            </w:r>
          </w:p>
          <w:p w14:paraId="3B4E5D82" w14:textId="77777777" w:rsidR="00D80D8A" w:rsidRDefault="00BE6280">
            <w:pPr>
              <w:spacing w:before="20" w:after="20"/>
              <w:rPr>
                <w:color w:val="434343"/>
                <w:sz w:val="19"/>
                <w:szCs w:val="19"/>
              </w:rPr>
            </w:pP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>본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>표는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434343"/>
                <w:sz w:val="19"/>
                <w:szCs w:val="19"/>
              </w:rPr>
              <w:t>분기별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434343"/>
                <w:sz w:val="19"/>
                <w:szCs w:val="19"/>
              </w:rPr>
              <w:t xml:space="preserve"> 1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434343"/>
                <w:sz w:val="19"/>
                <w:szCs w:val="19"/>
              </w:rPr>
              <w:t>회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434343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434343"/>
                <w:sz w:val="19"/>
                <w:szCs w:val="19"/>
              </w:rPr>
              <w:t>갱신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>을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>원칙으로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>하며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 xml:space="preserve">, AI 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>Architecture</w:t>
            </w:r>
            <w:proofErr w:type="spellEnd"/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>TF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>가</w:t>
            </w:r>
            <w:proofErr w:type="spellEnd"/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>갱신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>담당이다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 xml:space="preserve">. 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>Bee</w:t>
            </w:r>
            <w:proofErr w:type="spellEnd"/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>Agent</w:t>
            </w:r>
            <w:proofErr w:type="spellEnd"/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>Framework</w:t>
            </w:r>
            <w:proofErr w:type="spellEnd"/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>Mastra</w:t>
            </w:r>
            <w:proofErr w:type="spellEnd"/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 xml:space="preserve">, AWS 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>Bedrock</w:t>
            </w:r>
            <w:proofErr w:type="spellEnd"/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>Agents</w:t>
            </w:r>
            <w:proofErr w:type="spellEnd"/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>Azure</w:t>
            </w:r>
            <w:proofErr w:type="spellEnd"/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 xml:space="preserve"> AI 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>Agents</w:t>
            </w:r>
            <w:proofErr w:type="spellEnd"/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 xml:space="preserve">, GCP 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>Vertex</w:t>
            </w:r>
            <w:proofErr w:type="spellEnd"/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 xml:space="preserve"> AI 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>Agents</w:t>
            </w:r>
            <w:proofErr w:type="spellEnd"/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>등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 xml:space="preserve"> CSP 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>관리형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>서비스는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>필요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>시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>별도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>검토한다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>.</w:t>
            </w:r>
          </w:p>
        </w:tc>
      </w:tr>
    </w:tbl>
    <w:p w14:paraId="0E9C9ADF" w14:textId="77777777" w:rsidR="00D80D8A" w:rsidRDefault="00D80D8A">
      <w:pPr>
        <w:pStyle w:val="4"/>
        <w:keepNext w:val="0"/>
        <w:keepLines w:val="0"/>
      </w:pPr>
      <w:bookmarkStart w:id="117" w:name="_n8ict4k82vi0" w:colFirst="0" w:colLast="0"/>
      <w:bookmarkEnd w:id="117"/>
    </w:p>
    <w:p w14:paraId="28EE14AF" w14:textId="77777777" w:rsidR="00D80D8A" w:rsidRDefault="00BE6280">
      <w:pPr>
        <w:pStyle w:val="4"/>
        <w:keepNext w:val="0"/>
        <w:keepLines w:val="0"/>
      </w:pPr>
      <w:bookmarkStart w:id="118" w:name="_cw214798eubn" w:colFirst="0" w:colLast="0"/>
      <w:bookmarkEnd w:id="118"/>
      <w:r>
        <w:rPr>
          <w:rFonts w:ascii="Arial Unicode MS" w:eastAsia="Arial Unicode MS" w:hAnsi="Arial Unicode MS" w:cs="Arial Unicode MS"/>
        </w:rPr>
        <w:t xml:space="preserve">5.6.1 MCP </w:t>
      </w:r>
      <w:proofErr w:type="spellStart"/>
      <w:r>
        <w:rPr>
          <w:rFonts w:ascii="Arial Unicode MS" w:eastAsia="Arial Unicode MS" w:hAnsi="Arial Unicode MS" w:cs="Arial Unicode MS"/>
        </w:rPr>
        <w:t>Transport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방식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선정</w:t>
      </w:r>
    </w:p>
    <w:tbl>
      <w:tblPr>
        <w:tblStyle w:val="affffff0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583"/>
        <w:gridCol w:w="2568"/>
        <w:gridCol w:w="3874"/>
      </w:tblGrid>
      <w:tr w:rsidR="00D80D8A" w14:paraId="4CA12C69" w14:textId="77777777">
        <w:trPr>
          <w:trHeight w:val="420"/>
        </w:trPr>
        <w:tc>
          <w:tcPr>
            <w:tcW w:w="2582" w:type="dxa"/>
            <w:tcBorders>
              <w:top w:val="single" w:sz="6" w:space="0" w:color="F0F4F8"/>
              <w:left w:val="single" w:sz="6" w:space="0" w:color="F0F4F8"/>
              <w:bottom w:val="single" w:sz="6" w:space="0" w:color="F0F4F8"/>
              <w:right w:val="single" w:sz="6" w:space="0" w:color="F0F4F8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9C55D7" w14:textId="77777777" w:rsidR="00D80D8A" w:rsidRDefault="00BE6280">
            <w:pPr>
              <w:spacing w:before="240" w:after="240"/>
              <w:jc w:val="center"/>
              <w:rPr>
                <w:b/>
                <w:bCs/>
                <w:color w:val="FFFFFF"/>
                <w:sz w:val="20"/>
                <w:szCs w:val="20"/>
              </w:rPr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Transport</w:t>
            </w:r>
            <w:proofErr w:type="spellEnd"/>
          </w:p>
        </w:tc>
        <w:tc>
          <w:tcPr>
            <w:tcW w:w="2568" w:type="dxa"/>
            <w:tcBorders>
              <w:top w:val="single" w:sz="6" w:space="0" w:color="F0F4F8"/>
              <w:left w:val="single" w:sz="6" w:space="0" w:color="F0F4F8"/>
              <w:bottom w:val="single" w:sz="6" w:space="0" w:color="F0F4F8"/>
              <w:right w:val="single" w:sz="6" w:space="0" w:color="F0F4F8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5F1E6" w14:textId="77777777" w:rsidR="00D80D8A" w:rsidRDefault="00BE6280">
            <w:pPr>
              <w:spacing w:before="240" w:after="240"/>
              <w:jc w:val="center"/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  <w:sz w:val="20"/>
                <w:szCs w:val="20"/>
              </w:rPr>
              <w:t>용도</w:t>
            </w:r>
          </w:p>
        </w:tc>
        <w:tc>
          <w:tcPr>
            <w:tcW w:w="3874" w:type="dxa"/>
            <w:tcBorders>
              <w:top w:val="single" w:sz="6" w:space="0" w:color="F0F4F8"/>
              <w:left w:val="single" w:sz="6" w:space="0" w:color="F0F4F8"/>
              <w:bottom w:val="single" w:sz="6" w:space="0" w:color="F0F4F8"/>
              <w:right w:val="single" w:sz="6" w:space="0" w:color="F0F4F8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6DC165" w14:textId="77777777" w:rsidR="00D80D8A" w:rsidRDefault="00BE6280">
            <w:pPr>
              <w:spacing w:before="240" w:after="240"/>
              <w:jc w:val="center"/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  <w:sz w:val="20"/>
                <w:szCs w:val="20"/>
              </w:rPr>
              <w:t>권고</w:t>
            </w:r>
          </w:p>
        </w:tc>
      </w:tr>
      <w:tr w:rsidR="00D80D8A" w14:paraId="3C73DFB7" w14:textId="77777777">
        <w:trPr>
          <w:trHeight w:val="465"/>
        </w:trPr>
        <w:tc>
          <w:tcPr>
            <w:tcW w:w="2582" w:type="dxa"/>
            <w:tcBorders>
              <w:top w:val="single" w:sz="6" w:space="0" w:color="F0F4F8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31A77D" w14:textId="77777777" w:rsidR="00D80D8A" w:rsidRDefault="00BE6280">
            <w:pPr>
              <w:spacing w:before="20" w:after="20"/>
              <w:rPr>
                <w:b/>
                <w:bCs/>
                <w:sz w:val="20"/>
                <w:szCs w:val="20"/>
              </w:rPr>
            </w:pPr>
            <w:proofErr w:type="spellStart"/>
            <w:r>
              <w:rPr>
                <w:b/>
                <w:bCs/>
                <w:sz w:val="20"/>
                <w:szCs w:val="20"/>
              </w:rPr>
              <w:t>Streamable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HTTP</w:t>
            </w:r>
          </w:p>
        </w:tc>
        <w:tc>
          <w:tcPr>
            <w:tcW w:w="2568" w:type="dxa"/>
            <w:tcBorders>
              <w:top w:val="single" w:sz="6" w:space="0" w:color="F0F4F8"/>
              <w:left w:val="nil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F33D1A" w14:textId="77777777" w:rsidR="00D80D8A" w:rsidRDefault="00BE6280">
            <w:pPr>
              <w:spacing w:before="20" w:after="20"/>
              <w:rPr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원격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통신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(2025.03~)</w:t>
            </w:r>
          </w:p>
        </w:tc>
        <w:tc>
          <w:tcPr>
            <w:tcW w:w="3874" w:type="dxa"/>
            <w:tcBorders>
              <w:top w:val="single" w:sz="6" w:space="0" w:color="F0F4F8"/>
              <w:left w:val="nil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7BEE5A" w14:textId="77777777" w:rsidR="00D80D8A" w:rsidRDefault="00BE6280">
            <w:pPr>
              <w:spacing w:before="20" w:after="20"/>
              <w:rPr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신규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도입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시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기본으로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권고한다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.</w:t>
            </w:r>
          </w:p>
        </w:tc>
      </w:tr>
      <w:tr w:rsidR="00D80D8A" w14:paraId="60A0C802" w14:textId="77777777">
        <w:trPr>
          <w:trHeight w:val="465"/>
        </w:trPr>
        <w:tc>
          <w:tcPr>
            <w:tcW w:w="2582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5A5456" w14:textId="77777777" w:rsidR="00D80D8A" w:rsidRDefault="00BE6280">
            <w:pPr>
              <w:spacing w:before="20" w:after="20"/>
              <w:rPr>
                <w:b/>
                <w:bCs/>
                <w:sz w:val="20"/>
                <w:szCs w:val="20"/>
              </w:rPr>
            </w:pPr>
            <w:proofErr w:type="spellStart"/>
            <w:r>
              <w:rPr>
                <w:b/>
                <w:bCs/>
                <w:sz w:val="20"/>
                <w:szCs w:val="20"/>
              </w:rPr>
              <w:lastRenderedPageBreak/>
              <w:t>stdio</w:t>
            </w:r>
            <w:proofErr w:type="spellEnd"/>
          </w:p>
        </w:tc>
        <w:tc>
          <w:tcPr>
            <w:tcW w:w="2568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622D73" w14:textId="77777777" w:rsidR="00D80D8A" w:rsidRDefault="00BE6280">
            <w:pPr>
              <w:spacing w:before="20" w:after="20"/>
              <w:rPr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로컬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개발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/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테스트</w:t>
            </w:r>
          </w:p>
        </w:tc>
        <w:tc>
          <w:tcPr>
            <w:tcW w:w="3874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76762F" w14:textId="77777777" w:rsidR="00D80D8A" w:rsidRDefault="00BE6280">
            <w:pPr>
              <w:spacing w:before="20" w:after="20"/>
              <w:rPr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로컬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환경에서만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사용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.</w:t>
            </w:r>
          </w:p>
        </w:tc>
      </w:tr>
      <w:tr w:rsidR="00D80D8A" w14:paraId="36F8CAD4" w14:textId="77777777">
        <w:trPr>
          <w:trHeight w:val="750"/>
        </w:trPr>
        <w:tc>
          <w:tcPr>
            <w:tcW w:w="2582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25D3E3" w14:textId="77777777" w:rsidR="00D80D8A" w:rsidRDefault="00BE6280">
            <w:pPr>
              <w:spacing w:before="20" w:after="2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SSE (Server-</w:t>
            </w:r>
            <w:proofErr w:type="spellStart"/>
            <w:r>
              <w:rPr>
                <w:b/>
                <w:bCs/>
                <w:sz w:val="20"/>
                <w:szCs w:val="20"/>
              </w:rPr>
              <w:t>Sent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Events</w:t>
            </w:r>
            <w:proofErr w:type="spellEnd"/>
            <w:r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2568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3E792B" w14:textId="77777777" w:rsidR="00D80D8A" w:rsidRDefault="00BE6280">
            <w:pPr>
              <w:spacing w:before="20" w:after="20"/>
              <w:rPr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레거시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호환</w:t>
            </w:r>
          </w:p>
        </w:tc>
        <w:tc>
          <w:tcPr>
            <w:tcW w:w="3874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BB27F5" w14:textId="77777777" w:rsidR="00D80D8A" w:rsidRDefault="00BE6280">
            <w:pPr>
              <w:spacing w:before="20" w:after="20"/>
              <w:rPr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SSE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기반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기존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클라이언트가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있는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경우에만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사용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.</w:t>
            </w:r>
          </w:p>
        </w:tc>
      </w:tr>
    </w:tbl>
    <w:p w14:paraId="018A0548" w14:textId="77777777" w:rsidR="00D80D8A" w:rsidRDefault="00D80D8A">
      <w:pPr>
        <w:spacing w:before="60" w:after="60"/>
      </w:pPr>
    </w:p>
    <w:tbl>
      <w:tblPr>
        <w:tblStyle w:val="affffff1"/>
        <w:tblpPr w:leftFromText="180" w:rightFromText="180" w:topFromText="180" w:bottomFromText="180" w:vertAnchor="text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025"/>
      </w:tblGrid>
      <w:tr w:rsidR="00D80D8A" w14:paraId="42704F60" w14:textId="77777777">
        <w:trPr>
          <w:trHeight w:val="705"/>
        </w:trPr>
        <w:tc>
          <w:tcPr>
            <w:tcW w:w="9025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F93B9A" w14:textId="77777777" w:rsidR="00D80D8A" w:rsidRDefault="00BE6280">
            <w:pPr>
              <w:spacing w:before="40" w:after="40"/>
              <w:rPr>
                <w:color w:val="1A5276"/>
                <w:sz w:val="18"/>
                <w:szCs w:val="18"/>
                <w:highlight w:val="yellow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color w:val="1A5276"/>
                <w:sz w:val="18"/>
                <w:szCs w:val="18"/>
                <w:highlight w:val="yellow"/>
              </w:rPr>
              <w:t>[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1A5276"/>
                <w:sz w:val="18"/>
                <w:szCs w:val="18"/>
                <w:highlight w:val="yellow"/>
              </w:rPr>
              <w:t>참고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1A5276"/>
                <w:sz w:val="18"/>
                <w:szCs w:val="18"/>
                <w:highlight w:val="yellow"/>
              </w:rPr>
              <w:t>]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  <w:highlight w:val="yellow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  <w:highlight w:val="yellow"/>
              </w:rPr>
              <w:t>사내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  <w:highlight w:val="yellow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  <w:highlight w:val="yellow"/>
              </w:rPr>
              <w:t>배포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  <w:highlight w:val="yellow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  <w:highlight w:val="yellow"/>
              </w:rPr>
              <w:t>시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  <w:highlight w:val="yellow"/>
              </w:rPr>
              <w:t xml:space="preserve">, K8s 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  <w:highlight w:val="yellow"/>
              </w:rPr>
              <w:t>환경에서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  <w:highlight w:val="yellow"/>
              </w:rPr>
              <w:t xml:space="preserve"> MCP 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  <w:highlight w:val="yellow"/>
              </w:rPr>
              <w:t>서버는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  <w:highlight w:val="yellow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  <w:highlight w:val="yellow"/>
              </w:rPr>
              <w:t>독립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  <w:highlight w:val="yellow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  <w:highlight w:val="yellow"/>
              </w:rPr>
              <w:t>서비스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  <w:highlight w:val="yellow"/>
              </w:rPr>
              <w:t>(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  <w:highlight w:val="yellow"/>
              </w:rPr>
              <w:t>Deployment</w:t>
            </w:r>
            <w:proofErr w:type="spellEnd"/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  <w:highlight w:val="yellow"/>
              </w:rPr>
              <w:t>)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  <w:highlight w:val="yellow"/>
              </w:rPr>
              <w:t>로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  <w:highlight w:val="yellow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  <w:highlight w:val="yellow"/>
              </w:rPr>
              <w:t>배포하고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  <w:highlight w:val="yellow"/>
              </w:rPr>
              <w:t xml:space="preserve"> Service 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  <w:highlight w:val="yellow"/>
              </w:rPr>
              <w:t>Mesh</w:t>
            </w:r>
            <w:proofErr w:type="spellEnd"/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  <w:highlight w:val="yellow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  <w:highlight w:val="yellow"/>
              </w:rPr>
              <w:t>또는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  <w:highlight w:val="yellow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  <w:highlight w:val="yellow"/>
              </w:rPr>
              <w:t>Ingress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  <w:highlight w:val="yellow"/>
              </w:rPr>
              <w:t>로</w:t>
            </w:r>
            <w:proofErr w:type="spellEnd"/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  <w:highlight w:val="yellow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  <w:highlight w:val="yellow"/>
              </w:rPr>
              <w:t>인증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  <w:highlight w:val="yellow"/>
              </w:rPr>
              <w:t>/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  <w:highlight w:val="yellow"/>
              </w:rPr>
              <w:t>TLS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  <w:highlight w:val="yellow"/>
              </w:rPr>
              <w:t>를</w:t>
            </w:r>
            <w:proofErr w:type="spellEnd"/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  <w:highlight w:val="yellow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  <w:highlight w:val="yellow"/>
              </w:rPr>
              <w:t>처리하는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  <w:highlight w:val="yellow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  <w:highlight w:val="yellow"/>
              </w:rPr>
              <w:t>것을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  <w:highlight w:val="yellow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  <w:highlight w:val="yellow"/>
              </w:rPr>
              <w:t>권고한다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  <w:highlight w:val="yellow"/>
              </w:rPr>
              <w:t>.</w:t>
            </w:r>
          </w:p>
        </w:tc>
      </w:tr>
    </w:tbl>
    <w:p w14:paraId="69A1DF57" w14:textId="77777777" w:rsidR="00D80D8A" w:rsidRDefault="00BE6280">
      <w:pPr>
        <w:pStyle w:val="3"/>
        <w:keepNext w:val="0"/>
        <w:keepLines w:val="0"/>
        <w:spacing w:before="480"/>
      </w:pPr>
      <w:bookmarkStart w:id="119" w:name="_bge2tv85enzt" w:colFirst="0" w:colLast="0"/>
      <w:bookmarkEnd w:id="119"/>
      <w:r>
        <w:rPr>
          <w:rFonts w:ascii="Arial Unicode MS" w:eastAsia="Arial Unicode MS" w:hAnsi="Arial Unicode MS" w:cs="Arial Unicode MS"/>
        </w:rPr>
        <w:t xml:space="preserve">5.7 </w:t>
      </w:r>
      <w:r>
        <w:rPr>
          <w:rFonts w:ascii="Arial Unicode MS" w:eastAsia="Arial Unicode MS" w:hAnsi="Arial Unicode MS" w:cs="Arial Unicode MS"/>
        </w:rPr>
        <w:t>단계적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확장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및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마이그레이션</w:t>
      </w:r>
    </w:p>
    <w:p w14:paraId="0201FD74" w14:textId="77777777" w:rsidR="00D80D8A" w:rsidRDefault="00BE6280">
      <w:r>
        <w:rPr>
          <w:rFonts w:ascii="Arial Unicode MS" w:eastAsia="Arial Unicode MS" w:hAnsi="Arial Unicode MS" w:cs="Arial Unicode MS"/>
        </w:rPr>
        <w:t xml:space="preserve">FC </w:t>
      </w:r>
      <w:r>
        <w:rPr>
          <w:rFonts w:ascii="Arial Unicode MS" w:eastAsia="Arial Unicode MS" w:hAnsi="Arial Unicode MS" w:cs="Arial Unicode MS"/>
        </w:rPr>
        <w:t>단독으로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시작한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시스템을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MCP</w:t>
      </w:r>
      <w:r>
        <w:rPr>
          <w:rFonts w:ascii="Arial Unicode MS" w:eastAsia="Arial Unicode MS" w:hAnsi="Arial Unicode MS" w:cs="Arial Unicode MS"/>
        </w:rPr>
        <w:t>로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전환하거나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전환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안정적으로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운영하기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위한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단계별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절차와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대응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전략을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정리한다</w:t>
      </w:r>
      <w:r>
        <w:rPr>
          <w:rFonts w:ascii="Arial Unicode MS" w:eastAsia="Arial Unicode MS" w:hAnsi="Arial Unicode MS" w:cs="Arial Unicode MS"/>
        </w:rPr>
        <w:t>.</w:t>
      </w:r>
    </w:p>
    <w:p w14:paraId="2164ED63" w14:textId="77777777" w:rsidR="00D80D8A" w:rsidRDefault="00BE6280">
      <w:pPr>
        <w:pStyle w:val="4"/>
        <w:keepNext w:val="0"/>
        <w:keepLines w:val="0"/>
      </w:pPr>
      <w:bookmarkStart w:id="120" w:name="_x87mllr0edtv" w:colFirst="0" w:colLast="0"/>
      <w:bookmarkEnd w:id="120"/>
      <w:r>
        <w:rPr>
          <w:rFonts w:ascii="Arial Unicode MS" w:eastAsia="Arial Unicode MS" w:hAnsi="Arial Unicode MS" w:cs="Arial Unicode MS"/>
        </w:rPr>
        <w:t xml:space="preserve">5.7.1 FC → MCP </w:t>
      </w:r>
      <w:r>
        <w:rPr>
          <w:rFonts w:ascii="Arial Unicode MS" w:eastAsia="Arial Unicode MS" w:hAnsi="Arial Unicode MS" w:cs="Arial Unicode MS"/>
        </w:rPr>
        <w:t>마이그레이션</w:t>
      </w:r>
    </w:p>
    <w:p w14:paraId="37F3A2D2" w14:textId="77777777" w:rsidR="00D80D8A" w:rsidRDefault="00BE6280">
      <w:r>
        <w:rPr>
          <w:rFonts w:ascii="Arial Unicode MS" w:eastAsia="Arial Unicode MS" w:hAnsi="Arial Unicode MS" w:cs="Arial Unicode MS"/>
        </w:rPr>
        <w:t xml:space="preserve">FC </w:t>
      </w:r>
      <w:r>
        <w:rPr>
          <w:rFonts w:ascii="Arial Unicode MS" w:eastAsia="Arial Unicode MS" w:hAnsi="Arial Unicode MS" w:cs="Arial Unicode MS"/>
        </w:rPr>
        <w:t>단독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구현에서</w:t>
      </w:r>
      <w:r>
        <w:rPr>
          <w:rFonts w:ascii="Arial Unicode MS" w:eastAsia="Arial Unicode MS" w:hAnsi="Arial Unicode MS" w:cs="Arial Unicode MS"/>
        </w:rPr>
        <w:t xml:space="preserve"> MCP </w:t>
      </w:r>
      <w:r>
        <w:rPr>
          <w:rFonts w:ascii="Arial Unicode MS" w:eastAsia="Arial Unicode MS" w:hAnsi="Arial Unicode MS" w:cs="Arial Unicode MS"/>
        </w:rPr>
        <w:t>조합으로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전환할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때의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단계별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활동과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상세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내용이다</w:t>
      </w:r>
      <w:r>
        <w:rPr>
          <w:rFonts w:ascii="Arial Unicode MS" w:eastAsia="Arial Unicode MS" w:hAnsi="Arial Unicode MS" w:cs="Arial Unicode MS"/>
        </w:rPr>
        <w:t xml:space="preserve">. </w:t>
      </w:r>
      <w:r>
        <w:rPr>
          <w:rFonts w:ascii="Arial Unicode MS" w:eastAsia="Arial Unicode MS" w:hAnsi="Arial Unicode MS" w:cs="Arial Unicode MS"/>
        </w:rPr>
        <w:t>초기</w:t>
      </w:r>
      <w:r>
        <w:rPr>
          <w:rFonts w:ascii="Arial Unicode MS" w:eastAsia="Arial Unicode MS" w:hAnsi="Arial Unicode MS" w:cs="Arial Unicode MS"/>
        </w:rPr>
        <w:t xml:space="preserve"> FC </w:t>
      </w:r>
      <w:r>
        <w:rPr>
          <w:rFonts w:ascii="Arial Unicode MS" w:eastAsia="Arial Unicode MS" w:hAnsi="Arial Unicode MS" w:cs="Arial Unicode MS"/>
        </w:rPr>
        <w:t>설계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인터페이스를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표준화해두면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전환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공수를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줄일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있다</w:t>
      </w:r>
      <w:r>
        <w:rPr>
          <w:rFonts w:ascii="Arial Unicode MS" w:eastAsia="Arial Unicode MS" w:hAnsi="Arial Unicode MS" w:cs="Arial Unicode MS"/>
        </w:rPr>
        <w:t>.</w:t>
      </w:r>
    </w:p>
    <w:tbl>
      <w:tblPr>
        <w:tblStyle w:val="affffff2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753"/>
        <w:gridCol w:w="1839"/>
        <w:gridCol w:w="6433"/>
      </w:tblGrid>
      <w:tr w:rsidR="00D80D8A" w14:paraId="08DFC70D" w14:textId="77777777">
        <w:trPr>
          <w:trHeight w:val="420"/>
        </w:trPr>
        <w:tc>
          <w:tcPr>
            <w:tcW w:w="753" w:type="dxa"/>
            <w:tcBorders>
              <w:top w:val="single" w:sz="6" w:space="0" w:color="F0F4F8"/>
              <w:left w:val="single" w:sz="6" w:space="0" w:color="F0F4F8"/>
              <w:bottom w:val="single" w:sz="6" w:space="0" w:color="F0F4F8"/>
              <w:right w:val="single" w:sz="6" w:space="0" w:color="F0F4F8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BA1115" w14:textId="77777777" w:rsidR="00D80D8A" w:rsidRDefault="00BE6280">
            <w:pPr>
              <w:spacing w:before="240" w:after="240"/>
              <w:jc w:val="center"/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  <w:sz w:val="20"/>
                <w:szCs w:val="20"/>
              </w:rPr>
              <w:t>단계</w:t>
            </w:r>
          </w:p>
        </w:tc>
        <w:tc>
          <w:tcPr>
            <w:tcW w:w="1839" w:type="dxa"/>
            <w:tcBorders>
              <w:top w:val="single" w:sz="6" w:space="0" w:color="F0F4F8"/>
              <w:left w:val="single" w:sz="6" w:space="0" w:color="F0F4F8"/>
              <w:bottom w:val="single" w:sz="6" w:space="0" w:color="F0F4F8"/>
              <w:right w:val="single" w:sz="6" w:space="0" w:color="F0F4F8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2E0E59" w14:textId="77777777" w:rsidR="00D80D8A" w:rsidRDefault="00BE6280">
            <w:pPr>
              <w:spacing w:before="240" w:after="240"/>
              <w:jc w:val="center"/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  <w:sz w:val="20"/>
                <w:szCs w:val="20"/>
              </w:rPr>
              <w:t>활동</w:t>
            </w:r>
          </w:p>
        </w:tc>
        <w:tc>
          <w:tcPr>
            <w:tcW w:w="6432" w:type="dxa"/>
            <w:tcBorders>
              <w:top w:val="single" w:sz="6" w:space="0" w:color="F0F4F8"/>
              <w:left w:val="single" w:sz="6" w:space="0" w:color="F0F4F8"/>
              <w:bottom w:val="single" w:sz="6" w:space="0" w:color="F0F4F8"/>
              <w:right w:val="single" w:sz="6" w:space="0" w:color="F0F4F8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E93D41" w14:textId="77777777" w:rsidR="00D80D8A" w:rsidRDefault="00BE6280">
            <w:pPr>
              <w:spacing w:before="240" w:after="240"/>
              <w:jc w:val="center"/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  <w:sz w:val="20"/>
                <w:szCs w:val="20"/>
              </w:rPr>
              <w:t>상세</w:t>
            </w:r>
          </w:p>
        </w:tc>
      </w:tr>
      <w:tr w:rsidR="00D80D8A" w14:paraId="553921DF" w14:textId="77777777">
        <w:trPr>
          <w:trHeight w:val="465"/>
        </w:trPr>
        <w:tc>
          <w:tcPr>
            <w:tcW w:w="753" w:type="dxa"/>
            <w:tcBorders>
              <w:top w:val="single" w:sz="6" w:space="0" w:color="F0F4F8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E3E86F" w14:textId="77777777" w:rsidR="00D80D8A" w:rsidRDefault="00BE6280">
            <w:pPr>
              <w:spacing w:before="20" w:after="2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1839" w:type="dxa"/>
            <w:tcBorders>
              <w:top w:val="single" w:sz="6" w:space="0" w:color="F0F4F8"/>
              <w:left w:val="nil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58B255" w14:textId="77777777" w:rsidR="00D80D8A" w:rsidRDefault="00BE6280">
            <w:pPr>
              <w:spacing w:before="20" w:after="20"/>
              <w:rPr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FC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구현</w:t>
            </w:r>
          </w:p>
        </w:tc>
        <w:tc>
          <w:tcPr>
            <w:tcW w:w="6432" w:type="dxa"/>
            <w:tcBorders>
              <w:top w:val="single" w:sz="6" w:space="0" w:color="F0F4F8"/>
              <w:left w:val="nil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BE2FB7" w14:textId="77777777" w:rsidR="00D80D8A" w:rsidRDefault="00BE6280">
            <w:pPr>
              <w:spacing w:before="20" w:after="20"/>
              <w:rPr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도구의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입력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/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출력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인터페이스를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표준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API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기술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방식으로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명확히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정의해두면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추후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MCP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전환이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용이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(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예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: </w:t>
            </w:r>
            <w:proofErr w:type="spellStart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OpenAPI</w:t>
            </w:r>
            <w:proofErr w:type="spellEnd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3.0+)</w:t>
            </w:r>
          </w:p>
        </w:tc>
      </w:tr>
      <w:tr w:rsidR="00D80D8A" w14:paraId="5FD8A805" w14:textId="77777777">
        <w:trPr>
          <w:trHeight w:val="465"/>
        </w:trPr>
        <w:tc>
          <w:tcPr>
            <w:tcW w:w="753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D5502B" w14:textId="77777777" w:rsidR="00D80D8A" w:rsidRDefault="00BE6280">
            <w:pPr>
              <w:spacing w:before="20" w:after="2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1839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71382C" w14:textId="77777777" w:rsidR="00D80D8A" w:rsidRDefault="00BE6280">
            <w:pPr>
              <w:spacing w:before="20" w:after="20"/>
              <w:rPr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트리거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감지</w:t>
            </w:r>
          </w:p>
        </w:tc>
        <w:tc>
          <w:tcPr>
            <w:tcW w:w="6432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84AC74" w14:textId="77777777" w:rsidR="00D80D8A" w:rsidRDefault="00BE6280">
            <w:pPr>
              <w:spacing w:before="20" w:after="20"/>
              <w:rPr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5.3.1 Q1~Q5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중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"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예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"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발생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시점</w:t>
            </w:r>
          </w:p>
        </w:tc>
      </w:tr>
      <w:tr w:rsidR="00D80D8A" w14:paraId="13554E06" w14:textId="77777777">
        <w:trPr>
          <w:trHeight w:val="465"/>
        </w:trPr>
        <w:tc>
          <w:tcPr>
            <w:tcW w:w="753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B2A568" w14:textId="77777777" w:rsidR="00D80D8A" w:rsidRDefault="00BE6280">
            <w:pPr>
              <w:spacing w:before="20" w:after="2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1839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80353E" w14:textId="77777777" w:rsidR="00D80D8A" w:rsidRDefault="00BE6280">
            <w:pPr>
              <w:spacing w:before="20" w:after="20"/>
              <w:rPr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MCP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서버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구현</w:t>
            </w:r>
          </w:p>
        </w:tc>
        <w:tc>
          <w:tcPr>
            <w:tcW w:w="6432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873051" w14:textId="77777777" w:rsidR="00D80D8A" w:rsidRDefault="00BE6280">
            <w:pPr>
              <w:spacing w:before="20" w:after="20"/>
              <w:rPr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FC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도구를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MCP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로</w:t>
            </w:r>
            <w:proofErr w:type="spellEnd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래핑</w:t>
            </w:r>
            <w:proofErr w:type="spellEnd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.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도구당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1~2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일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추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(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스키마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명확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시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)</w:t>
            </w:r>
          </w:p>
        </w:tc>
      </w:tr>
      <w:tr w:rsidR="00D80D8A" w14:paraId="60CAB588" w14:textId="77777777">
        <w:trPr>
          <w:trHeight w:val="465"/>
        </w:trPr>
        <w:tc>
          <w:tcPr>
            <w:tcW w:w="753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9EFCCE" w14:textId="77777777" w:rsidR="00D80D8A" w:rsidRDefault="00BE6280">
            <w:pPr>
              <w:spacing w:before="20" w:after="2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1839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554B01" w14:textId="77777777" w:rsidR="00D80D8A" w:rsidRDefault="00BE6280">
            <w:pPr>
              <w:spacing w:before="20" w:after="20"/>
              <w:rPr>
                <w:sz w:val="20"/>
                <w:szCs w:val="20"/>
              </w:rPr>
            </w:pPr>
            <w:proofErr w:type="spellStart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Agent</w:t>
            </w:r>
            <w:proofErr w:type="spellEnd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전환</w:t>
            </w:r>
          </w:p>
        </w:tc>
        <w:tc>
          <w:tcPr>
            <w:tcW w:w="6432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2B578D" w14:textId="77777777" w:rsidR="00D80D8A" w:rsidRDefault="00BE6280">
            <w:pPr>
              <w:spacing w:before="20" w:after="20"/>
              <w:rPr>
                <w:sz w:val="20"/>
                <w:szCs w:val="20"/>
              </w:rPr>
            </w:pPr>
            <w:proofErr w:type="spellStart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LangGraph</w:t>
            </w:r>
            <w:proofErr w:type="spellEnd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: </w:t>
            </w:r>
            <w:proofErr w:type="spellStart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adapters</w:t>
            </w:r>
            <w:proofErr w:type="spellEnd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자동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변환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. </w:t>
            </w:r>
            <w:proofErr w:type="spellStart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CrewAI</w:t>
            </w:r>
            <w:proofErr w:type="spellEnd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: </w:t>
            </w:r>
            <w:proofErr w:type="spellStart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ServerAdapter</w:t>
            </w:r>
            <w:proofErr w:type="spellEnd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교체</w:t>
            </w:r>
          </w:p>
        </w:tc>
      </w:tr>
      <w:tr w:rsidR="00D80D8A" w14:paraId="5546E8F1" w14:textId="77777777">
        <w:trPr>
          <w:trHeight w:val="465"/>
        </w:trPr>
        <w:tc>
          <w:tcPr>
            <w:tcW w:w="753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A2FF3E" w14:textId="77777777" w:rsidR="00D80D8A" w:rsidRDefault="00BE6280">
            <w:pPr>
              <w:spacing w:before="20" w:after="2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1839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26C963" w14:textId="77777777" w:rsidR="00D80D8A" w:rsidRDefault="00BE6280">
            <w:pPr>
              <w:spacing w:before="20" w:after="20"/>
              <w:rPr>
                <w:sz w:val="20"/>
                <w:szCs w:val="20"/>
              </w:rPr>
            </w:pPr>
            <w:proofErr w:type="spellStart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검증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·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완료</w:t>
            </w:r>
            <w:proofErr w:type="spellEnd"/>
          </w:p>
        </w:tc>
        <w:tc>
          <w:tcPr>
            <w:tcW w:w="6432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08A8F7" w14:textId="77777777" w:rsidR="00D80D8A" w:rsidRDefault="00BE6280">
            <w:pPr>
              <w:spacing w:before="20" w:after="20"/>
              <w:rPr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FC/MCP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병행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→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동등성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검증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→ HA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확인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→ FC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제거</w:t>
            </w:r>
          </w:p>
        </w:tc>
      </w:tr>
    </w:tbl>
    <w:p w14:paraId="1C633DE5" w14:textId="77777777" w:rsidR="00D80D8A" w:rsidRDefault="00BE6280">
      <w:pPr>
        <w:pStyle w:val="4"/>
        <w:keepNext w:val="0"/>
        <w:keepLines w:val="0"/>
      </w:pPr>
      <w:bookmarkStart w:id="121" w:name="_ivq6b54g8dvh" w:colFirst="0" w:colLast="0"/>
      <w:bookmarkEnd w:id="121"/>
      <w:r>
        <w:rPr>
          <w:rFonts w:ascii="Arial Unicode MS" w:eastAsia="Arial Unicode MS" w:hAnsi="Arial Unicode MS" w:cs="Arial Unicode MS"/>
        </w:rPr>
        <w:t xml:space="preserve">5.7.2 </w:t>
      </w:r>
      <w:r>
        <w:rPr>
          <w:rFonts w:ascii="Arial Unicode MS" w:eastAsia="Arial Unicode MS" w:hAnsi="Arial Unicode MS" w:cs="Arial Unicode MS"/>
        </w:rPr>
        <w:t>장애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폴백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전략</w:t>
      </w:r>
    </w:p>
    <w:p w14:paraId="264A3397" w14:textId="77777777" w:rsidR="00D80D8A" w:rsidRDefault="00BE6280">
      <w:r>
        <w:rPr>
          <w:rFonts w:ascii="Arial Unicode MS" w:eastAsia="Arial Unicode MS" w:hAnsi="Arial Unicode MS" w:cs="Arial Unicode MS"/>
        </w:rPr>
        <w:t xml:space="preserve">MCP </w:t>
      </w:r>
      <w:r>
        <w:rPr>
          <w:rFonts w:ascii="Arial Unicode MS" w:eastAsia="Arial Unicode MS" w:hAnsi="Arial Unicode MS" w:cs="Arial Unicode MS"/>
        </w:rPr>
        <w:t>도입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서버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장애나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도구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불가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상황에서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서비스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연속성을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확보하기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위한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폴백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전략이다</w:t>
      </w:r>
      <w:r>
        <w:rPr>
          <w:rFonts w:ascii="Arial Unicode MS" w:eastAsia="Arial Unicode MS" w:hAnsi="Arial Unicode MS" w:cs="Arial Unicode MS"/>
        </w:rPr>
        <w:t xml:space="preserve">. </w:t>
      </w:r>
      <w:r>
        <w:rPr>
          <w:rFonts w:ascii="Arial Unicode MS" w:eastAsia="Arial Unicode MS" w:hAnsi="Arial Unicode MS" w:cs="Arial Unicode MS"/>
        </w:rPr>
        <w:t>도구의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중요도</w:t>
      </w:r>
      <w:r>
        <w:rPr>
          <w:rFonts w:ascii="Arial Unicode MS" w:eastAsia="Arial Unicode MS" w:hAnsi="Arial Unicode MS" w:cs="Arial Unicode MS"/>
        </w:rPr>
        <w:t>(</w:t>
      </w:r>
      <w:r>
        <w:rPr>
          <w:rFonts w:ascii="Arial Unicode MS" w:eastAsia="Arial Unicode MS" w:hAnsi="Arial Unicode MS" w:cs="Arial Unicode MS"/>
        </w:rPr>
        <w:t>핵심</w:t>
      </w:r>
      <w:r>
        <w:rPr>
          <w:rFonts w:ascii="Arial Unicode MS" w:eastAsia="Arial Unicode MS" w:hAnsi="Arial Unicode MS" w:cs="Arial Unicode MS"/>
        </w:rPr>
        <w:t>/</w:t>
      </w:r>
      <w:r>
        <w:rPr>
          <w:rFonts w:ascii="Arial Unicode MS" w:eastAsia="Arial Unicode MS" w:hAnsi="Arial Unicode MS" w:cs="Arial Unicode MS"/>
        </w:rPr>
        <w:t>보조</w:t>
      </w:r>
      <w:r>
        <w:rPr>
          <w:rFonts w:ascii="Arial Unicode MS" w:eastAsia="Arial Unicode MS" w:hAnsi="Arial Unicode MS" w:cs="Arial Unicode MS"/>
        </w:rPr>
        <w:t>)</w:t>
      </w:r>
      <w:r>
        <w:rPr>
          <w:rFonts w:ascii="Arial Unicode MS" w:eastAsia="Arial Unicode MS" w:hAnsi="Arial Unicode MS" w:cs="Arial Unicode MS"/>
        </w:rPr>
        <w:t>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전환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단계</w:t>
      </w:r>
      <w:r>
        <w:rPr>
          <w:rFonts w:ascii="Arial Unicode MS" w:eastAsia="Arial Unicode MS" w:hAnsi="Arial Unicode MS" w:cs="Arial Unicode MS"/>
        </w:rPr>
        <w:t>(</w:t>
      </w:r>
      <w:r>
        <w:rPr>
          <w:rFonts w:ascii="Arial Unicode MS" w:eastAsia="Arial Unicode MS" w:hAnsi="Arial Unicode MS" w:cs="Arial Unicode MS"/>
        </w:rPr>
        <w:t>병행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운영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여부</w:t>
      </w:r>
      <w:r>
        <w:rPr>
          <w:rFonts w:ascii="Arial Unicode MS" w:eastAsia="Arial Unicode MS" w:hAnsi="Arial Unicode MS" w:cs="Arial Unicode MS"/>
        </w:rPr>
        <w:t>)</w:t>
      </w:r>
      <w:r>
        <w:rPr>
          <w:rFonts w:ascii="Arial Unicode MS" w:eastAsia="Arial Unicode MS" w:hAnsi="Arial Unicode MS" w:cs="Arial Unicode MS"/>
        </w:rPr>
        <w:t>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따라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적용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전략</w:t>
      </w:r>
      <w:r>
        <w:rPr>
          <w:rFonts w:ascii="Arial Unicode MS" w:eastAsia="Arial Unicode MS" w:hAnsi="Arial Unicode MS" w:cs="Arial Unicode MS"/>
        </w:rPr>
        <w:t>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달라진다</w:t>
      </w:r>
      <w:r>
        <w:rPr>
          <w:rFonts w:ascii="Arial Unicode MS" w:eastAsia="Arial Unicode MS" w:hAnsi="Arial Unicode MS" w:cs="Arial Unicode MS"/>
        </w:rPr>
        <w:t>.</w:t>
      </w:r>
    </w:p>
    <w:tbl>
      <w:tblPr>
        <w:tblStyle w:val="affffff3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409"/>
        <w:gridCol w:w="2205"/>
        <w:gridCol w:w="4411"/>
      </w:tblGrid>
      <w:tr w:rsidR="00D80D8A" w14:paraId="59C5DA74" w14:textId="77777777">
        <w:trPr>
          <w:trHeight w:val="420"/>
        </w:trPr>
        <w:tc>
          <w:tcPr>
            <w:tcW w:w="2408" w:type="dxa"/>
            <w:tcBorders>
              <w:top w:val="single" w:sz="6" w:space="0" w:color="F0F4F8"/>
              <w:left w:val="single" w:sz="6" w:space="0" w:color="F0F4F8"/>
              <w:bottom w:val="single" w:sz="6" w:space="0" w:color="F0F4F8"/>
              <w:right w:val="single" w:sz="6" w:space="0" w:color="F0F4F8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A9E094" w14:textId="77777777" w:rsidR="00D80D8A" w:rsidRDefault="00BE6280">
            <w:pPr>
              <w:spacing w:before="240" w:after="240"/>
              <w:jc w:val="center"/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  <w:sz w:val="20"/>
                <w:szCs w:val="20"/>
              </w:rPr>
              <w:t>전략</w:t>
            </w:r>
          </w:p>
        </w:tc>
        <w:tc>
          <w:tcPr>
            <w:tcW w:w="2205" w:type="dxa"/>
            <w:tcBorders>
              <w:top w:val="single" w:sz="6" w:space="0" w:color="F0F4F8"/>
              <w:left w:val="single" w:sz="6" w:space="0" w:color="F0F4F8"/>
              <w:bottom w:val="single" w:sz="6" w:space="0" w:color="F0F4F8"/>
              <w:right w:val="single" w:sz="6" w:space="0" w:color="F0F4F8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195480" w14:textId="77777777" w:rsidR="00D80D8A" w:rsidRDefault="00BE6280">
            <w:pPr>
              <w:spacing w:before="240" w:after="240"/>
              <w:jc w:val="center"/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  <w:sz w:val="20"/>
                <w:szCs w:val="20"/>
              </w:rPr>
              <w:t>적용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  <w:sz w:val="20"/>
                <w:szCs w:val="20"/>
              </w:rPr>
              <w:t>대상</w:t>
            </w:r>
          </w:p>
        </w:tc>
        <w:tc>
          <w:tcPr>
            <w:tcW w:w="4411" w:type="dxa"/>
            <w:tcBorders>
              <w:top w:val="single" w:sz="6" w:space="0" w:color="F0F4F8"/>
              <w:left w:val="single" w:sz="6" w:space="0" w:color="F0F4F8"/>
              <w:bottom w:val="single" w:sz="6" w:space="0" w:color="F0F4F8"/>
              <w:right w:val="single" w:sz="6" w:space="0" w:color="F0F4F8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CB77F6" w14:textId="77777777" w:rsidR="00D80D8A" w:rsidRDefault="00BE6280">
            <w:pPr>
              <w:spacing w:before="240" w:after="240"/>
              <w:jc w:val="center"/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  <w:sz w:val="20"/>
                <w:szCs w:val="20"/>
              </w:rPr>
              <w:t>구현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  <w:sz w:val="20"/>
                <w:szCs w:val="20"/>
              </w:rPr>
              <w:t>방법</w:t>
            </w:r>
          </w:p>
        </w:tc>
      </w:tr>
      <w:tr w:rsidR="00D80D8A" w14:paraId="3357AEFF" w14:textId="77777777">
        <w:trPr>
          <w:trHeight w:val="750"/>
        </w:trPr>
        <w:tc>
          <w:tcPr>
            <w:tcW w:w="2408" w:type="dxa"/>
            <w:tcBorders>
              <w:top w:val="single" w:sz="6" w:space="0" w:color="F0F4F8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5A75ED" w14:textId="77777777" w:rsidR="00D80D8A" w:rsidRDefault="00BE6280">
            <w:pPr>
              <w:spacing w:before="20" w:after="20"/>
              <w:rPr>
                <w:b/>
                <w:bCs/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sz w:val="20"/>
                <w:szCs w:val="20"/>
              </w:rPr>
              <w:t xml:space="preserve">MCP </w:t>
            </w:r>
            <w:r>
              <w:rPr>
                <w:rFonts w:ascii="Arial Unicode MS" w:eastAsia="Arial Unicode MS" w:hAnsi="Arial Unicode MS" w:cs="Arial Unicode MS"/>
                <w:b/>
                <w:bCs/>
                <w:sz w:val="20"/>
                <w:szCs w:val="20"/>
              </w:rPr>
              <w:t>서버</w:t>
            </w:r>
            <w:r>
              <w:rPr>
                <w:rFonts w:ascii="Arial Unicode MS" w:eastAsia="Arial Unicode MS" w:hAnsi="Arial Unicode MS" w:cs="Arial Unicode MS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  <w:sz w:val="20"/>
                <w:szCs w:val="20"/>
              </w:rPr>
              <w:t>이중화</w:t>
            </w:r>
            <w:r>
              <w:rPr>
                <w:rFonts w:ascii="Arial Unicode MS" w:eastAsia="Arial Unicode MS" w:hAnsi="Arial Unicode MS" w:cs="Arial Unicode MS"/>
                <w:b/>
                <w:bCs/>
                <w:sz w:val="20"/>
                <w:szCs w:val="20"/>
              </w:rPr>
              <w:t xml:space="preserve"> (</w:t>
            </w:r>
            <w:r>
              <w:rPr>
                <w:rFonts w:ascii="Arial Unicode MS" w:eastAsia="Arial Unicode MS" w:hAnsi="Arial Unicode MS" w:cs="Arial Unicode MS"/>
                <w:b/>
                <w:bCs/>
                <w:sz w:val="20"/>
                <w:szCs w:val="20"/>
              </w:rPr>
              <w:t>권장</w:t>
            </w:r>
            <w:r>
              <w:rPr>
                <w:rFonts w:ascii="Arial Unicode MS" w:eastAsia="Arial Unicode MS" w:hAnsi="Arial Unicode MS" w:cs="Arial Unicode MS"/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2205" w:type="dxa"/>
            <w:tcBorders>
              <w:top w:val="single" w:sz="6" w:space="0" w:color="F0F4F8"/>
              <w:left w:val="nil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6ABA26" w14:textId="77777777" w:rsidR="00D80D8A" w:rsidRDefault="00BE6280">
            <w:pPr>
              <w:spacing w:before="20" w:after="20"/>
              <w:rPr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핵심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(</w:t>
            </w:r>
            <w:proofErr w:type="spellStart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core</w:t>
            </w:r>
            <w:proofErr w:type="spellEnd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)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도구</w:t>
            </w:r>
          </w:p>
        </w:tc>
        <w:tc>
          <w:tcPr>
            <w:tcW w:w="4411" w:type="dxa"/>
            <w:tcBorders>
              <w:top w:val="single" w:sz="6" w:space="0" w:color="F0F4F8"/>
              <w:left w:val="nil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740E5C" w14:textId="77777777" w:rsidR="00D80D8A" w:rsidRDefault="00BE6280">
            <w:pPr>
              <w:spacing w:before="20" w:after="20"/>
              <w:rPr>
                <w:sz w:val="20"/>
                <w:szCs w:val="20"/>
              </w:rPr>
            </w:pPr>
            <w:proofErr w:type="spellStart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Active-Standby</w:t>
            </w:r>
            <w:proofErr w:type="spellEnd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또는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Active-Active</w:t>
            </w:r>
            <w:proofErr w:type="spellEnd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. Health </w:t>
            </w:r>
            <w:proofErr w:type="spellStart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check</w:t>
            </w:r>
            <w:proofErr w:type="spellEnd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+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자동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전환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.</w:t>
            </w:r>
          </w:p>
        </w:tc>
      </w:tr>
      <w:tr w:rsidR="00D80D8A" w14:paraId="5C4941EB" w14:textId="77777777">
        <w:trPr>
          <w:trHeight w:val="750"/>
        </w:trPr>
        <w:tc>
          <w:tcPr>
            <w:tcW w:w="2408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E142BB" w14:textId="77777777" w:rsidR="00D80D8A" w:rsidRDefault="00BE6280">
            <w:pPr>
              <w:spacing w:before="20" w:after="20"/>
              <w:rPr>
                <w:b/>
                <w:bCs/>
                <w:sz w:val="20"/>
                <w:szCs w:val="20"/>
              </w:rPr>
            </w:pPr>
            <w:proofErr w:type="spellStart"/>
            <w:r>
              <w:rPr>
                <w:b/>
                <w:bCs/>
                <w:sz w:val="20"/>
                <w:szCs w:val="20"/>
              </w:rPr>
              <w:lastRenderedPageBreak/>
              <w:t>Graceful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Degradation</w:t>
            </w:r>
            <w:proofErr w:type="spellEnd"/>
          </w:p>
        </w:tc>
        <w:tc>
          <w:tcPr>
            <w:tcW w:w="2205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C9CE75" w14:textId="77777777" w:rsidR="00D80D8A" w:rsidRDefault="00BE6280">
            <w:pPr>
              <w:spacing w:before="20" w:after="20"/>
              <w:rPr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보조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(</w:t>
            </w:r>
            <w:proofErr w:type="spellStart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auxiliary</w:t>
            </w:r>
            <w:proofErr w:type="spellEnd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)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도구</w:t>
            </w:r>
          </w:p>
        </w:tc>
        <w:tc>
          <w:tcPr>
            <w:tcW w:w="4411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024621" w14:textId="77777777" w:rsidR="00D80D8A" w:rsidRDefault="00BE6280">
            <w:pPr>
              <w:spacing w:before="20" w:after="20"/>
              <w:rPr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도구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불가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시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LLM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이</w:t>
            </w:r>
            <w:proofErr w:type="spellEnd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대체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응답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생성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.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사용자에게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제한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안내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.</w:t>
            </w:r>
          </w:p>
        </w:tc>
      </w:tr>
      <w:tr w:rsidR="00D80D8A" w14:paraId="42080855" w14:textId="77777777">
        <w:trPr>
          <w:trHeight w:val="750"/>
        </w:trPr>
        <w:tc>
          <w:tcPr>
            <w:tcW w:w="2408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72BDCD" w14:textId="77777777" w:rsidR="00D80D8A" w:rsidRDefault="00BE6280">
            <w:pPr>
              <w:spacing w:before="20" w:after="20"/>
              <w:rPr>
                <w:b/>
                <w:bCs/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sz w:val="20"/>
                <w:szCs w:val="20"/>
              </w:rPr>
              <w:t xml:space="preserve">FC </w:t>
            </w:r>
            <w:r>
              <w:rPr>
                <w:rFonts w:ascii="Arial Unicode MS" w:eastAsia="Arial Unicode MS" w:hAnsi="Arial Unicode MS" w:cs="Arial Unicode MS"/>
                <w:b/>
                <w:bCs/>
                <w:sz w:val="20"/>
                <w:szCs w:val="20"/>
              </w:rPr>
              <w:t>자동</w:t>
            </w:r>
            <w:r>
              <w:rPr>
                <w:rFonts w:ascii="Arial Unicode MS" w:eastAsia="Arial Unicode MS" w:hAnsi="Arial Unicode MS" w:cs="Arial Unicode MS"/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b/>
                <w:bCs/>
                <w:sz w:val="20"/>
                <w:szCs w:val="20"/>
              </w:rPr>
              <w:t>폴백</w:t>
            </w:r>
            <w:proofErr w:type="spellEnd"/>
          </w:p>
        </w:tc>
        <w:tc>
          <w:tcPr>
            <w:tcW w:w="2205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E80464" w14:textId="77777777" w:rsidR="00D80D8A" w:rsidRDefault="00BE6280">
            <w:pPr>
              <w:spacing w:before="20" w:after="20"/>
              <w:rPr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전환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초기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병행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운영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기간</w:t>
            </w:r>
          </w:p>
        </w:tc>
        <w:tc>
          <w:tcPr>
            <w:tcW w:w="4411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FD3C88" w14:textId="77777777" w:rsidR="00D80D8A" w:rsidRDefault="00BE6280">
            <w:pPr>
              <w:spacing w:before="20" w:after="20"/>
              <w:rPr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MCP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장애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감지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→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기존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FC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경로로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자동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전환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.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한시적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운영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.</w:t>
            </w:r>
          </w:p>
        </w:tc>
      </w:tr>
    </w:tbl>
    <w:p w14:paraId="49347BA5" w14:textId="77777777" w:rsidR="00D80D8A" w:rsidRDefault="00BE6280">
      <w:pPr>
        <w:pStyle w:val="4"/>
        <w:keepNext w:val="0"/>
        <w:keepLines w:val="0"/>
      </w:pPr>
      <w:bookmarkStart w:id="122" w:name="_aah7awf13q3a" w:colFirst="0" w:colLast="0"/>
      <w:bookmarkEnd w:id="122"/>
      <w:r>
        <w:rPr>
          <w:rFonts w:ascii="Arial Unicode MS" w:eastAsia="Arial Unicode MS" w:hAnsi="Arial Unicode MS" w:cs="Arial Unicode MS"/>
        </w:rPr>
        <w:t xml:space="preserve">5.7.3 </w:t>
      </w:r>
      <w:r>
        <w:rPr>
          <w:rFonts w:ascii="Arial Unicode MS" w:eastAsia="Arial Unicode MS" w:hAnsi="Arial Unicode MS" w:cs="Arial Unicode MS"/>
        </w:rPr>
        <w:t>프로토콜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변경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리스크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대응</w:t>
      </w:r>
    </w:p>
    <w:p w14:paraId="7D784FD1" w14:textId="77777777" w:rsidR="00D80D8A" w:rsidRDefault="00BE6280">
      <w:proofErr w:type="spellStart"/>
      <w:r>
        <w:rPr>
          <w:rFonts w:ascii="Arial Unicode MS" w:eastAsia="Arial Unicode MS" w:hAnsi="Arial Unicode MS" w:cs="Arial Unicode MS"/>
        </w:rPr>
        <w:t>MCP</w:t>
      </w:r>
      <w:r>
        <w:rPr>
          <w:rFonts w:ascii="Arial Unicode MS" w:eastAsia="Arial Unicode MS" w:hAnsi="Arial Unicode MS" w:cs="Arial Unicode MS"/>
        </w:rPr>
        <w:t>는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외부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프로토콜이므로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사양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변경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시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Agent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시스템에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영향을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있다</w:t>
      </w:r>
      <w:r>
        <w:rPr>
          <w:rFonts w:ascii="Arial Unicode MS" w:eastAsia="Arial Unicode MS" w:hAnsi="Arial Unicode MS" w:cs="Arial Unicode MS"/>
        </w:rPr>
        <w:t xml:space="preserve">. </w:t>
      </w:r>
      <w:r>
        <w:rPr>
          <w:rFonts w:ascii="Arial Unicode MS" w:eastAsia="Arial Unicode MS" w:hAnsi="Arial Unicode MS" w:cs="Arial Unicode MS"/>
        </w:rPr>
        <w:t>이에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대한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사전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대응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방안을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정리한다</w:t>
      </w:r>
      <w:r>
        <w:rPr>
          <w:rFonts w:ascii="Arial Unicode MS" w:eastAsia="Arial Unicode MS" w:hAnsi="Arial Unicode MS" w:cs="Arial Unicode MS"/>
        </w:rPr>
        <w:t>.</w:t>
      </w:r>
    </w:p>
    <w:tbl>
      <w:tblPr>
        <w:tblStyle w:val="affffff4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419"/>
        <w:gridCol w:w="6606"/>
      </w:tblGrid>
      <w:tr w:rsidR="00D80D8A" w14:paraId="66694CC9" w14:textId="77777777">
        <w:trPr>
          <w:trHeight w:val="420"/>
        </w:trPr>
        <w:tc>
          <w:tcPr>
            <w:tcW w:w="2419" w:type="dxa"/>
            <w:tcBorders>
              <w:top w:val="single" w:sz="6" w:space="0" w:color="F0F4F8"/>
              <w:left w:val="single" w:sz="6" w:space="0" w:color="F0F4F8"/>
              <w:bottom w:val="single" w:sz="6" w:space="0" w:color="F0F4F8"/>
              <w:right w:val="single" w:sz="6" w:space="0" w:color="F0F4F8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9AEDD4" w14:textId="77777777" w:rsidR="00D80D8A" w:rsidRDefault="00BE6280">
            <w:pPr>
              <w:spacing w:before="240" w:after="240"/>
              <w:jc w:val="center"/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  <w:sz w:val="20"/>
                <w:szCs w:val="20"/>
              </w:rPr>
              <w:t>대응</w:t>
            </w:r>
          </w:p>
        </w:tc>
        <w:tc>
          <w:tcPr>
            <w:tcW w:w="6606" w:type="dxa"/>
            <w:tcBorders>
              <w:top w:val="single" w:sz="6" w:space="0" w:color="F0F4F8"/>
              <w:left w:val="single" w:sz="6" w:space="0" w:color="F0F4F8"/>
              <w:bottom w:val="single" w:sz="6" w:space="0" w:color="F0F4F8"/>
              <w:right w:val="single" w:sz="6" w:space="0" w:color="F0F4F8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A29CE1" w14:textId="77777777" w:rsidR="00D80D8A" w:rsidRDefault="00BE6280">
            <w:pPr>
              <w:spacing w:before="240" w:after="240"/>
              <w:jc w:val="center"/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  <w:sz w:val="20"/>
                <w:szCs w:val="20"/>
              </w:rPr>
              <w:t>상세</w:t>
            </w:r>
          </w:p>
        </w:tc>
      </w:tr>
      <w:tr w:rsidR="00D80D8A" w14:paraId="5CD6A8A7" w14:textId="77777777">
        <w:trPr>
          <w:trHeight w:val="465"/>
        </w:trPr>
        <w:tc>
          <w:tcPr>
            <w:tcW w:w="2419" w:type="dxa"/>
            <w:tcBorders>
              <w:top w:val="single" w:sz="6" w:space="0" w:color="F0F4F8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B3AE2F" w14:textId="77777777" w:rsidR="00D80D8A" w:rsidRDefault="00BE6280">
            <w:pPr>
              <w:spacing w:before="20" w:after="20"/>
              <w:rPr>
                <w:b/>
                <w:bCs/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sz w:val="20"/>
                <w:szCs w:val="20"/>
              </w:rPr>
              <w:t>사양</w:t>
            </w:r>
            <w:r>
              <w:rPr>
                <w:rFonts w:ascii="Arial Unicode MS" w:eastAsia="Arial Unicode MS" w:hAnsi="Arial Unicode MS" w:cs="Arial Unicode MS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  <w:sz w:val="20"/>
                <w:szCs w:val="20"/>
              </w:rPr>
              <w:t>버전</w:t>
            </w:r>
            <w:r>
              <w:rPr>
                <w:rFonts w:ascii="Arial Unicode MS" w:eastAsia="Arial Unicode MS" w:hAnsi="Arial Unicode MS" w:cs="Arial Unicode MS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  <w:sz w:val="20"/>
                <w:szCs w:val="20"/>
              </w:rPr>
              <w:t>고정</w:t>
            </w:r>
          </w:p>
        </w:tc>
        <w:tc>
          <w:tcPr>
            <w:tcW w:w="6606" w:type="dxa"/>
            <w:tcBorders>
              <w:top w:val="single" w:sz="6" w:space="0" w:color="F0F4F8"/>
              <w:left w:val="nil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2E21E2" w14:textId="77777777" w:rsidR="00D80D8A" w:rsidRDefault="00BE6280">
            <w:pPr>
              <w:spacing w:before="20" w:after="20"/>
              <w:rPr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MCP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버전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명시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선언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계획적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업그레이드</w:t>
            </w:r>
          </w:p>
        </w:tc>
      </w:tr>
      <w:tr w:rsidR="00D80D8A" w14:paraId="357AAB0E" w14:textId="77777777">
        <w:trPr>
          <w:trHeight w:val="465"/>
        </w:trPr>
        <w:tc>
          <w:tcPr>
            <w:tcW w:w="2419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10E86F" w14:textId="77777777" w:rsidR="00D80D8A" w:rsidRDefault="00BE6280">
            <w:pPr>
              <w:spacing w:before="20" w:after="20"/>
              <w:rPr>
                <w:b/>
                <w:bCs/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sz w:val="20"/>
                <w:szCs w:val="20"/>
              </w:rPr>
              <w:t>하위</w:t>
            </w:r>
            <w:r>
              <w:rPr>
                <w:rFonts w:ascii="Arial Unicode MS" w:eastAsia="Arial Unicode MS" w:hAnsi="Arial Unicode MS" w:cs="Arial Unicode MS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  <w:sz w:val="20"/>
                <w:szCs w:val="20"/>
              </w:rPr>
              <w:t>호환성</w:t>
            </w:r>
            <w:r>
              <w:rPr>
                <w:rFonts w:ascii="Arial Unicode MS" w:eastAsia="Arial Unicode MS" w:hAnsi="Arial Unicode MS" w:cs="Arial Unicode MS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  <w:sz w:val="20"/>
                <w:szCs w:val="20"/>
              </w:rPr>
              <w:t>테스트</w:t>
            </w:r>
          </w:p>
        </w:tc>
        <w:tc>
          <w:tcPr>
            <w:tcW w:w="6606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B1B507" w14:textId="77777777" w:rsidR="00D80D8A" w:rsidRDefault="00BE6280">
            <w:pPr>
              <w:spacing w:before="20" w:after="20"/>
              <w:rPr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CI/</w:t>
            </w:r>
            <w:proofErr w:type="spellStart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CD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에</w:t>
            </w:r>
            <w:proofErr w:type="spellEnd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호환성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테스트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포함</w:t>
            </w:r>
          </w:p>
        </w:tc>
      </w:tr>
      <w:tr w:rsidR="00D80D8A" w14:paraId="63B86A73" w14:textId="77777777">
        <w:trPr>
          <w:trHeight w:val="465"/>
        </w:trPr>
        <w:tc>
          <w:tcPr>
            <w:tcW w:w="2419" w:type="dxa"/>
            <w:tcBorders>
              <w:top w:val="nil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0105F0" w14:textId="77777777" w:rsidR="00D80D8A" w:rsidRDefault="00BE6280">
            <w:pPr>
              <w:spacing w:before="20" w:after="20"/>
              <w:rPr>
                <w:b/>
                <w:bCs/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sz w:val="20"/>
                <w:szCs w:val="20"/>
              </w:rPr>
              <w:t>추상화</w:t>
            </w:r>
            <w:r>
              <w:rPr>
                <w:rFonts w:ascii="Arial Unicode MS" w:eastAsia="Arial Unicode MS" w:hAnsi="Arial Unicode MS" w:cs="Arial Unicode MS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  <w:sz w:val="20"/>
                <w:szCs w:val="20"/>
              </w:rPr>
              <w:t>레이어</w:t>
            </w:r>
          </w:p>
        </w:tc>
        <w:tc>
          <w:tcPr>
            <w:tcW w:w="6606" w:type="dxa"/>
            <w:tcBorders>
              <w:top w:val="nil"/>
              <w:left w:val="nil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4D9776" w14:textId="77777777" w:rsidR="00D80D8A" w:rsidRDefault="00BE6280">
            <w:pPr>
              <w:spacing w:before="20" w:after="20"/>
              <w:rPr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어댑터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패턴으로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Agent</w:t>
            </w:r>
            <w:proofErr w:type="spellEnd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코드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변경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최소화</w:t>
            </w:r>
          </w:p>
        </w:tc>
      </w:tr>
    </w:tbl>
    <w:p w14:paraId="34D89CCA" w14:textId="77777777" w:rsidR="00D80D8A" w:rsidRDefault="00D80D8A">
      <w:pPr>
        <w:spacing w:before="240" w:after="240"/>
      </w:pPr>
    </w:p>
    <w:p w14:paraId="7503B125" w14:textId="77777777" w:rsidR="00D80D8A" w:rsidRDefault="00BE6280">
      <w:pPr>
        <w:pStyle w:val="2"/>
        <w:rPr>
          <w:i/>
          <w:iCs/>
          <w:color w:val="444444"/>
          <w:sz w:val="20"/>
          <w:szCs w:val="20"/>
        </w:rPr>
      </w:pPr>
      <w:bookmarkStart w:id="123" w:name="_28oknx09ti5" w:colFirst="0" w:colLast="0"/>
      <w:bookmarkEnd w:id="123"/>
      <w:r>
        <w:rPr>
          <w:rFonts w:ascii="Arial Unicode MS" w:eastAsia="Arial Unicode MS" w:hAnsi="Arial Unicode MS" w:cs="Arial Unicode MS"/>
        </w:rPr>
        <w:t xml:space="preserve">6. </w:t>
      </w:r>
      <w:proofErr w:type="spellStart"/>
      <w:r>
        <w:rPr>
          <w:rFonts w:ascii="Arial Unicode MS" w:eastAsia="Arial Unicode MS" w:hAnsi="Arial Unicode MS" w:cs="Arial Unicode MS"/>
        </w:rPr>
        <w:t>Agent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통신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방식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선정</w:t>
      </w:r>
      <w:r>
        <w:rPr>
          <w:rFonts w:ascii="Arial Unicode MS" w:eastAsia="Arial Unicode MS" w:hAnsi="Arial Unicode MS" w:cs="Arial Unicode MS"/>
        </w:rPr>
        <w:t xml:space="preserve"> (A2A)</w:t>
      </w:r>
    </w:p>
    <w:p w14:paraId="29AFC863" w14:textId="77777777" w:rsidR="00D80D8A" w:rsidRDefault="00BE6280">
      <w:pPr>
        <w:pStyle w:val="3"/>
        <w:keepNext w:val="0"/>
        <w:keepLines w:val="0"/>
        <w:spacing w:before="480"/>
      </w:pPr>
      <w:bookmarkStart w:id="124" w:name="_43jsjqs9p3xz" w:colFirst="0" w:colLast="0"/>
      <w:bookmarkEnd w:id="124"/>
      <w:r>
        <w:rPr>
          <w:rFonts w:ascii="Arial Unicode MS" w:eastAsia="Arial Unicode MS" w:hAnsi="Arial Unicode MS" w:cs="Arial Unicode MS"/>
        </w:rPr>
        <w:t xml:space="preserve"> 6.1 A2A</w:t>
      </w:r>
      <w:r>
        <w:rPr>
          <w:rFonts w:ascii="Arial Unicode MS" w:eastAsia="Arial Unicode MS" w:hAnsi="Arial Unicode MS" w:cs="Arial Unicode MS"/>
        </w:rPr>
        <w:t>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정의와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적용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범위</w:t>
      </w:r>
    </w:p>
    <w:p w14:paraId="57A73FD3" w14:textId="77777777" w:rsidR="00D80D8A" w:rsidRDefault="00BE6280">
      <w:pPr>
        <w:spacing w:before="60"/>
      </w:pPr>
      <w:r>
        <w:rPr>
          <w:rFonts w:ascii="Arial Unicode MS" w:eastAsia="Arial Unicode MS" w:hAnsi="Arial Unicode MS" w:cs="Arial Unicode MS"/>
        </w:rPr>
        <w:t>독립적으로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배포</w:t>
      </w:r>
      <w:r>
        <w:rPr>
          <w:rFonts w:ascii="Arial Unicode MS" w:eastAsia="Arial Unicode MS" w:hAnsi="Arial Unicode MS" w:cs="Arial Unicode MS"/>
        </w:rPr>
        <w:t>·</w:t>
      </w:r>
      <w:r>
        <w:rPr>
          <w:rFonts w:ascii="Arial Unicode MS" w:eastAsia="Arial Unicode MS" w:hAnsi="Arial Unicode MS" w:cs="Arial Unicode MS"/>
        </w:rPr>
        <w:t>운영되는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Agent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간의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상호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발견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작업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위임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결과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교환을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위한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통신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프로토콜인</w:t>
      </w:r>
      <w:r>
        <w:rPr>
          <w:rFonts w:ascii="Arial Unicode MS" w:eastAsia="Arial Unicode MS" w:hAnsi="Arial Unicode MS" w:cs="Arial Unicode MS"/>
        </w:rPr>
        <w:t xml:space="preserve"> A2A(</w:t>
      </w:r>
      <w:proofErr w:type="spellStart"/>
      <w:r>
        <w:rPr>
          <w:rFonts w:ascii="Arial Unicode MS" w:eastAsia="Arial Unicode MS" w:hAnsi="Arial Unicode MS" w:cs="Arial Unicode MS"/>
        </w:rPr>
        <w:t>Agent-to-Agent</w:t>
      </w:r>
      <w:proofErr w:type="spellEnd"/>
      <w:r>
        <w:rPr>
          <w:rFonts w:ascii="Arial Unicode MS" w:eastAsia="Arial Unicode MS" w:hAnsi="Arial Unicode MS" w:cs="Arial Unicode MS"/>
        </w:rPr>
        <w:t>)</w:t>
      </w:r>
      <w:r>
        <w:rPr>
          <w:rFonts w:ascii="Arial Unicode MS" w:eastAsia="Arial Unicode MS" w:hAnsi="Arial Unicode MS" w:cs="Arial Unicode MS"/>
        </w:rPr>
        <w:t>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도입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판단과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설계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전략을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다룬다</w:t>
      </w:r>
      <w:r>
        <w:rPr>
          <w:rFonts w:ascii="Arial Unicode MS" w:eastAsia="Arial Unicode MS" w:hAnsi="Arial Unicode MS" w:cs="Arial Unicode MS"/>
        </w:rPr>
        <w:t>.</w:t>
      </w:r>
    </w:p>
    <w:p w14:paraId="464874E4" w14:textId="77777777" w:rsidR="00D80D8A" w:rsidRDefault="00D80D8A">
      <w:pPr>
        <w:spacing w:before="40" w:after="40"/>
        <w:rPr>
          <w:i/>
          <w:iCs/>
          <w:color w:val="444444"/>
          <w:sz w:val="20"/>
          <w:szCs w:val="20"/>
        </w:rPr>
      </w:pPr>
    </w:p>
    <w:tbl>
      <w:tblPr>
        <w:tblStyle w:val="affffff5"/>
        <w:tblW w:w="901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015"/>
      </w:tblGrid>
      <w:tr w:rsidR="00D80D8A" w14:paraId="6BF9A9CC" w14:textId="77777777">
        <w:trPr>
          <w:trHeight w:val="990"/>
        </w:trPr>
        <w:tc>
          <w:tcPr>
            <w:tcW w:w="9015" w:type="dxa"/>
            <w:tcBorders>
              <w:top w:val="single" w:sz="6" w:space="0" w:color="B0BEC5"/>
              <w:left w:val="single" w:sz="6" w:space="0" w:color="1B3A5C"/>
              <w:bottom w:val="single" w:sz="6" w:space="0" w:color="B0BEC5"/>
              <w:right w:val="single" w:sz="6" w:space="0" w:color="B0BEC5"/>
            </w:tcBorders>
            <w:shd w:val="clear" w:color="auto" w:fill="FFF8E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4B9369A" w14:textId="77777777" w:rsidR="00D80D8A" w:rsidRDefault="00BE6280">
            <w:pPr>
              <w:spacing w:before="240" w:after="120"/>
              <w:rPr>
                <w:color w:val="434343"/>
                <w:sz w:val="19"/>
                <w:szCs w:val="19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color w:val="434343"/>
                <w:sz w:val="19"/>
                <w:szCs w:val="19"/>
              </w:rPr>
              <w:t>본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434343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434343"/>
                <w:sz w:val="19"/>
                <w:szCs w:val="19"/>
              </w:rPr>
              <w:t>장의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434343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434343"/>
                <w:sz w:val="19"/>
                <w:szCs w:val="19"/>
              </w:rPr>
              <w:t>기술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434343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434343"/>
                <w:sz w:val="19"/>
                <w:szCs w:val="19"/>
              </w:rPr>
              <w:t>기준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434343"/>
                <w:sz w:val="19"/>
                <w:szCs w:val="19"/>
              </w:rPr>
              <w:t xml:space="preserve">: 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 xml:space="preserve">A2A 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>프로토콜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 xml:space="preserve"> v0.2 (Google, 2025.04 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>발표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 xml:space="preserve">). </w:t>
            </w:r>
          </w:p>
          <w:p w14:paraId="3070A1BD" w14:textId="77777777" w:rsidR="00D80D8A" w:rsidRDefault="00BE6280">
            <w:pPr>
              <w:spacing w:before="240" w:after="120"/>
              <w:rPr>
                <w:color w:val="434343"/>
                <w:sz w:val="19"/>
                <w:szCs w:val="19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color w:val="434343"/>
                <w:sz w:val="19"/>
                <w:szCs w:val="19"/>
              </w:rPr>
              <w:t>5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434343"/>
                <w:sz w:val="19"/>
                <w:szCs w:val="19"/>
              </w:rPr>
              <w:t>장과의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434343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434343"/>
                <w:sz w:val="19"/>
                <w:szCs w:val="19"/>
              </w:rPr>
              <w:t>관계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434343"/>
                <w:sz w:val="19"/>
                <w:szCs w:val="19"/>
              </w:rPr>
              <w:t xml:space="preserve">: 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>5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>장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 xml:space="preserve">(FC 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>vs</w:t>
            </w:r>
            <w:proofErr w:type="spellEnd"/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 xml:space="preserve"> MCP)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>은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>Agent</w:t>
            </w:r>
            <w:proofErr w:type="spellEnd"/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 xml:space="preserve"> ↔ 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>도구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>연동을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>다루고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>이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>장은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>Agent</w:t>
            </w:r>
            <w:proofErr w:type="spellEnd"/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 xml:space="preserve"> ↔ 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>Agent</w:t>
            </w:r>
            <w:proofErr w:type="spellEnd"/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>통신을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>다룬다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 xml:space="preserve">. 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>적용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>레이어가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>다르므로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>독립적으로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>판단하되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>하나의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>시스템에서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 xml:space="preserve"> FC/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>MCP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>와</w:t>
            </w:r>
            <w:proofErr w:type="spellEnd"/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 xml:space="preserve"> A2A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>는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>동시에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>존재할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>수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>있다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>. 5.3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>절에서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>Agent</w:t>
            </w:r>
            <w:proofErr w:type="spellEnd"/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>구조를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 xml:space="preserve"> "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>독립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>멀티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>Agent"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>로</w:t>
            </w:r>
            <w:proofErr w:type="spellEnd"/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>판단한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>경우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>본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>장을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>참조한다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>.</w:t>
            </w:r>
          </w:p>
        </w:tc>
      </w:tr>
    </w:tbl>
    <w:p w14:paraId="63F3E4A7" w14:textId="77777777" w:rsidR="00D80D8A" w:rsidRDefault="00BE6280">
      <w:pPr>
        <w:pStyle w:val="4"/>
        <w:keepNext w:val="0"/>
        <w:keepLines w:val="0"/>
        <w:spacing w:before="480"/>
      </w:pPr>
      <w:bookmarkStart w:id="125" w:name="_ai65dygv4aig" w:colFirst="0" w:colLast="0"/>
      <w:bookmarkEnd w:id="125"/>
      <w:r>
        <w:rPr>
          <w:rFonts w:ascii="Arial Unicode MS" w:eastAsia="Arial Unicode MS" w:hAnsi="Arial Unicode MS" w:cs="Arial Unicode MS"/>
        </w:rPr>
        <w:t xml:space="preserve">6.1.1 </w:t>
      </w:r>
      <w:r>
        <w:rPr>
          <w:rFonts w:ascii="Arial Unicode MS" w:eastAsia="Arial Unicode MS" w:hAnsi="Arial Unicode MS" w:cs="Arial Unicode MS"/>
        </w:rPr>
        <w:t>대상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정의</w:t>
      </w:r>
    </w:p>
    <w:tbl>
      <w:tblPr>
        <w:tblStyle w:val="affffff6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259"/>
        <w:gridCol w:w="6766"/>
      </w:tblGrid>
      <w:tr w:rsidR="00D80D8A" w14:paraId="216A6175" w14:textId="77777777">
        <w:trPr>
          <w:trHeight w:val="420"/>
        </w:trPr>
        <w:tc>
          <w:tcPr>
            <w:tcW w:w="2259" w:type="dxa"/>
            <w:tcBorders>
              <w:top w:val="single" w:sz="6" w:space="0" w:color="F0F4F8"/>
              <w:left w:val="single" w:sz="6" w:space="0" w:color="F0F4F8"/>
              <w:bottom w:val="single" w:sz="6" w:space="0" w:color="F0F4F8"/>
              <w:right w:val="single" w:sz="6" w:space="0" w:color="F0F4F8"/>
            </w:tcBorders>
            <w:shd w:val="clear" w:color="auto" w:fill="1E3A5F"/>
            <w:tcMar>
              <w:top w:w="60" w:type="dxa"/>
              <w:bottom w:w="60" w:type="dxa"/>
            </w:tcMar>
          </w:tcPr>
          <w:p w14:paraId="1E97CA17" w14:textId="77777777" w:rsidR="00D80D8A" w:rsidRDefault="00BE6280">
            <w:pPr>
              <w:spacing w:before="240" w:after="240"/>
              <w:jc w:val="center"/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  <w:sz w:val="20"/>
                <w:szCs w:val="20"/>
              </w:rPr>
              <w:t>대상</w:t>
            </w:r>
          </w:p>
        </w:tc>
        <w:tc>
          <w:tcPr>
            <w:tcW w:w="6765" w:type="dxa"/>
            <w:tcBorders>
              <w:top w:val="single" w:sz="6" w:space="0" w:color="F0F4F8"/>
              <w:left w:val="single" w:sz="6" w:space="0" w:color="F0F4F8"/>
              <w:bottom w:val="single" w:sz="6" w:space="0" w:color="F0F4F8"/>
              <w:right w:val="single" w:sz="6" w:space="0" w:color="F0F4F8"/>
            </w:tcBorders>
            <w:shd w:val="clear" w:color="auto" w:fill="1E3A5F"/>
            <w:tcMar>
              <w:top w:w="60" w:type="dxa"/>
              <w:bottom w:w="60" w:type="dxa"/>
            </w:tcMar>
          </w:tcPr>
          <w:p w14:paraId="40308BA7" w14:textId="77777777" w:rsidR="00D80D8A" w:rsidRDefault="00BE6280">
            <w:pPr>
              <w:spacing w:before="240" w:after="240"/>
              <w:jc w:val="center"/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  <w:sz w:val="20"/>
                <w:szCs w:val="20"/>
              </w:rPr>
              <w:t>정의</w:t>
            </w:r>
          </w:p>
        </w:tc>
      </w:tr>
      <w:tr w:rsidR="00D80D8A" w14:paraId="3DC4CE69" w14:textId="77777777">
        <w:trPr>
          <w:trHeight w:val="750"/>
        </w:trPr>
        <w:tc>
          <w:tcPr>
            <w:tcW w:w="2259" w:type="dxa"/>
            <w:tcBorders>
              <w:top w:val="single" w:sz="6" w:space="0" w:color="F0F4F8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bottom w:w="60" w:type="dxa"/>
            </w:tcMar>
          </w:tcPr>
          <w:p w14:paraId="09298C8A" w14:textId="77777777" w:rsidR="00D80D8A" w:rsidRDefault="00BE6280">
            <w:pPr>
              <w:spacing w:before="20" w:after="2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A2A (</w:t>
            </w:r>
            <w:proofErr w:type="spellStart"/>
            <w:r>
              <w:rPr>
                <w:b/>
                <w:bCs/>
                <w:sz w:val="20"/>
                <w:szCs w:val="20"/>
              </w:rPr>
              <w:t>Agent-to-Agent</w:t>
            </w:r>
            <w:proofErr w:type="spellEnd"/>
            <w:r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6765" w:type="dxa"/>
            <w:tcBorders>
              <w:top w:val="single" w:sz="6" w:space="0" w:color="F0F4F8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bottom w:w="60" w:type="dxa"/>
            </w:tcMar>
          </w:tcPr>
          <w:p w14:paraId="1A01451B" w14:textId="77777777" w:rsidR="00D80D8A" w:rsidRDefault="00BE6280">
            <w:pPr>
              <w:spacing w:before="20" w:after="20"/>
              <w:rPr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독립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Agent</w:t>
            </w:r>
            <w:proofErr w:type="spellEnd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간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상호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발견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(</w:t>
            </w:r>
            <w:proofErr w:type="spellStart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Agent</w:t>
            </w:r>
            <w:proofErr w:type="spellEnd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Card</w:t>
            </w:r>
            <w:proofErr w:type="spellEnd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),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정보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교환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작업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위임을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위한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통신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프로토콜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. Google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주도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, 2025.04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발표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.</w:t>
            </w:r>
          </w:p>
        </w:tc>
      </w:tr>
      <w:tr w:rsidR="00D80D8A" w14:paraId="13757FF6" w14:textId="77777777">
        <w:trPr>
          <w:trHeight w:val="750"/>
        </w:trPr>
        <w:tc>
          <w:tcPr>
            <w:tcW w:w="225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bottom w:w="60" w:type="dxa"/>
            </w:tcMar>
          </w:tcPr>
          <w:p w14:paraId="422F756D" w14:textId="77777777" w:rsidR="00D80D8A" w:rsidRDefault="00BE6280">
            <w:pPr>
              <w:spacing w:before="20" w:after="20"/>
              <w:rPr>
                <w:b/>
                <w:bCs/>
                <w:sz w:val="20"/>
                <w:szCs w:val="20"/>
              </w:rPr>
            </w:pPr>
            <w:proofErr w:type="spellStart"/>
            <w:r>
              <w:rPr>
                <w:b/>
                <w:bCs/>
                <w:sz w:val="20"/>
                <w:szCs w:val="20"/>
              </w:rPr>
              <w:lastRenderedPageBreak/>
              <w:t>Agent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Card</w:t>
            </w:r>
            <w:proofErr w:type="spellEnd"/>
          </w:p>
        </w:tc>
        <w:tc>
          <w:tcPr>
            <w:tcW w:w="676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bottom w:w="60" w:type="dxa"/>
            </w:tcMar>
          </w:tcPr>
          <w:p w14:paraId="31B8A3ED" w14:textId="77777777" w:rsidR="00D80D8A" w:rsidRDefault="00BE6280">
            <w:pPr>
              <w:spacing w:before="20" w:after="20"/>
              <w:rPr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A2A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프로토콜에서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각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Agent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의</w:t>
            </w:r>
            <w:proofErr w:type="spellEnd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역할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기능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(</w:t>
            </w:r>
            <w:proofErr w:type="spellStart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skills</w:t>
            </w:r>
            <w:proofErr w:type="spellEnd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),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인증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정보를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기술한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메타데이터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. </w:t>
            </w:r>
            <w:proofErr w:type="spellStart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Agent</w:t>
            </w:r>
            <w:proofErr w:type="spellEnd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간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상호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발견의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기반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.</w:t>
            </w:r>
          </w:p>
        </w:tc>
      </w:tr>
      <w:tr w:rsidR="00D80D8A" w14:paraId="7A2CEB83" w14:textId="77777777">
        <w:trPr>
          <w:trHeight w:val="750"/>
        </w:trPr>
        <w:tc>
          <w:tcPr>
            <w:tcW w:w="225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bottom w:w="60" w:type="dxa"/>
            </w:tcMar>
          </w:tcPr>
          <w:p w14:paraId="1DBAB113" w14:textId="77777777" w:rsidR="00D80D8A" w:rsidRDefault="00BE6280">
            <w:pPr>
              <w:spacing w:before="20" w:after="20"/>
              <w:rPr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Arial Unicode MS" w:eastAsia="Arial Unicode MS" w:hAnsi="Arial Unicode MS" w:cs="Arial Unicode MS"/>
                <w:b/>
                <w:bCs/>
                <w:sz w:val="20"/>
                <w:szCs w:val="20"/>
              </w:rPr>
              <w:t>Task</w:t>
            </w:r>
            <w:proofErr w:type="spellEnd"/>
            <w:r>
              <w:rPr>
                <w:rFonts w:ascii="Arial Unicode MS" w:eastAsia="Arial Unicode MS" w:hAnsi="Arial Unicode MS" w:cs="Arial Unicode MS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  <w:sz w:val="20"/>
                <w:szCs w:val="20"/>
              </w:rPr>
              <w:t>위임</w:t>
            </w:r>
          </w:p>
        </w:tc>
        <w:tc>
          <w:tcPr>
            <w:tcW w:w="676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bottom w:w="60" w:type="dxa"/>
            </w:tcMar>
          </w:tcPr>
          <w:p w14:paraId="1E27DBEE" w14:textId="77777777" w:rsidR="00D80D8A" w:rsidRDefault="00BE6280">
            <w:pPr>
              <w:spacing w:before="20" w:after="20"/>
              <w:rPr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하나의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Agent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가</w:t>
            </w:r>
            <w:proofErr w:type="spellEnd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자신의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작업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일부를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다른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Agent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에게</w:t>
            </w:r>
            <w:proofErr w:type="spellEnd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전달하고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결과를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받아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통합하는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패턴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.</w:t>
            </w:r>
          </w:p>
        </w:tc>
      </w:tr>
      <w:tr w:rsidR="00D80D8A" w14:paraId="1D52484F" w14:textId="77777777">
        <w:trPr>
          <w:trHeight w:val="750"/>
        </w:trPr>
        <w:tc>
          <w:tcPr>
            <w:tcW w:w="225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bottom w:w="60" w:type="dxa"/>
            </w:tcMar>
          </w:tcPr>
          <w:p w14:paraId="2853E751" w14:textId="77777777" w:rsidR="00D80D8A" w:rsidRDefault="00BE6280">
            <w:pPr>
              <w:spacing w:before="20" w:after="20"/>
              <w:rPr>
                <w:b/>
                <w:bCs/>
                <w:sz w:val="20"/>
                <w:szCs w:val="20"/>
              </w:rPr>
            </w:pPr>
            <w:proofErr w:type="spellStart"/>
            <w:r>
              <w:rPr>
                <w:b/>
                <w:bCs/>
                <w:sz w:val="20"/>
                <w:szCs w:val="20"/>
              </w:rPr>
              <w:t>Agent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Registry</w:t>
            </w:r>
            <w:proofErr w:type="spellEnd"/>
          </w:p>
        </w:tc>
        <w:tc>
          <w:tcPr>
            <w:tcW w:w="676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bottom w:w="60" w:type="dxa"/>
            </w:tcMar>
          </w:tcPr>
          <w:p w14:paraId="35DDE977" w14:textId="77777777" w:rsidR="00D80D8A" w:rsidRDefault="00BE6280">
            <w:pPr>
              <w:spacing w:before="20" w:after="20"/>
              <w:rPr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사내에서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인가된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Agent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들의</w:t>
            </w:r>
            <w:proofErr w:type="spellEnd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Agent</w:t>
            </w:r>
            <w:proofErr w:type="spellEnd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Card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를</w:t>
            </w:r>
            <w:proofErr w:type="spellEnd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중앙에서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관리하는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저장소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.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상호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발견과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접근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통제의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기반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.</w:t>
            </w:r>
          </w:p>
        </w:tc>
      </w:tr>
    </w:tbl>
    <w:p w14:paraId="78ACBC83" w14:textId="77777777" w:rsidR="00D80D8A" w:rsidRDefault="00BE6280">
      <w:pPr>
        <w:pStyle w:val="4"/>
        <w:keepNext w:val="0"/>
        <w:keepLines w:val="0"/>
      </w:pPr>
      <w:bookmarkStart w:id="126" w:name="_kj0uhjt91u5y" w:colFirst="0" w:colLast="0"/>
      <w:bookmarkEnd w:id="126"/>
      <w:r>
        <w:rPr>
          <w:rFonts w:ascii="Arial Unicode MS" w:eastAsia="Arial Unicode MS" w:hAnsi="Arial Unicode MS" w:cs="Arial Unicode MS"/>
        </w:rPr>
        <w:t>6.1.2 5</w:t>
      </w:r>
      <w:r>
        <w:rPr>
          <w:rFonts w:ascii="Arial Unicode MS" w:eastAsia="Arial Unicode MS" w:hAnsi="Arial Unicode MS" w:cs="Arial Unicode MS"/>
        </w:rPr>
        <w:t>장</w:t>
      </w:r>
      <w:r>
        <w:rPr>
          <w:rFonts w:ascii="Arial Unicode MS" w:eastAsia="Arial Unicode MS" w:hAnsi="Arial Unicode MS" w:cs="Arial Unicode MS"/>
        </w:rPr>
        <w:t>(</w:t>
      </w:r>
      <w:r>
        <w:rPr>
          <w:rFonts w:ascii="Arial Unicode MS" w:eastAsia="Arial Unicode MS" w:hAnsi="Arial Unicode MS" w:cs="Arial Unicode MS"/>
        </w:rPr>
        <w:t>도구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연동</w:t>
      </w:r>
      <w:r>
        <w:rPr>
          <w:rFonts w:ascii="Arial Unicode MS" w:eastAsia="Arial Unicode MS" w:hAnsi="Arial Unicode MS" w:cs="Arial Unicode MS"/>
        </w:rPr>
        <w:t>)</w:t>
      </w:r>
      <w:r>
        <w:rPr>
          <w:rFonts w:ascii="Arial Unicode MS" w:eastAsia="Arial Unicode MS" w:hAnsi="Arial Unicode MS" w:cs="Arial Unicode MS"/>
        </w:rPr>
        <w:t>과의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레이어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구분</w:t>
      </w:r>
    </w:p>
    <w:p w14:paraId="15C8E82D" w14:textId="77777777" w:rsidR="00D80D8A" w:rsidRDefault="00BE6280">
      <w:pPr>
        <w:spacing w:before="60" w:after="80"/>
      </w:pPr>
      <w:r>
        <w:rPr>
          <w:rFonts w:ascii="Arial Unicode MS" w:eastAsia="Arial Unicode MS" w:hAnsi="Arial Unicode MS" w:cs="Arial Unicode MS"/>
        </w:rPr>
        <w:t>A2A</w:t>
      </w:r>
      <w:r>
        <w:rPr>
          <w:rFonts w:ascii="Arial Unicode MS" w:eastAsia="Arial Unicode MS" w:hAnsi="Arial Unicode MS" w:cs="Arial Unicode MS"/>
        </w:rPr>
        <w:t>는</w:t>
      </w:r>
      <w:r>
        <w:rPr>
          <w:rFonts w:ascii="Arial Unicode MS" w:eastAsia="Arial Unicode MS" w:hAnsi="Arial Unicode MS" w:cs="Arial Unicode MS"/>
        </w:rPr>
        <w:t xml:space="preserve"> FC/</w:t>
      </w:r>
      <w:proofErr w:type="spellStart"/>
      <w:r>
        <w:rPr>
          <w:rFonts w:ascii="Arial Unicode MS" w:eastAsia="Arial Unicode MS" w:hAnsi="Arial Unicode MS" w:cs="Arial Unicode MS"/>
        </w:rPr>
        <w:t>MCP</w:t>
      </w:r>
      <w:r>
        <w:rPr>
          <w:rFonts w:ascii="Arial Unicode MS" w:eastAsia="Arial Unicode MS" w:hAnsi="Arial Unicode MS" w:cs="Arial Unicode MS"/>
        </w:rPr>
        <w:t>와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대체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관계가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아니다</w:t>
      </w:r>
      <w:r>
        <w:rPr>
          <w:rFonts w:ascii="Arial Unicode MS" w:eastAsia="Arial Unicode MS" w:hAnsi="Arial Unicode MS" w:cs="Arial Unicode MS"/>
        </w:rPr>
        <w:t xml:space="preserve">. </w:t>
      </w:r>
      <w:r>
        <w:rPr>
          <w:rFonts w:ascii="Arial Unicode MS" w:eastAsia="Arial Unicode MS" w:hAnsi="Arial Unicode MS" w:cs="Arial Unicode MS"/>
        </w:rPr>
        <w:t>독립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Agent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협업이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필요할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때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추가되는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레이어이며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각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Agent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내부의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도구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연동은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여전히</w:t>
      </w:r>
      <w:r>
        <w:rPr>
          <w:rFonts w:ascii="Arial Unicode MS" w:eastAsia="Arial Unicode MS" w:hAnsi="Arial Unicode MS" w:cs="Arial Unicode MS"/>
        </w:rPr>
        <w:t xml:space="preserve"> FC </w:t>
      </w:r>
      <w:r>
        <w:rPr>
          <w:rFonts w:ascii="Arial Unicode MS" w:eastAsia="Arial Unicode MS" w:hAnsi="Arial Unicode MS" w:cs="Arial Unicode MS"/>
        </w:rPr>
        <w:t>또는</w:t>
      </w:r>
      <w:r>
        <w:rPr>
          <w:rFonts w:ascii="Arial Unicode MS" w:eastAsia="Arial Unicode MS" w:hAnsi="Arial Unicode MS" w:cs="Arial Unicode MS"/>
        </w:rPr>
        <w:t xml:space="preserve"> MCP + </w:t>
      </w:r>
      <w:proofErr w:type="spellStart"/>
      <w:r>
        <w:rPr>
          <w:rFonts w:ascii="Arial Unicode MS" w:eastAsia="Arial Unicode MS" w:hAnsi="Arial Unicode MS" w:cs="Arial Unicode MS"/>
        </w:rPr>
        <w:t>FC</w:t>
      </w:r>
      <w:r>
        <w:rPr>
          <w:rFonts w:ascii="Arial Unicode MS" w:eastAsia="Arial Unicode MS" w:hAnsi="Arial Unicode MS" w:cs="Arial Unicode MS"/>
        </w:rPr>
        <w:t>로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처리한다</w:t>
      </w:r>
      <w:r>
        <w:rPr>
          <w:rFonts w:ascii="Arial Unicode MS" w:eastAsia="Arial Unicode MS" w:hAnsi="Arial Unicode MS" w:cs="Arial Unicode MS"/>
        </w:rPr>
        <w:t>.</w:t>
      </w:r>
    </w:p>
    <w:tbl>
      <w:tblPr>
        <w:tblStyle w:val="affffff7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47"/>
        <w:gridCol w:w="2994"/>
        <w:gridCol w:w="2487"/>
        <w:gridCol w:w="2097"/>
      </w:tblGrid>
      <w:tr w:rsidR="00D80D8A" w14:paraId="0C0593F5" w14:textId="77777777">
        <w:trPr>
          <w:trHeight w:val="420"/>
        </w:trPr>
        <w:tc>
          <w:tcPr>
            <w:tcW w:w="1446" w:type="dxa"/>
            <w:tcBorders>
              <w:top w:val="single" w:sz="6" w:space="0" w:color="F0F4F8"/>
              <w:left w:val="single" w:sz="6" w:space="0" w:color="F0F4F8"/>
              <w:bottom w:val="single" w:sz="6" w:space="0" w:color="F0F4F8"/>
              <w:right w:val="single" w:sz="6" w:space="0" w:color="F0F4F8"/>
            </w:tcBorders>
            <w:shd w:val="clear" w:color="auto" w:fill="1E3A5F"/>
            <w:tcMar>
              <w:top w:w="60" w:type="dxa"/>
              <w:bottom w:w="60" w:type="dxa"/>
            </w:tcMar>
          </w:tcPr>
          <w:p w14:paraId="577FC01E" w14:textId="77777777" w:rsidR="00D80D8A" w:rsidRDefault="00BE6280">
            <w:pPr>
              <w:spacing w:before="240" w:after="240"/>
              <w:jc w:val="center"/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  <w:sz w:val="20"/>
                <w:szCs w:val="20"/>
              </w:rPr>
              <w:t>레이어</w:t>
            </w:r>
          </w:p>
        </w:tc>
        <w:tc>
          <w:tcPr>
            <w:tcW w:w="2994" w:type="dxa"/>
            <w:tcBorders>
              <w:top w:val="single" w:sz="6" w:space="0" w:color="F0F4F8"/>
              <w:left w:val="single" w:sz="6" w:space="0" w:color="F0F4F8"/>
              <w:bottom w:val="single" w:sz="6" w:space="0" w:color="F0F4F8"/>
              <w:right w:val="single" w:sz="6" w:space="0" w:color="F0F4F8"/>
            </w:tcBorders>
            <w:shd w:val="clear" w:color="auto" w:fill="1E3A5F"/>
            <w:tcMar>
              <w:top w:w="60" w:type="dxa"/>
              <w:bottom w:w="60" w:type="dxa"/>
            </w:tcMar>
          </w:tcPr>
          <w:p w14:paraId="5AFA1A76" w14:textId="77777777" w:rsidR="00D80D8A" w:rsidRDefault="00BE6280">
            <w:pPr>
              <w:spacing w:before="240" w:after="240"/>
              <w:jc w:val="center"/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  <w:sz w:val="20"/>
                <w:szCs w:val="20"/>
              </w:rPr>
              <w:t>역할</w:t>
            </w:r>
          </w:p>
        </w:tc>
        <w:tc>
          <w:tcPr>
            <w:tcW w:w="2487" w:type="dxa"/>
            <w:tcBorders>
              <w:top w:val="single" w:sz="6" w:space="0" w:color="F0F4F8"/>
              <w:left w:val="single" w:sz="6" w:space="0" w:color="F0F4F8"/>
              <w:bottom w:val="single" w:sz="6" w:space="0" w:color="F0F4F8"/>
              <w:right w:val="single" w:sz="6" w:space="0" w:color="F0F4F8"/>
            </w:tcBorders>
            <w:shd w:val="clear" w:color="auto" w:fill="1E3A5F"/>
            <w:tcMar>
              <w:top w:w="60" w:type="dxa"/>
              <w:bottom w:w="60" w:type="dxa"/>
            </w:tcMar>
          </w:tcPr>
          <w:p w14:paraId="47D5F95B" w14:textId="77777777" w:rsidR="00D80D8A" w:rsidRDefault="00BE6280">
            <w:pPr>
              <w:spacing w:before="240" w:after="240"/>
              <w:jc w:val="center"/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  <w:sz w:val="20"/>
                <w:szCs w:val="20"/>
              </w:rPr>
              <w:t>핵심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  <w:sz w:val="20"/>
                <w:szCs w:val="20"/>
              </w:rPr>
              <w:t>질문</w:t>
            </w:r>
          </w:p>
        </w:tc>
        <w:tc>
          <w:tcPr>
            <w:tcW w:w="2097" w:type="dxa"/>
            <w:tcBorders>
              <w:top w:val="single" w:sz="6" w:space="0" w:color="F0F4F8"/>
              <w:left w:val="single" w:sz="6" w:space="0" w:color="F0F4F8"/>
              <w:bottom w:val="single" w:sz="6" w:space="0" w:color="F0F4F8"/>
              <w:right w:val="single" w:sz="6" w:space="0" w:color="F0F4F8"/>
            </w:tcBorders>
            <w:shd w:val="clear" w:color="auto" w:fill="1E3A5F"/>
            <w:tcMar>
              <w:top w:w="60" w:type="dxa"/>
              <w:bottom w:w="60" w:type="dxa"/>
            </w:tcMar>
          </w:tcPr>
          <w:p w14:paraId="76CC05C0" w14:textId="77777777" w:rsidR="00D80D8A" w:rsidRDefault="00BE6280">
            <w:pPr>
              <w:spacing w:before="240" w:after="240"/>
              <w:jc w:val="center"/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  <w:sz w:val="20"/>
                <w:szCs w:val="20"/>
              </w:rPr>
              <w:t>비유</w:t>
            </w:r>
          </w:p>
        </w:tc>
      </w:tr>
      <w:tr w:rsidR="00D80D8A" w14:paraId="5DE24801" w14:textId="77777777">
        <w:trPr>
          <w:trHeight w:val="750"/>
        </w:trPr>
        <w:tc>
          <w:tcPr>
            <w:tcW w:w="1446" w:type="dxa"/>
            <w:tcBorders>
              <w:top w:val="single" w:sz="6" w:space="0" w:color="F0F4F8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bottom w:w="60" w:type="dxa"/>
            </w:tcMar>
          </w:tcPr>
          <w:p w14:paraId="4D09E58F" w14:textId="77777777" w:rsidR="00D80D8A" w:rsidRDefault="00BE6280">
            <w:pPr>
              <w:spacing w:before="20" w:after="20"/>
              <w:rPr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FC (5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장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)</w:t>
            </w:r>
          </w:p>
        </w:tc>
        <w:tc>
          <w:tcPr>
            <w:tcW w:w="2994" w:type="dxa"/>
            <w:tcBorders>
              <w:top w:val="single" w:sz="6" w:space="0" w:color="F0F4F8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bottom w:w="60" w:type="dxa"/>
            </w:tcMar>
          </w:tcPr>
          <w:p w14:paraId="0FB88AB3" w14:textId="77777777" w:rsidR="00D80D8A" w:rsidRDefault="00BE6280">
            <w:pPr>
              <w:spacing w:before="20" w:after="20"/>
              <w:rPr>
                <w:sz w:val="20"/>
                <w:szCs w:val="20"/>
              </w:rPr>
            </w:pPr>
            <w:proofErr w:type="spellStart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Agent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가</w:t>
            </w:r>
            <w:proofErr w:type="spellEnd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도구를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호출하는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메커니즘</w:t>
            </w:r>
          </w:p>
        </w:tc>
        <w:tc>
          <w:tcPr>
            <w:tcW w:w="2487" w:type="dxa"/>
            <w:tcBorders>
              <w:top w:val="single" w:sz="6" w:space="0" w:color="F0F4F8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bottom w:w="60" w:type="dxa"/>
            </w:tcMar>
          </w:tcPr>
          <w:p w14:paraId="35ADB026" w14:textId="77777777" w:rsidR="00D80D8A" w:rsidRDefault="00BE6280">
            <w:pPr>
              <w:spacing w:before="20" w:after="20"/>
              <w:rPr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"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이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도구를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어떻게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호출하지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?"</w:t>
            </w:r>
          </w:p>
        </w:tc>
        <w:tc>
          <w:tcPr>
            <w:tcW w:w="2097" w:type="dxa"/>
            <w:tcBorders>
              <w:top w:val="single" w:sz="6" w:space="0" w:color="F0F4F8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bottom w:w="60" w:type="dxa"/>
            </w:tcMar>
          </w:tcPr>
          <w:p w14:paraId="634B6158" w14:textId="77777777" w:rsidR="00D80D8A" w:rsidRDefault="00BE6280">
            <w:pPr>
              <w:spacing w:before="20" w:after="20"/>
              <w:rPr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함수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호출</w:t>
            </w:r>
          </w:p>
        </w:tc>
      </w:tr>
      <w:tr w:rsidR="00D80D8A" w14:paraId="29EDB525" w14:textId="77777777">
        <w:trPr>
          <w:trHeight w:val="750"/>
        </w:trPr>
        <w:tc>
          <w:tcPr>
            <w:tcW w:w="144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bottom w:w="60" w:type="dxa"/>
            </w:tcMar>
          </w:tcPr>
          <w:p w14:paraId="4CF142CD" w14:textId="77777777" w:rsidR="00D80D8A" w:rsidRDefault="00BE6280">
            <w:pPr>
              <w:spacing w:before="20" w:after="20"/>
              <w:rPr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MCP (5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장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)</w:t>
            </w:r>
          </w:p>
        </w:tc>
        <w:tc>
          <w:tcPr>
            <w:tcW w:w="299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bottom w:w="60" w:type="dxa"/>
            </w:tcMar>
          </w:tcPr>
          <w:p w14:paraId="5E9C96A6" w14:textId="77777777" w:rsidR="00D80D8A" w:rsidRDefault="00BE6280">
            <w:pPr>
              <w:spacing w:before="20" w:after="20"/>
              <w:rPr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도구를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표준화하여</w:t>
            </w:r>
            <w:proofErr w:type="spellEnd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노출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·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관리</w:t>
            </w:r>
            <w:proofErr w:type="spellEnd"/>
          </w:p>
        </w:tc>
        <w:tc>
          <w:tcPr>
            <w:tcW w:w="248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bottom w:w="60" w:type="dxa"/>
            </w:tcMar>
          </w:tcPr>
          <w:p w14:paraId="384C58E3" w14:textId="77777777" w:rsidR="00D80D8A" w:rsidRDefault="00BE6280">
            <w:pPr>
              <w:spacing w:before="20" w:after="20"/>
              <w:rPr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"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어떤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도구들이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있고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어떻게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연결하지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?"</w:t>
            </w:r>
          </w:p>
        </w:tc>
        <w:tc>
          <w:tcPr>
            <w:tcW w:w="209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bottom w:w="60" w:type="dxa"/>
            </w:tcMar>
          </w:tcPr>
          <w:p w14:paraId="63FADC99" w14:textId="77777777" w:rsidR="00D80D8A" w:rsidRDefault="00BE6280">
            <w:pPr>
              <w:spacing w:before="20" w:after="20"/>
              <w:rPr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USB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포트</w:t>
            </w:r>
          </w:p>
        </w:tc>
      </w:tr>
      <w:tr w:rsidR="00D80D8A" w14:paraId="1EC662D7" w14:textId="77777777">
        <w:trPr>
          <w:trHeight w:val="750"/>
        </w:trPr>
        <w:tc>
          <w:tcPr>
            <w:tcW w:w="144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bottom w:w="60" w:type="dxa"/>
            </w:tcMar>
          </w:tcPr>
          <w:p w14:paraId="1F4B24EF" w14:textId="77777777" w:rsidR="00D80D8A" w:rsidRDefault="00BE6280">
            <w:pPr>
              <w:spacing w:before="20" w:after="20"/>
              <w:rPr>
                <w:b/>
                <w:bCs/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sz w:val="20"/>
                <w:szCs w:val="20"/>
              </w:rPr>
              <w:t xml:space="preserve">A2A (6 </w:t>
            </w:r>
            <w:r>
              <w:rPr>
                <w:rFonts w:ascii="Arial Unicode MS" w:eastAsia="Arial Unicode MS" w:hAnsi="Arial Unicode MS" w:cs="Arial Unicode MS"/>
                <w:b/>
                <w:bCs/>
                <w:sz w:val="20"/>
                <w:szCs w:val="20"/>
              </w:rPr>
              <w:t>장</w:t>
            </w:r>
            <w:r>
              <w:rPr>
                <w:rFonts w:ascii="Arial Unicode MS" w:eastAsia="Arial Unicode MS" w:hAnsi="Arial Unicode MS" w:cs="Arial Unicode MS"/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299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bottom w:w="60" w:type="dxa"/>
            </w:tcMar>
          </w:tcPr>
          <w:p w14:paraId="20D4AC28" w14:textId="77777777" w:rsidR="00D80D8A" w:rsidRDefault="00BE6280">
            <w:pPr>
              <w:spacing w:before="20" w:after="20"/>
              <w:rPr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Arial Unicode MS" w:eastAsia="Arial Unicode MS" w:hAnsi="Arial Unicode MS" w:cs="Arial Unicode MS"/>
                <w:b/>
                <w:bCs/>
                <w:sz w:val="20"/>
                <w:szCs w:val="20"/>
              </w:rPr>
              <w:t>Agent</w:t>
            </w:r>
            <w:proofErr w:type="spellEnd"/>
            <w:r>
              <w:rPr>
                <w:rFonts w:ascii="Arial Unicode MS" w:eastAsia="Arial Unicode MS" w:hAnsi="Arial Unicode MS" w:cs="Arial Unicode MS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  <w:sz w:val="20"/>
                <w:szCs w:val="20"/>
              </w:rPr>
              <w:t>간</w:t>
            </w:r>
            <w:r>
              <w:rPr>
                <w:rFonts w:ascii="Arial Unicode MS" w:eastAsia="Arial Unicode MS" w:hAnsi="Arial Unicode MS" w:cs="Arial Unicode MS"/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b/>
                <w:bCs/>
                <w:sz w:val="20"/>
                <w:szCs w:val="20"/>
              </w:rPr>
              <w:t>발견</w:t>
            </w:r>
            <w:r>
              <w:rPr>
                <w:rFonts w:ascii="Arial Unicode MS" w:eastAsia="Arial Unicode MS" w:hAnsi="Arial Unicode MS" w:cs="Arial Unicode MS"/>
                <w:b/>
                <w:bCs/>
                <w:sz w:val="20"/>
                <w:szCs w:val="20"/>
              </w:rPr>
              <w:t>·</w:t>
            </w:r>
            <w:r>
              <w:rPr>
                <w:rFonts w:ascii="Arial Unicode MS" w:eastAsia="Arial Unicode MS" w:hAnsi="Arial Unicode MS" w:cs="Arial Unicode MS"/>
                <w:b/>
                <w:bCs/>
                <w:sz w:val="20"/>
                <w:szCs w:val="20"/>
              </w:rPr>
              <w:t>협업</w:t>
            </w:r>
            <w:r>
              <w:rPr>
                <w:rFonts w:ascii="Arial Unicode MS" w:eastAsia="Arial Unicode MS" w:hAnsi="Arial Unicode MS" w:cs="Arial Unicode MS"/>
                <w:b/>
                <w:bCs/>
                <w:sz w:val="20"/>
                <w:szCs w:val="20"/>
              </w:rPr>
              <w:t>·</w:t>
            </w:r>
            <w:r>
              <w:rPr>
                <w:rFonts w:ascii="Arial Unicode MS" w:eastAsia="Arial Unicode MS" w:hAnsi="Arial Unicode MS" w:cs="Arial Unicode MS"/>
                <w:b/>
                <w:bCs/>
                <w:sz w:val="20"/>
                <w:szCs w:val="20"/>
              </w:rPr>
              <w:t>위임</w:t>
            </w:r>
            <w:proofErr w:type="spellEnd"/>
            <w:r>
              <w:rPr>
                <w:rFonts w:ascii="Arial Unicode MS" w:eastAsia="Arial Unicode MS" w:hAnsi="Arial Unicode MS" w:cs="Arial Unicode MS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  <w:sz w:val="20"/>
                <w:szCs w:val="20"/>
              </w:rPr>
              <w:t>프로토콜</w:t>
            </w:r>
          </w:p>
        </w:tc>
        <w:tc>
          <w:tcPr>
            <w:tcW w:w="248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bottom w:w="60" w:type="dxa"/>
            </w:tcMar>
          </w:tcPr>
          <w:p w14:paraId="19DD5160" w14:textId="77777777" w:rsidR="00D80D8A" w:rsidRDefault="00BE6280">
            <w:pPr>
              <w:spacing w:before="20" w:after="20"/>
              <w:rPr>
                <w:b/>
                <w:bCs/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sz w:val="20"/>
                <w:szCs w:val="20"/>
              </w:rPr>
              <w:t>"</w:t>
            </w:r>
            <w:r>
              <w:rPr>
                <w:rFonts w:ascii="Arial Unicode MS" w:eastAsia="Arial Unicode MS" w:hAnsi="Arial Unicode MS" w:cs="Arial Unicode MS"/>
                <w:b/>
                <w:bCs/>
                <w:sz w:val="20"/>
                <w:szCs w:val="20"/>
              </w:rPr>
              <w:t>다른</w:t>
            </w:r>
            <w:r>
              <w:rPr>
                <w:rFonts w:ascii="Arial Unicode MS" w:eastAsia="Arial Unicode MS" w:hAnsi="Arial Unicode MS" w:cs="Arial Unicode MS"/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b/>
                <w:bCs/>
                <w:sz w:val="20"/>
                <w:szCs w:val="20"/>
              </w:rPr>
              <w:t>Agent</w:t>
            </w:r>
            <w:r>
              <w:rPr>
                <w:rFonts w:ascii="Arial Unicode MS" w:eastAsia="Arial Unicode MS" w:hAnsi="Arial Unicode MS" w:cs="Arial Unicode MS"/>
                <w:b/>
                <w:bCs/>
                <w:sz w:val="20"/>
                <w:szCs w:val="20"/>
              </w:rPr>
              <w:t>에게</w:t>
            </w:r>
            <w:proofErr w:type="spellEnd"/>
            <w:r>
              <w:rPr>
                <w:rFonts w:ascii="Arial Unicode MS" w:eastAsia="Arial Unicode MS" w:hAnsi="Arial Unicode MS" w:cs="Arial Unicode MS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  <w:sz w:val="20"/>
                <w:szCs w:val="20"/>
              </w:rPr>
              <w:t>이</w:t>
            </w:r>
            <w:r>
              <w:rPr>
                <w:rFonts w:ascii="Arial Unicode MS" w:eastAsia="Arial Unicode MS" w:hAnsi="Arial Unicode MS" w:cs="Arial Unicode MS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  <w:sz w:val="20"/>
                <w:szCs w:val="20"/>
              </w:rPr>
              <w:t>작업을</w:t>
            </w:r>
            <w:r>
              <w:rPr>
                <w:rFonts w:ascii="Arial Unicode MS" w:eastAsia="Arial Unicode MS" w:hAnsi="Arial Unicode MS" w:cs="Arial Unicode MS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  <w:sz w:val="20"/>
                <w:szCs w:val="20"/>
              </w:rPr>
              <w:t>맡기려면</w:t>
            </w:r>
            <w:r>
              <w:rPr>
                <w:rFonts w:ascii="Arial Unicode MS" w:eastAsia="Arial Unicode MS" w:hAnsi="Arial Unicode MS" w:cs="Arial Unicode MS"/>
                <w:b/>
                <w:bCs/>
                <w:sz w:val="20"/>
                <w:szCs w:val="20"/>
              </w:rPr>
              <w:t>?"</w:t>
            </w:r>
          </w:p>
        </w:tc>
        <w:tc>
          <w:tcPr>
            <w:tcW w:w="209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bottom w:w="60" w:type="dxa"/>
            </w:tcMar>
          </w:tcPr>
          <w:p w14:paraId="5A87975B" w14:textId="77777777" w:rsidR="00D80D8A" w:rsidRDefault="00BE6280">
            <w:pPr>
              <w:spacing w:before="20" w:after="20"/>
              <w:rPr>
                <w:b/>
                <w:bCs/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sz w:val="20"/>
                <w:szCs w:val="20"/>
              </w:rPr>
              <w:t>팀원</w:t>
            </w:r>
            <w:r>
              <w:rPr>
                <w:rFonts w:ascii="Arial Unicode MS" w:eastAsia="Arial Unicode MS" w:hAnsi="Arial Unicode MS" w:cs="Arial Unicode MS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  <w:sz w:val="20"/>
                <w:szCs w:val="20"/>
              </w:rPr>
              <w:t>간</w:t>
            </w:r>
            <w:r>
              <w:rPr>
                <w:rFonts w:ascii="Arial Unicode MS" w:eastAsia="Arial Unicode MS" w:hAnsi="Arial Unicode MS" w:cs="Arial Unicode MS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  <w:sz w:val="20"/>
                <w:szCs w:val="20"/>
              </w:rPr>
              <w:t>업무</w:t>
            </w:r>
            <w:r>
              <w:rPr>
                <w:rFonts w:ascii="Arial Unicode MS" w:eastAsia="Arial Unicode MS" w:hAnsi="Arial Unicode MS" w:cs="Arial Unicode MS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  <w:sz w:val="20"/>
                <w:szCs w:val="20"/>
              </w:rPr>
              <w:t>위임</w:t>
            </w:r>
          </w:p>
        </w:tc>
      </w:tr>
    </w:tbl>
    <w:p w14:paraId="3BCA9158" w14:textId="77777777" w:rsidR="00D80D8A" w:rsidRDefault="00D80D8A">
      <w:pPr>
        <w:spacing w:before="60" w:after="80"/>
      </w:pPr>
    </w:p>
    <w:p w14:paraId="6536C27F" w14:textId="77777777" w:rsidR="00D80D8A" w:rsidRDefault="00BE6280">
      <w:pPr>
        <w:pStyle w:val="4"/>
        <w:keepNext w:val="0"/>
        <w:keepLines w:val="0"/>
      </w:pPr>
      <w:bookmarkStart w:id="127" w:name="_frdeavlu9vwy" w:colFirst="0" w:colLast="0"/>
      <w:bookmarkEnd w:id="127"/>
      <w:r>
        <w:rPr>
          <w:rFonts w:ascii="Arial Unicode MS" w:eastAsia="Arial Unicode MS" w:hAnsi="Arial Unicode MS" w:cs="Arial Unicode MS"/>
        </w:rPr>
        <w:t>6.1.3 A2A</w:t>
      </w:r>
      <w:r>
        <w:rPr>
          <w:rFonts w:ascii="Arial Unicode MS" w:eastAsia="Arial Unicode MS" w:hAnsi="Arial Unicode MS" w:cs="Arial Unicode MS"/>
        </w:rPr>
        <w:t>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필요한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아키텍처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유형</w:t>
      </w:r>
    </w:p>
    <w:p w14:paraId="00D060B3" w14:textId="77777777" w:rsidR="00D80D8A" w:rsidRDefault="00BE6280">
      <w:r>
        <w:rPr>
          <w:rFonts w:ascii="Arial Unicode MS" w:eastAsia="Arial Unicode MS" w:hAnsi="Arial Unicode MS" w:cs="Arial Unicode MS"/>
        </w:rPr>
        <w:t>2.2</w:t>
      </w:r>
      <w:r>
        <w:rPr>
          <w:rFonts w:ascii="Arial Unicode MS" w:eastAsia="Arial Unicode MS" w:hAnsi="Arial Unicode MS" w:cs="Arial Unicode MS"/>
        </w:rPr>
        <w:t>절의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아키텍처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유형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중</w:t>
      </w:r>
      <w:r>
        <w:rPr>
          <w:rFonts w:ascii="Arial Unicode MS" w:eastAsia="Arial Unicode MS" w:hAnsi="Arial Unicode MS" w:cs="Arial Unicode MS"/>
        </w:rPr>
        <w:t xml:space="preserve"> A2A</w:t>
      </w:r>
      <w:r>
        <w:rPr>
          <w:rFonts w:ascii="Arial Unicode MS" w:eastAsia="Arial Unicode MS" w:hAnsi="Arial Unicode MS" w:cs="Arial Unicode MS"/>
        </w:rPr>
        <w:t>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관련되는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유형은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다음과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같다</w:t>
      </w:r>
      <w:r>
        <w:rPr>
          <w:rFonts w:ascii="Arial Unicode MS" w:eastAsia="Arial Unicode MS" w:hAnsi="Arial Unicode MS" w:cs="Arial Unicode MS"/>
        </w:rPr>
        <w:t>.</w:t>
      </w:r>
    </w:p>
    <w:p w14:paraId="551A6F58" w14:textId="77777777" w:rsidR="00D80D8A" w:rsidRDefault="00D80D8A"/>
    <w:tbl>
      <w:tblPr>
        <w:tblStyle w:val="affffff8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419"/>
        <w:gridCol w:w="1810"/>
        <w:gridCol w:w="4796"/>
      </w:tblGrid>
      <w:tr w:rsidR="00D80D8A" w14:paraId="58F873E7" w14:textId="77777777">
        <w:trPr>
          <w:trHeight w:val="420"/>
        </w:trPr>
        <w:tc>
          <w:tcPr>
            <w:tcW w:w="2419" w:type="dxa"/>
            <w:tcBorders>
              <w:top w:val="single" w:sz="6" w:space="0" w:color="F0F4F8"/>
              <w:left w:val="single" w:sz="6" w:space="0" w:color="F0F4F8"/>
              <w:bottom w:val="single" w:sz="6" w:space="0" w:color="F0F4F8"/>
              <w:right w:val="single" w:sz="6" w:space="0" w:color="F0F4F8"/>
            </w:tcBorders>
            <w:shd w:val="clear" w:color="auto" w:fill="1E3A5F"/>
            <w:tcMar>
              <w:top w:w="60" w:type="dxa"/>
              <w:bottom w:w="60" w:type="dxa"/>
            </w:tcMar>
          </w:tcPr>
          <w:p w14:paraId="722E6546" w14:textId="77777777" w:rsidR="00D80D8A" w:rsidRDefault="00BE6280">
            <w:pPr>
              <w:spacing w:before="240" w:after="240"/>
              <w:jc w:val="center"/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  <w:sz w:val="20"/>
                <w:szCs w:val="20"/>
              </w:rPr>
              <w:t>아키텍처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  <w:sz w:val="20"/>
                <w:szCs w:val="20"/>
              </w:rPr>
              <w:t>유형</w:t>
            </w:r>
          </w:p>
        </w:tc>
        <w:tc>
          <w:tcPr>
            <w:tcW w:w="1810" w:type="dxa"/>
            <w:tcBorders>
              <w:top w:val="single" w:sz="6" w:space="0" w:color="F0F4F8"/>
              <w:left w:val="single" w:sz="6" w:space="0" w:color="F0F4F8"/>
              <w:bottom w:val="single" w:sz="6" w:space="0" w:color="F0F4F8"/>
              <w:right w:val="single" w:sz="6" w:space="0" w:color="F0F4F8"/>
            </w:tcBorders>
            <w:shd w:val="clear" w:color="auto" w:fill="1E3A5F"/>
            <w:tcMar>
              <w:top w:w="60" w:type="dxa"/>
              <w:bottom w:w="60" w:type="dxa"/>
            </w:tcMar>
          </w:tcPr>
          <w:p w14:paraId="78F01FB8" w14:textId="77777777" w:rsidR="00D80D8A" w:rsidRDefault="00BE6280">
            <w:pPr>
              <w:spacing w:before="240" w:after="240"/>
              <w:jc w:val="center"/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  <w:sz w:val="20"/>
                <w:szCs w:val="20"/>
              </w:rPr>
              <w:t xml:space="preserve">A2A 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  <w:sz w:val="20"/>
                <w:szCs w:val="20"/>
              </w:rPr>
              <w:t>필요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  <w:sz w:val="20"/>
                <w:szCs w:val="20"/>
              </w:rPr>
              <w:t>여부</w:t>
            </w:r>
          </w:p>
        </w:tc>
        <w:tc>
          <w:tcPr>
            <w:tcW w:w="4795" w:type="dxa"/>
            <w:tcBorders>
              <w:top w:val="single" w:sz="6" w:space="0" w:color="F0F4F8"/>
              <w:left w:val="single" w:sz="6" w:space="0" w:color="F0F4F8"/>
              <w:bottom w:val="single" w:sz="6" w:space="0" w:color="F0F4F8"/>
              <w:right w:val="single" w:sz="6" w:space="0" w:color="F0F4F8"/>
            </w:tcBorders>
            <w:shd w:val="clear" w:color="auto" w:fill="1E3A5F"/>
            <w:tcMar>
              <w:top w:w="60" w:type="dxa"/>
              <w:bottom w:w="60" w:type="dxa"/>
            </w:tcMar>
          </w:tcPr>
          <w:p w14:paraId="2EFDC843" w14:textId="77777777" w:rsidR="00D80D8A" w:rsidRDefault="00BE6280">
            <w:pPr>
              <w:spacing w:before="240" w:after="240"/>
              <w:jc w:val="center"/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  <w:sz w:val="20"/>
                <w:szCs w:val="20"/>
              </w:rPr>
              <w:t>근거</w:t>
            </w:r>
          </w:p>
        </w:tc>
      </w:tr>
      <w:tr w:rsidR="00D80D8A" w14:paraId="4CD4AEB3" w14:textId="77777777">
        <w:trPr>
          <w:trHeight w:val="465"/>
        </w:trPr>
        <w:tc>
          <w:tcPr>
            <w:tcW w:w="2419" w:type="dxa"/>
            <w:tcBorders>
              <w:top w:val="single" w:sz="6" w:space="0" w:color="F0F4F8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bottom w:w="60" w:type="dxa"/>
            </w:tcMar>
          </w:tcPr>
          <w:p w14:paraId="4E833C49" w14:textId="77777777" w:rsidR="00D80D8A" w:rsidRDefault="00BE6280">
            <w:pPr>
              <w:spacing w:before="20" w:after="20"/>
              <w:rPr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단일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Agent</w:t>
            </w:r>
            <w:proofErr w:type="spellEnd"/>
          </w:p>
        </w:tc>
        <w:tc>
          <w:tcPr>
            <w:tcW w:w="1810" w:type="dxa"/>
            <w:tcBorders>
              <w:top w:val="single" w:sz="6" w:space="0" w:color="F0F4F8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bottom w:w="60" w:type="dxa"/>
            </w:tcMar>
          </w:tcPr>
          <w:p w14:paraId="1BAC8E6B" w14:textId="77777777" w:rsidR="00D80D8A" w:rsidRDefault="00BE6280">
            <w:pPr>
              <w:spacing w:before="20" w:after="20"/>
              <w:rPr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불필요</w:t>
            </w:r>
          </w:p>
        </w:tc>
        <w:tc>
          <w:tcPr>
            <w:tcW w:w="4795" w:type="dxa"/>
            <w:tcBorders>
              <w:top w:val="single" w:sz="6" w:space="0" w:color="F0F4F8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bottom w:w="60" w:type="dxa"/>
            </w:tcMar>
          </w:tcPr>
          <w:p w14:paraId="45E066CD" w14:textId="77777777" w:rsidR="00D80D8A" w:rsidRDefault="00BE6280">
            <w:pPr>
              <w:spacing w:before="20" w:after="20"/>
              <w:rPr>
                <w:sz w:val="20"/>
                <w:szCs w:val="20"/>
              </w:rPr>
            </w:pPr>
            <w:proofErr w:type="spellStart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Agent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가</w:t>
            </w:r>
            <w:proofErr w:type="spellEnd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하나이므로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Agent</w:t>
            </w:r>
            <w:proofErr w:type="spellEnd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간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통신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불필요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.</w:t>
            </w:r>
          </w:p>
        </w:tc>
      </w:tr>
      <w:tr w:rsidR="00D80D8A" w14:paraId="110CE6DC" w14:textId="77777777">
        <w:trPr>
          <w:trHeight w:val="750"/>
        </w:trPr>
        <w:tc>
          <w:tcPr>
            <w:tcW w:w="241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bottom w:w="60" w:type="dxa"/>
            </w:tcMar>
          </w:tcPr>
          <w:p w14:paraId="163ED5E8" w14:textId="77777777" w:rsidR="00D80D8A" w:rsidRDefault="00BE6280">
            <w:pPr>
              <w:spacing w:before="20" w:after="20"/>
              <w:rPr>
                <w:sz w:val="20"/>
                <w:szCs w:val="20"/>
              </w:rPr>
            </w:pPr>
            <w:proofErr w:type="spellStart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Sequential</w:t>
            </w:r>
            <w:proofErr w:type="spellEnd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(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순차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멀티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)</w:t>
            </w:r>
          </w:p>
        </w:tc>
        <w:tc>
          <w:tcPr>
            <w:tcW w:w="18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bottom w:w="60" w:type="dxa"/>
            </w:tcMar>
          </w:tcPr>
          <w:p w14:paraId="03A0E6B3" w14:textId="77777777" w:rsidR="00D80D8A" w:rsidRDefault="00BE6280">
            <w:pPr>
              <w:spacing w:before="20" w:after="20"/>
              <w:rPr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대부분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불필요</w:t>
            </w:r>
          </w:p>
        </w:tc>
        <w:tc>
          <w:tcPr>
            <w:tcW w:w="479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bottom w:w="60" w:type="dxa"/>
            </w:tcMar>
          </w:tcPr>
          <w:p w14:paraId="4EBF0418" w14:textId="77777777" w:rsidR="00D80D8A" w:rsidRDefault="00BE6280">
            <w:pPr>
              <w:spacing w:before="20" w:after="20"/>
              <w:rPr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프레임워크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내부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라우팅으로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충분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.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독립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배포가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아닌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한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A2A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는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오버엔지니어링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.</w:t>
            </w:r>
          </w:p>
        </w:tc>
      </w:tr>
      <w:tr w:rsidR="00D80D8A" w14:paraId="58836FEB" w14:textId="77777777">
        <w:trPr>
          <w:trHeight w:val="465"/>
        </w:trPr>
        <w:tc>
          <w:tcPr>
            <w:tcW w:w="241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bottom w:w="60" w:type="dxa"/>
            </w:tcMar>
          </w:tcPr>
          <w:p w14:paraId="37014D1B" w14:textId="77777777" w:rsidR="00D80D8A" w:rsidRDefault="00BE6280">
            <w:pPr>
              <w:spacing w:before="20" w:after="20"/>
              <w:rPr>
                <w:sz w:val="20"/>
                <w:szCs w:val="20"/>
              </w:rPr>
            </w:pPr>
            <w:proofErr w:type="spellStart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Graph</w:t>
            </w:r>
            <w:proofErr w:type="spellEnd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/State (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그래프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기반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)</w:t>
            </w:r>
          </w:p>
        </w:tc>
        <w:tc>
          <w:tcPr>
            <w:tcW w:w="18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bottom w:w="60" w:type="dxa"/>
            </w:tcMar>
          </w:tcPr>
          <w:p w14:paraId="47F7CDB7" w14:textId="77777777" w:rsidR="00D80D8A" w:rsidRDefault="00BE6280">
            <w:pPr>
              <w:spacing w:before="20" w:after="20"/>
              <w:rPr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대부분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불필요</w:t>
            </w:r>
          </w:p>
        </w:tc>
        <w:tc>
          <w:tcPr>
            <w:tcW w:w="479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bottom w:w="60" w:type="dxa"/>
            </w:tcMar>
          </w:tcPr>
          <w:p w14:paraId="089BB535" w14:textId="77777777" w:rsidR="00D80D8A" w:rsidRDefault="00BE6280">
            <w:pPr>
              <w:spacing w:before="20" w:after="20"/>
              <w:rPr>
                <w:sz w:val="20"/>
                <w:szCs w:val="20"/>
              </w:rPr>
            </w:pPr>
            <w:proofErr w:type="spellStart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LangGraph</w:t>
            </w:r>
            <w:proofErr w:type="spellEnd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등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프레임워크가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상태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전이를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처리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.</w:t>
            </w:r>
          </w:p>
        </w:tc>
      </w:tr>
      <w:tr w:rsidR="00D80D8A" w14:paraId="63DB038C" w14:textId="77777777">
        <w:trPr>
          <w:trHeight w:val="750"/>
        </w:trPr>
        <w:tc>
          <w:tcPr>
            <w:tcW w:w="241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bottom w:w="60" w:type="dxa"/>
            </w:tcMar>
          </w:tcPr>
          <w:p w14:paraId="45697704" w14:textId="77777777" w:rsidR="00D80D8A" w:rsidRDefault="00BE6280">
            <w:pPr>
              <w:spacing w:before="20" w:after="20"/>
              <w:rPr>
                <w:sz w:val="20"/>
                <w:szCs w:val="20"/>
              </w:rPr>
            </w:pPr>
            <w:proofErr w:type="spellStart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Hierarchical</w:t>
            </w:r>
            <w:proofErr w:type="spellEnd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(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계층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구조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)</w:t>
            </w:r>
          </w:p>
        </w:tc>
        <w:tc>
          <w:tcPr>
            <w:tcW w:w="18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bottom w:w="60" w:type="dxa"/>
            </w:tcMar>
          </w:tcPr>
          <w:p w14:paraId="7A07BCD3" w14:textId="77777777" w:rsidR="00D80D8A" w:rsidRDefault="00BE6280">
            <w:pPr>
              <w:spacing w:before="20" w:after="20"/>
              <w:rPr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조건부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필요</w:t>
            </w:r>
          </w:p>
        </w:tc>
        <w:tc>
          <w:tcPr>
            <w:tcW w:w="479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bottom w:w="60" w:type="dxa"/>
            </w:tcMar>
          </w:tcPr>
          <w:p w14:paraId="15E3EBD5" w14:textId="77777777" w:rsidR="00D80D8A" w:rsidRDefault="00BE6280">
            <w:pPr>
              <w:spacing w:before="20" w:after="20"/>
              <w:rPr>
                <w:sz w:val="20"/>
                <w:szCs w:val="20"/>
              </w:rPr>
            </w:pPr>
            <w:proofErr w:type="spellStart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Supervisor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와</w:t>
            </w:r>
            <w:proofErr w:type="spellEnd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Worker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가</w:t>
            </w:r>
            <w:proofErr w:type="spellEnd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독립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서비스로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배포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·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운영되는</w:t>
            </w:r>
            <w:proofErr w:type="spellEnd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경우에만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필요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.</w:t>
            </w:r>
          </w:p>
        </w:tc>
      </w:tr>
      <w:tr w:rsidR="00D80D8A" w14:paraId="6AE09B88" w14:textId="77777777">
        <w:trPr>
          <w:trHeight w:val="750"/>
        </w:trPr>
        <w:tc>
          <w:tcPr>
            <w:tcW w:w="241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bottom w:w="60" w:type="dxa"/>
            </w:tcMar>
          </w:tcPr>
          <w:p w14:paraId="64240266" w14:textId="77777777" w:rsidR="00D80D8A" w:rsidRDefault="00BE6280">
            <w:pPr>
              <w:spacing w:before="20" w:after="20"/>
              <w:rPr>
                <w:sz w:val="20"/>
                <w:szCs w:val="20"/>
              </w:rPr>
            </w:pPr>
            <w:proofErr w:type="spellStart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lastRenderedPageBreak/>
              <w:t>Collaborative</w:t>
            </w:r>
            <w:proofErr w:type="spellEnd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(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대화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협업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)</w:t>
            </w:r>
          </w:p>
        </w:tc>
        <w:tc>
          <w:tcPr>
            <w:tcW w:w="18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bottom w:w="60" w:type="dxa"/>
            </w:tcMar>
          </w:tcPr>
          <w:p w14:paraId="547CFC83" w14:textId="77777777" w:rsidR="00D80D8A" w:rsidRDefault="00BE6280">
            <w:pPr>
              <w:spacing w:before="20" w:after="20"/>
              <w:rPr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조건부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필요</w:t>
            </w:r>
          </w:p>
        </w:tc>
        <w:tc>
          <w:tcPr>
            <w:tcW w:w="479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bottom w:w="60" w:type="dxa"/>
            </w:tcMar>
          </w:tcPr>
          <w:p w14:paraId="59F01849" w14:textId="77777777" w:rsidR="00D80D8A" w:rsidRDefault="00BE6280">
            <w:pPr>
              <w:spacing w:before="20" w:after="20"/>
              <w:rPr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독립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Agent</w:t>
            </w:r>
            <w:proofErr w:type="spellEnd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간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자율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협업이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네트워크를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통해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이루어지는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경우에만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필요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.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프레임워크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내부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멀티턴</w:t>
            </w:r>
            <w:proofErr w:type="spellEnd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대화는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해당하지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않음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.</w:t>
            </w:r>
          </w:p>
        </w:tc>
      </w:tr>
    </w:tbl>
    <w:p w14:paraId="45BBA9A4" w14:textId="77777777" w:rsidR="00D80D8A" w:rsidRDefault="00D80D8A">
      <w:pPr>
        <w:spacing w:before="60" w:after="80"/>
        <w:ind w:left="360"/>
        <w:rPr>
          <w:i/>
          <w:iCs/>
          <w:color w:val="444444"/>
          <w:sz w:val="20"/>
          <w:szCs w:val="20"/>
        </w:rPr>
      </w:pPr>
    </w:p>
    <w:p w14:paraId="4B67CE85" w14:textId="77777777" w:rsidR="00D80D8A" w:rsidRDefault="00BE6280">
      <w:r>
        <w:rPr>
          <w:rFonts w:ascii="Arial Unicode MS" w:eastAsia="Arial Unicode MS" w:hAnsi="Arial Unicode MS" w:cs="Arial Unicode MS"/>
          <w:b/>
          <w:bCs/>
        </w:rPr>
        <w:t>핵심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판단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기준</w:t>
      </w:r>
      <w:r>
        <w:rPr>
          <w:rFonts w:ascii="Arial Unicode MS" w:eastAsia="Arial Unicode MS" w:hAnsi="Arial Unicode MS" w:cs="Arial Unicode MS"/>
          <w:b/>
          <w:bCs/>
        </w:rPr>
        <w:t>:</w:t>
      </w:r>
      <w:r>
        <w:rPr>
          <w:rFonts w:ascii="Arial Unicode MS" w:eastAsia="Arial Unicode MS" w:hAnsi="Arial Unicode MS" w:cs="Arial Unicode MS"/>
        </w:rPr>
        <w:t xml:space="preserve"> "</w:t>
      </w:r>
      <w:proofErr w:type="spellStart"/>
      <w:r>
        <w:rPr>
          <w:rFonts w:ascii="Arial Unicode MS" w:eastAsia="Arial Unicode MS" w:hAnsi="Arial Unicode MS" w:cs="Arial Unicode MS"/>
        </w:rPr>
        <w:t>Agent</w:t>
      </w:r>
      <w:r>
        <w:rPr>
          <w:rFonts w:ascii="Arial Unicode MS" w:eastAsia="Arial Unicode MS" w:hAnsi="Arial Unicode MS" w:cs="Arial Unicode MS"/>
        </w:rPr>
        <w:t>들이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독립적으로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배포</w:t>
      </w:r>
      <w:r>
        <w:rPr>
          <w:rFonts w:ascii="Arial Unicode MS" w:eastAsia="Arial Unicode MS" w:hAnsi="Arial Unicode MS" w:cs="Arial Unicode MS"/>
        </w:rPr>
        <w:t>·</w:t>
      </w:r>
      <w:r>
        <w:rPr>
          <w:rFonts w:ascii="Arial Unicode MS" w:eastAsia="Arial Unicode MS" w:hAnsi="Arial Unicode MS" w:cs="Arial Unicode MS"/>
        </w:rPr>
        <w:t>운영되는가</w:t>
      </w:r>
      <w:proofErr w:type="spellEnd"/>
      <w:r>
        <w:rPr>
          <w:rFonts w:ascii="Arial Unicode MS" w:eastAsia="Arial Unicode MS" w:hAnsi="Arial Unicode MS" w:cs="Arial Unicode MS"/>
        </w:rPr>
        <w:t>?"</w:t>
      </w:r>
      <w:r>
        <w:rPr>
          <w:rFonts w:ascii="Arial Unicode MS" w:eastAsia="Arial Unicode MS" w:hAnsi="Arial Unicode MS" w:cs="Arial Unicode MS"/>
        </w:rPr>
        <w:t>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유일한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판단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기준이다</w:t>
      </w:r>
      <w:r>
        <w:rPr>
          <w:rFonts w:ascii="Arial Unicode MS" w:eastAsia="Arial Unicode MS" w:hAnsi="Arial Unicode MS" w:cs="Arial Unicode MS"/>
        </w:rPr>
        <w:t xml:space="preserve">. </w:t>
      </w:r>
      <w:r>
        <w:rPr>
          <w:rFonts w:ascii="Arial Unicode MS" w:eastAsia="Arial Unicode MS" w:hAnsi="Arial Unicode MS" w:cs="Arial Unicode MS"/>
        </w:rPr>
        <w:t>프레임워크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내부에서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sub-agent</w:t>
      </w:r>
      <w:r>
        <w:rPr>
          <w:rFonts w:ascii="Arial Unicode MS" w:eastAsia="Arial Unicode MS" w:hAnsi="Arial Unicode MS" w:cs="Arial Unicode MS"/>
        </w:rPr>
        <w:t>를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제어하는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구조는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아무리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복잡해도</w:t>
      </w:r>
      <w:r>
        <w:rPr>
          <w:rFonts w:ascii="Arial Unicode MS" w:eastAsia="Arial Unicode MS" w:hAnsi="Arial Unicode MS" w:cs="Arial Unicode MS"/>
        </w:rPr>
        <w:t xml:space="preserve"> A2A</w:t>
      </w:r>
      <w:r>
        <w:rPr>
          <w:rFonts w:ascii="Arial Unicode MS" w:eastAsia="Arial Unicode MS" w:hAnsi="Arial Unicode MS" w:cs="Arial Unicode MS"/>
        </w:rPr>
        <w:t>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불필요하다</w:t>
      </w:r>
      <w:r>
        <w:rPr>
          <w:rFonts w:ascii="Arial Unicode MS" w:eastAsia="Arial Unicode MS" w:hAnsi="Arial Unicode MS" w:cs="Arial Unicode MS"/>
        </w:rPr>
        <w:t>.</w:t>
      </w:r>
    </w:p>
    <w:p w14:paraId="686AAB44" w14:textId="77777777" w:rsidR="00D80D8A" w:rsidRDefault="00BE6280">
      <w:pPr>
        <w:pStyle w:val="3"/>
        <w:keepNext w:val="0"/>
        <w:keepLines w:val="0"/>
        <w:spacing w:before="480"/>
      </w:pPr>
      <w:bookmarkStart w:id="128" w:name="_k7jru7cnlmpe" w:colFirst="0" w:colLast="0"/>
      <w:bookmarkEnd w:id="128"/>
      <w:r>
        <w:rPr>
          <w:rFonts w:ascii="Arial Unicode MS" w:eastAsia="Arial Unicode MS" w:hAnsi="Arial Unicode MS" w:cs="Arial Unicode MS"/>
        </w:rPr>
        <w:t xml:space="preserve">6.2 </w:t>
      </w:r>
      <w:r>
        <w:rPr>
          <w:rFonts w:ascii="Arial Unicode MS" w:eastAsia="Arial Unicode MS" w:hAnsi="Arial Unicode MS" w:cs="Arial Unicode MS"/>
        </w:rPr>
        <w:t>도입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의사결정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플로우</w:t>
      </w:r>
    </w:p>
    <w:p w14:paraId="5F393F92" w14:textId="77777777" w:rsidR="00D80D8A" w:rsidRDefault="00BE6280">
      <w:pPr>
        <w:spacing w:before="60" w:after="80"/>
      </w:pPr>
      <w:r>
        <w:rPr>
          <w:rFonts w:ascii="Arial Unicode MS" w:eastAsia="Arial Unicode MS" w:hAnsi="Arial Unicode MS" w:cs="Arial Unicode MS"/>
        </w:rPr>
        <w:t xml:space="preserve">A2A </w:t>
      </w:r>
      <w:r>
        <w:rPr>
          <w:rFonts w:ascii="Arial Unicode MS" w:eastAsia="Arial Unicode MS" w:hAnsi="Arial Unicode MS" w:cs="Arial Unicode MS"/>
        </w:rPr>
        <w:t>도입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여부를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순차적으로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판단한다</w:t>
      </w:r>
      <w:r>
        <w:rPr>
          <w:rFonts w:ascii="Arial Unicode MS" w:eastAsia="Arial Unicode MS" w:hAnsi="Arial Unicode MS" w:cs="Arial Unicode MS"/>
        </w:rPr>
        <w:t xml:space="preserve">. </w:t>
      </w:r>
      <w:r>
        <w:rPr>
          <w:rFonts w:ascii="Arial Unicode MS" w:eastAsia="Arial Unicode MS" w:hAnsi="Arial Unicode MS" w:cs="Arial Unicode MS"/>
        </w:rPr>
        <w:t>대부분의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프로젝트는</w:t>
      </w:r>
      <w:r>
        <w:rPr>
          <w:rFonts w:ascii="Arial Unicode MS" w:eastAsia="Arial Unicode MS" w:hAnsi="Arial Unicode MS" w:cs="Arial Unicode MS"/>
        </w:rPr>
        <w:t xml:space="preserve"> Q1 </w:t>
      </w:r>
      <w:r>
        <w:rPr>
          <w:rFonts w:ascii="Arial Unicode MS" w:eastAsia="Arial Unicode MS" w:hAnsi="Arial Unicode MS" w:cs="Arial Unicode MS"/>
        </w:rPr>
        <w:t>또는</w:t>
      </w:r>
      <w:r>
        <w:rPr>
          <w:rFonts w:ascii="Arial Unicode MS" w:eastAsia="Arial Unicode MS" w:hAnsi="Arial Unicode MS" w:cs="Arial Unicode MS"/>
        </w:rPr>
        <w:t xml:space="preserve"> Q2</w:t>
      </w:r>
      <w:r>
        <w:rPr>
          <w:rFonts w:ascii="Arial Unicode MS" w:eastAsia="Arial Unicode MS" w:hAnsi="Arial Unicode MS" w:cs="Arial Unicode MS"/>
        </w:rPr>
        <w:t>에서</w:t>
      </w:r>
      <w:r>
        <w:rPr>
          <w:rFonts w:ascii="Arial Unicode MS" w:eastAsia="Arial Unicode MS" w:hAnsi="Arial Unicode MS" w:cs="Arial Unicode MS"/>
        </w:rPr>
        <w:t xml:space="preserve"> "</w:t>
      </w:r>
      <w:proofErr w:type="spellStart"/>
      <w:r>
        <w:rPr>
          <w:rFonts w:ascii="Arial Unicode MS" w:eastAsia="Arial Unicode MS" w:hAnsi="Arial Unicode MS" w:cs="Arial Unicode MS"/>
        </w:rPr>
        <w:t>아니오</w:t>
      </w:r>
      <w:r>
        <w:rPr>
          <w:rFonts w:ascii="Arial Unicode MS" w:eastAsia="Arial Unicode MS" w:hAnsi="Arial Unicode MS" w:cs="Arial Unicode MS"/>
        </w:rPr>
        <w:t>"</w:t>
      </w:r>
      <w:r>
        <w:rPr>
          <w:rFonts w:ascii="Arial Unicode MS" w:eastAsia="Arial Unicode MS" w:hAnsi="Arial Unicode MS" w:cs="Arial Unicode MS"/>
        </w:rPr>
        <w:t>로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빠져나간다</w:t>
      </w:r>
      <w:r>
        <w:rPr>
          <w:rFonts w:ascii="Arial Unicode MS" w:eastAsia="Arial Unicode MS" w:hAnsi="Arial Unicode MS" w:cs="Arial Unicode MS"/>
        </w:rPr>
        <w:t>.</w:t>
      </w:r>
    </w:p>
    <w:tbl>
      <w:tblPr>
        <w:tblStyle w:val="affffff9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666"/>
        <w:gridCol w:w="3008"/>
        <w:gridCol w:w="998"/>
        <w:gridCol w:w="4353"/>
      </w:tblGrid>
      <w:tr w:rsidR="00D80D8A" w14:paraId="2CB4552F" w14:textId="77777777">
        <w:trPr>
          <w:trHeight w:val="420"/>
        </w:trPr>
        <w:tc>
          <w:tcPr>
            <w:tcW w:w="665" w:type="dxa"/>
            <w:tcBorders>
              <w:top w:val="single" w:sz="6" w:space="0" w:color="F0F4F8"/>
              <w:left w:val="single" w:sz="6" w:space="0" w:color="F0F4F8"/>
              <w:bottom w:val="single" w:sz="6" w:space="0" w:color="F0F4F8"/>
              <w:right w:val="single" w:sz="6" w:space="0" w:color="F0F4F8"/>
            </w:tcBorders>
            <w:shd w:val="clear" w:color="auto" w:fill="1E3A5F"/>
            <w:tcMar>
              <w:top w:w="60" w:type="dxa"/>
              <w:bottom w:w="60" w:type="dxa"/>
            </w:tcMar>
          </w:tcPr>
          <w:p w14:paraId="3248A526" w14:textId="77777777" w:rsidR="00D80D8A" w:rsidRDefault="00BE6280">
            <w:pPr>
              <w:spacing w:before="240" w:after="240"/>
              <w:jc w:val="center"/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3008" w:type="dxa"/>
            <w:tcBorders>
              <w:top w:val="single" w:sz="6" w:space="0" w:color="F0F4F8"/>
              <w:left w:val="single" w:sz="6" w:space="0" w:color="F0F4F8"/>
              <w:bottom w:val="single" w:sz="6" w:space="0" w:color="F0F4F8"/>
              <w:right w:val="single" w:sz="6" w:space="0" w:color="F0F4F8"/>
            </w:tcBorders>
            <w:shd w:val="clear" w:color="auto" w:fill="1E3A5F"/>
            <w:tcMar>
              <w:top w:w="60" w:type="dxa"/>
              <w:bottom w:w="60" w:type="dxa"/>
            </w:tcMar>
          </w:tcPr>
          <w:p w14:paraId="27F465DE" w14:textId="77777777" w:rsidR="00D80D8A" w:rsidRDefault="00BE6280">
            <w:pPr>
              <w:spacing w:before="240" w:after="240"/>
              <w:jc w:val="center"/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  <w:sz w:val="20"/>
                <w:szCs w:val="20"/>
              </w:rPr>
              <w:t>질문</w:t>
            </w:r>
          </w:p>
        </w:tc>
        <w:tc>
          <w:tcPr>
            <w:tcW w:w="998" w:type="dxa"/>
            <w:tcBorders>
              <w:top w:val="single" w:sz="6" w:space="0" w:color="F0F4F8"/>
              <w:left w:val="single" w:sz="6" w:space="0" w:color="F0F4F8"/>
              <w:bottom w:val="single" w:sz="6" w:space="0" w:color="F0F4F8"/>
              <w:right w:val="single" w:sz="6" w:space="0" w:color="F0F4F8"/>
            </w:tcBorders>
            <w:shd w:val="clear" w:color="auto" w:fill="1E3A5F"/>
            <w:tcMar>
              <w:top w:w="60" w:type="dxa"/>
              <w:bottom w:w="60" w:type="dxa"/>
            </w:tcMar>
          </w:tcPr>
          <w:p w14:paraId="65F4BEED" w14:textId="77777777" w:rsidR="00D80D8A" w:rsidRDefault="00BE6280">
            <w:pPr>
              <w:spacing w:before="240" w:after="240"/>
              <w:jc w:val="center"/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  <w:sz w:val="20"/>
                <w:szCs w:val="20"/>
              </w:rPr>
              <w:t>응답</w:t>
            </w:r>
          </w:p>
        </w:tc>
        <w:tc>
          <w:tcPr>
            <w:tcW w:w="4353" w:type="dxa"/>
            <w:tcBorders>
              <w:top w:val="single" w:sz="6" w:space="0" w:color="F0F4F8"/>
              <w:left w:val="single" w:sz="6" w:space="0" w:color="F0F4F8"/>
              <w:bottom w:val="single" w:sz="6" w:space="0" w:color="F0F4F8"/>
              <w:right w:val="single" w:sz="6" w:space="0" w:color="F0F4F8"/>
            </w:tcBorders>
            <w:shd w:val="clear" w:color="auto" w:fill="1E3A5F"/>
            <w:tcMar>
              <w:top w:w="60" w:type="dxa"/>
              <w:bottom w:w="60" w:type="dxa"/>
            </w:tcMar>
          </w:tcPr>
          <w:p w14:paraId="794D7CA9" w14:textId="77777777" w:rsidR="00D80D8A" w:rsidRDefault="00BE6280">
            <w:pPr>
              <w:spacing w:before="240" w:after="240"/>
              <w:jc w:val="center"/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  <w:sz w:val="20"/>
                <w:szCs w:val="20"/>
              </w:rPr>
              <w:t>결론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  <w:sz w:val="20"/>
                <w:szCs w:val="20"/>
              </w:rPr>
              <w:t>및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  <w:sz w:val="20"/>
                <w:szCs w:val="20"/>
              </w:rPr>
              <w:t>다음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  <w:sz w:val="20"/>
                <w:szCs w:val="20"/>
              </w:rPr>
              <w:t>행동</w:t>
            </w:r>
          </w:p>
        </w:tc>
      </w:tr>
      <w:tr w:rsidR="00D80D8A" w14:paraId="3A047DA8" w14:textId="77777777">
        <w:trPr>
          <w:trHeight w:val="465"/>
        </w:trPr>
        <w:tc>
          <w:tcPr>
            <w:tcW w:w="665" w:type="dxa"/>
            <w:tcBorders>
              <w:top w:val="single" w:sz="6" w:space="0" w:color="F0F4F8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bottom w:w="60" w:type="dxa"/>
            </w:tcMar>
          </w:tcPr>
          <w:p w14:paraId="1D34B43C" w14:textId="77777777" w:rsidR="00D80D8A" w:rsidRDefault="00BE6280">
            <w:pPr>
              <w:spacing w:before="20" w:after="2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Q1</w:t>
            </w:r>
          </w:p>
        </w:tc>
        <w:tc>
          <w:tcPr>
            <w:tcW w:w="3008" w:type="dxa"/>
            <w:tcBorders>
              <w:top w:val="single" w:sz="6" w:space="0" w:color="F0F4F8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bottom w:w="60" w:type="dxa"/>
            </w:tcMar>
          </w:tcPr>
          <w:p w14:paraId="09F31234" w14:textId="77777777" w:rsidR="00D80D8A" w:rsidRDefault="00BE6280">
            <w:pPr>
              <w:spacing w:before="20" w:after="20"/>
              <w:rPr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시스템이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멀티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Agent</w:t>
            </w:r>
            <w:proofErr w:type="spellEnd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구조인가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?</w:t>
            </w:r>
          </w:p>
        </w:tc>
        <w:tc>
          <w:tcPr>
            <w:tcW w:w="998" w:type="dxa"/>
            <w:tcBorders>
              <w:top w:val="single" w:sz="6" w:space="0" w:color="F0F4F8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bottom w:w="60" w:type="dxa"/>
            </w:tcMar>
          </w:tcPr>
          <w:p w14:paraId="4D0E1567" w14:textId="77777777" w:rsidR="00D80D8A" w:rsidRDefault="00BE6280">
            <w:pPr>
              <w:spacing w:before="20" w:after="20"/>
              <w:rPr>
                <w:sz w:val="20"/>
                <w:szCs w:val="20"/>
              </w:rPr>
            </w:pPr>
            <w:proofErr w:type="spellStart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아니오</w:t>
            </w:r>
            <w:proofErr w:type="spellEnd"/>
          </w:p>
        </w:tc>
        <w:tc>
          <w:tcPr>
            <w:tcW w:w="4353" w:type="dxa"/>
            <w:tcBorders>
              <w:top w:val="single" w:sz="6" w:space="0" w:color="F0F4F8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bottom w:w="60" w:type="dxa"/>
            </w:tcMar>
          </w:tcPr>
          <w:p w14:paraId="3057F952" w14:textId="77777777" w:rsidR="00D80D8A" w:rsidRDefault="00BE6280">
            <w:pPr>
              <w:spacing w:before="20" w:after="20"/>
              <w:rPr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→ A2A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불필요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. 5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장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(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도구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연동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)</w:t>
            </w:r>
            <w:proofErr w:type="spellStart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으로</w:t>
            </w:r>
            <w:proofErr w:type="spellEnd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이동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.</w:t>
            </w:r>
          </w:p>
        </w:tc>
      </w:tr>
      <w:tr w:rsidR="00D80D8A" w14:paraId="425367BD" w14:textId="77777777">
        <w:trPr>
          <w:trHeight w:val="540"/>
        </w:trPr>
        <w:tc>
          <w:tcPr>
            <w:tcW w:w="66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bottom w:w="60" w:type="dxa"/>
            </w:tcMar>
          </w:tcPr>
          <w:p w14:paraId="595558B7" w14:textId="77777777" w:rsidR="00D80D8A" w:rsidRDefault="00BE6280">
            <w:pPr>
              <w:spacing w:before="20" w:after="20"/>
            </w:pPr>
            <w:r>
              <w:t xml:space="preserve"> </w:t>
            </w:r>
          </w:p>
        </w:tc>
        <w:tc>
          <w:tcPr>
            <w:tcW w:w="300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bottom w:w="60" w:type="dxa"/>
            </w:tcMar>
          </w:tcPr>
          <w:p w14:paraId="3A3957A5" w14:textId="77777777" w:rsidR="00D80D8A" w:rsidRDefault="00BE6280">
            <w:pPr>
              <w:spacing w:before="20" w:after="20"/>
            </w:pPr>
            <w:r>
              <w:t xml:space="preserve"> </w:t>
            </w:r>
          </w:p>
        </w:tc>
        <w:tc>
          <w:tcPr>
            <w:tcW w:w="99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bottom w:w="60" w:type="dxa"/>
            </w:tcMar>
          </w:tcPr>
          <w:p w14:paraId="44E435C0" w14:textId="77777777" w:rsidR="00D80D8A" w:rsidRDefault="00BE6280">
            <w:pPr>
              <w:spacing w:before="20" w:after="20"/>
              <w:rPr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예</w:t>
            </w:r>
          </w:p>
        </w:tc>
        <w:tc>
          <w:tcPr>
            <w:tcW w:w="435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bottom w:w="60" w:type="dxa"/>
            </w:tcMar>
          </w:tcPr>
          <w:p w14:paraId="01EED44E" w14:textId="77777777" w:rsidR="00D80D8A" w:rsidRDefault="00BE6280">
            <w:pPr>
              <w:spacing w:before="20" w:after="20"/>
              <w:rPr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→ Q2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로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진행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.</w:t>
            </w:r>
          </w:p>
        </w:tc>
      </w:tr>
      <w:tr w:rsidR="00D80D8A" w14:paraId="104DBBEA" w14:textId="77777777">
        <w:trPr>
          <w:trHeight w:val="1035"/>
        </w:trPr>
        <w:tc>
          <w:tcPr>
            <w:tcW w:w="66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bottom w:w="60" w:type="dxa"/>
            </w:tcMar>
          </w:tcPr>
          <w:p w14:paraId="14BF885E" w14:textId="77777777" w:rsidR="00D80D8A" w:rsidRDefault="00BE6280">
            <w:pPr>
              <w:spacing w:before="20" w:after="2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Q2</w:t>
            </w:r>
          </w:p>
        </w:tc>
        <w:tc>
          <w:tcPr>
            <w:tcW w:w="300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bottom w:w="60" w:type="dxa"/>
            </w:tcMar>
          </w:tcPr>
          <w:p w14:paraId="12DF4C4D" w14:textId="77777777" w:rsidR="00D80D8A" w:rsidRDefault="00BE6280">
            <w:pPr>
              <w:spacing w:before="20" w:after="20"/>
              <w:rPr>
                <w:sz w:val="20"/>
                <w:szCs w:val="20"/>
              </w:rPr>
            </w:pPr>
            <w:proofErr w:type="spellStart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Agent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들이</w:t>
            </w:r>
            <w:proofErr w:type="spellEnd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독립적으로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배포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·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운영되는가</w:t>
            </w:r>
            <w:proofErr w:type="spellEnd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? (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별도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팀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또는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별도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조직이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소유하고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네트워크를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통해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협업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)</w:t>
            </w:r>
          </w:p>
        </w:tc>
        <w:tc>
          <w:tcPr>
            <w:tcW w:w="99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bottom w:w="60" w:type="dxa"/>
            </w:tcMar>
          </w:tcPr>
          <w:p w14:paraId="1B7EEAC2" w14:textId="77777777" w:rsidR="00D80D8A" w:rsidRDefault="00BE6280">
            <w:pPr>
              <w:spacing w:before="20" w:after="20"/>
              <w:rPr>
                <w:sz w:val="20"/>
                <w:szCs w:val="20"/>
              </w:rPr>
            </w:pPr>
            <w:proofErr w:type="spellStart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아니오</w:t>
            </w:r>
            <w:proofErr w:type="spellEnd"/>
          </w:p>
        </w:tc>
        <w:tc>
          <w:tcPr>
            <w:tcW w:w="435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bottom w:w="60" w:type="dxa"/>
            </w:tcMar>
          </w:tcPr>
          <w:p w14:paraId="6F00E493" w14:textId="77777777" w:rsidR="00D80D8A" w:rsidRDefault="00BE6280">
            <w:pPr>
              <w:spacing w:before="20" w:after="20"/>
              <w:rPr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→ A2A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불필요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.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내부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멀티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Agent</w:t>
            </w:r>
            <w:proofErr w:type="spellEnd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.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프레임워크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라우팅으로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충분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. 5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장으로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이동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.</w:t>
            </w:r>
          </w:p>
        </w:tc>
      </w:tr>
      <w:tr w:rsidR="00D80D8A" w14:paraId="20178A14" w14:textId="77777777">
        <w:trPr>
          <w:trHeight w:val="540"/>
        </w:trPr>
        <w:tc>
          <w:tcPr>
            <w:tcW w:w="66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bottom w:w="60" w:type="dxa"/>
            </w:tcMar>
          </w:tcPr>
          <w:p w14:paraId="112EB1B0" w14:textId="77777777" w:rsidR="00D80D8A" w:rsidRDefault="00BE6280">
            <w:pPr>
              <w:spacing w:before="20" w:after="20"/>
            </w:pPr>
            <w:r>
              <w:t xml:space="preserve"> </w:t>
            </w:r>
          </w:p>
        </w:tc>
        <w:tc>
          <w:tcPr>
            <w:tcW w:w="300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bottom w:w="60" w:type="dxa"/>
            </w:tcMar>
          </w:tcPr>
          <w:p w14:paraId="476370D3" w14:textId="77777777" w:rsidR="00D80D8A" w:rsidRDefault="00BE6280">
            <w:pPr>
              <w:spacing w:before="20" w:after="20"/>
            </w:pPr>
            <w:r>
              <w:t xml:space="preserve"> </w:t>
            </w:r>
          </w:p>
        </w:tc>
        <w:tc>
          <w:tcPr>
            <w:tcW w:w="99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bottom w:w="60" w:type="dxa"/>
            </w:tcMar>
          </w:tcPr>
          <w:p w14:paraId="4CEC17DB" w14:textId="77777777" w:rsidR="00D80D8A" w:rsidRDefault="00BE6280">
            <w:pPr>
              <w:spacing w:before="20" w:after="20"/>
              <w:rPr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예</w:t>
            </w:r>
          </w:p>
        </w:tc>
        <w:tc>
          <w:tcPr>
            <w:tcW w:w="435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bottom w:w="60" w:type="dxa"/>
            </w:tcMar>
          </w:tcPr>
          <w:p w14:paraId="185C1829" w14:textId="77777777" w:rsidR="00D80D8A" w:rsidRDefault="00BE6280">
            <w:pPr>
              <w:spacing w:before="20" w:after="20"/>
              <w:rPr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→ Q3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으로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진행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.</w:t>
            </w:r>
          </w:p>
        </w:tc>
      </w:tr>
      <w:tr w:rsidR="00D80D8A" w14:paraId="5F366CD0" w14:textId="77777777">
        <w:trPr>
          <w:trHeight w:val="1035"/>
        </w:trPr>
        <w:tc>
          <w:tcPr>
            <w:tcW w:w="66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bottom w:w="60" w:type="dxa"/>
            </w:tcMar>
          </w:tcPr>
          <w:p w14:paraId="4218E90C" w14:textId="77777777" w:rsidR="00D80D8A" w:rsidRDefault="00BE6280">
            <w:pPr>
              <w:spacing w:before="20" w:after="2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Q3</w:t>
            </w:r>
          </w:p>
        </w:tc>
        <w:tc>
          <w:tcPr>
            <w:tcW w:w="300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bottom w:w="60" w:type="dxa"/>
            </w:tcMar>
          </w:tcPr>
          <w:p w14:paraId="50B14BA6" w14:textId="77777777" w:rsidR="00D80D8A" w:rsidRDefault="00BE6280">
            <w:pPr>
              <w:spacing w:before="20" w:after="20"/>
              <w:rPr>
                <w:sz w:val="20"/>
                <w:szCs w:val="20"/>
              </w:rPr>
            </w:pPr>
            <w:proofErr w:type="spellStart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Agent</w:t>
            </w:r>
            <w:proofErr w:type="spellEnd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간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작업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위임이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실제로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필요한가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? (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단순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API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호출이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아닌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역할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기반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작업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할당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·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결과</w:t>
            </w:r>
            <w:proofErr w:type="spellEnd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통합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)</w:t>
            </w:r>
          </w:p>
        </w:tc>
        <w:tc>
          <w:tcPr>
            <w:tcW w:w="99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bottom w:w="60" w:type="dxa"/>
            </w:tcMar>
          </w:tcPr>
          <w:p w14:paraId="3CAFF46C" w14:textId="77777777" w:rsidR="00D80D8A" w:rsidRDefault="00BE6280">
            <w:pPr>
              <w:spacing w:before="20" w:after="20"/>
              <w:rPr>
                <w:sz w:val="20"/>
                <w:szCs w:val="20"/>
              </w:rPr>
            </w:pPr>
            <w:proofErr w:type="spellStart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아니오</w:t>
            </w:r>
            <w:proofErr w:type="spellEnd"/>
          </w:p>
        </w:tc>
        <w:tc>
          <w:tcPr>
            <w:tcW w:w="435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bottom w:w="60" w:type="dxa"/>
            </w:tcMar>
          </w:tcPr>
          <w:p w14:paraId="4540BA43" w14:textId="77777777" w:rsidR="00D80D8A" w:rsidRDefault="00BE6280">
            <w:pPr>
              <w:spacing w:before="20" w:after="20"/>
              <w:rPr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→ A2A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불필요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.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단순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API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호출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(REST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등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)</w:t>
            </w:r>
            <w:proofErr w:type="spellStart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으로</w:t>
            </w:r>
            <w:proofErr w:type="spellEnd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충분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. 5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장으로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이동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.</w:t>
            </w:r>
          </w:p>
        </w:tc>
      </w:tr>
      <w:tr w:rsidR="00D80D8A" w14:paraId="28E67A4A" w14:textId="77777777">
        <w:trPr>
          <w:trHeight w:val="540"/>
        </w:trPr>
        <w:tc>
          <w:tcPr>
            <w:tcW w:w="66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bottom w:w="60" w:type="dxa"/>
            </w:tcMar>
          </w:tcPr>
          <w:p w14:paraId="45F9448C" w14:textId="77777777" w:rsidR="00D80D8A" w:rsidRDefault="00BE6280">
            <w:pPr>
              <w:spacing w:before="20" w:after="20"/>
            </w:pPr>
            <w:r>
              <w:t xml:space="preserve"> </w:t>
            </w:r>
          </w:p>
        </w:tc>
        <w:tc>
          <w:tcPr>
            <w:tcW w:w="300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bottom w:w="60" w:type="dxa"/>
            </w:tcMar>
          </w:tcPr>
          <w:p w14:paraId="06C798A9" w14:textId="77777777" w:rsidR="00D80D8A" w:rsidRDefault="00BE6280">
            <w:pPr>
              <w:spacing w:before="20" w:after="20"/>
            </w:pPr>
            <w:r>
              <w:t xml:space="preserve"> </w:t>
            </w:r>
          </w:p>
        </w:tc>
        <w:tc>
          <w:tcPr>
            <w:tcW w:w="99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bottom w:w="60" w:type="dxa"/>
            </w:tcMar>
          </w:tcPr>
          <w:p w14:paraId="32385127" w14:textId="77777777" w:rsidR="00D80D8A" w:rsidRDefault="00BE6280">
            <w:pPr>
              <w:spacing w:before="20" w:after="20"/>
              <w:rPr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예</w:t>
            </w:r>
          </w:p>
        </w:tc>
        <w:tc>
          <w:tcPr>
            <w:tcW w:w="435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bottom w:w="60" w:type="dxa"/>
            </w:tcMar>
          </w:tcPr>
          <w:p w14:paraId="358E2321" w14:textId="77777777" w:rsidR="00D80D8A" w:rsidRDefault="00BE6280">
            <w:pPr>
              <w:spacing w:before="20" w:after="20"/>
              <w:rPr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→ A2A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도입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검토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. 6.3~6.7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참조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.</w:t>
            </w:r>
          </w:p>
        </w:tc>
      </w:tr>
    </w:tbl>
    <w:p w14:paraId="2CEE1F6F" w14:textId="77777777" w:rsidR="00D80D8A" w:rsidRDefault="00D80D8A">
      <w:pPr>
        <w:spacing w:before="60" w:after="80"/>
        <w:rPr>
          <w:i/>
          <w:iCs/>
          <w:color w:val="444444"/>
          <w:sz w:val="20"/>
          <w:szCs w:val="20"/>
        </w:rPr>
      </w:pPr>
    </w:p>
    <w:p w14:paraId="4638A1CB" w14:textId="77777777" w:rsidR="00D80D8A" w:rsidRDefault="00BE6280">
      <w:pPr>
        <w:spacing w:after="120"/>
      </w:pPr>
      <w:r>
        <w:rPr>
          <w:rFonts w:ascii="Arial Unicode MS" w:eastAsia="Arial Unicode MS" w:hAnsi="Arial Unicode MS" w:cs="Arial Unicode MS"/>
          <w:b/>
          <w:bCs/>
        </w:rPr>
        <w:t>판단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요약</w:t>
      </w:r>
      <w:r>
        <w:rPr>
          <w:rFonts w:ascii="Arial Unicode MS" w:eastAsia="Arial Unicode MS" w:hAnsi="Arial Unicode MS" w:cs="Arial Unicode MS"/>
          <w:b/>
          <w:bCs/>
        </w:rPr>
        <w:t xml:space="preserve">: </w:t>
      </w:r>
      <w:r>
        <w:rPr>
          <w:rFonts w:ascii="Arial Unicode MS" w:eastAsia="Arial Unicode MS" w:hAnsi="Arial Unicode MS" w:cs="Arial Unicode MS"/>
        </w:rPr>
        <w:t xml:space="preserve">Q1~Q3 </w:t>
      </w:r>
      <w:r>
        <w:rPr>
          <w:rFonts w:ascii="Arial Unicode MS" w:eastAsia="Arial Unicode MS" w:hAnsi="Arial Unicode MS" w:cs="Arial Unicode MS"/>
        </w:rPr>
        <w:t>모두</w:t>
      </w:r>
      <w:r>
        <w:rPr>
          <w:rFonts w:ascii="Arial Unicode MS" w:eastAsia="Arial Unicode MS" w:hAnsi="Arial Unicode MS" w:cs="Arial Unicode MS"/>
        </w:rPr>
        <w:t xml:space="preserve"> "</w:t>
      </w:r>
      <w:proofErr w:type="spellStart"/>
      <w:r>
        <w:rPr>
          <w:rFonts w:ascii="Arial Unicode MS" w:eastAsia="Arial Unicode MS" w:hAnsi="Arial Unicode MS" w:cs="Arial Unicode MS"/>
        </w:rPr>
        <w:t>예</w:t>
      </w:r>
      <w:r>
        <w:rPr>
          <w:rFonts w:ascii="Arial Unicode MS" w:eastAsia="Arial Unicode MS" w:hAnsi="Arial Unicode MS" w:cs="Arial Unicode MS"/>
        </w:rPr>
        <w:t>"</w:t>
      </w:r>
      <w:r>
        <w:rPr>
          <w:rFonts w:ascii="Arial Unicode MS" w:eastAsia="Arial Unicode MS" w:hAnsi="Arial Unicode MS" w:cs="Arial Unicode MS"/>
        </w:rPr>
        <w:t>인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경우에만</w:t>
      </w:r>
      <w:r>
        <w:rPr>
          <w:rFonts w:ascii="Arial Unicode MS" w:eastAsia="Arial Unicode MS" w:hAnsi="Arial Unicode MS" w:cs="Arial Unicode MS"/>
        </w:rPr>
        <w:t xml:space="preserve"> A2A </w:t>
      </w:r>
      <w:r>
        <w:rPr>
          <w:rFonts w:ascii="Arial Unicode MS" w:eastAsia="Arial Unicode MS" w:hAnsi="Arial Unicode MS" w:cs="Arial Unicode MS"/>
        </w:rPr>
        <w:t>도입을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검토한다</w:t>
      </w:r>
      <w:r>
        <w:rPr>
          <w:rFonts w:ascii="Arial Unicode MS" w:eastAsia="Arial Unicode MS" w:hAnsi="Arial Unicode MS" w:cs="Arial Unicode MS"/>
        </w:rPr>
        <w:t xml:space="preserve">. </w:t>
      </w:r>
      <w:r>
        <w:rPr>
          <w:rFonts w:ascii="Arial Unicode MS" w:eastAsia="Arial Unicode MS" w:hAnsi="Arial Unicode MS" w:cs="Arial Unicode MS"/>
        </w:rPr>
        <w:t>실무적으로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조건에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해당하는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프로젝트는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전체의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소수이다</w:t>
      </w:r>
      <w:r>
        <w:rPr>
          <w:rFonts w:ascii="Arial Unicode MS" w:eastAsia="Arial Unicode MS" w:hAnsi="Arial Unicode MS" w:cs="Arial Unicode MS"/>
        </w:rPr>
        <w:t>.</w:t>
      </w:r>
    </w:p>
    <w:p w14:paraId="05A3B2A1" w14:textId="77777777" w:rsidR="00D80D8A" w:rsidRDefault="00BE6280">
      <w:pPr>
        <w:spacing w:after="120"/>
      </w:pPr>
      <w:r>
        <w:rPr>
          <w:rFonts w:ascii="Arial Unicode MS" w:eastAsia="Arial Unicode MS" w:hAnsi="Arial Unicode MS" w:cs="Arial Unicode MS"/>
          <w:b/>
          <w:bCs/>
        </w:rPr>
        <w:t xml:space="preserve">Q2 </w:t>
      </w:r>
      <w:r>
        <w:rPr>
          <w:rFonts w:ascii="Arial Unicode MS" w:eastAsia="Arial Unicode MS" w:hAnsi="Arial Unicode MS" w:cs="Arial Unicode MS"/>
          <w:b/>
          <w:bCs/>
        </w:rPr>
        <w:t>경계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사례</w:t>
      </w:r>
      <w:r>
        <w:rPr>
          <w:rFonts w:ascii="Arial Unicode MS" w:eastAsia="Arial Unicode MS" w:hAnsi="Arial Unicode MS" w:cs="Arial Unicode MS"/>
          <w:b/>
          <w:bCs/>
        </w:rPr>
        <w:t xml:space="preserve">: </w:t>
      </w:r>
      <w:r>
        <w:rPr>
          <w:rFonts w:ascii="Arial Unicode MS" w:eastAsia="Arial Unicode MS" w:hAnsi="Arial Unicode MS" w:cs="Arial Unicode MS"/>
        </w:rPr>
        <w:t>같은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팀이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소유하되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마이크로서비스로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독립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배포하는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Agent</w:t>
      </w:r>
      <w:r>
        <w:rPr>
          <w:rFonts w:ascii="Arial Unicode MS" w:eastAsia="Arial Unicode MS" w:hAnsi="Arial Unicode MS" w:cs="Arial Unicode MS"/>
        </w:rPr>
        <w:t>는</w:t>
      </w:r>
      <w:proofErr w:type="spellEnd"/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서로의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엔드포인트를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이미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알고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있으므로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Agent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Card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기반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자동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발견이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불필요하다</w:t>
      </w:r>
      <w:r>
        <w:rPr>
          <w:rFonts w:ascii="Arial Unicode MS" w:eastAsia="Arial Unicode MS" w:hAnsi="Arial Unicode MS" w:cs="Arial Unicode MS"/>
        </w:rPr>
        <w:t xml:space="preserve">. </w:t>
      </w:r>
      <w:r>
        <w:rPr>
          <w:rFonts w:ascii="Arial Unicode MS" w:eastAsia="Arial Unicode MS" w:hAnsi="Arial Unicode MS" w:cs="Arial Unicode MS"/>
        </w:rPr>
        <w:t>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경우</w:t>
      </w:r>
      <w:r>
        <w:rPr>
          <w:rFonts w:ascii="Arial Unicode MS" w:eastAsia="Arial Unicode MS" w:hAnsi="Arial Unicode MS" w:cs="Arial Unicode MS"/>
        </w:rPr>
        <w:t xml:space="preserve"> REST </w:t>
      </w:r>
      <w:r>
        <w:rPr>
          <w:rFonts w:ascii="Arial Unicode MS" w:eastAsia="Arial Unicode MS" w:hAnsi="Arial Unicode MS" w:cs="Arial Unicode MS"/>
        </w:rPr>
        <w:t>직접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호출</w:t>
      </w:r>
      <w:r>
        <w:rPr>
          <w:rFonts w:ascii="Arial Unicode MS" w:eastAsia="Arial Unicode MS" w:hAnsi="Arial Unicode MS" w:cs="Arial Unicode MS"/>
        </w:rPr>
        <w:t xml:space="preserve">(6.6.2 </w:t>
      </w:r>
      <w:r>
        <w:rPr>
          <w:rFonts w:ascii="Arial Unicode MS" w:eastAsia="Arial Unicode MS" w:hAnsi="Arial Unicode MS" w:cs="Arial Unicode MS"/>
        </w:rPr>
        <w:t>대안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표</w:t>
      </w:r>
      <w:r>
        <w:rPr>
          <w:rFonts w:ascii="Arial Unicode MS" w:eastAsia="Arial Unicode MS" w:hAnsi="Arial Unicode MS" w:cs="Arial Unicode MS"/>
        </w:rPr>
        <w:t>)</w:t>
      </w:r>
      <w:r>
        <w:rPr>
          <w:rFonts w:ascii="Arial Unicode MS" w:eastAsia="Arial Unicode MS" w:hAnsi="Arial Unicode MS" w:cs="Arial Unicode MS"/>
        </w:rPr>
        <w:t>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충분할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있다</w:t>
      </w:r>
      <w:r>
        <w:rPr>
          <w:rFonts w:ascii="Arial Unicode MS" w:eastAsia="Arial Unicode MS" w:hAnsi="Arial Unicode MS" w:cs="Arial Unicode MS"/>
        </w:rPr>
        <w:t>. Q2</w:t>
      </w:r>
      <w:r>
        <w:rPr>
          <w:rFonts w:ascii="Arial Unicode MS" w:eastAsia="Arial Unicode MS" w:hAnsi="Arial Unicode MS" w:cs="Arial Unicode MS"/>
        </w:rPr>
        <w:t>의</w:t>
      </w:r>
      <w:r>
        <w:rPr>
          <w:rFonts w:ascii="Arial Unicode MS" w:eastAsia="Arial Unicode MS" w:hAnsi="Arial Unicode MS" w:cs="Arial Unicode MS"/>
        </w:rPr>
        <w:t xml:space="preserve"> “</w:t>
      </w:r>
      <w:r>
        <w:rPr>
          <w:rFonts w:ascii="Arial Unicode MS" w:eastAsia="Arial Unicode MS" w:hAnsi="Arial Unicode MS" w:cs="Arial Unicode MS"/>
        </w:rPr>
        <w:t>독립적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배포</w:t>
      </w:r>
      <w:r>
        <w:rPr>
          <w:rFonts w:ascii="Arial Unicode MS" w:eastAsia="Arial Unicode MS" w:hAnsi="Arial Unicode MS" w:cs="Arial Unicode MS"/>
        </w:rPr>
        <w:t>·</w:t>
      </w:r>
      <w:r>
        <w:rPr>
          <w:rFonts w:ascii="Arial Unicode MS" w:eastAsia="Arial Unicode MS" w:hAnsi="Arial Unicode MS" w:cs="Arial Unicode MS"/>
        </w:rPr>
        <w:t>운영</w:t>
      </w:r>
      <w:r>
        <w:rPr>
          <w:rFonts w:ascii="Arial Unicode MS" w:eastAsia="Arial Unicode MS" w:hAnsi="Arial Unicode MS" w:cs="Arial Unicode MS"/>
        </w:rPr>
        <w:t>”</w:t>
      </w:r>
      <w:r>
        <w:rPr>
          <w:rFonts w:ascii="Arial Unicode MS" w:eastAsia="Arial Unicode MS" w:hAnsi="Arial Unicode MS" w:cs="Arial Unicode MS"/>
        </w:rPr>
        <w:t>은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물리적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분리뿐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아니라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조직적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분리</w:t>
      </w:r>
      <w:r>
        <w:rPr>
          <w:rFonts w:ascii="Arial Unicode MS" w:eastAsia="Arial Unicode MS" w:hAnsi="Arial Unicode MS" w:cs="Arial Unicode MS"/>
        </w:rPr>
        <w:t>(</w:t>
      </w:r>
      <w:r>
        <w:rPr>
          <w:rFonts w:ascii="Arial Unicode MS" w:eastAsia="Arial Unicode MS" w:hAnsi="Arial Unicode MS" w:cs="Arial Unicode MS"/>
        </w:rPr>
        <w:t>별도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팀</w:t>
      </w:r>
      <w:r>
        <w:rPr>
          <w:rFonts w:ascii="Arial Unicode MS" w:eastAsia="Arial Unicode MS" w:hAnsi="Arial Unicode MS" w:cs="Arial Unicode MS"/>
        </w:rPr>
        <w:t>/</w:t>
      </w:r>
      <w:r>
        <w:rPr>
          <w:rFonts w:ascii="Arial Unicode MS" w:eastAsia="Arial Unicode MS" w:hAnsi="Arial Unicode MS" w:cs="Arial Unicode MS"/>
        </w:rPr>
        <w:t>조직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소유</w:t>
      </w:r>
      <w:r>
        <w:rPr>
          <w:rFonts w:ascii="Arial Unicode MS" w:eastAsia="Arial Unicode MS" w:hAnsi="Arial Unicode MS" w:cs="Arial Unicode MS"/>
        </w:rPr>
        <w:t>)</w:t>
      </w:r>
      <w:proofErr w:type="spellStart"/>
      <w:r>
        <w:rPr>
          <w:rFonts w:ascii="Arial Unicode MS" w:eastAsia="Arial Unicode MS" w:hAnsi="Arial Unicode MS" w:cs="Arial Unicode MS"/>
        </w:rPr>
        <w:t>를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의미한다</w:t>
      </w:r>
      <w:r>
        <w:rPr>
          <w:rFonts w:ascii="Arial Unicode MS" w:eastAsia="Arial Unicode MS" w:hAnsi="Arial Unicode MS" w:cs="Arial Unicode MS"/>
        </w:rPr>
        <w:t>.</w:t>
      </w:r>
    </w:p>
    <w:p w14:paraId="740881B5" w14:textId="77777777" w:rsidR="00D80D8A" w:rsidRDefault="00D80D8A">
      <w:pPr>
        <w:spacing w:after="120"/>
      </w:pPr>
    </w:p>
    <w:p w14:paraId="0564F7F1" w14:textId="77777777" w:rsidR="00D80D8A" w:rsidRDefault="00BE6280">
      <w:pPr>
        <w:spacing w:before="240" w:after="120"/>
        <w:rPr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>"</w:t>
      </w:r>
      <w:r>
        <w:rPr>
          <w:rFonts w:ascii="Arial Unicode MS" w:eastAsia="Arial Unicode MS" w:hAnsi="Arial Unicode MS" w:cs="Arial Unicode MS"/>
          <w:b/>
          <w:bCs/>
        </w:rPr>
        <w:t>단순</w:t>
      </w:r>
      <w:r>
        <w:rPr>
          <w:rFonts w:ascii="Arial Unicode MS" w:eastAsia="Arial Unicode MS" w:hAnsi="Arial Unicode MS" w:cs="Arial Unicode MS"/>
          <w:b/>
          <w:bCs/>
        </w:rPr>
        <w:t xml:space="preserve"> API </w:t>
      </w:r>
      <w:proofErr w:type="spellStart"/>
      <w:r>
        <w:rPr>
          <w:rFonts w:ascii="Arial Unicode MS" w:eastAsia="Arial Unicode MS" w:hAnsi="Arial Unicode MS" w:cs="Arial Unicode MS"/>
          <w:b/>
          <w:bCs/>
        </w:rPr>
        <w:t>호출</w:t>
      </w:r>
      <w:r>
        <w:rPr>
          <w:rFonts w:ascii="Arial Unicode MS" w:eastAsia="Arial Unicode MS" w:hAnsi="Arial Unicode MS" w:cs="Arial Unicode MS"/>
          <w:b/>
          <w:bCs/>
        </w:rPr>
        <w:t>"</w:t>
      </w:r>
      <w:r>
        <w:rPr>
          <w:rFonts w:ascii="Arial Unicode MS" w:eastAsia="Arial Unicode MS" w:hAnsi="Arial Unicode MS" w:cs="Arial Unicode MS"/>
          <w:b/>
          <w:bCs/>
        </w:rPr>
        <w:t>과</w:t>
      </w:r>
      <w:proofErr w:type="spellEnd"/>
      <w:r>
        <w:rPr>
          <w:rFonts w:ascii="Arial Unicode MS" w:eastAsia="Arial Unicode MS" w:hAnsi="Arial Unicode MS" w:cs="Arial Unicode MS"/>
          <w:b/>
          <w:bCs/>
        </w:rPr>
        <w:t xml:space="preserve"> "</w:t>
      </w:r>
      <w:r>
        <w:rPr>
          <w:rFonts w:ascii="Arial Unicode MS" w:eastAsia="Arial Unicode MS" w:hAnsi="Arial Unicode MS" w:cs="Arial Unicode MS"/>
          <w:b/>
          <w:bCs/>
        </w:rPr>
        <w:t>작업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b/>
          <w:bCs/>
        </w:rPr>
        <w:t>위임</w:t>
      </w:r>
      <w:r>
        <w:rPr>
          <w:rFonts w:ascii="Arial Unicode MS" w:eastAsia="Arial Unicode MS" w:hAnsi="Arial Unicode MS" w:cs="Arial Unicode MS"/>
          <w:b/>
          <w:bCs/>
        </w:rPr>
        <w:t>"</w:t>
      </w:r>
      <w:r>
        <w:rPr>
          <w:rFonts w:ascii="Arial Unicode MS" w:eastAsia="Arial Unicode MS" w:hAnsi="Arial Unicode MS" w:cs="Arial Unicode MS"/>
          <w:b/>
          <w:bCs/>
        </w:rPr>
        <w:t>의</w:t>
      </w:r>
      <w:proofErr w:type="spellEnd"/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구분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기준</w:t>
      </w:r>
    </w:p>
    <w:tbl>
      <w:tblPr>
        <w:tblStyle w:val="affffffa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637"/>
        <w:gridCol w:w="3694"/>
        <w:gridCol w:w="3694"/>
      </w:tblGrid>
      <w:tr w:rsidR="00D80D8A" w14:paraId="7E9507FE" w14:textId="77777777">
        <w:trPr>
          <w:trHeight w:val="480"/>
        </w:trPr>
        <w:tc>
          <w:tcPr>
            <w:tcW w:w="1637" w:type="dxa"/>
            <w:tcBorders>
              <w:top w:val="single" w:sz="5" w:space="0" w:color="F0F4F8"/>
              <w:left w:val="single" w:sz="5" w:space="0" w:color="F0F4F8"/>
              <w:bottom w:val="single" w:sz="5" w:space="0" w:color="F0F4F8"/>
              <w:right w:val="single" w:sz="5" w:space="0" w:color="F0F4F8"/>
            </w:tcBorders>
            <w:shd w:val="clear" w:color="auto" w:fill="1E3A5F"/>
            <w:tcMar>
              <w:top w:w="60" w:type="dxa"/>
              <w:bottom w:w="60" w:type="dxa"/>
            </w:tcMar>
          </w:tcPr>
          <w:p w14:paraId="0D887D58" w14:textId="77777777" w:rsidR="00D80D8A" w:rsidRDefault="00BE6280">
            <w:pPr>
              <w:spacing w:before="240" w:after="240"/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  <w:sz w:val="18"/>
                <w:szCs w:val="18"/>
              </w:rPr>
              <w:lastRenderedPageBreak/>
              <w:t>구분</w:t>
            </w:r>
          </w:p>
        </w:tc>
        <w:tc>
          <w:tcPr>
            <w:tcW w:w="3694" w:type="dxa"/>
            <w:tcBorders>
              <w:top w:val="single" w:sz="5" w:space="0" w:color="F0F4F8"/>
              <w:left w:val="single" w:sz="5" w:space="0" w:color="F0F4F8"/>
              <w:bottom w:val="single" w:sz="5" w:space="0" w:color="F0F4F8"/>
              <w:right w:val="single" w:sz="5" w:space="0" w:color="F0F4F8"/>
            </w:tcBorders>
            <w:shd w:val="clear" w:color="auto" w:fill="1E3A5F"/>
            <w:tcMar>
              <w:top w:w="60" w:type="dxa"/>
              <w:bottom w:w="60" w:type="dxa"/>
            </w:tcMar>
          </w:tcPr>
          <w:p w14:paraId="483D5390" w14:textId="77777777" w:rsidR="00D80D8A" w:rsidRDefault="00BE6280">
            <w:pPr>
              <w:spacing w:before="240" w:after="240"/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  <w:sz w:val="18"/>
                <w:szCs w:val="18"/>
              </w:rPr>
              <w:t>단순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  <w:sz w:val="18"/>
                <w:szCs w:val="18"/>
              </w:rPr>
              <w:t xml:space="preserve"> API 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  <w:sz w:val="18"/>
                <w:szCs w:val="18"/>
              </w:rPr>
              <w:t>호출</w:t>
            </w:r>
          </w:p>
        </w:tc>
        <w:tc>
          <w:tcPr>
            <w:tcW w:w="3694" w:type="dxa"/>
            <w:tcBorders>
              <w:top w:val="single" w:sz="5" w:space="0" w:color="F0F4F8"/>
              <w:left w:val="single" w:sz="5" w:space="0" w:color="F0F4F8"/>
              <w:bottom w:val="single" w:sz="5" w:space="0" w:color="F0F4F8"/>
              <w:right w:val="single" w:sz="5" w:space="0" w:color="F0F4F8"/>
            </w:tcBorders>
            <w:shd w:val="clear" w:color="auto" w:fill="1E3A5F"/>
            <w:tcMar>
              <w:top w:w="60" w:type="dxa"/>
              <w:bottom w:w="60" w:type="dxa"/>
            </w:tcMar>
          </w:tcPr>
          <w:p w14:paraId="73BB96CC" w14:textId="77777777" w:rsidR="00D80D8A" w:rsidRDefault="00BE6280">
            <w:pPr>
              <w:spacing w:before="240" w:after="240"/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  <w:sz w:val="18"/>
                <w:szCs w:val="18"/>
              </w:rPr>
              <w:t>작업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  <w:sz w:val="18"/>
                <w:szCs w:val="18"/>
              </w:rPr>
              <w:t>위임</w:t>
            </w:r>
          </w:p>
        </w:tc>
      </w:tr>
      <w:tr w:rsidR="00D80D8A" w14:paraId="321FD7F2" w14:textId="77777777">
        <w:trPr>
          <w:trHeight w:val="690"/>
        </w:trPr>
        <w:tc>
          <w:tcPr>
            <w:tcW w:w="1637" w:type="dxa"/>
            <w:tcBorders>
              <w:top w:val="single" w:sz="5" w:space="0" w:color="F0F4F8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60" w:type="dxa"/>
              <w:bottom w:w="60" w:type="dxa"/>
            </w:tcMar>
          </w:tcPr>
          <w:p w14:paraId="36608D17" w14:textId="77777777" w:rsidR="00D80D8A" w:rsidRDefault="00BE6280">
            <w:pPr>
              <w:spacing w:before="240" w:after="240"/>
              <w:rPr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제어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주체</w:t>
            </w:r>
          </w:p>
        </w:tc>
        <w:tc>
          <w:tcPr>
            <w:tcW w:w="3694" w:type="dxa"/>
            <w:tcBorders>
              <w:top w:val="single" w:sz="5" w:space="0" w:color="F0F4F8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60" w:type="dxa"/>
              <w:bottom w:w="60" w:type="dxa"/>
            </w:tcMar>
          </w:tcPr>
          <w:p w14:paraId="311181E6" w14:textId="77777777" w:rsidR="00D80D8A" w:rsidRDefault="00BE6280">
            <w:pPr>
              <w:spacing w:before="240" w:after="240"/>
              <w:rPr>
                <w:sz w:val="20"/>
                <w:szCs w:val="20"/>
              </w:rPr>
            </w:pPr>
            <w:proofErr w:type="spellStart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호출측이</w:t>
            </w:r>
            <w:proofErr w:type="spellEnd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정확한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함수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/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파라미터를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지정</w:t>
            </w:r>
            <w:r>
              <w:rPr>
                <w:sz w:val="20"/>
                <w:szCs w:val="20"/>
                <w:vertAlign w:val="superscript"/>
              </w:rPr>
              <w:footnoteReference w:id="5"/>
            </w:r>
          </w:p>
        </w:tc>
        <w:tc>
          <w:tcPr>
            <w:tcW w:w="3694" w:type="dxa"/>
            <w:tcBorders>
              <w:top w:val="single" w:sz="5" w:space="0" w:color="F0F4F8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60" w:type="dxa"/>
              <w:bottom w:w="60" w:type="dxa"/>
            </w:tcMar>
          </w:tcPr>
          <w:p w14:paraId="07B12688" w14:textId="77777777" w:rsidR="00D80D8A" w:rsidRDefault="00BE6280">
            <w:pPr>
              <w:spacing w:before="240" w:after="240"/>
              <w:rPr>
                <w:sz w:val="20"/>
                <w:szCs w:val="20"/>
              </w:rPr>
            </w:pPr>
            <w:proofErr w:type="spellStart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위임받는</w:t>
            </w:r>
            <w:proofErr w:type="spellEnd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Agent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가</w:t>
            </w:r>
            <w:proofErr w:type="spellEnd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자율적으로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하위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도구를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선택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·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실행</w:t>
            </w:r>
            <w:proofErr w:type="spellEnd"/>
          </w:p>
        </w:tc>
      </w:tr>
      <w:tr w:rsidR="00D80D8A" w14:paraId="162AA356" w14:textId="77777777">
        <w:trPr>
          <w:trHeight w:val="690"/>
        </w:trPr>
        <w:tc>
          <w:tcPr>
            <w:tcW w:w="1637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AC1CA9" w14:textId="77777777" w:rsidR="00D80D8A" w:rsidRDefault="00BE6280">
            <w:pPr>
              <w:spacing w:before="240" w:after="240"/>
              <w:rPr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자율성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기준</w:t>
            </w:r>
          </w:p>
        </w:tc>
        <w:tc>
          <w:tcPr>
            <w:tcW w:w="3694" w:type="dxa"/>
            <w:tcBorders>
              <w:top w:val="single" w:sz="5" w:space="0" w:color="CCCCCC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D42649" w14:textId="77777777" w:rsidR="00D80D8A" w:rsidRDefault="00BE6280">
            <w:pPr>
              <w:spacing w:before="240" w:after="240"/>
              <w:rPr>
                <w:sz w:val="20"/>
                <w:szCs w:val="20"/>
              </w:rPr>
            </w:pPr>
            <w:proofErr w:type="spellStart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위임받는</w:t>
            </w:r>
            <w:proofErr w:type="spellEnd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측이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2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개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이상의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하위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도구를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자율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선택하는가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?</w:t>
            </w:r>
          </w:p>
        </w:tc>
        <w:tc>
          <w:tcPr>
            <w:tcW w:w="3694" w:type="dxa"/>
            <w:tcBorders>
              <w:top w:val="single" w:sz="5" w:space="0" w:color="CCCCCC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CD7C68" w14:textId="77777777" w:rsidR="00D80D8A" w:rsidRDefault="00BE6280">
            <w:pPr>
              <w:spacing w:before="240" w:after="240"/>
              <w:rPr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예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→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작업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proofErr w:type="gramStart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위임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/</w:t>
            </w:r>
            <w:proofErr w:type="gramEnd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아니오</w:t>
            </w:r>
            <w:proofErr w:type="spellEnd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→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단순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API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호출</w:t>
            </w:r>
          </w:p>
        </w:tc>
      </w:tr>
      <w:tr w:rsidR="00D80D8A" w14:paraId="386A6647" w14:textId="77777777">
        <w:trPr>
          <w:trHeight w:val="690"/>
        </w:trPr>
        <w:tc>
          <w:tcPr>
            <w:tcW w:w="1637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60" w:type="dxa"/>
              <w:bottom w:w="60" w:type="dxa"/>
            </w:tcMar>
          </w:tcPr>
          <w:p w14:paraId="7CC8CFF6" w14:textId="77777777" w:rsidR="00D80D8A" w:rsidRDefault="00BE6280">
            <w:pPr>
              <w:spacing w:before="240" w:after="240"/>
              <w:rPr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결합도</w:t>
            </w:r>
          </w:p>
        </w:tc>
        <w:tc>
          <w:tcPr>
            <w:tcW w:w="3694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60" w:type="dxa"/>
              <w:bottom w:w="60" w:type="dxa"/>
            </w:tcMar>
          </w:tcPr>
          <w:p w14:paraId="3EDF19A3" w14:textId="77777777" w:rsidR="00D80D8A" w:rsidRDefault="00BE6280">
            <w:pPr>
              <w:spacing w:before="240" w:after="240"/>
              <w:rPr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높음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(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인터페이스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변경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시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호출측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수정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필요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)</w:t>
            </w:r>
          </w:p>
        </w:tc>
        <w:tc>
          <w:tcPr>
            <w:tcW w:w="3694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60" w:type="dxa"/>
              <w:bottom w:w="60" w:type="dxa"/>
            </w:tcMar>
          </w:tcPr>
          <w:p w14:paraId="0FE75311" w14:textId="77777777" w:rsidR="00D80D8A" w:rsidRDefault="00BE6280">
            <w:pPr>
              <w:spacing w:before="240" w:after="240"/>
              <w:rPr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낮음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(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역할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단위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위임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내부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구현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변경에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독립적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)</w:t>
            </w:r>
          </w:p>
        </w:tc>
      </w:tr>
      <w:tr w:rsidR="00D80D8A" w14:paraId="2DBB1932" w14:textId="77777777">
        <w:trPr>
          <w:trHeight w:val="405"/>
        </w:trPr>
        <w:tc>
          <w:tcPr>
            <w:tcW w:w="1637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60" w:type="dxa"/>
              <w:bottom w:w="60" w:type="dxa"/>
            </w:tcMar>
          </w:tcPr>
          <w:p w14:paraId="64E286FC" w14:textId="77777777" w:rsidR="00D80D8A" w:rsidRDefault="00BE6280">
            <w:pPr>
              <w:spacing w:before="240" w:after="240"/>
              <w:rPr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적합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프로토콜</w:t>
            </w:r>
          </w:p>
        </w:tc>
        <w:tc>
          <w:tcPr>
            <w:tcW w:w="3694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60" w:type="dxa"/>
              <w:bottom w:w="60" w:type="dxa"/>
            </w:tcMar>
          </w:tcPr>
          <w:p w14:paraId="61615F8A" w14:textId="77777777" w:rsidR="00D80D8A" w:rsidRDefault="00BE6280">
            <w:pPr>
              <w:spacing w:before="240" w:after="240"/>
              <w:rPr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REST, </w:t>
            </w:r>
            <w:proofErr w:type="spellStart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gRPC</w:t>
            </w:r>
            <w:proofErr w:type="spellEnd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등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직접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호출</w:t>
            </w:r>
          </w:p>
        </w:tc>
        <w:tc>
          <w:tcPr>
            <w:tcW w:w="3694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60" w:type="dxa"/>
              <w:bottom w:w="60" w:type="dxa"/>
            </w:tcMar>
          </w:tcPr>
          <w:p w14:paraId="6F9B23D8" w14:textId="77777777" w:rsidR="00D80D8A" w:rsidRDefault="00BE6280">
            <w:pPr>
              <w:spacing w:before="240" w:after="240"/>
              <w:rPr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A2A </w:t>
            </w:r>
            <w:proofErr w:type="spellStart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Task</w:t>
            </w:r>
            <w:proofErr w:type="spellEnd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위임</w:t>
            </w:r>
          </w:p>
        </w:tc>
      </w:tr>
    </w:tbl>
    <w:p w14:paraId="7DC25339" w14:textId="77777777" w:rsidR="00D80D8A" w:rsidRDefault="00D80D8A">
      <w:pPr>
        <w:rPr>
          <w:b/>
          <w:bCs/>
        </w:rPr>
      </w:pPr>
    </w:p>
    <w:p w14:paraId="22FFBD86" w14:textId="77777777" w:rsidR="00D80D8A" w:rsidRDefault="00D80D8A">
      <w:pPr>
        <w:rPr>
          <w:b/>
          <w:bCs/>
        </w:rPr>
      </w:pPr>
    </w:p>
    <w:p w14:paraId="4816956C" w14:textId="77777777" w:rsidR="00D80D8A" w:rsidRDefault="00BE6280">
      <w:pPr>
        <w:rPr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>구체적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판단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예시</w:t>
      </w:r>
    </w:p>
    <w:p w14:paraId="256F1E9C" w14:textId="77777777" w:rsidR="00D80D8A" w:rsidRDefault="00D80D8A"/>
    <w:tbl>
      <w:tblPr>
        <w:tblStyle w:val="affffffb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159"/>
        <w:gridCol w:w="2926"/>
        <w:gridCol w:w="2940"/>
      </w:tblGrid>
      <w:tr w:rsidR="00D80D8A" w14:paraId="07C295C2" w14:textId="77777777">
        <w:trPr>
          <w:trHeight w:val="420"/>
        </w:trPr>
        <w:tc>
          <w:tcPr>
            <w:tcW w:w="3158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F6205D" w14:textId="77777777" w:rsidR="00D80D8A" w:rsidRDefault="00BE6280">
            <w:pPr>
              <w:spacing w:before="240" w:after="240"/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  <w:sz w:val="20"/>
                <w:szCs w:val="20"/>
              </w:rPr>
              <w:t>시나리오</w:t>
            </w:r>
          </w:p>
        </w:tc>
        <w:tc>
          <w:tcPr>
            <w:tcW w:w="2926" w:type="dxa"/>
            <w:tcBorders>
              <w:top w:val="single" w:sz="5" w:space="0" w:color="CCCCCC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445386" w14:textId="77777777" w:rsidR="00D80D8A" w:rsidRDefault="00BE6280">
            <w:pPr>
              <w:spacing w:before="240" w:after="240"/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  <w:sz w:val="20"/>
                <w:szCs w:val="20"/>
              </w:rPr>
              <w:t>판단</w:t>
            </w:r>
          </w:p>
        </w:tc>
        <w:tc>
          <w:tcPr>
            <w:tcW w:w="2940" w:type="dxa"/>
            <w:tcBorders>
              <w:top w:val="single" w:sz="5" w:space="0" w:color="CCCCCC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44F6F4" w14:textId="77777777" w:rsidR="00D80D8A" w:rsidRDefault="00BE6280">
            <w:pPr>
              <w:spacing w:before="240" w:after="240"/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  <w:sz w:val="20"/>
                <w:szCs w:val="20"/>
              </w:rPr>
              <w:t>근거</w:t>
            </w:r>
          </w:p>
        </w:tc>
      </w:tr>
      <w:tr w:rsidR="00D80D8A" w14:paraId="5331068D" w14:textId="77777777">
        <w:trPr>
          <w:trHeight w:val="705"/>
        </w:trPr>
        <w:tc>
          <w:tcPr>
            <w:tcW w:w="3158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F7DFE9" w14:textId="77777777" w:rsidR="00D80D8A" w:rsidRDefault="00BE6280">
            <w:pPr>
              <w:spacing w:before="240" w:after="240"/>
              <w:rPr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주문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Agent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가</w:t>
            </w:r>
            <w:proofErr w:type="spellEnd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물류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API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의</w:t>
            </w:r>
            <w:proofErr w:type="spellEnd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getShippingStatus</w:t>
            </w:r>
            <w:proofErr w:type="spellEnd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(</w:t>
            </w:r>
            <w:proofErr w:type="spellStart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orderId</w:t>
            </w:r>
            <w:proofErr w:type="spellEnd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)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호출</w:t>
            </w:r>
          </w:p>
        </w:tc>
        <w:tc>
          <w:tcPr>
            <w:tcW w:w="2926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55D377" w14:textId="77777777" w:rsidR="00D80D8A" w:rsidRDefault="00BE6280">
            <w:pPr>
              <w:spacing w:before="240" w:after="240"/>
              <w:rPr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단순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API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호출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→ A2A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불필요</w:t>
            </w:r>
          </w:p>
        </w:tc>
        <w:tc>
          <w:tcPr>
            <w:tcW w:w="2940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9E4103" w14:textId="77777777" w:rsidR="00D80D8A" w:rsidRDefault="00BE6280">
            <w:pPr>
              <w:spacing w:before="240" w:after="240"/>
              <w:rPr>
                <w:sz w:val="20"/>
                <w:szCs w:val="20"/>
              </w:rPr>
            </w:pPr>
            <w:proofErr w:type="spellStart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호출측이</w:t>
            </w:r>
            <w:proofErr w:type="spellEnd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정확한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함수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/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파라미터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지정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.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물류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측에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자율성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없음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.</w:t>
            </w:r>
          </w:p>
        </w:tc>
      </w:tr>
      <w:tr w:rsidR="00D80D8A" w14:paraId="256FBB3D" w14:textId="77777777">
        <w:trPr>
          <w:trHeight w:val="990"/>
        </w:trPr>
        <w:tc>
          <w:tcPr>
            <w:tcW w:w="3158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D52FCF" w14:textId="77777777" w:rsidR="00D80D8A" w:rsidRDefault="00BE6280">
            <w:pPr>
              <w:spacing w:before="240" w:after="240"/>
              <w:rPr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주문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Agent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가</w:t>
            </w:r>
            <w:proofErr w:type="spellEnd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물류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Agent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에게</w:t>
            </w:r>
            <w:proofErr w:type="spellEnd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"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이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주문의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최적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배송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방법을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결정해줘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"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요청</w:t>
            </w:r>
          </w:p>
        </w:tc>
        <w:tc>
          <w:tcPr>
            <w:tcW w:w="2926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97D0D7" w14:textId="77777777" w:rsidR="00D80D8A" w:rsidRDefault="00BE6280">
            <w:pPr>
              <w:spacing w:before="240" w:after="240"/>
              <w:rPr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작업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위임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→ A2A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검토</w:t>
            </w:r>
          </w:p>
        </w:tc>
        <w:tc>
          <w:tcPr>
            <w:tcW w:w="2940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3D498" w14:textId="77777777" w:rsidR="00D80D8A" w:rsidRDefault="00BE6280">
            <w:pPr>
              <w:spacing w:before="240" w:after="240"/>
              <w:rPr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물류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Agent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가</w:t>
            </w:r>
            <w:proofErr w:type="spellEnd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창고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조회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비용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비교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경로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최적화를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자율적으로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선택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·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실행</w:t>
            </w:r>
            <w:proofErr w:type="spellEnd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.</w:t>
            </w:r>
          </w:p>
        </w:tc>
      </w:tr>
      <w:tr w:rsidR="00D80D8A" w14:paraId="5A886E5E" w14:textId="77777777">
        <w:trPr>
          <w:trHeight w:val="705"/>
        </w:trPr>
        <w:tc>
          <w:tcPr>
            <w:tcW w:w="3158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6EDBEA" w14:textId="77777777" w:rsidR="00D80D8A" w:rsidRDefault="00BE6280">
            <w:pPr>
              <w:spacing w:before="240" w:after="240"/>
              <w:rPr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고객상담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Agent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가</w:t>
            </w:r>
            <w:proofErr w:type="spellEnd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결제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Agent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의</w:t>
            </w:r>
            <w:proofErr w:type="spellEnd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refund</w:t>
            </w:r>
            <w:proofErr w:type="spellEnd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(</w:t>
            </w:r>
            <w:proofErr w:type="spellStart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txId</w:t>
            </w:r>
            <w:proofErr w:type="spellEnd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amount</w:t>
            </w:r>
            <w:proofErr w:type="spellEnd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)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호출</w:t>
            </w:r>
          </w:p>
        </w:tc>
        <w:tc>
          <w:tcPr>
            <w:tcW w:w="2926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F78829" w14:textId="77777777" w:rsidR="00D80D8A" w:rsidRDefault="00BE6280">
            <w:pPr>
              <w:spacing w:before="240" w:after="240"/>
              <w:rPr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단순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API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호출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→ A2A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불필요</w:t>
            </w:r>
          </w:p>
        </w:tc>
        <w:tc>
          <w:tcPr>
            <w:tcW w:w="2940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2F52CD" w14:textId="77777777" w:rsidR="00D80D8A" w:rsidRDefault="00BE6280">
            <w:pPr>
              <w:spacing w:before="240" w:after="240"/>
              <w:rPr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명확한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인터페이스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지정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. </w:t>
            </w:r>
            <w:proofErr w:type="spellStart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FC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로</w:t>
            </w:r>
            <w:proofErr w:type="spellEnd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충분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.</w:t>
            </w:r>
          </w:p>
        </w:tc>
      </w:tr>
      <w:tr w:rsidR="00D80D8A" w14:paraId="56369BF0" w14:textId="77777777">
        <w:trPr>
          <w:trHeight w:val="990"/>
        </w:trPr>
        <w:tc>
          <w:tcPr>
            <w:tcW w:w="3158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FEFB91" w14:textId="77777777" w:rsidR="00D80D8A" w:rsidRDefault="00BE6280">
            <w:pPr>
              <w:spacing w:before="240" w:after="240"/>
              <w:rPr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lastRenderedPageBreak/>
              <w:t>고객상담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Agent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가</w:t>
            </w:r>
            <w:proofErr w:type="spellEnd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분석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Agent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에게</w:t>
            </w:r>
            <w:proofErr w:type="spellEnd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"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불만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패턴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분석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+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대응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전략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제안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"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요청</w:t>
            </w:r>
          </w:p>
        </w:tc>
        <w:tc>
          <w:tcPr>
            <w:tcW w:w="2926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05C756" w14:textId="77777777" w:rsidR="00D80D8A" w:rsidRDefault="00BE6280">
            <w:pPr>
              <w:spacing w:before="240" w:after="240"/>
              <w:rPr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작업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위임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→ A2A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검토</w:t>
            </w:r>
          </w:p>
        </w:tc>
        <w:tc>
          <w:tcPr>
            <w:tcW w:w="2940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BD0A08" w14:textId="77777777" w:rsidR="00D80D8A" w:rsidRDefault="00BE6280">
            <w:pPr>
              <w:spacing w:before="240" w:after="240"/>
              <w:rPr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분석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Agent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가</w:t>
            </w:r>
            <w:proofErr w:type="spellEnd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데이터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조회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/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모델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추론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/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보고서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생성을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자율적으로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수행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.</w:t>
            </w:r>
          </w:p>
        </w:tc>
      </w:tr>
    </w:tbl>
    <w:p w14:paraId="08092786" w14:textId="77777777" w:rsidR="00D80D8A" w:rsidRDefault="00D80D8A"/>
    <w:p w14:paraId="623DF148" w14:textId="77777777" w:rsidR="00D80D8A" w:rsidRDefault="00BE6280">
      <w:pPr>
        <w:pStyle w:val="4"/>
        <w:keepNext w:val="0"/>
        <w:keepLines w:val="0"/>
      </w:pPr>
      <w:bookmarkStart w:id="129" w:name="_9jubushpox1u" w:colFirst="0" w:colLast="0"/>
      <w:bookmarkEnd w:id="129"/>
      <w:r>
        <w:rPr>
          <w:rFonts w:ascii="Arial Unicode MS" w:eastAsia="Arial Unicode MS" w:hAnsi="Arial Unicode MS" w:cs="Arial Unicode MS"/>
        </w:rPr>
        <w:t xml:space="preserve">6.2.1 </w:t>
      </w:r>
      <w:r>
        <w:rPr>
          <w:rFonts w:ascii="Arial Unicode MS" w:eastAsia="Arial Unicode MS" w:hAnsi="Arial Unicode MS" w:cs="Arial Unicode MS"/>
        </w:rPr>
        <w:t>안티패턴</w:t>
      </w:r>
      <w:r>
        <w:rPr>
          <w:rFonts w:ascii="Arial Unicode MS" w:eastAsia="Arial Unicode MS" w:hAnsi="Arial Unicode MS" w:cs="Arial Unicode MS"/>
        </w:rPr>
        <w:t xml:space="preserve">: </w:t>
      </w:r>
      <w:r>
        <w:rPr>
          <w:rFonts w:ascii="Arial Unicode MS" w:eastAsia="Arial Unicode MS" w:hAnsi="Arial Unicode MS" w:cs="Arial Unicode MS"/>
        </w:rPr>
        <w:t>불필요한</w:t>
      </w:r>
      <w:r>
        <w:rPr>
          <w:rFonts w:ascii="Arial Unicode MS" w:eastAsia="Arial Unicode MS" w:hAnsi="Arial Unicode MS" w:cs="Arial Unicode MS"/>
        </w:rPr>
        <w:t xml:space="preserve"> A2A </w:t>
      </w:r>
      <w:r>
        <w:rPr>
          <w:rFonts w:ascii="Arial Unicode MS" w:eastAsia="Arial Unicode MS" w:hAnsi="Arial Unicode MS" w:cs="Arial Unicode MS"/>
        </w:rPr>
        <w:t>도입</w:t>
      </w:r>
      <w:r>
        <w:rPr>
          <w:rFonts w:ascii="Arial Unicode MS" w:eastAsia="Arial Unicode MS" w:hAnsi="Arial Unicode MS" w:cs="Arial Unicode MS"/>
        </w:rPr>
        <w:t xml:space="preserve"> (</w:t>
      </w:r>
      <w:r>
        <w:rPr>
          <w:rFonts w:ascii="Arial Unicode MS" w:eastAsia="Arial Unicode MS" w:hAnsi="Arial Unicode MS" w:cs="Arial Unicode MS"/>
        </w:rPr>
        <w:t>오버엔지니어링</w:t>
      </w:r>
      <w:r>
        <w:rPr>
          <w:rFonts w:ascii="Arial Unicode MS" w:eastAsia="Arial Unicode MS" w:hAnsi="Arial Unicode MS" w:cs="Arial Unicode MS"/>
        </w:rPr>
        <w:t>)</w:t>
      </w:r>
    </w:p>
    <w:p w14:paraId="7D5E3A6F" w14:textId="77777777" w:rsidR="00D80D8A" w:rsidRDefault="00BE6280">
      <w:pPr>
        <w:spacing w:before="60" w:after="80"/>
      </w:pPr>
      <w:r>
        <w:rPr>
          <w:rFonts w:ascii="Arial Unicode MS" w:eastAsia="Arial Unicode MS" w:hAnsi="Arial Unicode MS" w:cs="Arial Unicode MS"/>
        </w:rPr>
        <w:t xml:space="preserve">A2A </w:t>
      </w:r>
      <w:r>
        <w:rPr>
          <w:rFonts w:ascii="Arial Unicode MS" w:eastAsia="Arial Unicode MS" w:hAnsi="Arial Unicode MS" w:cs="Arial Unicode MS"/>
        </w:rPr>
        <w:t>도입에서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가장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흔한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오판은</w:t>
      </w:r>
      <w:r>
        <w:rPr>
          <w:rFonts w:ascii="Arial Unicode MS" w:eastAsia="Arial Unicode MS" w:hAnsi="Arial Unicode MS" w:cs="Arial Unicode MS"/>
        </w:rPr>
        <w:t xml:space="preserve"> “</w:t>
      </w:r>
      <w:r>
        <w:rPr>
          <w:rFonts w:ascii="Arial Unicode MS" w:eastAsia="Arial Unicode MS" w:hAnsi="Arial Unicode MS" w:cs="Arial Unicode MS"/>
        </w:rPr>
        <w:t>우리도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멀티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Agent</w:t>
      </w:r>
      <w:r>
        <w:rPr>
          <w:rFonts w:ascii="Arial Unicode MS" w:eastAsia="Arial Unicode MS" w:hAnsi="Arial Unicode MS" w:cs="Arial Unicode MS"/>
        </w:rPr>
        <w:t>니까</w:t>
      </w:r>
      <w:proofErr w:type="spellEnd"/>
      <w:r>
        <w:rPr>
          <w:rFonts w:ascii="Arial Unicode MS" w:eastAsia="Arial Unicode MS" w:hAnsi="Arial Unicode MS" w:cs="Arial Unicode MS"/>
        </w:rPr>
        <w:t xml:space="preserve"> A2A</w:t>
      </w:r>
      <w:r>
        <w:rPr>
          <w:rFonts w:ascii="Arial Unicode MS" w:eastAsia="Arial Unicode MS" w:hAnsi="Arial Unicode MS" w:cs="Arial Unicode MS"/>
        </w:rPr>
        <w:t>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써야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하는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것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아닌가</w:t>
      </w:r>
      <w:r>
        <w:rPr>
          <w:rFonts w:ascii="Arial Unicode MS" w:eastAsia="Arial Unicode MS" w:hAnsi="Arial Unicode MS" w:cs="Arial Unicode MS"/>
        </w:rPr>
        <w:t>?”</w:t>
      </w:r>
      <w:r>
        <w:rPr>
          <w:rFonts w:ascii="Arial Unicode MS" w:eastAsia="Arial Unicode MS" w:hAnsi="Arial Unicode MS" w:cs="Arial Unicode MS"/>
        </w:rPr>
        <w:t>이다</w:t>
      </w:r>
      <w:proofErr w:type="spellEnd"/>
      <w:r>
        <w:rPr>
          <w:rFonts w:ascii="Arial Unicode MS" w:eastAsia="Arial Unicode MS" w:hAnsi="Arial Unicode MS" w:cs="Arial Unicode MS"/>
        </w:rPr>
        <w:t xml:space="preserve">. </w:t>
      </w:r>
      <w:r>
        <w:rPr>
          <w:rFonts w:ascii="Arial Unicode MS" w:eastAsia="Arial Unicode MS" w:hAnsi="Arial Unicode MS" w:cs="Arial Unicode MS"/>
        </w:rPr>
        <w:t>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오판이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초래하는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문제를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정리한다</w:t>
      </w:r>
      <w:r>
        <w:rPr>
          <w:rFonts w:ascii="Arial Unicode MS" w:eastAsia="Arial Unicode MS" w:hAnsi="Arial Unicode MS" w:cs="Arial Unicode MS"/>
        </w:rPr>
        <w:t>.</w:t>
      </w:r>
    </w:p>
    <w:p w14:paraId="22F4A804" w14:textId="77777777" w:rsidR="00D80D8A" w:rsidRDefault="00D80D8A">
      <w:pPr>
        <w:spacing w:before="60" w:after="80"/>
      </w:pPr>
    </w:p>
    <w:tbl>
      <w:tblPr>
        <w:tblStyle w:val="affffffc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347"/>
        <w:gridCol w:w="2810"/>
        <w:gridCol w:w="3868"/>
      </w:tblGrid>
      <w:tr w:rsidR="00D80D8A" w14:paraId="4831834A" w14:textId="77777777">
        <w:trPr>
          <w:trHeight w:val="465"/>
        </w:trPr>
        <w:tc>
          <w:tcPr>
            <w:tcW w:w="2346" w:type="dxa"/>
            <w:tcBorders>
              <w:top w:val="single" w:sz="6" w:space="0" w:color="F0F4F8"/>
              <w:left w:val="single" w:sz="6" w:space="0" w:color="F0F4F8"/>
              <w:bottom w:val="single" w:sz="6" w:space="0" w:color="F0F4F8"/>
              <w:right w:val="single" w:sz="6" w:space="0" w:color="F0F4F8"/>
            </w:tcBorders>
            <w:shd w:val="clear" w:color="auto" w:fill="1E3A5F"/>
            <w:tcMar>
              <w:top w:w="60" w:type="dxa"/>
              <w:bottom w:w="60" w:type="dxa"/>
            </w:tcMar>
          </w:tcPr>
          <w:p w14:paraId="1EDE6651" w14:textId="77777777" w:rsidR="00D80D8A" w:rsidRDefault="00BE6280">
            <w:pPr>
              <w:spacing w:before="20" w:after="20"/>
              <w:jc w:val="center"/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  <w:sz w:val="20"/>
                <w:szCs w:val="20"/>
              </w:rPr>
              <w:t>안티패턴</w:t>
            </w:r>
          </w:p>
        </w:tc>
        <w:tc>
          <w:tcPr>
            <w:tcW w:w="2810" w:type="dxa"/>
            <w:tcBorders>
              <w:top w:val="single" w:sz="6" w:space="0" w:color="F0F4F8"/>
              <w:left w:val="single" w:sz="6" w:space="0" w:color="F0F4F8"/>
              <w:bottom w:val="single" w:sz="6" w:space="0" w:color="F0F4F8"/>
              <w:right w:val="single" w:sz="6" w:space="0" w:color="F0F4F8"/>
            </w:tcBorders>
            <w:shd w:val="clear" w:color="auto" w:fill="1E3A5F"/>
            <w:tcMar>
              <w:top w:w="60" w:type="dxa"/>
              <w:bottom w:w="60" w:type="dxa"/>
            </w:tcMar>
          </w:tcPr>
          <w:p w14:paraId="5507E221" w14:textId="77777777" w:rsidR="00D80D8A" w:rsidRDefault="00BE6280">
            <w:pPr>
              <w:spacing w:before="20" w:after="20"/>
              <w:jc w:val="center"/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  <w:sz w:val="20"/>
                <w:szCs w:val="20"/>
              </w:rPr>
              <w:t>발생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  <w:sz w:val="20"/>
                <w:szCs w:val="20"/>
              </w:rPr>
              <w:t>조건</w:t>
            </w:r>
          </w:p>
        </w:tc>
        <w:tc>
          <w:tcPr>
            <w:tcW w:w="3868" w:type="dxa"/>
            <w:tcBorders>
              <w:top w:val="single" w:sz="6" w:space="0" w:color="F0F4F8"/>
              <w:left w:val="single" w:sz="6" w:space="0" w:color="F0F4F8"/>
              <w:bottom w:val="single" w:sz="6" w:space="0" w:color="F0F4F8"/>
              <w:right w:val="single" w:sz="6" w:space="0" w:color="F0F4F8"/>
            </w:tcBorders>
            <w:shd w:val="clear" w:color="auto" w:fill="1E3A5F"/>
            <w:tcMar>
              <w:top w:w="60" w:type="dxa"/>
              <w:bottom w:w="60" w:type="dxa"/>
            </w:tcMar>
          </w:tcPr>
          <w:p w14:paraId="2A7AE860" w14:textId="77777777" w:rsidR="00D80D8A" w:rsidRDefault="00BE6280">
            <w:pPr>
              <w:spacing w:before="20" w:after="20"/>
              <w:jc w:val="center"/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  <w:sz w:val="20"/>
                <w:szCs w:val="20"/>
              </w:rPr>
              <w:t>결과</w:t>
            </w:r>
          </w:p>
        </w:tc>
      </w:tr>
      <w:tr w:rsidR="00D80D8A" w14:paraId="19974D2B" w14:textId="77777777">
        <w:trPr>
          <w:trHeight w:val="1035"/>
        </w:trPr>
        <w:tc>
          <w:tcPr>
            <w:tcW w:w="2346" w:type="dxa"/>
            <w:tcBorders>
              <w:top w:val="single" w:sz="6" w:space="0" w:color="F0F4F8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bottom w:w="60" w:type="dxa"/>
            </w:tcMar>
          </w:tcPr>
          <w:p w14:paraId="2E86949C" w14:textId="77777777" w:rsidR="00D80D8A" w:rsidRDefault="00BE6280">
            <w:pPr>
              <w:spacing w:before="20" w:after="20"/>
              <w:rPr>
                <w:b/>
                <w:bCs/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sz w:val="20"/>
                <w:szCs w:val="20"/>
              </w:rPr>
              <w:t>내부</w:t>
            </w:r>
            <w:r>
              <w:rPr>
                <w:rFonts w:ascii="Arial Unicode MS" w:eastAsia="Arial Unicode MS" w:hAnsi="Arial Unicode MS" w:cs="Arial Unicode MS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  <w:sz w:val="20"/>
                <w:szCs w:val="20"/>
              </w:rPr>
              <w:t>멀티</w:t>
            </w:r>
            <w:r>
              <w:rPr>
                <w:rFonts w:ascii="Arial Unicode MS" w:eastAsia="Arial Unicode MS" w:hAnsi="Arial Unicode MS" w:cs="Arial Unicode MS"/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b/>
                <w:bCs/>
                <w:sz w:val="20"/>
                <w:szCs w:val="20"/>
              </w:rPr>
              <w:t>Agent</w:t>
            </w:r>
            <w:r>
              <w:rPr>
                <w:rFonts w:ascii="Arial Unicode MS" w:eastAsia="Arial Unicode MS" w:hAnsi="Arial Unicode MS" w:cs="Arial Unicode MS"/>
                <w:b/>
                <w:bCs/>
                <w:sz w:val="20"/>
                <w:szCs w:val="20"/>
              </w:rPr>
              <w:t>에</w:t>
            </w:r>
            <w:proofErr w:type="spellEnd"/>
            <w:r>
              <w:rPr>
                <w:rFonts w:ascii="Arial Unicode MS" w:eastAsia="Arial Unicode MS" w:hAnsi="Arial Unicode MS" w:cs="Arial Unicode MS"/>
                <w:b/>
                <w:bCs/>
                <w:sz w:val="20"/>
                <w:szCs w:val="20"/>
              </w:rPr>
              <w:t xml:space="preserve"> A2A </w:t>
            </w:r>
            <w:r>
              <w:rPr>
                <w:rFonts w:ascii="Arial Unicode MS" w:eastAsia="Arial Unicode MS" w:hAnsi="Arial Unicode MS" w:cs="Arial Unicode MS"/>
                <w:b/>
                <w:bCs/>
                <w:sz w:val="20"/>
                <w:szCs w:val="20"/>
              </w:rPr>
              <w:t>도입</w:t>
            </w:r>
          </w:p>
        </w:tc>
        <w:tc>
          <w:tcPr>
            <w:tcW w:w="2810" w:type="dxa"/>
            <w:tcBorders>
              <w:top w:val="single" w:sz="6" w:space="0" w:color="F0F4F8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bottom w:w="60" w:type="dxa"/>
            </w:tcMar>
          </w:tcPr>
          <w:p w14:paraId="7BFFFFA2" w14:textId="77777777" w:rsidR="00D80D8A" w:rsidRDefault="00BE6280">
            <w:pPr>
              <w:spacing w:before="20" w:after="20"/>
              <w:rPr>
                <w:sz w:val="20"/>
                <w:szCs w:val="20"/>
              </w:rPr>
            </w:pPr>
            <w:proofErr w:type="spellStart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LangGraph</w:t>
            </w:r>
            <w:proofErr w:type="spellEnd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/</w:t>
            </w:r>
            <w:proofErr w:type="spellStart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CrewAI</w:t>
            </w:r>
            <w:proofErr w:type="spellEnd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내부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라우팅으로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충분한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구조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(Q2=“</w:t>
            </w:r>
            <w:proofErr w:type="spellStart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아니오</w:t>
            </w:r>
            <w:proofErr w:type="spellEnd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”)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에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A2A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통신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레이어를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추가</w:t>
            </w:r>
          </w:p>
        </w:tc>
        <w:tc>
          <w:tcPr>
            <w:tcW w:w="3868" w:type="dxa"/>
            <w:tcBorders>
              <w:top w:val="single" w:sz="6" w:space="0" w:color="F0F4F8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bottom w:w="60" w:type="dxa"/>
            </w:tcMar>
          </w:tcPr>
          <w:p w14:paraId="26FED753" w14:textId="77777777" w:rsidR="00D80D8A" w:rsidRDefault="00BE6280">
            <w:pPr>
              <w:spacing w:before="20" w:after="20"/>
              <w:rPr>
                <w:sz w:val="20"/>
                <w:szCs w:val="20"/>
              </w:rPr>
            </w:pPr>
            <w:proofErr w:type="spellStart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Agent</w:t>
            </w:r>
            <w:proofErr w:type="spellEnd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Card</w:t>
            </w:r>
            <w:proofErr w:type="spellEnd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설계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분산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트레이싱</w:t>
            </w:r>
            <w:proofErr w:type="spellEnd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등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불필요한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복잡성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추가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.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개발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2~3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주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지연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.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프레임워크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내부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라우팅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대비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디버깅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난이도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상승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.</w:t>
            </w:r>
          </w:p>
        </w:tc>
      </w:tr>
      <w:tr w:rsidR="00D80D8A" w14:paraId="21846CBA" w14:textId="77777777">
        <w:trPr>
          <w:trHeight w:val="1035"/>
        </w:trPr>
        <w:tc>
          <w:tcPr>
            <w:tcW w:w="234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bottom w:w="60" w:type="dxa"/>
            </w:tcMar>
          </w:tcPr>
          <w:p w14:paraId="5C781F12" w14:textId="77777777" w:rsidR="00D80D8A" w:rsidRDefault="00BE6280">
            <w:pPr>
              <w:spacing w:before="20" w:after="20"/>
              <w:rPr>
                <w:b/>
                <w:bCs/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sz w:val="20"/>
                <w:szCs w:val="20"/>
              </w:rPr>
              <w:t>같은</w:t>
            </w:r>
            <w:r>
              <w:rPr>
                <w:rFonts w:ascii="Arial Unicode MS" w:eastAsia="Arial Unicode MS" w:hAnsi="Arial Unicode MS" w:cs="Arial Unicode MS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  <w:sz w:val="20"/>
                <w:szCs w:val="20"/>
              </w:rPr>
              <w:t>팀</w:t>
            </w:r>
            <w:r>
              <w:rPr>
                <w:rFonts w:ascii="Arial Unicode MS" w:eastAsia="Arial Unicode MS" w:hAnsi="Arial Unicode MS" w:cs="Arial Unicode MS"/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b/>
                <w:bCs/>
                <w:sz w:val="20"/>
                <w:szCs w:val="20"/>
              </w:rPr>
              <w:t>Agent</w:t>
            </w:r>
            <w:r>
              <w:rPr>
                <w:rFonts w:ascii="Arial Unicode MS" w:eastAsia="Arial Unicode MS" w:hAnsi="Arial Unicode MS" w:cs="Arial Unicode MS"/>
                <w:b/>
                <w:bCs/>
                <w:sz w:val="20"/>
                <w:szCs w:val="20"/>
              </w:rPr>
              <w:t>에</w:t>
            </w:r>
            <w:proofErr w:type="spellEnd"/>
            <w:r>
              <w:rPr>
                <w:rFonts w:ascii="Arial Unicode MS" w:eastAsia="Arial Unicode MS" w:hAnsi="Arial Unicode MS" w:cs="Arial Unicode MS"/>
                <w:b/>
                <w:bCs/>
                <w:sz w:val="20"/>
                <w:szCs w:val="20"/>
              </w:rPr>
              <w:t xml:space="preserve"> A2A </w:t>
            </w:r>
            <w:r>
              <w:rPr>
                <w:rFonts w:ascii="Arial Unicode MS" w:eastAsia="Arial Unicode MS" w:hAnsi="Arial Unicode MS" w:cs="Arial Unicode MS"/>
                <w:b/>
                <w:bCs/>
                <w:sz w:val="20"/>
                <w:szCs w:val="20"/>
              </w:rPr>
              <w:t>적용</w:t>
            </w:r>
          </w:p>
        </w:tc>
        <w:tc>
          <w:tcPr>
            <w:tcW w:w="28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bottom w:w="60" w:type="dxa"/>
            </w:tcMar>
          </w:tcPr>
          <w:p w14:paraId="074CD514" w14:textId="77777777" w:rsidR="00D80D8A" w:rsidRDefault="00BE6280">
            <w:pPr>
              <w:spacing w:before="20" w:after="20"/>
              <w:rPr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같은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팀이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소유한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마이크로서비스</w:t>
            </w:r>
            <w:proofErr w:type="spellEnd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Agent</w:t>
            </w:r>
            <w:proofErr w:type="spellEnd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간에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Agent</w:t>
            </w:r>
            <w:proofErr w:type="spellEnd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Card</w:t>
            </w:r>
            <w:proofErr w:type="spellEnd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기반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발견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·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위임</w:t>
            </w:r>
            <w:proofErr w:type="spellEnd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체계를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구축</w:t>
            </w:r>
          </w:p>
        </w:tc>
        <w:tc>
          <w:tcPr>
            <w:tcW w:w="386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bottom w:w="60" w:type="dxa"/>
            </w:tcMar>
          </w:tcPr>
          <w:p w14:paraId="29970415" w14:textId="77777777" w:rsidR="00D80D8A" w:rsidRDefault="00BE6280">
            <w:pPr>
              <w:spacing w:before="20" w:after="20"/>
              <w:rPr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서로의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엔드포인트를</w:t>
            </w:r>
            <w:proofErr w:type="spellEnd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이미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알고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있어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자동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발견이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무의미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. REST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직접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호출로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충분한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구조에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프로토콜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오버헤드만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추가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.</w:t>
            </w:r>
          </w:p>
        </w:tc>
      </w:tr>
      <w:tr w:rsidR="00D80D8A" w14:paraId="5E630453" w14:textId="77777777">
        <w:trPr>
          <w:trHeight w:val="1035"/>
        </w:trPr>
        <w:tc>
          <w:tcPr>
            <w:tcW w:w="2346" w:type="dxa"/>
            <w:tcBorders>
              <w:top w:val="single" w:sz="6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60" w:type="dxa"/>
              <w:bottom w:w="60" w:type="dxa"/>
            </w:tcMar>
          </w:tcPr>
          <w:p w14:paraId="704BDFE7" w14:textId="77777777" w:rsidR="00D80D8A" w:rsidRDefault="00BE6280">
            <w:pPr>
              <w:spacing w:before="240" w:after="240"/>
              <w:rPr>
                <w:b/>
                <w:bCs/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sz w:val="20"/>
                <w:szCs w:val="20"/>
              </w:rPr>
              <w:t>프로토콜</w:t>
            </w:r>
            <w:r>
              <w:rPr>
                <w:rFonts w:ascii="Arial Unicode MS" w:eastAsia="Arial Unicode MS" w:hAnsi="Arial Unicode MS" w:cs="Arial Unicode MS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  <w:sz w:val="20"/>
                <w:szCs w:val="20"/>
              </w:rPr>
              <w:t>미성숙</w:t>
            </w:r>
            <w:r>
              <w:rPr>
                <w:rFonts w:ascii="Arial Unicode MS" w:eastAsia="Arial Unicode MS" w:hAnsi="Arial Unicode MS" w:cs="Arial Unicode MS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  <w:sz w:val="20"/>
                <w:szCs w:val="20"/>
              </w:rPr>
              <w:t>무시</w:t>
            </w:r>
          </w:p>
        </w:tc>
        <w:tc>
          <w:tcPr>
            <w:tcW w:w="2810" w:type="dxa"/>
            <w:tcBorders>
              <w:top w:val="single" w:sz="6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60" w:type="dxa"/>
              <w:bottom w:w="60" w:type="dxa"/>
            </w:tcMar>
          </w:tcPr>
          <w:p w14:paraId="29D993EF" w14:textId="77777777" w:rsidR="00D80D8A" w:rsidRDefault="00BE6280">
            <w:pPr>
              <w:spacing w:before="240" w:after="240"/>
              <w:rPr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A2A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생태계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초기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단계에서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광범위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프로덕션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적용</w:t>
            </w:r>
          </w:p>
        </w:tc>
        <w:tc>
          <w:tcPr>
            <w:tcW w:w="3868" w:type="dxa"/>
            <w:tcBorders>
              <w:top w:val="single" w:sz="6" w:space="0" w:color="CCCCCC"/>
              <w:left w:val="single" w:sz="5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bottom w:w="60" w:type="dxa"/>
            </w:tcMar>
          </w:tcPr>
          <w:p w14:paraId="1B0D0AC6" w14:textId="77777777" w:rsidR="00D80D8A" w:rsidRDefault="00BE6280">
            <w:pPr>
              <w:spacing w:before="20" w:after="20"/>
              <w:rPr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프레임워크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지원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부족으로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커스텀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구현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부담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증가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.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표준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변경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시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전면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수정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위험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.</w:t>
            </w:r>
          </w:p>
        </w:tc>
      </w:tr>
    </w:tbl>
    <w:p w14:paraId="17A9DF6A" w14:textId="77777777" w:rsidR="00D80D8A" w:rsidRDefault="00D80D8A">
      <w:pPr>
        <w:spacing w:before="120" w:after="120"/>
        <w:ind w:left="360"/>
        <w:rPr>
          <w:i/>
          <w:iCs/>
          <w:sz w:val="20"/>
          <w:szCs w:val="20"/>
        </w:rPr>
      </w:pPr>
    </w:p>
    <w:p w14:paraId="6AEC9143" w14:textId="77777777" w:rsidR="00D80D8A" w:rsidRDefault="00BE6280">
      <w:r>
        <w:rPr>
          <w:rFonts w:ascii="Arial Unicode MS" w:eastAsia="Arial Unicode MS" w:hAnsi="Arial Unicode MS" w:cs="Arial Unicode MS"/>
          <w:b/>
          <w:bCs/>
        </w:rPr>
        <w:t>예방</w:t>
      </w:r>
      <w:r>
        <w:rPr>
          <w:rFonts w:ascii="Arial Unicode MS" w:eastAsia="Arial Unicode MS" w:hAnsi="Arial Unicode MS" w:cs="Arial Unicode MS"/>
          <w:b/>
          <w:bCs/>
        </w:rPr>
        <w:t>:</w:t>
      </w:r>
      <w:r>
        <w:rPr>
          <w:rFonts w:ascii="Arial Unicode MS" w:eastAsia="Arial Unicode MS" w:hAnsi="Arial Unicode MS" w:cs="Arial Unicode MS"/>
        </w:rPr>
        <w:t xml:space="preserve"> 6.2 </w:t>
      </w:r>
      <w:r>
        <w:rPr>
          <w:rFonts w:ascii="Arial Unicode MS" w:eastAsia="Arial Unicode MS" w:hAnsi="Arial Unicode MS" w:cs="Arial Unicode MS"/>
        </w:rPr>
        <w:t>의사결정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플로우의</w:t>
      </w:r>
      <w:r>
        <w:rPr>
          <w:rFonts w:ascii="Arial Unicode MS" w:eastAsia="Arial Unicode MS" w:hAnsi="Arial Unicode MS" w:cs="Arial Unicode MS"/>
        </w:rPr>
        <w:t xml:space="preserve"> Q1~Q3</w:t>
      </w:r>
      <w:r>
        <w:rPr>
          <w:rFonts w:ascii="Arial Unicode MS" w:eastAsia="Arial Unicode MS" w:hAnsi="Arial Unicode MS" w:cs="Arial Unicode MS"/>
        </w:rPr>
        <w:t>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반드시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거쳐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도입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여부를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판단한다</w:t>
      </w:r>
      <w:r>
        <w:rPr>
          <w:rFonts w:ascii="Arial Unicode MS" w:eastAsia="Arial Unicode MS" w:hAnsi="Arial Unicode MS" w:cs="Arial Unicode MS"/>
        </w:rPr>
        <w:t>. Q2</w:t>
      </w:r>
      <w:r>
        <w:rPr>
          <w:rFonts w:ascii="Arial Unicode MS" w:eastAsia="Arial Unicode MS" w:hAnsi="Arial Unicode MS" w:cs="Arial Unicode MS"/>
        </w:rPr>
        <w:t>에서</w:t>
      </w:r>
      <w:r>
        <w:rPr>
          <w:rFonts w:ascii="Arial Unicode MS" w:eastAsia="Arial Unicode MS" w:hAnsi="Arial Unicode MS" w:cs="Arial Unicode MS"/>
        </w:rPr>
        <w:t xml:space="preserve"> “</w:t>
      </w:r>
      <w:proofErr w:type="spellStart"/>
      <w:r>
        <w:rPr>
          <w:rFonts w:ascii="Arial Unicode MS" w:eastAsia="Arial Unicode MS" w:hAnsi="Arial Unicode MS" w:cs="Arial Unicode MS"/>
        </w:rPr>
        <w:t>아니오</w:t>
      </w:r>
      <w:r>
        <w:rPr>
          <w:rFonts w:ascii="Arial Unicode MS" w:eastAsia="Arial Unicode MS" w:hAnsi="Arial Unicode MS" w:cs="Arial Unicode MS"/>
        </w:rPr>
        <w:t>”</w:t>
      </w:r>
      <w:r>
        <w:rPr>
          <w:rFonts w:ascii="Arial Unicode MS" w:eastAsia="Arial Unicode MS" w:hAnsi="Arial Unicode MS" w:cs="Arial Unicode MS"/>
        </w:rPr>
        <w:t>가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나오면</w:t>
      </w:r>
      <w:r>
        <w:rPr>
          <w:rFonts w:ascii="Arial Unicode MS" w:eastAsia="Arial Unicode MS" w:hAnsi="Arial Unicode MS" w:cs="Arial Unicode MS"/>
        </w:rPr>
        <w:t xml:space="preserve"> A2A</w:t>
      </w:r>
      <w:r>
        <w:rPr>
          <w:rFonts w:ascii="Arial Unicode MS" w:eastAsia="Arial Unicode MS" w:hAnsi="Arial Unicode MS" w:cs="Arial Unicode MS"/>
        </w:rPr>
        <w:t>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불필요하다</w:t>
      </w:r>
      <w:r>
        <w:rPr>
          <w:rFonts w:ascii="Arial Unicode MS" w:eastAsia="Arial Unicode MS" w:hAnsi="Arial Unicode MS" w:cs="Arial Unicode MS"/>
        </w:rPr>
        <w:t>.</w:t>
      </w:r>
    </w:p>
    <w:p w14:paraId="108DBA8B" w14:textId="77777777" w:rsidR="00D80D8A" w:rsidRDefault="00D80D8A"/>
    <w:tbl>
      <w:tblPr>
        <w:tblStyle w:val="affffffd"/>
        <w:tblW w:w="901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015"/>
      </w:tblGrid>
      <w:tr w:rsidR="00D80D8A" w14:paraId="1E1A5B52" w14:textId="77777777">
        <w:trPr>
          <w:trHeight w:val="810"/>
        </w:trPr>
        <w:tc>
          <w:tcPr>
            <w:tcW w:w="9015" w:type="dxa"/>
            <w:tcBorders>
              <w:top w:val="single" w:sz="6" w:space="0" w:color="B0BEC5"/>
              <w:left w:val="single" w:sz="6" w:space="0" w:color="1B3A5C"/>
              <w:bottom w:val="single" w:sz="6" w:space="0" w:color="B0BEC5"/>
              <w:right w:val="single" w:sz="6" w:space="0" w:color="B0BEC5"/>
            </w:tcBorders>
            <w:shd w:val="clear" w:color="auto" w:fill="FFF8E1"/>
            <w:tcMar>
              <w:left w:w="160" w:type="dxa"/>
              <w:right w:w="160" w:type="dxa"/>
            </w:tcMar>
          </w:tcPr>
          <w:p w14:paraId="283A1C12" w14:textId="77777777" w:rsidR="00D80D8A" w:rsidRDefault="00BE6280">
            <w:pPr>
              <w:rPr>
                <w:b/>
                <w:bCs/>
                <w:color w:val="434343"/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color w:val="434343"/>
                <w:sz w:val="20"/>
                <w:szCs w:val="20"/>
              </w:rPr>
              <w:t>강도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434343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434343"/>
                <w:sz w:val="20"/>
                <w:szCs w:val="20"/>
              </w:rPr>
              <w:t>기준</w:t>
            </w:r>
          </w:p>
          <w:p w14:paraId="5853B382" w14:textId="77777777" w:rsidR="00D80D8A" w:rsidRDefault="00BE6280">
            <w:pPr>
              <w:rPr>
                <w:b/>
                <w:bCs/>
                <w:color w:val="434343"/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>본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>장에서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>사용하는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 xml:space="preserve"> MUST, SHOULD, 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>MAY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>의</w:t>
            </w:r>
            <w:proofErr w:type="spellEnd"/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>정의는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 xml:space="preserve"> 5.1.3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>절을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>따른다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>.</w:t>
            </w:r>
          </w:p>
        </w:tc>
      </w:tr>
    </w:tbl>
    <w:p w14:paraId="742E0B23" w14:textId="77777777" w:rsidR="00D80D8A" w:rsidRDefault="00BE6280">
      <w:pPr>
        <w:pStyle w:val="3"/>
        <w:keepNext w:val="0"/>
        <w:keepLines w:val="0"/>
        <w:spacing w:before="480"/>
      </w:pPr>
      <w:bookmarkStart w:id="130" w:name="_p3eikj89u5vd" w:colFirst="0" w:colLast="0"/>
      <w:bookmarkEnd w:id="130"/>
      <w:r>
        <w:rPr>
          <w:rFonts w:ascii="Arial Unicode MS" w:eastAsia="Arial Unicode MS" w:hAnsi="Arial Unicode MS" w:cs="Arial Unicode MS"/>
        </w:rPr>
        <w:t xml:space="preserve">6.3 A2A + FC/MCP </w:t>
      </w:r>
      <w:r>
        <w:rPr>
          <w:rFonts w:ascii="Arial Unicode MS" w:eastAsia="Arial Unicode MS" w:hAnsi="Arial Unicode MS" w:cs="Arial Unicode MS"/>
        </w:rPr>
        <w:t>병용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패턴</w:t>
      </w:r>
    </w:p>
    <w:p w14:paraId="256E4051" w14:textId="77777777" w:rsidR="00D80D8A" w:rsidRDefault="00BE6280">
      <w:pPr>
        <w:spacing w:before="240" w:after="120"/>
      </w:pPr>
      <w:r>
        <w:rPr>
          <w:rFonts w:ascii="Arial Unicode MS" w:eastAsia="Arial Unicode MS" w:hAnsi="Arial Unicode MS" w:cs="Arial Unicode MS"/>
        </w:rPr>
        <w:t>각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Agent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내부의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도구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연동은</w:t>
      </w:r>
      <w:r>
        <w:rPr>
          <w:rFonts w:ascii="Arial Unicode MS" w:eastAsia="Arial Unicode MS" w:hAnsi="Arial Unicode MS" w:cs="Arial Unicode MS"/>
        </w:rPr>
        <w:t xml:space="preserve"> 5</w:t>
      </w:r>
      <w:r>
        <w:rPr>
          <w:rFonts w:ascii="Arial Unicode MS" w:eastAsia="Arial Unicode MS" w:hAnsi="Arial Unicode MS" w:cs="Arial Unicode MS"/>
        </w:rPr>
        <w:t>장의</w:t>
      </w:r>
      <w:r>
        <w:rPr>
          <w:rFonts w:ascii="Arial Unicode MS" w:eastAsia="Arial Unicode MS" w:hAnsi="Arial Unicode MS" w:cs="Arial Unicode MS"/>
        </w:rPr>
        <w:t xml:space="preserve"> FC/</w:t>
      </w:r>
      <w:proofErr w:type="spellStart"/>
      <w:r>
        <w:rPr>
          <w:rFonts w:ascii="Arial Unicode MS" w:eastAsia="Arial Unicode MS" w:hAnsi="Arial Unicode MS" w:cs="Arial Unicode MS"/>
        </w:rPr>
        <w:t>MCP</w:t>
      </w:r>
      <w:r>
        <w:rPr>
          <w:rFonts w:ascii="Arial Unicode MS" w:eastAsia="Arial Unicode MS" w:hAnsi="Arial Unicode MS" w:cs="Arial Unicode MS"/>
        </w:rPr>
        <w:t>로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처리하고</w:t>
      </w:r>
      <w:r>
        <w:rPr>
          <w:rFonts w:ascii="Arial Unicode MS" w:eastAsia="Arial Unicode MS" w:hAnsi="Arial Unicode MS" w:cs="Arial Unicode MS"/>
        </w:rPr>
        <w:t xml:space="preserve">, </w:t>
      </w:r>
      <w:proofErr w:type="spellStart"/>
      <w:r>
        <w:rPr>
          <w:rFonts w:ascii="Arial Unicode MS" w:eastAsia="Arial Unicode MS" w:hAnsi="Arial Unicode MS" w:cs="Arial Unicode MS"/>
        </w:rPr>
        <w:t>Agent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통신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계층에</w:t>
      </w:r>
      <w:r>
        <w:rPr>
          <w:rFonts w:ascii="Arial Unicode MS" w:eastAsia="Arial Unicode MS" w:hAnsi="Arial Unicode MS" w:cs="Arial Unicode MS"/>
        </w:rPr>
        <w:t xml:space="preserve"> A2A</w:t>
      </w:r>
      <w:r>
        <w:rPr>
          <w:rFonts w:ascii="Arial Unicode MS" w:eastAsia="Arial Unicode MS" w:hAnsi="Arial Unicode MS" w:cs="Arial Unicode MS"/>
        </w:rPr>
        <w:t>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추가하는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구조이다</w:t>
      </w:r>
      <w:r>
        <w:rPr>
          <w:rFonts w:ascii="Arial Unicode MS" w:eastAsia="Arial Unicode MS" w:hAnsi="Arial Unicode MS" w:cs="Arial Unicode MS"/>
        </w:rPr>
        <w:t>.</w:t>
      </w:r>
    </w:p>
    <w:p w14:paraId="11A62DFC" w14:textId="77777777" w:rsidR="00D80D8A" w:rsidRDefault="00BE6280">
      <w:pPr>
        <w:pStyle w:val="4"/>
        <w:keepNext w:val="0"/>
        <w:keepLines w:val="0"/>
      </w:pPr>
      <w:bookmarkStart w:id="131" w:name="_bpki3bhmndsv" w:colFirst="0" w:colLast="0"/>
      <w:bookmarkEnd w:id="131"/>
      <w:r>
        <w:rPr>
          <w:rFonts w:ascii="Arial Unicode MS" w:eastAsia="Arial Unicode MS" w:hAnsi="Arial Unicode MS" w:cs="Arial Unicode MS"/>
        </w:rPr>
        <w:t xml:space="preserve">6.3.1 </w:t>
      </w:r>
      <w:r>
        <w:rPr>
          <w:rFonts w:ascii="Arial Unicode MS" w:eastAsia="Arial Unicode MS" w:hAnsi="Arial Unicode MS" w:cs="Arial Unicode MS"/>
        </w:rPr>
        <w:t>조합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패턴</w:t>
      </w:r>
    </w:p>
    <w:tbl>
      <w:tblPr>
        <w:tblStyle w:val="affffffe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013"/>
        <w:gridCol w:w="3506"/>
        <w:gridCol w:w="3506"/>
      </w:tblGrid>
      <w:tr w:rsidR="00D80D8A" w14:paraId="4E070FF0" w14:textId="77777777">
        <w:trPr>
          <w:trHeight w:val="420"/>
        </w:trPr>
        <w:tc>
          <w:tcPr>
            <w:tcW w:w="2013" w:type="dxa"/>
            <w:tcBorders>
              <w:top w:val="single" w:sz="6" w:space="0" w:color="F0F4F8"/>
              <w:left w:val="single" w:sz="6" w:space="0" w:color="F0F4F8"/>
              <w:bottom w:val="single" w:sz="6" w:space="0" w:color="F0F4F8"/>
              <w:right w:val="single" w:sz="6" w:space="0" w:color="F0F4F8"/>
            </w:tcBorders>
            <w:shd w:val="clear" w:color="auto" w:fill="1E3A5F"/>
            <w:tcMar>
              <w:top w:w="60" w:type="dxa"/>
              <w:bottom w:w="60" w:type="dxa"/>
            </w:tcMar>
          </w:tcPr>
          <w:p w14:paraId="2F3EC5C2" w14:textId="77777777" w:rsidR="00D80D8A" w:rsidRDefault="00BE6280">
            <w:pPr>
              <w:spacing w:before="240" w:after="240"/>
              <w:jc w:val="center"/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  <w:sz w:val="20"/>
                <w:szCs w:val="20"/>
              </w:rPr>
              <w:lastRenderedPageBreak/>
              <w:t>조합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  <w:sz w:val="20"/>
                <w:szCs w:val="20"/>
              </w:rPr>
              <w:t>패턴</w:t>
            </w:r>
          </w:p>
        </w:tc>
        <w:tc>
          <w:tcPr>
            <w:tcW w:w="3505" w:type="dxa"/>
            <w:tcBorders>
              <w:top w:val="single" w:sz="6" w:space="0" w:color="F0F4F8"/>
              <w:left w:val="single" w:sz="6" w:space="0" w:color="F0F4F8"/>
              <w:bottom w:val="single" w:sz="6" w:space="0" w:color="F0F4F8"/>
              <w:right w:val="single" w:sz="6" w:space="0" w:color="F0F4F8"/>
            </w:tcBorders>
            <w:shd w:val="clear" w:color="auto" w:fill="1E3A5F"/>
            <w:tcMar>
              <w:top w:w="60" w:type="dxa"/>
              <w:bottom w:w="60" w:type="dxa"/>
            </w:tcMar>
          </w:tcPr>
          <w:p w14:paraId="16357992" w14:textId="77777777" w:rsidR="00D80D8A" w:rsidRDefault="00BE6280">
            <w:pPr>
              <w:spacing w:before="240" w:after="240"/>
              <w:jc w:val="center"/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  <w:sz w:val="20"/>
                <w:szCs w:val="20"/>
              </w:rPr>
              <w:t>설명</w:t>
            </w:r>
          </w:p>
        </w:tc>
        <w:tc>
          <w:tcPr>
            <w:tcW w:w="3505" w:type="dxa"/>
            <w:tcBorders>
              <w:top w:val="single" w:sz="6" w:space="0" w:color="F0F4F8"/>
              <w:left w:val="single" w:sz="6" w:space="0" w:color="F0F4F8"/>
              <w:bottom w:val="single" w:sz="6" w:space="0" w:color="F0F4F8"/>
              <w:right w:val="single" w:sz="6" w:space="0" w:color="F0F4F8"/>
            </w:tcBorders>
            <w:shd w:val="clear" w:color="auto" w:fill="1E3A5F"/>
            <w:tcMar>
              <w:top w:w="60" w:type="dxa"/>
              <w:bottom w:w="60" w:type="dxa"/>
            </w:tcMar>
          </w:tcPr>
          <w:p w14:paraId="1C85A491" w14:textId="77777777" w:rsidR="00D80D8A" w:rsidRDefault="00BE6280">
            <w:pPr>
              <w:spacing w:before="240" w:after="240"/>
              <w:jc w:val="center"/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  <w:sz w:val="20"/>
                <w:szCs w:val="20"/>
              </w:rPr>
              <w:t>적합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  <w:sz w:val="20"/>
                <w:szCs w:val="20"/>
              </w:rPr>
              <w:t>조건</w:t>
            </w:r>
          </w:p>
        </w:tc>
      </w:tr>
      <w:tr w:rsidR="00D80D8A" w14:paraId="69E86D4D" w14:textId="77777777">
        <w:trPr>
          <w:trHeight w:val="750"/>
        </w:trPr>
        <w:tc>
          <w:tcPr>
            <w:tcW w:w="2013" w:type="dxa"/>
            <w:tcBorders>
              <w:top w:val="single" w:sz="6" w:space="0" w:color="F0F4F8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bottom w:w="60" w:type="dxa"/>
            </w:tcMar>
          </w:tcPr>
          <w:p w14:paraId="7FFB4C0A" w14:textId="77777777" w:rsidR="00D80D8A" w:rsidRDefault="00BE6280">
            <w:pPr>
              <w:spacing w:before="20" w:after="2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MCP + FC + A2A</w:t>
            </w:r>
          </w:p>
        </w:tc>
        <w:tc>
          <w:tcPr>
            <w:tcW w:w="3505" w:type="dxa"/>
            <w:tcBorders>
              <w:top w:val="single" w:sz="6" w:space="0" w:color="F0F4F8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bottom w:w="60" w:type="dxa"/>
            </w:tcMar>
          </w:tcPr>
          <w:p w14:paraId="66A12460" w14:textId="77777777" w:rsidR="00D80D8A" w:rsidRDefault="00BE6280">
            <w:pPr>
              <w:spacing w:before="20" w:after="20"/>
              <w:rPr>
                <w:sz w:val="20"/>
                <w:szCs w:val="20"/>
              </w:rPr>
            </w:pPr>
            <w:proofErr w:type="spellStart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MCP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로</w:t>
            </w:r>
            <w:proofErr w:type="spellEnd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각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Agent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의</w:t>
            </w:r>
            <w:proofErr w:type="spellEnd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도구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연결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FC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로</w:t>
            </w:r>
            <w:proofErr w:type="spellEnd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호출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, A2A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로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Agent</w:t>
            </w:r>
            <w:proofErr w:type="spellEnd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간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작업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위임</w:t>
            </w:r>
          </w:p>
        </w:tc>
        <w:tc>
          <w:tcPr>
            <w:tcW w:w="3505" w:type="dxa"/>
            <w:tcBorders>
              <w:top w:val="single" w:sz="6" w:space="0" w:color="F0F4F8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bottom w:w="60" w:type="dxa"/>
            </w:tcMar>
          </w:tcPr>
          <w:p w14:paraId="4EFD63BF" w14:textId="77777777" w:rsidR="00D80D8A" w:rsidRDefault="00BE6280">
            <w:pPr>
              <w:spacing w:before="20" w:after="20"/>
              <w:rPr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대규모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마이크로서비스</w:t>
            </w:r>
            <w:proofErr w:type="spellEnd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Agent</w:t>
            </w:r>
            <w:proofErr w:type="spellEnd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아키텍처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.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도메인별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독립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Agent</w:t>
            </w:r>
            <w:proofErr w:type="spellEnd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운영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.</w:t>
            </w:r>
          </w:p>
        </w:tc>
      </w:tr>
      <w:tr w:rsidR="00D80D8A" w14:paraId="2DFE74A9" w14:textId="77777777">
        <w:trPr>
          <w:trHeight w:val="1320"/>
        </w:trPr>
        <w:tc>
          <w:tcPr>
            <w:tcW w:w="201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bottom w:w="60" w:type="dxa"/>
            </w:tcMar>
          </w:tcPr>
          <w:p w14:paraId="14B617CA" w14:textId="77777777" w:rsidR="00D80D8A" w:rsidRDefault="00BE6280">
            <w:pPr>
              <w:spacing w:before="20" w:after="2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FC + A2A</w:t>
            </w:r>
          </w:p>
        </w:tc>
        <w:tc>
          <w:tcPr>
            <w:tcW w:w="350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bottom w:w="60" w:type="dxa"/>
            </w:tcMar>
          </w:tcPr>
          <w:p w14:paraId="28BB5AAE" w14:textId="77777777" w:rsidR="00D80D8A" w:rsidRDefault="00BE6280">
            <w:pPr>
              <w:spacing w:before="20" w:after="20"/>
              <w:rPr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각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Agent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는</w:t>
            </w:r>
            <w:proofErr w:type="spellEnd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FC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로</w:t>
            </w:r>
            <w:proofErr w:type="spellEnd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자체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도구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호출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Agent</w:t>
            </w:r>
            <w:proofErr w:type="spellEnd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간은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A2A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로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협업</w:t>
            </w:r>
          </w:p>
        </w:tc>
        <w:tc>
          <w:tcPr>
            <w:tcW w:w="350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bottom w:w="60" w:type="dxa"/>
            </w:tcMar>
          </w:tcPr>
          <w:p w14:paraId="369284D3" w14:textId="77777777" w:rsidR="00D80D8A" w:rsidRDefault="00BE6280">
            <w:pPr>
              <w:spacing w:before="20" w:after="20"/>
              <w:rPr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각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Agent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가</w:t>
            </w:r>
            <w:proofErr w:type="spellEnd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서로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다른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도메인의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도구를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사용하여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공유가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불필요한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경우</w:t>
            </w:r>
          </w:p>
        </w:tc>
      </w:tr>
      <w:tr w:rsidR="00D80D8A" w14:paraId="7BED46C8" w14:textId="77777777">
        <w:trPr>
          <w:trHeight w:val="1320"/>
        </w:trPr>
        <w:tc>
          <w:tcPr>
            <w:tcW w:w="2013" w:type="dxa"/>
            <w:tcBorders>
              <w:top w:val="single" w:sz="6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60" w:type="dxa"/>
              <w:bottom w:w="60" w:type="dxa"/>
            </w:tcMar>
          </w:tcPr>
          <w:p w14:paraId="15CE415A" w14:textId="77777777" w:rsidR="00D80D8A" w:rsidRDefault="00BE6280">
            <w:pPr>
              <w:spacing w:before="240" w:after="40"/>
              <w:rPr>
                <w:b/>
                <w:bCs/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sz w:val="18"/>
                <w:szCs w:val="18"/>
              </w:rPr>
              <w:t xml:space="preserve">MCP-to-A2A </w:t>
            </w:r>
            <w:proofErr w:type="spellStart"/>
            <w:r>
              <w:rPr>
                <w:rFonts w:ascii="Arial Unicode MS" w:eastAsia="Arial Unicode MS" w:hAnsi="Arial Unicode MS" w:cs="Arial Unicode MS"/>
                <w:b/>
                <w:bCs/>
                <w:sz w:val="18"/>
                <w:szCs w:val="18"/>
              </w:rPr>
              <w:t>브릿지</w:t>
            </w:r>
            <w:proofErr w:type="spellEnd"/>
          </w:p>
        </w:tc>
        <w:tc>
          <w:tcPr>
            <w:tcW w:w="3505" w:type="dxa"/>
            <w:tcBorders>
              <w:top w:val="single" w:sz="6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60" w:type="dxa"/>
              <w:bottom w:w="60" w:type="dxa"/>
            </w:tcMar>
          </w:tcPr>
          <w:p w14:paraId="24ADD7E3" w14:textId="77777777" w:rsidR="00D80D8A" w:rsidRDefault="00BE6280">
            <w:pPr>
              <w:spacing w:before="240" w:after="40"/>
              <w:rPr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MCP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서버를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A2A </w:t>
            </w:r>
            <w:proofErr w:type="spellStart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Agent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로</w:t>
            </w:r>
            <w:proofErr w:type="spellEnd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래핑하여</w:t>
            </w:r>
            <w:proofErr w:type="spellEnd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노출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. </w:t>
            </w:r>
            <w:proofErr w:type="spellStart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MCP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의</w:t>
            </w:r>
            <w:proofErr w:type="spellEnd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도구를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A2A </w:t>
            </w:r>
            <w:proofErr w:type="spellStart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Task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로</w:t>
            </w:r>
            <w:proofErr w:type="spellEnd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변환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.</w:t>
            </w:r>
          </w:p>
        </w:tc>
        <w:tc>
          <w:tcPr>
            <w:tcW w:w="3505" w:type="dxa"/>
            <w:tcBorders>
              <w:top w:val="single" w:sz="6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60" w:type="dxa"/>
              <w:bottom w:w="60" w:type="dxa"/>
            </w:tcMar>
          </w:tcPr>
          <w:p w14:paraId="3C3FF02A" w14:textId="77777777" w:rsidR="00D80D8A" w:rsidRDefault="00BE6280">
            <w:pPr>
              <w:spacing w:before="240" w:after="40"/>
              <w:rPr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기존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MCP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서버를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독립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Agent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로</w:t>
            </w:r>
            <w:proofErr w:type="spellEnd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승격하여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외부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Agent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와</w:t>
            </w:r>
            <w:proofErr w:type="spellEnd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협업이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필요한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경우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.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점진적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마이그레이션에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유효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.</w:t>
            </w:r>
          </w:p>
        </w:tc>
      </w:tr>
    </w:tbl>
    <w:p w14:paraId="58C16A74" w14:textId="77777777" w:rsidR="00D80D8A" w:rsidRDefault="00D80D8A">
      <w:pPr>
        <w:rPr>
          <w:b/>
          <w:bCs/>
        </w:rPr>
      </w:pPr>
    </w:p>
    <w:p w14:paraId="0F1DD177" w14:textId="77777777" w:rsidR="00D80D8A" w:rsidRDefault="00D80D8A">
      <w:pPr>
        <w:spacing w:before="40" w:after="40"/>
        <w:rPr>
          <w:i/>
          <w:iCs/>
          <w:color w:val="444444"/>
          <w:sz w:val="20"/>
          <w:szCs w:val="20"/>
        </w:rPr>
      </w:pPr>
    </w:p>
    <w:tbl>
      <w:tblPr>
        <w:tblStyle w:val="afffffff"/>
        <w:tblW w:w="901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015"/>
      </w:tblGrid>
      <w:tr w:rsidR="00D80D8A" w14:paraId="317297BF" w14:textId="77777777">
        <w:trPr>
          <w:trHeight w:val="810"/>
        </w:trPr>
        <w:tc>
          <w:tcPr>
            <w:tcW w:w="9015" w:type="dxa"/>
            <w:tcBorders>
              <w:top w:val="single" w:sz="6" w:space="0" w:color="B0BEC5"/>
              <w:left w:val="single" w:sz="6" w:space="0" w:color="1B3A5C"/>
              <w:bottom w:val="single" w:sz="6" w:space="0" w:color="B0BEC5"/>
              <w:right w:val="single" w:sz="6" w:space="0" w:color="B0BEC5"/>
            </w:tcBorders>
            <w:shd w:val="clear" w:color="auto" w:fill="FFF8E1"/>
            <w:tcMar>
              <w:left w:w="160" w:type="dxa"/>
              <w:right w:w="160" w:type="dxa"/>
            </w:tcMar>
          </w:tcPr>
          <w:p w14:paraId="05F9763C" w14:textId="77777777" w:rsidR="00D80D8A" w:rsidRDefault="00BE6280">
            <w:pPr>
              <w:spacing w:before="240" w:after="80"/>
              <w:rPr>
                <w:color w:val="434343"/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color w:val="434343"/>
                <w:sz w:val="20"/>
                <w:szCs w:val="20"/>
              </w:rPr>
              <w:t xml:space="preserve">MCP-to-A2A </w:t>
            </w:r>
            <w:proofErr w:type="spellStart"/>
            <w:r>
              <w:rPr>
                <w:rFonts w:ascii="Arial Unicode MS" w:eastAsia="Arial Unicode MS" w:hAnsi="Arial Unicode MS" w:cs="Arial Unicode MS"/>
                <w:b/>
                <w:bCs/>
                <w:color w:val="434343"/>
                <w:sz w:val="20"/>
                <w:szCs w:val="20"/>
              </w:rPr>
              <w:t>브릿지</w:t>
            </w:r>
            <w:proofErr w:type="spellEnd"/>
            <w:r>
              <w:rPr>
                <w:rFonts w:ascii="Arial Unicode MS" w:eastAsia="Arial Unicode MS" w:hAnsi="Arial Unicode MS" w:cs="Arial Unicode MS"/>
                <w:b/>
                <w:bCs/>
                <w:color w:val="434343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434343"/>
                <w:sz w:val="20"/>
                <w:szCs w:val="20"/>
              </w:rPr>
              <w:t>주의사항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434343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434343"/>
                <w:sz w:val="20"/>
                <w:szCs w:val="20"/>
                <w:vertAlign w:val="superscript"/>
              </w:rPr>
              <w:footnoteReference w:id="6"/>
            </w:r>
            <w:r>
              <w:rPr>
                <w:b/>
                <w:bCs/>
                <w:color w:val="434343"/>
                <w:sz w:val="20"/>
                <w:szCs w:val="20"/>
              </w:rPr>
              <w:br/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 xml:space="preserve">MCP-to-A2A 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>브릿지는</w:t>
            </w:r>
            <w:proofErr w:type="spellEnd"/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>MCP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>의</w:t>
            </w:r>
            <w:proofErr w:type="spellEnd"/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>stateless</w:t>
            </w:r>
            <w:proofErr w:type="spellEnd"/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>도구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>호출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>모델을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 xml:space="preserve"> A2A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>의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>stateful</w:t>
            </w:r>
            <w:proofErr w:type="spellEnd"/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>Task</w:t>
            </w:r>
            <w:proofErr w:type="spellEnd"/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>관리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>모델로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>변환해야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>하므로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>구현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>복잡도가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>높다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 xml:space="preserve">. 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>상태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>관리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>에러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>매핑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>인증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>변환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>레이어가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>필요하며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>반드시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>PoC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>에서</w:t>
            </w:r>
            <w:proofErr w:type="spellEnd"/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>먼저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>검증할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>것을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>권고한다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>(SHOULD).</w:t>
            </w:r>
          </w:p>
          <w:p w14:paraId="4E399185" w14:textId="77777777" w:rsidR="00D80D8A" w:rsidRDefault="00BE6280">
            <w:pPr>
              <w:spacing w:before="240" w:after="120"/>
              <w:ind w:left="360"/>
              <w:rPr>
                <w:color w:val="434343"/>
                <w:sz w:val="18"/>
                <w:szCs w:val="18"/>
              </w:rPr>
            </w:pPr>
            <w:proofErr w:type="spellStart"/>
            <w:r>
              <w:rPr>
                <w:rFonts w:ascii="Arial Unicode MS" w:eastAsia="Arial Unicode MS" w:hAnsi="Arial Unicode MS" w:cs="Arial Unicode MS"/>
                <w:i/>
                <w:iCs/>
                <w:color w:val="555555"/>
                <w:sz w:val="18"/>
                <w:szCs w:val="18"/>
              </w:rPr>
              <w:t>MCP</w:t>
            </w:r>
            <w:r>
              <w:rPr>
                <w:rFonts w:ascii="Arial Unicode MS" w:eastAsia="Arial Unicode MS" w:hAnsi="Arial Unicode MS" w:cs="Arial Unicode MS"/>
                <w:i/>
                <w:iCs/>
                <w:color w:val="555555"/>
                <w:sz w:val="18"/>
                <w:szCs w:val="18"/>
              </w:rPr>
              <w:t>는</w:t>
            </w:r>
            <w:proofErr w:type="spellEnd"/>
            <w:r>
              <w:rPr>
                <w:rFonts w:ascii="Arial Unicode MS" w:eastAsia="Arial Unicode MS" w:hAnsi="Arial Unicode MS" w:cs="Arial Unicode MS"/>
                <w:i/>
                <w:iCs/>
                <w:color w:val="555555"/>
                <w:sz w:val="18"/>
                <w:szCs w:val="18"/>
              </w:rPr>
              <w:t xml:space="preserve"> SSE </w:t>
            </w:r>
            <w:r>
              <w:rPr>
                <w:rFonts w:ascii="Arial Unicode MS" w:eastAsia="Arial Unicode MS" w:hAnsi="Arial Unicode MS" w:cs="Arial Unicode MS"/>
                <w:i/>
                <w:iCs/>
                <w:color w:val="555555"/>
                <w:sz w:val="18"/>
                <w:szCs w:val="18"/>
              </w:rPr>
              <w:t>기반</w:t>
            </w:r>
            <w:r>
              <w:rPr>
                <w:rFonts w:ascii="Arial Unicode MS" w:eastAsia="Arial Unicode MS" w:hAnsi="Arial Unicode MS" w:cs="Arial Unicode MS"/>
                <w:i/>
                <w:iCs/>
                <w:color w:val="555555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i/>
                <w:iCs/>
                <w:color w:val="555555"/>
                <w:sz w:val="18"/>
                <w:szCs w:val="18"/>
              </w:rPr>
              <w:t>stateful</w:t>
            </w:r>
            <w:proofErr w:type="spellEnd"/>
            <w:r>
              <w:rPr>
                <w:rFonts w:ascii="Arial Unicode MS" w:eastAsia="Arial Unicode MS" w:hAnsi="Arial Unicode MS" w:cs="Arial Unicode MS"/>
                <w:i/>
                <w:iCs/>
                <w:color w:val="555555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i/>
                <w:iCs/>
                <w:color w:val="555555"/>
                <w:sz w:val="18"/>
                <w:szCs w:val="18"/>
              </w:rPr>
              <w:t>세션을</w:t>
            </w:r>
            <w:r>
              <w:rPr>
                <w:rFonts w:ascii="Arial Unicode MS" w:eastAsia="Arial Unicode MS" w:hAnsi="Arial Unicode MS" w:cs="Arial Unicode MS"/>
                <w:i/>
                <w:iCs/>
                <w:color w:val="555555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i/>
                <w:iCs/>
                <w:color w:val="555555"/>
                <w:sz w:val="18"/>
                <w:szCs w:val="18"/>
              </w:rPr>
              <w:t>지원하지만</w:t>
            </w:r>
            <w:r>
              <w:rPr>
                <w:rFonts w:ascii="Arial Unicode MS" w:eastAsia="Arial Unicode MS" w:hAnsi="Arial Unicode MS" w:cs="Arial Unicode MS"/>
                <w:i/>
                <w:iCs/>
                <w:color w:val="555555"/>
                <w:sz w:val="18"/>
                <w:szCs w:val="18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  <w:i/>
                <w:iCs/>
                <w:color w:val="555555"/>
                <w:sz w:val="18"/>
                <w:szCs w:val="18"/>
              </w:rPr>
              <w:t>개별</w:t>
            </w:r>
            <w:r>
              <w:rPr>
                <w:rFonts w:ascii="Arial Unicode MS" w:eastAsia="Arial Unicode MS" w:hAnsi="Arial Unicode MS" w:cs="Arial Unicode MS"/>
                <w:i/>
                <w:iCs/>
                <w:color w:val="555555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i/>
                <w:iCs/>
                <w:color w:val="555555"/>
                <w:sz w:val="18"/>
                <w:szCs w:val="18"/>
              </w:rPr>
              <w:t>도구</w:t>
            </w:r>
            <w:r>
              <w:rPr>
                <w:rFonts w:ascii="Arial Unicode MS" w:eastAsia="Arial Unicode MS" w:hAnsi="Arial Unicode MS" w:cs="Arial Unicode MS"/>
                <w:i/>
                <w:iCs/>
                <w:color w:val="555555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i/>
                <w:iCs/>
                <w:color w:val="555555"/>
                <w:sz w:val="18"/>
                <w:szCs w:val="18"/>
              </w:rPr>
              <w:t>호출은</w:t>
            </w:r>
            <w:r>
              <w:rPr>
                <w:rFonts w:ascii="Arial Unicode MS" w:eastAsia="Arial Unicode MS" w:hAnsi="Arial Unicode MS" w:cs="Arial Unicode MS"/>
                <w:i/>
                <w:iCs/>
                <w:color w:val="555555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i/>
                <w:iCs/>
                <w:color w:val="555555"/>
                <w:sz w:val="18"/>
                <w:szCs w:val="18"/>
              </w:rPr>
              <w:t>단건</w:t>
            </w:r>
            <w:proofErr w:type="spellEnd"/>
            <w:r>
              <w:rPr>
                <w:rFonts w:ascii="Arial Unicode MS" w:eastAsia="Arial Unicode MS" w:hAnsi="Arial Unicode MS" w:cs="Arial Unicode MS"/>
                <w:i/>
                <w:iCs/>
                <w:color w:val="555555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i/>
                <w:iCs/>
                <w:color w:val="555555"/>
                <w:sz w:val="18"/>
                <w:szCs w:val="18"/>
              </w:rPr>
              <w:t>요청</w:t>
            </w:r>
            <w:r>
              <w:rPr>
                <w:rFonts w:ascii="Arial Unicode MS" w:eastAsia="Arial Unicode MS" w:hAnsi="Arial Unicode MS" w:cs="Arial Unicode MS"/>
                <w:i/>
                <w:iCs/>
                <w:color w:val="555555"/>
                <w:sz w:val="18"/>
                <w:szCs w:val="18"/>
              </w:rPr>
              <w:t>-</w:t>
            </w:r>
            <w:r>
              <w:rPr>
                <w:rFonts w:ascii="Arial Unicode MS" w:eastAsia="Arial Unicode MS" w:hAnsi="Arial Unicode MS" w:cs="Arial Unicode MS"/>
                <w:i/>
                <w:iCs/>
                <w:color w:val="555555"/>
                <w:sz w:val="18"/>
                <w:szCs w:val="18"/>
              </w:rPr>
              <w:t>응답</w:t>
            </w:r>
            <w:r>
              <w:rPr>
                <w:rFonts w:ascii="Arial Unicode MS" w:eastAsia="Arial Unicode MS" w:hAnsi="Arial Unicode MS" w:cs="Arial Unicode MS"/>
                <w:i/>
                <w:iCs/>
                <w:color w:val="555555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i/>
                <w:iCs/>
                <w:color w:val="555555"/>
                <w:sz w:val="18"/>
                <w:szCs w:val="18"/>
              </w:rPr>
              <w:t>패턴이다</w:t>
            </w:r>
            <w:r>
              <w:rPr>
                <w:rFonts w:ascii="Arial Unicode MS" w:eastAsia="Arial Unicode MS" w:hAnsi="Arial Unicode MS" w:cs="Arial Unicode MS"/>
                <w:i/>
                <w:iCs/>
                <w:color w:val="555555"/>
                <w:sz w:val="18"/>
                <w:szCs w:val="18"/>
              </w:rPr>
              <w:t>. A2A</w:t>
            </w:r>
            <w:r>
              <w:rPr>
                <w:rFonts w:ascii="Arial Unicode MS" w:eastAsia="Arial Unicode MS" w:hAnsi="Arial Unicode MS" w:cs="Arial Unicode MS"/>
                <w:i/>
                <w:iCs/>
                <w:color w:val="555555"/>
                <w:sz w:val="18"/>
                <w:szCs w:val="18"/>
              </w:rPr>
              <w:t>의</w:t>
            </w:r>
            <w:r>
              <w:rPr>
                <w:rFonts w:ascii="Arial Unicode MS" w:eastAsia="Arial Unicode MS" w:hAnsi="Arial Unicode MS" w:cs="Arial Unicode MS"/>
                <w:i/>
                <w:iCs/>
                <w:color w:val="555555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i/>
                <w:iCs/>
                <w:color w:val="555555"/>
                <w:sz w:val="18"/>
                <w:szCs w:val="18"/>
              </w:rPr>
              <w:t>Task</w:t>
            </w:r>
            <w:r>
              <w:rPr>
                <w:rFonts w:ascii="Arial Unicode MS" w:eastAsia="Arial Unicode MS" w:hAnsi="Arial Unicode MS" w:cs="Arial Unicode MS"/>
                <w:i/>
                <w:iCs/>
                <w:color w:val="555555"/>
                <w:sz w:val="18"/>
                <w:szCs w:val="18"/>
              </w:rPr>
              <w:t>는</w:t>
            </w:r>
            <w:proofErr w:type="spellEnd"/>
            <w:r>
              <w:rPr>
                <w:rFonts w:ascii="Arial Unicode MS" w:eastAsia="Arial Unicode MS" w:hAnsi="Arial Unicode MS" w:cs="Arial Unicode MS"/>
                <w:i/>
                <w:iCs/>
                <w:color w:val="555555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i/>
                <w:iCs/>
                <w:color w:val="555555"/>
                <w:sz w:val="18"/>
                <w:szCs w:val="18"/>
              </w:rPr>
              <w:t>복수</w:t>
            </w:r>
            <w:r>
              <w:rPr>
                <w:rFonts w:ascii="Arial Unicode MS" w:eastAsia="Arial Unicode MS" w:hAnsi="Arial Unicode MS" w:cs="Arial Unicode MS"/>
                <w:i/>
                <w:iCs/>
                <w:color w:val="555555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i/>
                <w:iCs/>
                <w:color w:val="555555"/>
                <w:sz w:val="18"/>
                <w:szCs w:val="18"/>
              </w:rPr>
              <w:t>단계의</w:t>
            </w:r>
            <w:r>
              <w:rPr>
                <w:rFonts w:ascii="Arial Unicode MS" w:eastAsia="Arial Unicode MS" w:hAnsi="Arial Unicode MS" w:cs="Arial Unicode MS"/>
                <w:i/>
                <w:iCs/>
                <w:color w:val="555555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i/>
                <w:iCs/>
                <w:color w:val="555555"/>
                <w:sz w:val="18"/>
                <w:szCs w:val="18"/>
              </w:rPr>
              <w:t>상태</w:t>
            </w:r>
            <w:r>
              <w:rPr>
                <w:rFonts w:ascii="Arial Unicode MS" w:eastAsia="Arial Unicode MS" w:hAnsi="Arial Unicode MS" w:cs="Arial Unicode MS"/>
                <w:i/>
                <w:iCs/>
                <w:color w:val="555555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i/>
                <w:iCs/>
                <w:color w:val="555555"/>
                <w:sz w:val="18"/>
                <w:szCs w:val="18"/>
              </w:rPr>
              <w:t>전이</w:t>
            </w:r>
            <w:r>
              <w:rPr>
                <w:rFonts w:ascii="Arial Unicode MS" w:eastAsia="Arial Unicode MS" w:hAnsi="Arial Unicode MS" w:cs="Arial Unicode MS"/>
                <w:i/>
                <w:iCs/>
                <w:color w:val="555555"/>
                <w:sz w:val="18"/>
                <w:szCs w:val="18"/>
              </w:rPr>
              <w:t>(</w:t>
            </w:r>
            <w:proofErr w:type="spellStart"/>
            <w:r>
              <w:rPr>
                <w:rFonts w:ascii="Arial Unicode MS" w:eastAsia="Arial Unicode MS" w:hAnsi="Arial Unicode MS" w:cs="Arial Unicode MS"/>
                <w:i/>
                <w:iCs/>
                <w:color w:val="555555"/>
                <w:sz w:val="18"/>
                <w:szCs w:val="18"/>
              </w:rPr>
              <w:t>submitted</w:t>
            </w:r>
            <w:proofErr w:type="spellEnd"/>
            <w:r>
              <w:rPr>
                <w:rFonts w:ascii="Arial Unicode MS" w:eastAsia="Arial Unicode MS" w:hAnsi="Arial Unicode MS" w:cs="Arial Unicode MS"/>
                <w:i/>
                <w:iCs/>
                <w:color w:val="555555"/>
                <w:sz w:val="18"/>
                <w:szCs w:val="18"/>
              </w:rPr>
              <w:t xml:space="preserve"> → </w:t>
            </w:r>
            <w:proofErr w:type="spellStart"/>
            <w:r>
              <w:rPr>
                <w:rFonts w:ascii="Arial Unicode MS" w:eastAsia="Arial Unicode MS" w:hAnsi="Arial Unicode MS" w:cs="Arial Unicode MS"/>
                <w:i/>
                <w:iCs/>
                <w:color w:val="555555"/>
                <w:sz w:val="18"/>
                <w:szCs w:val="18"/>
              </w:rPr>
              <w:t>working</w:t>
            </w:r>
            <w:proofErr w:type="spellEnd"/>
            <w:r>
              <w:rPr>
                <w:rFonts w:ascii="Arial Unicode MS" w:eastAsia="Arial Unicode MS" w:hAnsi="Arial Unicode MS" w:cs="Arial Unicode MS"/>
                <w:i/>
                <w:iCs/>
                <w:color w:val="555555"/>
                <w:sz w:val="18"/>
                <w:szCs w:val="18"/>
              </w:rPr>
              <w:t xml:space="preserve"> → </w:t>
            </w:r>
            <w:proofErr w:type="spellStart"/>
            <w:r>
              <w:rPr>
                <w:rFonts w:ascii="Arial Unicode MS" w:eastAsia="Arial Unicode MS" w:hAnsi="Arial Unicode MS" w:cs="Arial Unicode MS"/>
                <w:i/>
                <w:iCs/>
                <w:color w:val="555555"/>
                <w:sz w:val="18"/>
                <w:szCs w:val="18"/>
              </w:rPr>
              <w:t>completed</w:t>
            </w:r>
            <w:proofErr w:type="spellEnd"/>
            <w:r>
              <w:rPr>
                <w:rFonts w:ascii="Arial Unicode MS" w:eastAsia="Arial Unicode MS" w:hAnsi="Arial Unicode MS" w:cs="Arial Unicode MS"/>
                <w:i/>
                <w:iCs/>
                <w:color w:val="555555"/>
                <w:sz w:val="18"/>
                <w:szCs w:val="18"/>
              </w:rPr>
              <w:t>/</w:t>
            </w:r>
            <w:proofErr w:type="spellStart"/>
            <w:r>
              <w:rPr>
                <w:rFonts w:ascii="Arial Unicode MS" w:eastAsia="Arial Unicode MS" w:hAnsi="Arial Unicode MS" w:cs="Arial Unicode MS"/>
                <w:i/>
                <w:iCs/>
                <w:color w:val="555555"/>
                <w:sz w:val="18"/>
                <w:szCs w:val="18"/>
              </w:rPr>
              <w:t>failed</w:t>
            </w:r>
            <w:proofErr w:type="spellEnd"/>
            <w:r>
              <w:rPr>
                <w:rFonts w:ascii="Arial Unicode MS" w:eastAsia="Arial Unicode MS" w:hAnsi="Arial Unicode MS" w:cs="Arial Unicode MS"/>
                <w:i/>
                <w:iCs/>
                <w:color w:val="555555"/>
                <w:sz w:val="18"/>
                <w:szCs w:val="18"/>
              </w:rPr>
              <w:t>)</w:t>
            </w:r>
            <w:proofErr w:type="spellStart"/>
            <w:r>
              <w:rPr>
                <w:rFonts w:ascii="Arial Unicode MS" w:eastAsia="Arial Unicode MS" w:hAnsi="Arial Unicode MS" w:cs="Arial Unicode MS"/>
                <w:i/>
                <w:iCs/>
                <w:color w:val="555555"/>
                <w:sz w:val="18"/>
                <w:szCs w:val="18"/>
              </w:rPr>
              <w:t>를</w:t>
            </w:r>
            <w:proofErr w:type="spellEnd"/>
            <w:r>
              <w:rPr>
                <w:rFonts w:ascii="Arial Unicode MS" w:eastAsia="Arial Unicode MS" w:hAnsi="Arial Unicode MS" w:cs="Arial Unicode MS"/>
                <w:i/>
                <w:iCs/>
                <w:color w:val="555555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i/>
                <w:iCs/>
                <w:color w:val="555555"/>
                <w:sz w:val="18"/>
                <w:szCs w:val="18"/>
              </w:rPr>
              <w:t>가지므로</w:t>
            </w:r>
            <w:r>
              <w:rPr>
                <w:rFonts w:ascii="Arial Unicode MS" w:eastAsia="Arial Unicode MS" w:hAnsi="Arial Unicode MS" w:cs="Arial Unicode MS"/>
                <w:i/>
                <w:iCs/>
                <w:color w:val="555555"/>
                <w:sz w:val="18"/>
                <w:szCs w:val="18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  <w:i/>
                <w:iCs/>
                <w:color w:val="555555"/>
                <w:sz w:val="18"/>
                <w:szCs w:val="18"/>
              </w:rPr>
              <w:t>이</w:t>
            </w:r>
            <w:r>
              <w:rPr>
                <w:rFonts w:ascii="Arial Unicode MS" w:eastAsia="Arial Unicode MS" w:hAnsi="Arial Unicode MS" w:cs="Arial Unicode MS"/>
                <w:i/>
                <w:iCs/>
                <w:color w:val="555555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i/>
                <w:iCs/>
                <w:color w:val="555555"/>
                <w:sz w:val="18"/>
                <w:szCs w:val="18"/>
              </w:rPr>
              <w:t>차이가</w:t>
            </w:r>
            <w:r>
              <w:rPr>
                <w:rFonts w:ascii="Arial Unicode MS" w:eastAsia="Arial Unicode MS" w:hAnsi="Arial Unicode MS" w:cs="Arial Unicode MS"/>
                <w:i/>
                <w:iCs/>
                <w:color w:val="555555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i/>
                <w:iCs/>
                <w:color w:val="555555"/>
                <w:sz w:val="18"/>
                <w:szCs w:val="18"/>
              </w:rPr>
              <w:t>브릿지</w:t>
            </w:r>
            <w:proofErr w:type="spellEnd"/>
            <w:r>
              <w:rPr>
                <w:rFonts w:ascii="Arial Unicode MS" w:eastAsia="Arial Unicode MS" w:hAnsi="Arial Unicode MS" w:cs="Arial Unicode MS"/>
                <w:i/>
                <w:iCs/>
                <w:color w:val="555555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i/>
                <w:iCs/>
                <w:color w:val="555555"/>
                <w:sz w:val="18"/>
                <w:szCs w:val="18"/>
              </w:rPr>
              <w:t>복잡도의</w:t>
            </w:r>
            <w:r>
              <w:rPr>
                <w:rFonts w:ascii="Arial Unicode MS" w:eastAsia="Arial Unicode MS" w:hAnsi="Arial Unicode MS" w:cs="Arial Unicode MS"/>
                <w:i/>
                <w:iCs/>
                <w:color w:val="555555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i/>
                <w:iCs/>
                <w:color w:val="555555"/>
                <w:sz w:val="18"/>
                <w:szCs w:val="18"/>
              </w:rPr>
              <w:t>핵심</w:t>
            </w:r>
            <w:r>
              <w:rPr>
                <w:rFonts w:ascii="Arial Unicode MS" w:eastAsia="Arial Unicode MS" w:hAnsi="Arial Unicode MS" w:cs="Arial Unicode MS"/>
                <w:i/>
                <w:iCs/>
                <w:color w:val="555555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i/>
                <w:iCs/>
                <w:color w:val="555555"/>
                <w:sz w:val="18"/>
                <w:szCs w:val="18"/>
              </w:rPr>
              <w:t>원인이다</w:t>
            </w:r>
            <w:r>
              <w:rPr>
                <w:rFonts w:ascii="Arial Unicode MS" w:eastAsia="Arial Unicode MS" w:hAnsi="Arial Unicode MS" w:cs="Arial Unicode MS"/>
                <w:i/>
                <w:iCs/>
                <w:color w:val="555555"/>
                <w:sz w:val="18"/>
                <w:szCs w:val="18"/>
              </w:rPr>
              <w:t>.</w:t>
            </w:r>
          </w:p>
          <w:p w14:paraId="11907E3A" w14:textId="77777777" w:rsidR="00D80D8A" w:rsidRDefault="00D80D8A">
            <w:pPr>
              <w:rPr>
                <w:b/>
                <w:bCs/>
                <w:color w:val="434343"/>
                <w:sz w:val="20"/>
                <w:szCs w:val="20"/>
              </w:rPr>
            </w:pPr>
          </w:p>
          <w:p w14:paraId="6F47218D" w14:textId="77777777" w:rsidR="00D80D8A" w:rsidRDefault="00BE6280">
            <w:pPr>
              <w:rPr>
                <w:b/>
                <w:bCs/>
                <w:color w:val="434343"/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color w:val="434343"/>
                <w:sz w:val="20"/>
                <w:szCs w:val="20"/>
              </w:rPr>
              <w:t>구현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434343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434343"/>
                <w:sz w:val="20"/>
                <w:szCs w:val="20"/>
              </w:rPr>
              <w:t>메커니즘</w:t>
            </w:r>
          </w:p>
          <w:p w14:paraId="16DF1E0E" w14:textId="77777777" w:rsidR="00D80D8A" w:rsidRDefault="00BE6280">
            <w:pPr>
              <w:rPr>
                <w:color w:val="434343"/>
                <w:sz w:val="19"/>
                <w:szCs w:val="19"/>
              </w:rPr>
            </w:pP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 xml:space="preserve">A2A 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>프로토콜의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>실제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>구현은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>각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>Agent</w:t>
            </w:r>
            <w:proofErr w:type="spellEnd"/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>내부에서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 xml:space="preserve"> FC/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>MCP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>를</w:t>
            </w:r>
            <w:proofErr w:type="spellEnd"/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>통해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>위임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>API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>를</w:t>
            </w:r>
            <w:proofErr w:type="spellEnd"/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>Tool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>로</w:t>
            </w:r>
            <w:proofErr w:type="spellEnd"/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>등록하는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>방식이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>일반적이다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 xml:space="preserve">. </w:t>
            </w:r>
          </w:p>
          <w:p w14:paraId="0890AE12" w14:textId="77777777" w:rsidR="00D80D8A" w:rsidRDefault="00BE6280">
            <w:pPr>
              <w:rPr>
                <w:b/>
                <w:bCs/>
                <w:color w:val="434343"/>
                <w:sz w:val="19"/>
                <w:szCs w:val="19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color w:val="434343"/>
                <w:sz w:val="20"/>
                <w:szCs w:val="20"/>
              </w:rPr>
              <w:t>예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434343"/>
                <w:sz w:val="20"/>
                <w:szCs w:val="20"/>
              </w:rPr>
              <w:t xml:space="preserve">: 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>주문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>Agent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>가</w:t>
            </w:r>
            <w:proofErr w:type="spellEnd"/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 xml:space="preserve"> "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>delegate_to_logistics</w:t>
            </w:r>
            <w:proofErr w:type="spellEnd"/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>" Tool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>을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>FC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>로</w:t>
            </w:r>
            <w:proofErr w:type="spellEnd"/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>호출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 xml:space="preserve"> → 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>내부적으로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 xml:space="preserve"> A2A 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>프로토콜을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>통해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>물류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>Agent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>에</w:t>
            </w:r>
            <w:proofErr w:type="spellEnd"/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>Task</w:t>
            </w:r>
            <w:proofErr w:type="spellEnd"/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>전달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>.</w:t>
            </w:r>
          </w:p>
        </w:tc>
      </w:tr>
    </w:tbl>
    <w:p w14:paraId="14343E80" w14:textId="77777777" w:rsidR="00D80D8A" w:rsidRDefault="00BE6280">
      <w:pPr>
        <w:pStyle w:val="4"/>
        <w:keepNext w:val="0"/>
        <w:keepLines w:val="0"/>
      </w:pPr>
      <w:bookmarkStart w:id="132" w:name="_ioqffnm8ubp6" w:colFirst="0" w:colLast="0"/>
      <w:bookmarkEnd w:id="132"/>
      <w:r>
        <w:rPr>
          <w:rFonts w:ascii="Arial Unicode MS" w:eastAsia="Arial Unicode MS" w:hAnsi="Arial Unicode MS" w:cs="Arial Unicode MS"/>
        </w:rPr>
        <w:t xml:space="preserve">6.3.2 </w:t>
      </w:r>
      <w:r>
        <w:rPr>
          <w:rFonts w:ascii="Arial Unicode MS" w:eastAsia="Arial Unicode MS" w:hAnsi="Arial Unicode MS" w:cs="Arial Unicode MS"/>
        </w:rPr>
        <w:t>시나리오별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병용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판단</w:t>
      </w:r>
    </w:p>
    <w:tbl>
      <w:tblPr>
        <w:tblStyle w:val="afffffff0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449"/>
        <w:gridCol w:w="2115"/>
        <w:gridCol w:w="1767"/>
        <w:gridCol w:w="2694"/>
      </w:tblGrid>
      <w:tr w:rsidR="00D80D8A" w14:paraId="753CBBD4" w14:textId="77777777">
        <w:trPr>
          <w:trHeight w:val="420"/>
        </w:trPr>
        <w:tc>
          <w:tcPr>
            <w:tcW w:w="2448" w:type="dxa"/>
            <w:tcBorders>
              <w:top w:val="single" w:sz="6" w:space="0" w:color="F0F4F8"/>
              <w:left w:val="single" w:sz="6" w:space="0" w:color="F0F4F8"/>
              <w:bottom w:val="single" w:sz="6" w:space="0" w:color="F0F4F8"/>
              <w:right w:val="single" w:sz="6" w:space="0" w:color="F0F4F8"/>
            </w:tcBorders>
            <w:shd w:val="clear" w:color="auto" w:fill="1E3A5F"/>
            <w:tcMar>
              <w:top w:w="60" w:type="dxa"/>
              <w:bottom w:w="60" w:type="dxa"/>
            </w:tcMar>
          </w:tcPr>
          <w:p w14:paraId="334E6C3F" w14:textId="77777777" w:rsidR="00D80D8A" w:rsidRDefault="00BE6280">
            <w:pPr>
              <w:spacing w:before="240" w:after="240"/>
              <w:jc w:val="center"/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  <w:sz w:val="20"/>
                <w:szCs w:val="20"/>
              </w:rPr>
              <w:t>시나리오</w:t>
            </w:r>
          </w:p>
        </w:tc>
        <w:tc>
          <w:tcPr>
            <w:tcW w:w="2115" w:type="dxa"/>
            <w:tcBorders>
              <w:top w:val="single" w:sz="6" w:space="0" w:color="F0F4F8"/>
              <w:left w:val="single" w:sz="6" w:space="0" w:color="F0F4F8"/>
              <w:bottom w:val="single" w:sz="6" w:space="0" w:color="F0F4F8"/>
              <w:right w:val="single" w:sz="6" w:space="0" w:color="F0F4F8"/>
            </w:tcBorders>
            <w:shd w:val="clear" w:color="auto" w:fill="1E3A5F"/>
            <w:tcMar>
              <w:top w:w="60" w:type="dxa"/>
              <w:bottom w:w="60" w:type="dxa"/>
            </w:tcMar>
          </w:tcPr>
          <w:p w14:paraId="629B8C1E" w14:textId="77777777" w:rsidR="00D80D8A" w:rsidRDefault="00BE6280">
            <w:pPr>
              <w:spacing w:before="240" w:after="240"/>
              <w:jc w:val="center"/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  <w:sz w:val="20"/>
                <w:szCs w:val="20"/>
              </w:rPr>
              <w:t>도구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  <w:sz w:val="20"/>
                <w:szCs w:val="20"/>
              </w:rPr>
              <w:t>연동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  <w:sz w:val="20"/>
                <w:szCs w:val="20"/>
              </w:rPr>
              <w:t xml:space="preserve"> (5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  <w:sz w:val="20"/>
                <w:szCs w:val="20"/>
              </w:rPr>
              <w:t>장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  <w:sz w:val="20"/>
                <w:szCs w:val="20"/>
              </w:rPr>
              <w:t>)</w:t>
            </w:r>
          </w:p>
        </w:tc>
        <w:tc>
          <w:tcPr>
            <w:tcW w:w="1767" w:type="dxa"/>
            <w:tcBorders>
              <w:top w:val="single" w:sz="6" w:space="0" w:color="F0F4F8"/>
              <w:left w:val="single" w:sz="6" w:space="0" w:color="F0F4F8"/>
              <w:bottom w:val="single" w:sz="6" w:space="0" w:color="F0F4F8"/>
              <w:right w:val="single" w:sz="6" w:space="0" w:color="F0F4F8"/>
            </w:tcBorders>
            <w:shd w:val="clear" w:color="auto" w:fill="1E3A5F"/>
            <w:tcMar>
              <w:top w:w="60" w:type="dxa"/>
              <w:bottom w:w="60" w:type="dxa"/>
            </w:tcMar>
          </w:tcPr>
          <w:p w14:paraId="045B55EF" w14:textId="77777777" w:rsidR="00D80D8A" w:rsidRDefault="00BE6280">
            <w:pPr>
              <w:spacing w:before="240" w:after="240"/>
              <w:jc w:val="center"/>
              <w:rPr>
                <w:b/>
                <w:bCs/>
                <w:color w:val="FFFFFF"/>
                <w:sz w:val="20"/>
                <w:szCs w:val="20"/>
              </w:rPr>
            </w:pPr>
            <w:proofErr w:type="spellStart"/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  <w:sz w:val="20"/>
                <w:szCs w:val="20"/>
              </w:rPr>
              <w:t>Agent</w:t>
            </w:r>
            <w:proofErr w:type="spellEnd"/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  <w:sz w:val="20"/>
                <w:szCs w:val="20"/>
              </w:rPr>
              <w:t>통신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  <w:sz w:val="20"/>
                <w:szCs w:val="20"/>
              </w:rPr>
              <w:t xml:space="preserve"> (6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  <w:sz w:val="20"/>
                <w:szCs w:val="20"/>
              </w:rPr>
              <w:t>장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  <w:sz w:val="20"/>
                <w:szCs w:val="20"/>
              </w:rPr>
              <w:t>)</w:t>
            </w:r>
          </w:p>
        </w:tc>
        <w:tc>
          <w:tcPr>
            <w:tcW w:w="2694" w:type="dxa"/>
            <w:tcBorders>
              <w:top w:val="single" w:sz="6" w:space="0" w:color="F0F4F8"/>
              <w:left w:val="single" w:sz="6" w:space="0" w:color="F0F4F8"/>
              <w:bottom w:val="single" w:sz="6" w:space="0" w:color="F0F4F8"/>
              <w:right w:val="single" w:sz="6" w:space="0" w:color="F0F4F8"/>
            </w:tcBorders>
            <w:shd w:val="clear" w:color="auto" w:fill="1E3A5F"/>
            <w:tcMar>
              <w:top w:w="60" w:type="dxa"/>
              <w:bottom w:w="60" w:type="dxa"/>
            </w:tcMar>
          </w:tcPr>
          <w:p w14:paraId="3EFC6F0B" w14:textId="77777777" w:rsidR="00D80D8A" w:rsidRDefault="00BE6280">
            <w:pPr>
              <w:spacing w:before="240" w:after="240"/>
              <w:jc w:val="center"/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  <w:sz w:val="20"/>
                <w:szCs w:val="20"/>
              </w:rPr>
              <w:t>근거</w:t>
            </w:r>
          </w:p>
        </w:tc>
      </w:tr>
      <w:tr w:rsidR="00D80D8A" w14:paraId="659E611F" w14:textId="77777777">
        <w:trPr>
          <w:trHeight w:val="750"/>
        </w:trPr>
        <w:tc>
          <w:tcPr>
            <w:tcW w:w="2448" w:type="dxa"/>
            <w:tcBorders>
              <w:top w:val="single" w:sz="6" w:space="0" w:color="F0F4F8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bottom w:w="60" w:type="dxa"/>
            </w:tcMar>
          </w:tcPr>
          <w:p w14:paraId="35FEB51E" w14:textId="77777777" w:rsidR="00D80D8A" w:rsidRDefault="00BE6280">
            <w:pPr>
              <w:spacing w:before="20" w:after="20"/>
              <w:rPr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독립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Agent</w:t>
            </w:r>
            <w:proofErr w:type="spellEnd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: </w:t>
            </w:r>
            <w:proofErr w:type="spellStart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고객상담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+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주문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+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물류</w:t>
            </w:r>
            <w:proofErr w:type="spellEnd"/>
          </w:p>
        </w:tc>
        <w:tc>
          <w:tcPr>
            <w:tcW w:w="2115" w:type="dxa"/>
            <w:tcBorders>
              <w:top w:val="single" w:sz="6" w:space="0" w:color="F0F4F8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bottom w:w="60" w:type="dxa"/>
            </w:tcMar>
          </w:tcPr>
          <w:p w14:paraId="0777188B" w14:textId="77777777" w:rsidR="00D80D8A" w:rsidRDefault="00BE6280">
            <w:pPr>
              <w:spacing w:before="20" w:after="20"/>
              <w:rPr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각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Agent</w:t>
            </w:r>
            <w:proofErr w:type="spellEnd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내부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: MCP+FC</w:t>
            </w:r>
          </w:p>
        </w:tc>
        <w:tc>
          <w:tcPr>
            <w:tcW w:w="1767" w:type="dxa"/>
            <w:tcBorders>
              <w:top w:val="single" w:sz="6" w:space="0" w:color="F0F4F8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bottom w:w="60" w:type="dxa"/>
            </w:tcMar>
          </w:tcPr>
          <w:p w14:paraId="7EF53B66" w14:textId="77777777" w:rsidR="00D80D8A" w:rsidRDefault="00BE6280">
            <w:pPr>
              <w:spacing w:before="20" w:after="20"/>
              <w:rPr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A2A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검토</w:t>
            </w:r>
          </w:p>
        </w:tc>
        <w:tc>
          <w:tcPr>
            <w:tcW w:w="2694" w:type="dxa"/>
            <w:tcBorders>
              <w:top w:val="single" w:sz="6" w:space="0" w:color="F0F4F8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bottom w:w="60" w:type="dxa"/>
            </w:tcMar>
          </w:tcPr>
          <w:p w14:paraId="20F4AD05" w14:textId="77777777" w:rsidR="00D80D8A" w:rsidRDefault="00BE6280">
            <w:pPr>
              <w:spacing w:before="20" w:after="20"/>
              <w:rPr>
                <w:sz w:val="20"/>
                <w:szCs w:val="20"/>
              </w:rPr>
            </w:pPr>
            <w:proofErr w:type="spellStart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Agent</w:t>
            </w:r>
            <w:proofErr w:type="spellEnd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Card</w:t>
            </w:r>
            <w:proofErr w:type="spellEnd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기반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발견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+ </w:t>
            </w:r>
            <w:proofErr w:type="spellStart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Task</w:t>
            </w:r>
            <w:proofErr w:type="spellEnd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위임</w:t>
            </w:r>
          </w:p>
        </w:tc>
      </w:tr>
      <w:tr w:rsidR="00D80D8A" w14:paraId="35F65281" w14:textId="77777777">
        <w:trPr>
          <w:trHeight w:val="750"/>
        </w:trPr>
        <w:tc>
          <w:tcPr>
            <w:tcW w:w="244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bottom w:w="60" w:type="dxa"/>
            </w:tcMar>
          </w:tcPr>
          <w:p w14:paraId="0800C6F8" w14:textId="77777777" w:rsidR="00D80D8A" w:rsidRDefault="00BE6280">
            <w:pPr>
              <w:spacing w:before="20" w:after="20"/>
              <w:rPr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lastRenderedPageBreak/>
              <w:t>이기종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플랫폼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간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Agent</w:t>
            </w:r>
            <w:proofErr w:type="spellEnd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연동</w:t>
            </w:r>
          </w:p>
        </w:tc>
        <w:tc>
          <w:tcPr>
            <w:tcW w:w="211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bottom w:w="60" w:type="dxa"/>
            </w:tcMar>
          </w:tcPr>
          <w:p w14:paraId="20DDD05E" w14:textId="77777777" w:rsidR="00D80D8A" w:rsidRDefault="00BE6280">
            <w:pPr>
              <w:spacing w:before="20" w:after="20"/>
              <w:rPr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각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플랫폼별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FC/MCP</w:t>
            </w:r>
          </w:p>
        </w:tc>
        <w:tc>
          <w:tcPr>
            <w:tcW w:w="176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bottom w:w="60" w:type="dxa"/>
            </w:tcMar>
          </w:tcPr>
          <w:p w14:paraId="788F696E" w14:textId="77777777" w:rsidR="00D80D8A" w:rsidRDefault="00BE6280">
            <w:pPr>
              <w:spacing w:before="20" w:after="20"/>
              <w:rPr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A2A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검토</w:t>
            </w:r>
          </w:p>
        </w:tc>
        <w:tc>
          <w:tcPr>
            <w:tcW w:w="269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bottom w:w="60" w:type="dxa"/>
            </w:tcMar>
          </w:tcPr>
          <w:p w14:paraId="30CCA583" w14:textId="77777777" w:rsidR="00D80D8A" w:rsidRDefault="00BE6280">
            <w:pPr>
              <w:spacing w:before="20" w:after="20"/>
              <w:rPr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플랫폼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간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표준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통신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필요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.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단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상대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플랫폼의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A2A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지원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여부를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사전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확인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(MUST).</w:t>
            </w:r>
          </w:p>
        </w:tc>
      </w:tr>
      <w:tr w:rsidR="00D80D8A" w14:paraId="10ACB14A" w14:textId="77777777">
        <w:trPr>
          <w:trHeight w:val="750"/>
        </w:trPr>
        <w:tc>
          <w:tcPr>
            <w:tcW w:w="244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bottom w:w="60" w:type="dxa"/>
            </w:tcMar>
          </w:tcPr>
          <w:p w14:paraId="45C7F661" w14:textId="77777777" w:rsidR="00D80D8A" w:rsidRDefault="00BE6280">
            <w:pPr>
              <w:spacing w:before="20" w:after="20"/>
              <w:rPr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대규모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엔터프라이즈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Agent</w:t>
            </w:r>
            <w:proofErr w:type="spellEnd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플랫폼</w:t>
            </w:r>
          </w:p>
        </w:tc>
        <w:tc>
          <w:tcPr>
            <w:tcW w:w="211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bottom w:w="60" w:type="dxa"/>
            </w:tcMar>
          </w:tcPr>
          <w:p w14:paraId="2343C713" w14:textId="77777777" w:rsidR="00D80D8A" w:rsidRDefault="00BE6280">
            <w:pPr>
              <w:spacing w:before="20" w:after="20"/>
              <w:rPr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MCP + FC (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전면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)</w:t>
            </w:r>
          </w:p>
        </w:tc>
        <w:tc>
          <w:tcPr>
            <w:tcW w:w="176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bottom w:w="60" w:type="dxa"/>
            </w:tcMar>
          </w:tcPr>
          <w:p w14:paraId="7A38E397" w14:textId="77777777" w:rsidR="00D80D8A" w:rsidRDefault="00BE6280">
            <w:pPr>
              <w:spacing w:before="20" w:after="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A2A</w:t>
            </w:r>
          </w:p>
        </w:tc>
        <w:tc>
          <w:tcPr>
            <w:tcW w:w="269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bottom w:w="60" w:type="dxa"/>
            </w:tcMar>
          </w:tcPr>
          <w:p w14:paraId="738000D4" w14:textId="77777777" w:rsidR="00D80D8A" w:rsidRDefault="00BE6280">
            <w:pPr>
              <w:spacing w:before="20" w:after="20"/>
              <w:rPr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도구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표준화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+ </w:t>
            </w:r>
            <w:proofErr w:type="spellStart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Agent</w:t>
            </w:r>
            <w:proofErr w:type="spellEnd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간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협업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전체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스택</w:t>
            </w:r>
          </w:p>
        </w:tc>
      </w:tr>
      <w:tr w:rsidR="00D80D8A" w14:paraId="3E92FC1B" w14:textId="77777777">
        <w:trPr>
          <w:trHeight w:val="750"/>
        </w:trPr>
        <w:tc>
          <w:tcPr>
            <w:tcW w:w="244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bottom w:w="60" w:type="dxa"/>
            </w:tcMar>
          </w:tcPr>
          <w:p w14:paraId="4C1A297E" w14:textId="77777777" w:rsidR="00D80D8A" w:rsidRDefault="00BE6280">
            <w:pPr>
              <w:spacing w:before="20" w:after="20"/>
              <w:rPr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내부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멀티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Agent</w:t>
            </w:r>
            <w:proofErr w:type="spellEnd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(</w:t>
            </w:r>
            <w:proofErr w:type="spellStart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LangGraph</w:t>
            </w:r>
            <w:proofErr w:type="spellEnd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/</w:t>
            </w:r>
            <w:proofErr w:type="spellStart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CrewAI</w:t>
            </w:r>
            <w:proofErr w:type="spellEnd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)</w:t>
            </w:r>
          </w:p>
        </w:tc>
        <w:tc>
          <w:tcPr>
            <w:tcW w:w="211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bottom w:w="60" w:type="dxa"/>
            </w:tcMar>
          </w:tcPr>
          <w:p w14:paraId="22B696CD" w14:textId="77777777" w:rsidR="00D80D8A" w:rsidRDefault="00BE6280">
            <w:pPr>
              <w:spacing w:before="20" w:after="20"/>
              <w:rPr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MCP+FC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또는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FC</w:t>
            </w:r>
          </w:p>
        </w:tc>
        <w:tc>
          <w:tcPr>
            <w:tcW w:w="176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bottom w:w="60" w:type="dxa"/>
            </w:tcMar>
          </w:tcPr>
          <w:p w14:paraId="51C3E9A6" w14:textId="77777777" w:rsidR="00D80D8A" w:rsidRDefault="00BE6280">
            <w:pPr>
              <w:spacing w:before="20" w:after="20"/>
              <w:rPr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A2A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불필요</w:t>
            </w:r>
          </w:p>
        </w:tc>
        <w:tc>
          <w:tcPr>
            <w:tcW w:w="269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bottom w:w="60" w:type="dxa"/>
            </w:tcMar>
          </w:tcPr>
          <w:p w14:paraId="63E76177" w14:textId="77777777" w:rsidR="00D80D8A" w:rsidRDefault="00BE6280">
            <w:pPr>
              <w:spacing w:before="20" w:after="20"/>
              <w:rPr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프레임워크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내부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라우팅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충분</w:t>
            </w:r>
          </w:p>
        </w:tc>
      </w:tr>
    </w:tbl>
    <w:p w14:paraId="27DE6489" w14:textId="77777777" w:rsidR="00D80D8A" w:rsidRDefault="00BE6280">
      <w:pPr>
        <w:pStyle w:val="3"/>
        <w:keepNext w:val="0"/>
        <w:keepLines w:val="0"/>
        <w:spacing w:before="480"/>
      </w:pPr>
      <w:bookmarkStart w:id="133" w:name="_xpqedy8fjkyi" w:colFirst="0" w:colLast="0"/>
      <w:bookmarkEnd w:id="133"/>
      <w:r>
        <w:rPr>
          <w:rFonts w:ascii="Arial Unicode MS" w:eastAsia="Arial Unicode MS" w:hAnsi="Arial Unicode MS" w:cs="Arial Unicode MS"/>
        </w:rPr>
        <w:t xml:space="preserve">6.4 </w:t>
      </w:r>
      <w:proofErr w:type="spellStart"/>
      <w:r>
        <w:rPr>
          <w:rFonts w:ascii="Arial Unicode MS" w:eastAsia="Arial Unicode MS" w:hAnsi="Arial Unicode MS" w:cs="Arial Unicode MS"/>
        </w:rPr>
        <w:t>Framework</w:t>
      </w:r>
      <w:r>
        <w:rPr>
          <w:rFonts w:ascii="Arial Unicode MS" w:eastAsia="Arial Unicode MS" w:hAnsi="Arial Unicode MS" w:cs="Arial Unicode MS"/>
        </w:rPr>
        <w:t>별</w:t>
      </w:r>
      <w:proofErr w:type="spellEnd"/>
      <w:r>
        <w:rPr>
          <w:rFonts w:ascii="Arial Unicode MS" w:eastAsia="Arial Unicode MS" w:hAnsi="Arial Unicode MS" w:cs="Arial Unicode MS"/>
        </w:rPr>
        <w:t xml:space="preserve"> A2A </w:t>
      </w:r>
      <w:r>
        <w:rPr>
          <w:rFonts w:ascii="Arial Unicode MS" w:eastAsia="Arial Unicode MS" w:hAnsi="Arial Unicode MS" w:cs="Arial Unicode MS"/>
        </w:rPr>
        <w:t>지원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현황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및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도입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리스크</w:t>
      </w:r>
    </w:p>
    <w:tbl>
      <w:tblPr>
        <w:tblStyle w:val="afffffff1"/>
        <w:tblpPr w:leftFromText="180" w:rightFromText="180" w:topFromText="180" w:bottomFromText="180" w:vertAnchor="text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025"/>
      </w:tblGrid>
      <w:tr w:rsidR="00D80D8A" w14:paraId="041AF359" w14:textId="77777777">
        <w:trPr>
          <w:trHeight w:val="705"/>
        </w:trPr>
        <w:tc>
          <w:tcPr>
            <w:tcW w:w="9025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C3B59C" w14:textId="77777777" w:rsidR="00D80D8A" w:rsidRDefault="00BE6280">
            <w:pPr>
              <w:spacing w:before="240" w:after="120"/>
              <w:rPr>
                <w:b/>
                <w:bCs/>
                <w:color w:val="1A5276"/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color w:val="555555"/>
                <w:sz w:val="20"/>
                <w:szCs w:val="20"/>
              </w:rPr>
              <w:t>최종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555555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555555"/>
                <w:sz w:val="20"/>
                <w:szCs w:val="20"/>
              </w:rPr>
              <w:t>확인일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555555"/>
                <w:sz w:val="20"/>
                <w:szCs w:val="20"/>
              </w:rPr>
              <w:t>:</w:t>
            </w:r>
            <w:r>
              <w:rPr>
                <w:rFonts w:ascii="Arial Unicode MS" w:eastAsia="Arial Unicode MS" w:hAnsi="Arial Unicode MS" w:cs="Arial Unicode MS"/>
                <w:color w:val="555555"/>
                <w:sz w:val="20"/>
                <w:szCs w:val="20"/>
              </w:rPr>
              <w:t xml:space="preserve"> 2025</w:t>
            </w:r>
            <w:r>
              <w:rPr>
                <w:rFonts w:ascii="Arial Unicode MS" w:eastAsia="Arial Unicode MS" w:hAnsi="Arial Unicode MS" w:cs="Arial Unicode MS"/>
                <w:color w:val="555555"/>
                <w:sz w:val="20"/>
                <w:szCs w:val="20"/>
              </w:rPr>
              <w:t>년</w:t>
            </w:r>
            <w:r>
              <w:rPr>
                <w:rFonts w:ascii="Arial Unicode MS" w:eastAsia="Arial Unicode MS" w:hAnsi="Arial Unicode MS" w:cs="Arial Unicode MS"/>
                <w:color w:val="555555"/>
                <w:sz w:val="20"/>
                <w:szCs w:val="20"/>
              </w:rPr>
              <w:t xml:space="preserve"> 5</w:t>
            </w:r>
            <w:r>
              <w:rPr>
                <w:rFonts w:ascii="Arial Unicode MS" w:eastAsia="Arial Unicode MS" w:hAnsi="Arial Unicode MS" w:cs="Arial Unicode MS"/>
                <w:color w:val="555555"/>
                <w:sz w:val="20"/>
                <w:szCs w:val="20"/>
              </w:rPr>
              <w:t>월</w:t>
            </w:r>
            <w:r>
              <w:rPr>
                <w:rFonts w:ascii="Arial Unicode MS" w:eastAsia="Arial Unicode MS" w:hAnsi="Arial Unicode MS" w:cs="Arial Unicode MS"/>
                <w:color w:val="555555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555555"/>
                <w:sz w:val="20"/>
                <w:szCs w:val="20"/>
              </w:rPr>
              <w:t>기준</w:t>
            </w:r>
            <w:r>
              <w:rPr>
                <w:rFonts w:ascii="Arial Unicode MS" w:eastAsia="Arial Unicode MS" w:hAnsi="Arial Unicode MS" w:cs="Arial Unicode MS"/>
                <w:color w:val="555555"/>
                <w:sz w:val="20"/>
                <w:szCs w:val="20"/>
              </w:rPr>
              <w:t xml:space="preserve">. A2A </w:t>
            </w:r>
            <w:r>
              <w:rPr>
                <w:rFonts w:ascii="Arial Unicode MS" w:eastAsia="Arial Unicode MS" w:hAnsi="Arial Unicode MS" w:cs="Arial Unicode MS"/>
                <w:color w:val="555555"/>
                <w:sz w:val="20"/>
                <w:szCs w:val="20"/>
              </w:rPr>
              <w:t>생태계가</w:t>
            </w:r>
            <w:r>
              <w:rPr>
                <w:rFonts w:ascii="Arial Unicode MS" w:eastAsia="Arial Unicode MS" w:hAnsi="Arial Unicode MS" w:cs="Arial Unicode MS"/>
                <w:color w:val="555555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555555"/>
                <w:sz w:val="20"/>
                <w:szCs w:val="20"/>
              </w:rPr>
              <w:t>급변하므로</w:t>
            </w:r>
            <w:r>
              <w:rPr>
                <w:rFonts w:ascii="Arial Unicode MS" w:eastAsia="Arial Unicode MS" w:hAnsi="Arial Unicode MS" w:cs="Arial Unicode MS"/>
                <w:color w:val="555555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555555"/>
                <w:sz w:val="20"/>
                <w:szCs w:val="20"/>
              </w:rPr>
              <w:t>도입</w:t>
            </w:r>
            <w:r>
              <w:rPr>
                <w:rFonts w:ascii="Arial Unicode MS" w:eastAsia="Arial Unicode MS" w:hAnsi="Arial Unicode MS" w:cs="Arial Unicode MS"/>
                <w:color w:val="555555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555555"/>
                <w:sz w:val="20"/>
                <w:szCs w:val="20"/>
              </w:rPr>
              <w:t>검토</w:t>
            </w:r>
            <w:r>
              <w:rPr>
                <w:rFonts w:ascii="Arial Unicode MS" w:eastAsia="Arial Unicode MS" w:hAnsi="Arial Unicode MS" w:cs="Arial Unicode MS"/>
                <w:color w:val="555555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555555"/>
                <w:sz w:val="20"/>
                <w:szCs w:val="20"/>
              </w:rPr>
              <w:t>시점에</w:t>
            </w:r>
            <w:r>
              <w:rPr>
                <w:rFonts w:ascii="Arial Unicode MS" w:eastAsia="Arial Unicode MS" w:hAnsi="Arial Unicode MS" w:cs="Arial Unicode MS"/>
                <w:color w:val="555555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555555"/>
                <w:sz w:val="20"/>
                <w:szCs w:val="20"/>
              </w:rPr>
              <w:t>각</w:t>
            </w:r>
            <w:r>
              <w:rPr>
                <w:rFonts w:ascii="Arial Unicode MS" w:eastAsia="Arial Unicode MS" w:hAnsi="Arial Unicode MS" w:cs="Arial Unicode MS"/>
                <w:color w:val="555555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555555"/>
                <w:sz w:val="20"/>
                <w:szCs w:val="20"/>
              </w:rPr>
              <w:t>Framework</w:t>
            </w:r>
            <w:r>
              <w:rPr>
                <w:rFonts w:ascii="Arial Unicode MS" w:eastAsia="Arial Unicode MS" w:hAnsi="Arial Unicode MS" w:cs="Arial Unicode MS"/>
                <w:color w:val="555555"/>
                <w:sz w:val="20"/>
                <w:szCs w:val="20"/>
              </w:rPr>
              <w:t>의</w:t>
            </w:r>
            <w:proofErr w:type="spellEnd"/>
            <w:r>
              <w:rPr>
                <w:rFonts w:ascii="Arial Unicode MS" w:eastAsia="Arial Unicode MS" w:hAnsi="Arial Unicode MS" w:cs="Arial Unicode MS"/>
                <w:color w:val="555555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555555"/>
                <w:sz w:val="20"/>
                <w:szCs w:val="20"/>
              </w:rPr>
              <w:t>최신</w:t>
            </w:r>
            <w:r>
              <w:rPr>
                <w:rFonts w:ascii="Arial Unicode MS" w:eastAsia="Arial Unicode MS" w:hAnsi="Arial Unicode MS" w:cs="Arial Unicode MS"/>
                <w:color w:val="555555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555555"/>
                <w:sz w:val="20"/>
                <w:szCs w:val="20"/>
              </w:rPr>
              <w:t>문서를</w:t>
            </w:r>
            <w:r>
              <w:rPr>
                <w:rFonts w:ascii="Arial Unicode MS" w:eastAsia="Arial Unicode MS" w:hAnsi="Arial Unicode MS" w:cs="Arial Unicode MS"/>
                <w:color w:val="555555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555555"/>
                <w:sz w:val="20"/>
                <w:szCs w:val="20"/>
              </w:rPr>
              <w:t>반드시</w:t>
            </w:r>
            <w:r>
              <w:rPr>
                <w:rFonts w:ascii="Arial Unicode MS" w:eastAsia="Arial Unicode MS" w:hAnsi="Arial Unicode MS" w:cs="Arial Unicode MS"/>
                <w:color w:val="555555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555555"/>
                <w:sz w:val="20"/>
                <w:szCs w:val="20"/>
              </w:rPr>
              <w:t>재확인해야</w:t>
            </w:r>
            <w:r>
              <w:rPr>
                <w:rFonts w:ascii="Arial Unicode MS" w:eastAsia="Arial Unicode MS" w:hAnsi="Arial Unicode MS" w:cs="Arial Unicode MS"/>
                <w:color w:val="555555"/>
                <w:sz w:val="20"/>
                <w:szCs w:val="20"/>
              </w:rPr>
              <w:t xml:space="preserve">(MUST) </w:t>
            </w:r>
            <w:r>
              <w:rPr>
                <w:rFonts w:ascii="Arial Unicode MS" w:eastAsia="Arial Unicode MS" w:hAnsi="Arial Unicode MS" w:cs="Arial Unicode MS"/>
                <w:color w:val="555555"/>
                <w:sz w:val="20"/>
                <w:szCs w:val="20"/>
              </w:rPr>
              <w:t>한다</w:t>
            </w:r>
            <w:r>
              <w:rPr>
                <w:rFonts w:ascii="Arial Unicode MS" w:eastAsia="Arial Unicode MS" w:hAnsi="Arial Unicode MS" w:cs="Arial Unicode MS"/>
                <w:color w:val="555555"/>
                <w:sz w:val="20"/>
                <w:szCs w:val="20"/>
              </w:rPr>
              <w:t>.</w:t>
            </w:r>
          </w:p>
        </w:tc>
      </w:tr>
    </w:tbl>
    <w:p w14:paraId="18F6505C" w14:textId="77777777" w:rsidR="00D80D8A" w:rsidRDefault="00D80D8A">
      <w:pPr>
        <w:pStyle w:val="3"/>
        <w:keepNext w:val="0"/>
        <w:keepLines w:val="0"/>
        <w:spacing w:before="480"/>
        <w:rPr>
          <w:i/>
          <w:iCs/>
        </w:rPr>
      </w:pPr>
      <w:bookmarkStart w:id="134" w:name="_f1w5mcb60vxy" w:colFirst="0" w:colLast="0"/>
      <w:bookmarkEnd w:id="134"/>
    </w:p>
    <w:tbl>
      <w:tblPr>
        <w:tblStyle w:val="afffffff2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55"/>
        <w:gridCol w:w="1622"/>
        <w:gridCol w:w="1405"/>
        <w:gridCol w:w="4143"/>
      </w:tblGrid>
      <w:tr w:rsidR="00D80D8A" w14:paraId="26093748" w14:textId="77777777">
        <w:trPr>
          <w:trHeight w:val="420"/>
        </w:trPr>
        <w:tc>
          <w:tcPr>
            <w:tcW w:w="1854" w:type="dxa"/>
            <w:tcBorders>
              <w:top w:val="single" w:sz="6" w:space="0" w:color="F0F4F8"/>
              <w:left w:val="single" w:sz="6" w:space="0" w:color="F0F4F8"/>
              <w:bottom w:val="single" w:sz="6" w:space="0" w:color="F0F4F8"/>
              <w:right w:val="single" w:sz="6" w:space="0" w:color="F0F4F8"/>
            </w:tcBorders>
            <w:shd w:val="clear" w:color="auto" w:fill="1E3A5F"/>
            <w:tcMar>
              <w:top w:w="60" w:type="dxa"/>
              <w:bottom w:w="60" w:type="dxa"/>
            </w:tcMar>
          </w:tcPr>
          <w:p w14:paraId="3C75A7A6" w14:textId="77777777" w:rsidR="00D80D8A" w:rsidRDefault="00BE6280">
            <w:pPr>
              <w:spacing w:before="240" w:after="240"/>
              <w:jc w:val="center"/>
              <w:rPr>
                <w:b/>
                <w:bCs/>
                <w:color w:val="FFFFFF"/>
                <w:sz w:val="20"/>
                <w:szCs w:val="20"/>
              </w:rPr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Framework</w:t>
            </w:r>
            <w:proofErr w:type="spellEnd"/>
          </w:p>
        </w:tc>
        <w:tc>
          <w:tcPr>
            <w:tcW w:w="1622" w:type="dxa"/>
            <w:tcBorders>
              <w:top w:val="single" w:sz="6" w:space="0" w:color="F0F4F8"/>
              <w:left w:val="single" w:sz="6" w:space="0" w:color="F0F4F8"/>
              <w:bottom w:val="single" w:sz="6" w:space="0" w:color="F0F4F8"/>
              <w:right w:val="single" w:sz="6" w:space="0" w:color="F0F4F8"/>
            </w:tcBorders>
            <w:shd w:val="clear" w:color="auto" w:fill="1E3A5F"/>
            <w:tcMar>
              <w:top w:w="60" w:type="dxa"/>
              <w:bottom w:w="60" w:type="dxa"/>
            </w:tcMar>
          </w:tcPr>
          <w:p w14:paraId="08AD5710" w14:textId="77777777" w:rsidR="00D80D8A" w:rsidRDefault="00BE6280">
            <w:pPr>
              <w:spacing w:before="240" w:after="240"/>
              <w:jc w:val="center"/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  <w:sz w:val="20"/>
                <w:szCs w:val="20"/>
              </w:rPr>
              <w:t xml:space="preserve">A2A 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  <w:sz w:val="20"/>
                <w:szCs w:val="20"/>
              </w:rPr>
              <w:t>지원</w:t>
            </w:r>
          </w:p>
        </w:tc>
        <w:tc>
          <w:tcPr>
            <w:tcW w:w="1405" w:type="dxa"/>
            <w:tcBorders>
              <w:top w:val="single" w:sz="6" w:space="0" w:color="F0F4F8"/>
              <w:left w:val="single" w:sz="6" w:space="0" w:color="F0F4F8"/>
              <w:bottom w:val="single" w:sz="6" w:space="0" w:color="F0F4F8"/>
              <w:right w:val="single" w:sz="6" w:space="0" w:color="F0F4F8"/>
            </w:tcBorders>
            <w:shd w:val="clear" w:color="auto" w:fill="1E3A5F"/>
            <w:tcMar>
              <w:top w:w="60" w:type="dxa"/>
              <w:bottom w:w="60" w:type="dxa"/>
            </w:tcMar>
          </w:tcPr>
          <w:p w14:paraId="7CF1A66C" w14:textId="77777777" w:rsidR="00D80D8A" w:rsidRDefault="00BE6280">
            <w:pPr>
              <w:spacing w:before="240" w:after="240"/>
              <w:jc w:val="center"/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  <w:sz w:val="20"/>
                <w:szCs w:val="20"/>
              </w:rPr>
              <w:t>성숙도</w:t>
            </w:r>
          </w:p>
        </w:tc>
        <w:tc>
          <w:tcPr>
            <w:tcW w:w="4143" w:type="dxa"/>
            <w:tcBorders>
              <w:top w:val="single" w:sz="6" w:space="0" w:color="F0F4F8"/>
              <w:left w:val="single" w:sz="6" w:space="0" w:color="F0F4F8"/>
              <w:bottom w:val="single" w:sz="6" w:space="0" w:color="F0F4F8"/>
              <w:right w:val="single" w:sz="6" w:space="0" w:color="F0F4F8"/>
            </w:tcBorders>
            <w:shd w:val="clear" w:color="auto" w:fill="1E3A5F"/>
            <w:tcMar>
              <w:top w:w="60" w:type="dxa"/>
              <w:bottom w:w="60" w:type="dxa"/>
            </w:tcMar>
          </w:tcPr>
          <w:p w14:paraId="5D8A847A" w14:textId="77777777" w:rsidR="00D80D8A" w:rsidRDefault="00BE6280">
            <w:pPr>
              <w:spacing w:before="240" w:after="240"/>
              <w:jc w:val="center"/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  <w:sz w:val="20"/>
                <w:szCs w:val="20"/>
              </w:rPr>
              <w:t>비고</w:t>
            </w:r>
          </w:p>
        </w:tc>
      </w:tr>
      <w:tr w:rsidR="00D80D8A" w14:paraId="3979199C" w14:textId="77777777">
        <w:trPr>
          <w:trHeight w:val="750"/>
        </w:trPr>
        <w:tc>
          <w:tcPr>
            <w:tcW w:w="1854" w:type="dxa"/>
            <w:tcBorders>
              <w:top w:val="single" w:sz="6" w:space="0" w:color="F0F4F8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bottom w:w="60" w:type="dxa"/>
            </w:tcMar>
          </w:tcPr>
          <w:p w14:paraId="4A9A7B67" w14:textId="77777777" w:rsidR="00D80D8A" w:rsidRDefault="00BE6280">
            <w:pPr>
              <w:spacing w:before="20" w:after="2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Google ADK</w:t>
            </w:r>
          </w:p>
        </w:tc>
        <w:tc>
          <w:tcPr>
            <w:tcW w:w="1622" w:type="dxa"/>
            <w:tcBorders>
              <w:top w:val="single" w:sz="6" w:space="0" w:color="F0F4F8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bottom w:w="60" w:type="dxa"/>
            </w:tcMar>
          </w:tcPr>
          <w:p w14:paraId="237D0BBE" w14:textId="77777777" w:rsidR="00D80D8A" w:rsidRDefault="00BE6280">
            <w:pPr>
              <w:spacing w:before="20" w:after="20"/>
              <w:rPr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네이티브</w:t>
            </w:r>
          </w:p>
        </w:tc>
        <w:tc>
          <w:tcPr>
            <w:tcW w:w="1405" w:type="dxa"/>
            <w:tcBorders>
              <w:top w:val="single" w:sz="6" w:space="0" w:color="F0F4F8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bottom w:w="60" w:type="dxa"/>
            </w:tcMar>
          </w:tcPr>
          <w:p w14:paraId="0F382C07" w14:textId="77777777" w:rsidR="00D80D8A" w:rsidRDefault="00BE6280">
            <w:pPr>
              <w:spacing w:before="20" w:after="20"/>
              <w:rPr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확산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단계</w:t>
            </w:r>
          </w:p>
        </w:tc>
        <w:tc>
          <w:tcPr>
            <w:tcW w:w="4143" w:type="dxa"/>
            <w:tcBorders>
              <w:top w:val="single" w:sz="6" w:space="0" w:color="F0F4F8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bottom w:w="60" w:type="dxa"/>
            </w:tcMar>
          </w:tcPr>
          <w:p w14:paraId="78FDBE43" w14:textId="77777777" w:rsidR="00D80D8A" w:rsidRDefault="00BE6280">
            <w:pPr>
              <w:spacing w:before="20" w:after="20"/>
              <w:rPr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A2A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네이티브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지원이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가장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강점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. </w:t>
            </w:r>
            <w:proofErr w:type="spellStart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Agent</w:t>
            </w:r>
            <w:proofErr w:type="spellEnd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Card</w:t>
            </w:r>
            <w:proofErr w:type="spellEnd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Task</w:t>
            </w:r>
            <w:proofErr w:type="spellEnd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위임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내장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.</w:t>
            </w:r>
          </w:p>
        </w:tc>
      </w:tr>
      <w:tr w:rsidR="00D80D8A" w14:paraId="18F2CD27" w14:textId="77777777">
        <w:trPr>
          <w:trHeight w:val="465"/>
        </w:trPr>
        <w:tc>
          <w:tcPr>
            <w:tcW w:w="185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bottom w:w="60" w:type="dxa"/>
            </w:tcMar>
          </w:tcPr>
          <w:p w14:paraId="75D84684" w14:textId="77777777" w:rsidR="00D80D8A" w:rsidRDefault="00BE6280">
            <w:pPr>
              <w:spacing w:before="20" w:after="20"/>
              <w:rPr>
                <w:b/>
                <w:bCs/>
                <w:sz w:val="20"/>
                <w:szCs w:val="20"/>
              </w:rPr>
            </w:pPr>
            <w:proofErr w:type="spellStart"/>
            <w:r>
              <w:rPr>
                <w:b/>
                <w:bCs/>
                <w:sz w:val="20"/>
                <w:szCs w:val="20"/>
              </w:rPr>
              <w:t>LangGraph</w:t>
            </w:r>
            <w:proofErr w:type="spellEnd"/>
          </w:p>
        </w:tc>
        <w:tc>
          <w:tcPr>
            <w:tcW w:w="162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bottom w:w="60" w:type="dxa"/>
            </w:tcMar>
          </w:tcPr>
          <w:p w14:paraId="051635C9" w14:textId="77777777" w:rsidR="00D80D8A" w:rsidRDefault="00BE6280">
            <w:pPr>
              <w:spacing w:before="20" w:after="20"/>
              <w:rPr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제한적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(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커스텀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)</w:t>
            </w:r>
          </w:p>
        </w:tc>
        <w:tc>
          <w:tcPr>
            <w:tcW w:w="140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bottom w:w="60" w:type="dxa"/>
            </w:tcMar>
          </w:tcPr>
          <w:p w14:paraId="401A0F00" w14:textId="77777777" w:rsidR="00D80D8A" w:rsidRDefault="00BE6280">
            <w:pPr>
              <w:spacing w:before="20" w:after="20"/>
              <w:rPr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초기</w:t>
            </w:r>
          </w:p>
        </w:tc>
        <w:tc>
          <w:tcPr>
            <w:tcW w:w="414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bottom w:w="60" w:type="dxa"/>
            </w:tcMar>
          </w:tcPr>
          <w:p w14:paraId="42BE4891" w14:textId="77777777" w:rsidR="00D80D8A" w:rsidRDefault="00BE6280">
            <w:pPr>
              <w:spacing w:before="20" w:after="20"/>
              <w:rPr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공식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A2A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지원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없음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.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커스텀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어댑터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구현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필요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.</w:t>
            </w:r>
          </w:p>
        </w:tc>
      </w:tr>
      <w:tr w:rsidR="00D80D8A" w14:paraId="26F1302E" w14:textId="77777777">
        <w:trPr>
          <w:trHeight w:val="750"/>
        </w:trPr>
        <w:tc>
          <w:tcPr>
            <w:tcW w:w="185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bottom w:w="60" w:type="dxa"/>
            </w:tcMar>
          </w:tcPr>
          <w:p w14:paraId="35B508EA" w14:textId="77777777" w:rsidR="00D80D8A" w:rsidRDefault="00BE6280">
            <w:pPr>
              <w:spacing w:before="20" w:after="20"/>
              <w:rPr>
                <w:b/>
                <w:bCs/>
                <w:sz w:val="20"/>
                <w:szCs w:val="20"/>
              </w:rPr>
            </w:pPr>
            <w:proofErr w:type="spellStart"/>
            <w:r>
              <w:rPr>
                <w:b/>
                <w:bCs/>
                <w:sz w:val="20"/>
                <w:szCs w:val="20"/>
              </w:rPr>
              <w:t>CrewAI</w:t>
            </w:r>
            <w:proofErr w:type="spellEnd"/>
          </w:p>
        </w:tc>
        <w:tc>
          <w:tcPr>
            <w:tcW w:w="162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bottom w:w="60" w:type="dxa"/>
            </w:tcMar>
          </w:tcPr>
          <w:p w14:paraId="7D23D83D" w14:textId="77777777" w:rsidR="00D80D8A" w:rsidRDefault="00BE6280">
            <w:pPr>
              <w:spacing w:before="20" w:after="20"/>
              <w:rPr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제한적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(v1.8+)</w:t>
            </w:r>
          </w:p>
        </w:tc>
        <w:tc>
          <w:tcPr>
            <w:tcW w:w="140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bottom w:w="60" w:type="dxa"/>
            </w:tcMar>
          </w:tcPr>
          <w:p w14:paraId="632B9731" w14:textId="77777777" w:rsidR="00D80D8A" w:rsidRDefault="00BE6280">
            <w:pPr>
              <w:spacing w:before="20" w:after="20"/>
              <w:rPr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확산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단계</w:t>
            </w:r>
          </w:p>
        </w:tc>
        <w:tc>
          <w:tcPr>
            <w:tcW w:w="414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bottom w:w="60" w:type="dxa"/>
            </w:tcMar>
          </w:tcPr>
          <w:p w14:paraId="1A541688" w14:textId="77777777" w:rsidR="00D80D8A" w:rsidRDefault="00BE6280">
            <w:pPr>
              <w:spacing w:before="20" w:after="20"/>
              <w:rPr>
                <w:sz w:val="20"/>
                <w:szCs w:val="20"/>
              </w:rPr>
            </w:pPr>
            <w:proofErr w:type="spellStart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Agent</w:t>
            </w:r>
            <w:proofErr w:type="spellEnd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Card</w:t>
            </w:r>
            <w:proofErr w:type="spellEnd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비동기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작업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위임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지원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시작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.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프로덕션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레퍼런스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제한적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.</w:t>
            </w:r>
          </w:p>
        </w:tc>
      </w:tr>
      <w:tr w:rsidR="00D80D8A" w14:paraId="403498A6" w14:textId="77777777">
        <w:tc>
          <w:tcPr>
            <w:tcW w:w="185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bottom w:w="60" w:type="dxa"/>
            </w:tcMar>
          </w:tcPr>
          <w:p w14:paraId="0DD22736" w14:textId="77777777" w:rsidR="00D80D8A" w:rsidRDefault="00BE6280">
            <w:pPr>
              <w:spacing w:before="20" w:after="20"/>
              <w:rPr>
                <w:b/>
                <w:bCs/>
                <w:sz w:val="20"/>
                <w:szCs w:val="20"/>
              </w:rPr>
            </w:pPr>
            <w:proofErr w:type="spellStart"/>
            <w:r>
              <w:rPr>
                <w:b/>
                <w:bCs/>
                <w:sz w:val="20"/>
                <w:szCs w:val="20"/>
              </w:rPr>
              <w:t>AutoGen</w:t>
            </w:r>
            <w:proofErr w:type="spellEnd"/>
          </w:p>
        </w:tc>
        <w:tc>
          <w:tcPr>
            <w:tcW w:w="162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bottom w:w="60" w:type="dxa"/>
            </w:tcMar>
          </w:tcPr>
          <w:p w14:paraId="5236F591" w14:textId="77777777" w:rsidR="00D80D8A" w:rsidRDefault="00BE6280">
            <w:pPr>
              <w:spacing w:before="20" w:after="20"/>
              <w:rPr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제한적</w:t>
            </w:r>
          </w:p>
        </w:tc>
        <w:tc>
          <w:tcPr>
            <w:tcW w:w="140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bottom w:w="60" w:type="dxa"/>
            </w:tcMar>
          </w:tcPr>
          <w:p w14:paraId="2177A94C" w14:textId="77777777" w:rsidR="00D80D8A" w:rsidRDefault="00BE6280">
            <w:pPr>
              <w:spacing w:before="20" w:after="20"/>
              <w:rPr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초기</w:t>
            </w:r>
          </w:p>
        </w:tc>
        <w:tc>
          <w:tcPr>
            <w:tcW w:w="414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bottom w:w="60" w:type="dxa"/>
            </w:tcMar>
          </w:tcPr>
          <w:p w14:paraId="06A6987D" w14:textId="77777777" w:rsidR="00D80D8A" w:rsidRDefault="00BE6280">
            <w:pPr>
              <w:spacing w:before="20" w:after="20"/>
              <w:rPr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MS </w:t>
            </w:r>
            <w:proofErr w:type="spellStart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Agent</w:t>
            </w:r>
            <w:proofErr w:type="spellEnd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Framework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에서</w:t>
            </w:r>
            <w:proofErr w:type="spellEnd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네이티브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지원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예정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.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현재는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커스텀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구현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.</w:t>
            </w:r>
          </w:p>
        </w:tc>
      </w:tr>
      <w:tr w:rsidR="00D80D8A" w14:paraId="4E0D8102" w14:textId="77777777">
        <w:trPr>
          <w:trHeight w:val="465"/>
        </w:trPr>
        <w:tc>
          <w:tcPr>
            <w:tcW w:w="185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bottom w:w="60" w:type="dxa"/>
            </w:tcMar>
          </w:tcPr>
          <w:p w14:paraId="3CD0FCB6" w14:textId="77777777" w:rsidR="00D80D8A" w:rsidRDefault="00BE6280">
            <w:pPr>
              <w:spacing w:before="20" w:after="20"/>
              <w:rPr>
                <w:b/>
                <w:bCs/>
                <w:sz w:val="20"/>
                <w:szCs w:val="20"/>
              </w:rPr>
            </w:pPr>
            <w:proofErr w:type="spellStart"/>
            <w:r>
              <w:rPr>
                <w:b/>
                <w:bCs/>
                <w:sz w:val="20"/>
                <w:szCs w:val="20"/>
              </w:rPr>
              <w:t>OpenAI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SDK</w:t>
            </w:r>
          </w:p>
        </w:tc>
        <w:tc>
          <w:tcPr>
            <w:tcW w:w="162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bottom w:w="60" w:type="dxa"/>
            </w:tcMar>
          </w:tcPr>
          <w:p w14:paraId="387B94E1" w14:textId="77777777" w:rsidR="00D80D8A" w:rsidRDefault="00BE6280">
            <w:pPr>
              <w:spacing w:before="20" w:after="20"/>
              <w:rPr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미지원</w:t>
            </w:r>
          </w:p>
        </w:tc>
        <w:tc>
          <w:tcPr>
            <w:tcW w:w="140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bottom w:w="60" w:type="dxa"/>
            </w:tcMar>
          </w:tcPr>
          <w:p w14:paraId="780B4F81" w14:textId="77777777" w:rsidR="00D80D8A" w:rsidRDefault="00BE6280">
            <w:pPr>
              <w:spacing w:before="20" w:after="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414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bottom w:w="60" w:type="dxa"/>
            </w:tcMar>
          </w:tcPr>
          <w:p w14:paraId="64F60AE9" w14:textId="77777777" w:rsidR="00D80D8A" w:rsidRDefault="00BE6280">
            <w:pPr>
              <w:spacing w:before="20" w:after="20"/>
              <w:rPr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A2A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지원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계획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미발표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.</w:t>
            </w:r>
          </w:p>
        </w:tc>
      </w:tr>
      <w:tr w:rsidR="00D80D8A" w14:paraId="26FDD493" w14:textId="77777777">
        <w:trPr>
          <w:trHeight w:val="465"/>
        </w:trPr>
        <w:tc>
          <w:tcPr>
            <w:tcW w:w="185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bottom w:w="60" w:type="dxa"/>
            </w:tcMar>
          </w:tcPr>
          <w:p w14:paraId="771B06EF" w14:textId="77777777" w:rsidR="00D80D8A" w:rsidRDefault="00BE6280">
            <w:pPr>
              <w:spacing w:before="20" w:after="20"/>
              <w:rPr>
                <w:b/>
                <w:bCs/>
                <w:sz w:val="20"/>
                <w:szCs w:val="20"/>
              </w:rPr>
            </w:pPr>
            <w:proofErr w:type="spellStart"/>
            <w:r>
              <w:rPr>
                <w:b/>
                <w:bCs/>
                <w:sz w:val="20"/>
                <w:szCs w:val="20"/>
              </w:rPr>
              <w:t>Semantic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Kernel</w:t>
            </w:r>
            <w:proofErr w:type="spellEnd"/>
          </w:p>
        </w:tc>
        <w:tc>
          <w:tcPr>
            <w:tcW w:w="162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bottom w:w="60" w:type="dxa"/>
            </w:tcMar>
          </w:tcPr>
          <w:p w14:paraId="62E5FD87" w14:textId="77777777" w:rsidR="00D80D8A" w:rsidRDefault="00BE6280">
            <w:pPr>
              <w:spacing w:before="20" w:after="20"/>
              <w:rPr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미지원</w:t>
            </w:r>
          </w:p>
        </w:tc>
        <w:tc>
          <w:tcPr>
            <w:tcW w:w="140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bottom w:w="60" w:type="dxa"/>
            </w:tcMar>
          </w:tcPr>
          <w:p w14:paraId="2C3C03E1" w14:textId="77777777" w:rsidR="00D80D8A" w:rsidRDefault="00BE6280">
            <w:pPr>
              <w:spacing w:before="20" w:after="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414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bottom w:w="60" w:type="dxa"/>
            </w:tcMar>
          </w:tcPr>
          <w:p w14:paraId="156D8E6E" w14:textId="77777777" w:rsidR="00D80D8A" w:rsidRDefault="00BE6280">
            <w:pPr>
              <w:spacing w:before="20" w:after="20"/>
              <w:rPr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A2A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지원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계획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미발표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.</w:t>
            </w:r>
          </w:p>
        </w:tc>
      </w:tr>
    </w:tbl>
    <w:p w14:paraId="72D0D13C" w14:textId="77777777" w:rsidR="00D80D8A" w:rsidRDefault="00D80D8A">
      <w:pPr>
        <w:spacing w:before="60" w:after="80"/>
        <w:ind w:left="360"/>
        <w:rPr>
          <w:i/>
          <w:iCs/>
          <w:color w:val="444444"/>
          <w:sz w:val="20"/>
          <w:szCs w:val="20"/>
          <w:highlight w:val="yellow"/>
        </w:rPr>
      </w:pPr>
    </w:p>
    <w:p w14:paraId="4FF7CFBA" w14:textId="77777777" w:rsidR="00D80D8A" w:rsidRDefault="00BE6280">
      <w:pPr>
        <w:spacing w:before="60" w:after="80"/>
        <w:ind w:left="360"/>
      </w:pPr>
      <w:commentRangeStart w:id="135"/>
      <w:commentRangeStart w:id="136"/>
      <w:r>
        <w:rPr>
          <w:rFonts w:ascii="Arial Unicode MS" w:eastAsia="Arial Unicode MS" w:hAnsi="Arial Unicode MS" w:cs="Arial Unicode MS"/>
          <w:i/>
          <w:iCs/>
          <w:color w:val="444444"/>
          <w:sz w:val="20"/>
          <w:szCs w:val="20"/>
        </w:rPr>
        <w:t>4</w:t>
      </w:r>
      <w:r>
        <w:rPr>
          <w:rFonts w:ascii="Arial Unicode MS" w:eastAsia="Arial Unicode MS" w:hAnsi="Arial Unicode MS" w:cs="Arial Unicode MS"/>
          <w:i/>
          <w:iCs/>
          <w:color w:val="444444"/>
          <w:sz w:val="20"/>
          <w:szCs w:val="20"/>
        </w:rPr>
        <w:t>장과의</w:t>
      </w:r>
      <w:r>
        <w:rPr>
          <w:rFonts w:ascii="Arial Unicode MS" w:eastAsia="Arial Unicode MS" w:hAnsi="Arial Unicode MS" w:cs="Arial Unicode MS"/>
          <w:i/>
          <w:iCs/>
          <w:color w:val="444444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i/>
          <w:iCs/>
          <w:color w:val="444444"/>
          <w:sz w:val="20"/>
          <w:szCs w:val="20"/>
        </w:rPr>
        <w:t>관계</w:t>
      </w:r>
      <w:r>
        <w:rPr>
          <w:rFonts w:ascii="Arial Unicode MS" w:eastAsia="Arial Unicode MS" w:hAnsi="Arial Unicode MS" w:cs="Arial Unicode MS"/>
          <w:i/>
          <w:iCs/>
          <w:color w:val="444444"/>
          <w:sz w:val="20"/>
          <w:szCs w:val="20"/>
        </w:rPr>
        <w:t xml:space="preserve">: 4.1.7 </w:t>
      </w:r>
      <w:r>
        <w:rPr>
          <w:rFonts w:ascii="Arial Unicode MS" w:eastAsia="Arial Unicode MS" w:hAnsi="Arial Unicode MS" w:cs="Arial Unicode MS"/>
          <w:i/>
          <w:iCs/>
          <w:color w:val="444444"/>
          <w:sz w:val="20"/>
          <w:szCs w:val="20"/>
        </w:rPr>
        <w:t>비교표에서</w:t>
      </w:r>
      <w:r>
        <w:rPr>
          <w:rFonts w:ascii="Arial Unicode MS" w:eastAsia="Arial Unicode MS" w:hAnsi="Arial Unicode MS" w:cs="Arial Unicode MS"/>
          <w:i/>
          <w:iCs/>
          <w:color w:val="444444"/>
          <w:sz w:val="20"/>
          <w:szCs w:val="20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i/>
          <w:iCs/>
          <w:color w:val="444444"/>
          <w:sz w:val="20"/>
          <w:szCs w:val="20"/>
        </w:rPr>
        <w:t>Framework</w:t>
      </w:r>
      <w:r>
        <w:rPr>
          <w:rFonts w:ascii="Arial Unicode MS" w:eastAsia="Arial Unicode MS" w:hAnsi="Arial Unicode MS" w:cs="Arial Unicode MS"/>
          <w:i/>
          <w:iCs/>
          <w:color w:val="444444"/>
          <w:sz w:val="20"/>
          <w:szCs w:val="20"/>
        </w:rPr>
        <w:t>별</w:t>
      </w:r>
      <w:proofErr w:type="spellEnd"/>
      <w:r>
        <w:rPr>
          <w:rFonts w:ascii="Arial Unicode MS" w:eastAsia="Arial Unicode MS" w:hAnsi="Arial Unicode MS" w:cs="Arial Unicode MS"/>
          <w:i/>
          <w:iCs/>
          <w:color w:val="444444"/>
          <w:sz w:val="20"/>
          <w:szCs w:val="20"/>
        </w:rPr>
        <w:t xml:space="preserve"> A2A </w:t>
      </w:r>
      <w:r>
        <w:rPr>
          <w:rFonts w:ascii="Arial Unicode MS" w:eastAsia="Arial Unicode MS" w:hAnsi="Arial Unicode MS" w:cs="Arial Unicode MS"/>
          <w:i/>
          <w:iCs/>
          <w:color w:val="444444"/>
          <w:sz w:val="20"/>
          <w:szCs w:val="20"/>
        </w:rPr>
        <w:t>지원을</w:t>
      </w:r>
      <w:r>
        <w:rPr>
          <w:rFonts w:ascii="Arial Unicode MS" w:eastAsia="Arial Unicode MS" w:hAnsi="Arial Unicode MS" w:cs="Arial Unicode MS"/>
          <w:i/>
          <w:iCs/>
          <w:color w:val="444444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i/>
          <w:iCs/>
          <w:color w:val="444444"/>
          <w:sz w:val="20"/>
          <w:szCs w:val="20"/>
        </w:rPr>
        <w:t>선정</w:t>
      </w:r>
      <w:r>
        <w:rPr>
          <w:rFonts w:ascii="Arial Unicode MS" w:eastAsia="Arial Unicode MS" w:hAnsi="Arial Unicode MS" w:cs="Arial Unicode MS"/>
          <w:i/>
          <w:iCs/>
          <w:color w:val="444444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i/>
          <w:iCs/>
          <w:color w:val="444444"/>
          <w:sz w:val="20"/>
          <w:szCs w:val="20"/>
        </w:rPr>
        <w:t>기준</w:t>
      </w:r>
      <w:r>
        <w:rPr>
          <w:rFonts w:ascii="Arial Unicode MS" w:eastAsia="Arial Unicode MS" w:hAnsi="Arial Unicode MS" w:cs="Arial Unicode MS"/>
          <w:i/>
          <w:iCs/>
          <w:color w:val="444444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i/>
          <w:iCs/>
          <w:color w:val="444444"/>
          <w:sz w:val="20"/>
          <w:szCs w:val="20"/>
        </w:rPr>
        <w:t>중</w:t>
      </w:r>
      <w:r>
        <w:rPr>
          <w:rFonts w:ascii="Arial Unicode MS" w:eastAsia="Arial Unicode MS" w:hAnsi="Arial Unicode MS" w:cs="Arial Unicode MS"/>
          <w:i/>
          <w:iCs/>
          <w:color w:val="444444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i/>
          <w:iCs/>
          <w:color w:val="444444"/>
          <w:sz w:val="20"/>
          <w:szCs w:val="20"/>
        </w:rPr>
        <w:t>하나로</w:t>
      </w:r>
      <w:r>
        <w:rPr>
          <w:rFonts w:ascii="Arial Unicode MS" w:eastAsia="Arial Unicode MS" w:hAnsi="Arial Unicode MS" w:cs="Arial Unicode MS"/>
          <w:i/>
          <w:iCs/>
          <w:color w:val="444444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i/>
          <w:iCs/>
          <w:color w:val="444444"/>
          <w:sz w:val="20"/>
          <w:szCs w:val="20"/>
        </w:rPr>
        <w:t>다루었다</w:t>
      </w:r>
      <w:r>
        <w:rPr>
          <w:rFonts w:ascii="Arial Unicode MS" w:eastAsia="Arial Unicode MS" w:hAnsi="Arial Unicode MS" w:cs="Arial Unicode MS"/>
          <w:i/>
          <w:iCs/>
          <w:color w:val="444444"/>
          <w:sz w:val="20"/>
          <w:szCs w:val="20"/>
        </w:rPr>
        <w:t>. A2A</w:t>
      </w:r>
      <w:r>
        <w:rPr>
          <w:rFonts w:ascii="Arial Unicode MS" w:eastAsia="Arial Unicode MS" w:hAnsi="Arial Unicode MS" w:cs="Arial Unicode MS"/>
          <w:i/>
          <w:iCs/>
          <w:color w:val="444444"/>
          <w:sz w:val="20"/>
          <w:szCs w:val="20"/>
        </w:rPr>
        <w:t>가</w:t>
      </w:r>
      <w:r>
        <w:rPr>
          <w:rFonts w:ascii="Arial Unicode MS" w:eastAsia="Arial Unicode MS" w:hAnsi="Arial Unicode MS" w:cs="Arial Unicode MS"/>
          <w:i/>
          <w:iCs/>
          <w:color w:val="444444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i/>
          <w:iCs/>
          <w:color w:val="444444"/>
          <w:sz w:val="20"/>
          <w:szCs w:val="20"/>
        </w:rPr>
        <w:t>프로젝트</w:t>
      </w:r>
      <w:r>
        <w:rPr>
          <w:rFonts w:ascii="Arial Unicode MS" w:eastAsia="Arial Unicode MS" w:hAnsi="Arial Unicode MS" w:cs="Arial Unicode MS"/>
          <w:i/>
          <w:iCs/>
          <w:color w:val="444444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i/>
          <w:iCs/>
          <w:color w:val="444444"/>
          <w:sz w:val="20"/>
          <w:szCs w:val="20"/>
        </w:rPr>
        <w:t>요구사항이라면</w:t>
      </w:r>
      <w:r>
        <w:rPr>
          <w:rFonts w:ascii="Arial Unicode MS" w:eastAsia="Arial Unicode MS" w:hAnsi="Arial Unicode MS" w:cs="Arial Unicode MS"/>
          <w:i/>
          <w:iCs/>
          <w:color w:val="444444"/>
          <w:sz w:val="20"/>
          <w:szCs w:val="20"/>
        </w:rPr>
        <w:t xml:space="preserve"> Google </w:t>
      </w:r>
      <w:proofErr w:type="spellStart"/>
      <w:r>
        <w:rPr>
          <w:rFonts w:ascii="Arial Unicode MS" w:eastAsia="Arial Unicode MS" w:hAnsi="Arial Unicode MS" w:cs="Arial Unicode MS"/>
          <w:i/>
          <w:iCs/>
          <w:color w:val="444444"/>
          <w:sz w:val="20"/>
          <w:szCs w:val="20"/>
        </w:rPr>
        <w:t>ADK</w:t>
      </w:r>
      <w:r>
        <w:rPr>
          <w:rFonts w:ascii="Arial Unicode MS" w:eastAsia="Arial Unicode MS" w:hAnsi="Arial Unicode MS" w:cs="Arial Unicode MS"/>
          <w:i/>
          <w:iCs/>
          <w:color w:val="444444"/>
          <w:sz w:val="20"/>
          <w:szCs w:val="20"/>
        </w:rPr>
        <w:t>를</w:t>
      </w:r>
      <w:proofErr w:type="spellEnd"/>
      <w:r>
        <w:rPr>
          <w:rFonts w:ascii="Arial Unicode MS" w:eastAsia="Arial Unicode MS" w:hAnsi="Arial Unicode MS" w:cs="Arial Unicode MS"/>
          <w:i/>
          <w:iCs/>
          <w:color w:val="444444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i/>
          <w:iCs/>
          <w:color w:val="444444"/>
          <w:sz w:val="20"/>
          <w:szCs w:val="20"/>
        </w:rPr>
        <w:t>우선</w:t>
      </w:r>
      <w:r>
        <w:rPr>
          <w:rFonts w:ascii="Arial Unicode MS" w:eastAsia="Arial Unicode MS" w:hAnsi="Arial Unicode MS" w:cs="Arial Unicode MS"/>
          <w:i/>
          <w:iCs/>
          <w:color w:val="444444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i/>
          <w:iCs/>
          <w:color w:val="444444"/>
          <w:sz w:val="20"/>
          <w:szCs w:val="20"/>
        </w:rPr>
        <w:t>검토하고</w:t>
      </w:r>
      <w:r>
        <w:rPr>
          <w:rFonts w:ascii="Arial Unicode MS" w:eastAsia="Arial Unicode MS" w:hAnsi="Arial Unicode MS" w:cs="Arial Unicode MS"/>
          <w:i/>
          <w:iCs/>
          <w:color w:val="444444"/>
          <w:sz w:val="20"/>
          <w:szCs w:val="20"/>
        </w:rPr>
        <w:t xml:space="preserve">, </w:t>
      </w:r>
      <w:proofErr w:type="spellStart"/>
      <w:r>
        <w:rPr>
          <w:rFonts w:ascii="Arial Unicode MS" w:eastAsia="Arial Unicode MS" w:hAnsi="Arial Unicode MS" w:cs="Arial Unicode MS"/>
          <w:i/>
          <w:iCs/>
          <w:color w:val="444444"/>
          <w:sz w:val="20"/>
          <w:szCs w:val="20"/>
        </w:rPr>
        <w:t>CrewAI</w:t>
      </w:r>
      <w:r>
        <w:rPr>
          <w:rFonts w:ascii="Arial Unicode MS" w:eastAsia="Arial Unicode MS" w:hAnsi="Arial Unicode MS" w:cs="Arial Unicode MS"/>
          <w:i/>
          <w:iCs/>
          <w:color w:val="444444"/>
          <w:sz w:val="20"/>
          <w:szCs w:val="20"/>
        </w:rPr>
        <w:t>를</w:t>
      </w:r>
      <w:proofErr w:type="spellEnd"/>
      <w:r>
        <w:rPr>
          <w:rFonts w:ascii="Arial Unicode MS" w:eastAsia="Arial Unicode MS" w:hAnsi="Arial Unicode MS" w:cs="Arial Unicode MS"/>
          <w:i/>
          <w:iCs/>
          <w:color w:val="444444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i/>
          <w:iCs/>
          <w:color w:val="444444"/>
          <w:sz w:val="20"/>
          <w:szCs w:val="20"/>
        </w:rPr>
        <w:t>차선으로</w:t>
      </w:r>
      <w:r>
        <w:rPr>
          <w:rFonts w:ascii="Arial Unicode MS" w:eastAsia="Arial Unicode MS" w:hAnsi="Arial Unicode MS" w:cs="Arial Unicode MS"/>
          <w:i/>
          <w:iCs/>
          <w:color w:val="444444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i/>
          <w:iCs/>
          <w:color w:val="444444"/>
          <w:sz w:val="20"/>
          <w:szCs w:val="20"/>
        </w:rPr>
        <w:t>고려한다</w:t>
      </w:r>
      <w:r>
        <w:rPr>
          <w:rFonts w:ascii="Arial Unicode MS" w:eastAsia="Arial Unicode MS" w:hAnsi="Arial Unicode MS" w:cs="Arial Unicode MS"/>
          <w:i/>
          <w:iCs/>
          <w:color w:val="444444"/>
          <w:sz w:val="20"/>
          <w:szCs w:val="20"/>
        </w:rPr>
        <w:t>(SHOULD).</w:t>
      </w:r>
      <w:commentRangeEnd w:id="135"/>
      <w:r>
        <w:commentReference w:id="135"/>
      </w:r>
      <w:commentRangeEnd w:id="136"/>
      <w:r>
        <w:commentReference w:id="136"/>
      </w:r>
    </w:p>
    <w:p w14:paraId="70E8DFD2" w14:textId="77777777" w:rsidR="00D80D8A" w:rsidRDefault="00BE6280">
      <w:pPr>
        <w:pStyle w:val="3"/>
        <w:keepNext w:val="0"/>
        <w:keepLines w:val="0"/>
        <w:spacing w:before="480"/>
      </w:pPr>
      <w:bookmarkStart w:id="137" w:name="_1373r8wjublv" w:colFirst="0" w:colLast="0"/>
      <w:bookmarkEnd w:id="137"/>
      <w:r>
        <w:rPr>
          <w:rFonts w:ascii="Arial Unicode MS" w:eastAsia="Arial Unicode MS" w:hAnsi="Arial Unicode MS" w:cs="Arial Unicode MS"/>
        </w:rPr>
        <w:lastRenderedPageBreak/>
        <w:t xml:space="preserve">6.5 </w:t>
      </w:r>
      <w:r>
        <w:rPr>
          <w:rFonts w:ascii="Arial Unicode MS" w:eastAsia="Arial Unicode MS" w:hAnsi="Arial Unicode MS" w:cs="Arial Unicode MS"/>
        </w:rPr>
        <w:t>도입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운영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고려사항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및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제약</w:t>
      </w:r>
    </w:p>
    <w:p w14:paraId="30DF5F8B" w14:textId="77777777" w:rsidR="00D80D8A" w:rsidRDefault="00BE6280">
      <w:pPr>
        <w:spacing w:before="60" w:after="80"/>
      </w:pPr>
      <w:r>
        <w:rPr>
          <w:rFonts w:ascii="Arial Unicode MS" w:eastAsia="Arial Unicode MS" w:hAnsi="Arial Unicode MS" w:cs="Arial Unicode MS"/>
        </w:rPr>
        <w:t>A2A</w:t>
      </w:r>
      <w:r>
        <w:rPr>
          <w:rFonts w:ascii="Arial Unicode MS" w:eastAsia="Arial Unicode MS" w:hAnsi="Arial Unicode MS" w:cs="Arial Unicode MS"/>
        </w:rPr>
        <w:t>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생태계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초기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단계</w:t>
      </w:r>
      <w:r>
        <w:rPr>
          <w:rFonts w:ascii="Arial Unicode MS" w:eastAsia="Arial Unicode MS" w:hAnsi="Arial Unicode MS" w:cs="Arial Unicode MS"/>
        </w:rPr>
        <w:t xml:space="preserve">(Google 2025.04 </w:t>
      </w:r>
      <w:r>
        <w:rPr>
          <w:rFonts w:ascii="Arial Unicode MS" w:eastAsia="Arial Unicode MS" w:hAnsi="Arial Unicode MS" w:cs="Arial Unicode MS"/>
        </w:rPr>
        <w:t>발표</w:t>
      </w:r>
      <w:r>
        <w:rPr>
          <w:rFonts w:ascii="Arial Unicode MS" w:eastAsia="Arial Unicode MS" w:hAnsi="Arial Unicode MS" w:cs="Arial Unicode MS"/>
        </w:rPr>
        <w:t>)</w:t>
      </w:r>
      <w:r>
        <w:rPr>
          <w:rFonts w:ascii="Arial Unicode MS" w:eastAsia="Arial Unicode MS" w:hAnsi="Arial Unicode MS" w:cs="Arial Unicode MS"/>
        </w:rPr>
        <w:t>이므로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도입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다음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사항을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반드시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검토해야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한다</w:t>
      </w:r>
      <w:r>
        <w:rPr>
          <w:rFonts w:ascii="Arial Unicode MS" w:eastAsia="Arial Unicode MS" w:hAnsi="Arial Unicode MS" w:cs="Arial Unicode MS"/>
        </w:rPr>
        <w:t>.</w:t>
      </w:r>
    </w:p>
    <w:p w14:paraId="046132D6" w14:textId="77777777" w:rsidR="00D80D8A" w:rsidRDefault="00BE6280">
      <w:pPr>
        <w:pStyle w:val="4"/>
        <w:keepNext w:val="0"/>
        <w:keepLines w:val="0"/>
      </w:pPr>
      <w:bookmarkStart w:id="138" w:name="_v36e4b7751yq" w:colFirst="0" w:colLast="0"/>
      <w:bookmarkEnd w:id="138"/>
      <w:r>
        <w:rPr>
          <w:rFonts w:ascii="Arial Unicode MS" w:eastAsia="Arial Unicode MS" w:hAnsi="Arial Unicode MS" w:cs="Arial Unicode MS"/>
        </w:rPr>
        <w:t xml:space="preserve">6.5.1 </w:t>
      </w:r>
      <w:r>
        <w:rPr>
          <w:rFonts w:ascii="Arial Unicode MS" w:eastAsia="Arial Unicode MS" w:hAnsi="Arial Unicode MS" w:cs="Arial Unicode MS"/>
        </w:rPr>
        <w:t>현황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및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제약</w:t>
      </w:r>
    </w:p>
    <w:tbl>
      <w:tblPr>
        <w:tblStyle w:val="afffffff3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404"/>
        <w:gridCol w:w="6621"/>
      </w:tblGrid>
      <w:tr w:rsidR="00D80D8A" w14:paraId="4E76A656" w14:textId="77777777">
        <w:trPr>
          <w:trHeight w:val="420"/>
        </w:trPr>
        <w:tc>
          <w:tcPr>
            <w:tcW w:w="2404" w:type="dxa"/>
            <w:tcBorders>
              <w:top w:val="single" w:sz="6" w:space="0" w:color="F0F4F8"/>
              <w:left w:val="single" w:sz="6" w:space="0" w:color="F0F4F8"/>
              <w:bottom w:val="single" w:sz="6" w:space="0" w:color="F0F4F8"/>
              <w:right w:val="single" w:sz="6" w:space="0" w:color="F0F4F8"/>
            </w:tcBorders>
            <w:shd w:val="clear" w:color="auto" w:fill="1E3A5F"/>
            <w:tcMar>
              <w:top w:w="60" w:type="dxa"/>
              <w:bottom w:w="60" w:type="dxa"/>
            </w:tcMar>
          </w:tcPr>
          <w:p w14:paraId="1FE7FF54" w14:textId="77777777" w:rsidR="00D80D8A" w:rsidRDefault="00BE6280">
            <w:pPr>
              <w:spacing w:before="240" w:after="240"/>
              <w:jc w:val="center"/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  <w:sz w:val="20"/>
                <w:szCs w:val="20"/>
              </w:rPr>
              <w:t>항목</w:t>
            </w:r>
          </w:p>
        </w:tc>
        <w:tc>
          <w:tcPr>
            <w:tcW w:w="6620" w:type="dxa"/>
            <w:tcBorders>
              <w:top w:val="single" w:sz="6" w:space="0" w:color="F0F4F8"/>
              <w:left w:val="single" w:sz="6" w:space="0" w:color="F0F4F8"/>
              <w:bottom w:val="single" w:sz="6" w:space="0" w:color="F0F4F8"/>
              <w:right w:val="single" w:sz="6" w:space="0" w:color="F0F4F8"/>
            </w:tcBorders>
            <w:shd w:val="clear" w:color="auto" w:fill="1E3A5F"/>
            <w:tcMar>
              <w:top w:w="60" w:type="dxa"/>
              <w:bottom w:w="60" w:type="dxa"/>
            </w:tcMar>
          </w:tcPr>
          <w:p w14:paraId="223B0D36" w14:textId="77777777" w:rsidR="00D80D8A" w:rsidRDefault="00BE6280">
            <w:pPr>
              <w:spacing w:before="240" w:after="240"/>
              <w:jc w:val="center"/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  <w:sz w:val="20"/>
                <w:szCs w:val="20"/>
              </w:rPr>
              <w:t>현황</w:t>
            </w:r>
          </w:p>
        </w:tc>
      </w:tr>
      <w:tr w:rsidR="00D80D8A" w14:paraId="58B3BCBB" w14:textId="77777777">
        <w:trPr>
          <w:trHeight w:val="750"/>
        </w:trPr>
        <w:tc>
          <w:tcPr>
            <w:tcW w:w="2404" w:type="dxa"/>
            <w:tcBorders>
              <w:top w:val="single" w:sz="6" w:space="0" w:color="F0F4F8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bottom w:w="60" w:type="dxa"/>
            </w:tcMar>
          </w:tcPr>
          <w:p w14:paraId="38D8034A" w14:textId="77777777" w:rsidR="00D80D8A" w:rsidRDefault="00BE6280">
            <w:pPr>
              <w:spacing w:before="20" w:after="20"/>
              <w:rPr>
                <w:b/>
                <w:bCs/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sz w:val="20"/>
                <w:szCs w:val="20"/>
              </w:rPr>
              <w:t>프레임워크</w:t>
            </w:r>
            <w:r>
              <w:rPr>
                <w:rFonts w:ascii="Arial Unicode MS" w:eastAsia="Arial Unicode MS" w:hAnsi="Arial Unicode MS" w:cs="Arial Unicode MS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  <w:sz w:val="20"/>
                <w:szCs w:val="20"/>
              </w:rPr>
              <w:t>지원</w:t>
            </w:r>
          </w:p>
        </w:tc>
        <w:tc>
          <w:tcPr>
            <w:tcW w:w="6620" w:type="dxa"/>
            <w:tcBorders>
              <w:top w:val="single" w:sz="6" w:space="0" w:color="F0F4F8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bottom w:w="60" w:type="dxa"/>
            </w:tcMar>
          </w:tcPr>
          <w:p w14:paraId="520303C0" w14:textId="77777777" w:rsidR="00D80D8A" w:rsidRDefault="00BE6280">
            <w:pPr>
              <w:spacing w:before="20" w:after="20"/>
              <w:rPr>
                <w:sz w:val="20"/>
                <w:szCs w:val="20"/>
              </w:rPr>
            </w:pPr>
            <w:proofErr w:type="spellStart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CrewAI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와</w:t>
            </w:r>
            <w:proofErr w:type="spellEnd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Google </w:t>
            </w:r>
            <w:proofErr w:type="spellStart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ADK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에서</w:t>
            </w:r>
            <w:proofErr w:type="spellEnd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네이티브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지원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. </w:t>
            </w:r>
            <w:proofErr w:type="spellStart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AutoGen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은</w:t>
            </w:r>
            <w:proofErr w:type="spellEnd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제한적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지원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. </w:t>
            </w:r>
            <w:proofErr w:type="spellStart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LangGraph</w:t>
            </w:r>
            <w:proofErr w:type="spellEnd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등은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커스텀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구현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필요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.</w:t>
            </w:r>
          </w:p>
        </w:tc>
      </w:tr>
      <w:tr w:rsidR="00D80D8A" w14:paraId="193C752E" w14:textId="77777777">
        <w:trPr>
          <w:trHeight w:val="465"/>
        </w:trPr>
        <w:tc>
          <w:tcPr>
            <w:tcW w:w="240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bottom w:w="60" w:type="dxa"/>
            </w:tcMar>
          </w:tcPr>
          <w:p w14:paraId="025C45ED" w14:textId="77777777" w:rsidR="00D80D8A" w:rsidRDefault="00BE6280">
            <w:pPr>
              <w:spacing w:before="20" w:after="20"/>
              <w:rPr>
                <w:b/>
                <w:bCs/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sz w:val="20"/>
                <w:szCs w:val="20"/>
              </w:rPr>
              <w:t>사내</w:t>
            </w:r>
            <w:r>
              <w:rPr>
                <w:rFonts w:ascii="Arial Unicode MS" w:eastAsia="Arial Unicode MS" w:hAnsi="Arial Unicode MS" w:cs="Arial Unicode MS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  <w:sz w:val="20"/>
                <w:szCs w:val="20"/>
              </w:rPr>
              <w:t>적용</w:t>
            </w:r>
            <w:r>
              <w:rPr>
                <w:rFonts w:ascii="Arial Unicode MS" w:eastAsia="Arial Unicode MS" w:hAnsi="Arial Unicode MS" w:cs="Arial Unicode MS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  <w:sz w:val="20"/>
                <w:szCs w:val="20"/>
              </w:rPr>
              <w:t>사례</w:t>
            </w:r>
          </w:p>
        </w:tc>
        <w:tc>
          <w:tcPr>
            <w:tcW w:w="66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bottom w:w="60" w:type="dxa"/>
            </w:tcMar>
          </w:tcPr>
          <w:p w14:paraId="28F34F78" w14:textId="77777777" w:rsidR="00D80D8A" w:rsidRDefault="00BE6280">
            <w:pPr>
              <w:spacing w:before="20" w:after="20"/>
              <w:rPr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부족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.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프로덕션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수준의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검증된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사례가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제한적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.</w:t>
            </w:r>
          </w:p>
        </w:tc>
      </w:tr>
      <w:tr w:rsidR="00D80D8A" w14:paraId="35441617" w14:textId="77777777">
        <w:trPr>
          <w:trHeight w:val="750"/>
        </w:trPr>
        <w:tc>
          <w:tcPr>
            <w:tcW w:w="240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bottom w:w="60" w:type="dxa"/>
            </w:tcMar>
          </w:tcPr>
          <w:p w14:paraId="3F68343C" w14:textId="77777777" w:rsidR="00D80D8A" w:rsidRDefault="00BE6280">
            <w:pPr>
              <w:spacing w:before="20" w:after="20"/>
              <w:rPr>
                <w:b/>
                <w:bCs/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sz w:val="20"/>
                <w:szCs w:val="20"/>
              </w:rPr>
              <w:t>운영</w:t>
            </w:r>
            <w:r>
              <w:rPr>
                <w:rFonts w:ascii="Arial Unicode MS" w:eastAsia="Arial Unicode MS" w:hAnsi="Arial Unicode MS" w:cs="Arial Unicode MS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  <w:sz w:val="20"/>
                <w:szCs w:val="20"/>
              </w:rPr>
              <w:t>복잡성</w:t>
            </w:r>
          </w:p>
        </w:tc>
        <w:tc>
          <w:tcPr>
            <w:tcW w:w="66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bottom w:w="60" w:type="dxa"/>
            </w:tcMar>
          </w:tcPr>
          <w:p w14:paraId="1BA8C96D" w14:textId="77777777" w:rsidR="00D80D8A" w:rsidRDefault="00BE6280">
            <w:pPr>
              <w:spacing w:before="20" w:after="20"/>
              <w:rPr>
                <w:sz w:val="20"/>
                <w:szCs w:val="20"/>
              </w:rPr>
            </w:pPr>
            <w:proofErr w:type="spellStart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Agent</w:t>
            </w:r>
            <w:proofErr w:type="spellEnd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수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증가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시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통신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경로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폭발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(</w:t>
            </w:r>
            <w:proofErr w:type="spellStart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N</w:t>
            </w:r>
            <w:proofErr w:type="spellEnd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×(N-1)/2).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분산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트레이싱</w:t>
            </w:r>
            <w:proofErr w:type="spellEnd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장애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전파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관리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필요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.</w:t>
            </w:r>
          </w:p>
        </w:tc>
      </w:tr>
      <w:tr w:rsidR="00D80D8A" w14:paraId="6A0EDFAA" w14:textId="77777777">
        <w:trPr>
          <w:trHeight w:val="750"/>
        </w:trPr>
        <w:tc>
          <w:tcPr>
            <w:tcW w:w="2404" w:type="dxa"/>
            <w:tcBorders>
              <w:top w:val="single" w:sz="6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FFFFFF"/>
            <w:tcMar>
              <w:top w:w="60" w:type="dxa"/>
              <w:bottom w:w="60" w:type="dxa"/>
            </w:tcMar>
          </w:tcPr>
          <w:p w14:paraId="101052BD" w14:textId="77777777" w:rsidR="00D80D8A" w:rsidRDefault="00BE6280">
            <w:pPr>
              <w:spacing w:before="240" w:after="240"/>
              <w:rPr>
                <w:b/>
                <w:bCs/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sz w:val="20"/>
                <w:szCs w:val="20"/>
              </w:rPr>
              <w:t>표준</w:t>
            </w:r>
            <w:r>
              <w:rPr>
                <w:rFonts w:ascii="Arial Unicode MS" w:eastAsia="Arial Unicode MS" w:hAnsi="Arial Unicode MS" w:cs="Arial Unicode MS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  <w:sz w:val="20"/>
                <w:szCs w:val="20"/>
              </w:rPr>
              <w:t>안정성</w:t>
            </w:r>
          </w:p>
        </w:tc>
        <w:tc>
          <w:tcPr>
            <w:tcW w:w="6620" w:type="dxa"/>
            <w:tcBorders>
              <w:top w:val="single" w:sz="6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FFFFFF"/>
            <w:tcMar>
              <w:top w:w="60" w:type="dxa"/>
              <w:bottom w:w="60" w:type="dxa"/>
            </w:tcMar>
          </w:tcPr>
          <w:p w14:paraId="5D42E317" w14:textId="77777777" w:rsidR="00D80D8A" w:rsidRDefault="00BE6280">
            <w:pPr>
              <w:spacing w:before="240" w:after="240"/>
              <w:rPr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A2A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사양이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초기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버전이므로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주요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변경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가능성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존재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.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광범위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적용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전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사양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안정화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추이를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확인해야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(SHOULD)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함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.</w:t>
            </w:r>
          </w:p>
        </w:tc>
      </w:tr>
    </w:tbl>
    <w:p w14:paraId="57A775B1" w14:textId="77777777" w:rsidR="00D80D8A" w:rsidRDefault="00BE6280">
      <w:pPr>
        <w:spacing w:before="280"/>
        <w:rPr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>통신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경로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폭발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완화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패턴</w:t>
      </w:r>
    </w:p>
    <w:p w14:paraId="4E5AE795" w14:textId="77777777" w:rsidR="00D80D8A" w:rsidRDefault="00BE6280">
      <w:pPr>
        <w:spacing w:before="60" w:after="80"/>
      </w:pPr>
      <w:proofErr w:type="spellStart"/>
      <w:r>
        <w:rPr>
          <w:rFonts w:ascii="Arial Unicode MS" w:eastAsia="Arial Unicode MS" w:hAnsi="Arial Unicode MS" w:cs="Arial Unicode MS"/>
        </w:rPr>
        <w:t>Agent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수가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증가할수록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N</w:t>
      </w:r>
      <w:proofErr w:type="spellEnd"/>
      <w:r>
        <w:rPr>
          <w:rFonts w:ascii="Arial Unicode MS" w:eastAsia="Arial Unicode MS" w:hAnsi="Arial Unicode MS" w:cs="Arial Unicode MS"/>
        </w:rPr>
        <w:t xml:space="preserve">×(N-1) </w:t>
      </w:r>
      <w:r>
        <w:rPr>
          <w:rFonts w:ascii="Arial Unicode MS" w:eastAsia="Arial Unicode MS" w:hAnsi="Arial Unicode MS" w:cs="Arial Unicode MS"/>
        </w:rPr>
        <w:t>통신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경로가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발생한다</w:t>
      </w:r>
      <w:r>
        <w:rPr>
          <w:rFonts w:ascii="Arial Unicode MS" w:eastAsia="Arial Unicode MS" w:hAnsi="Arial Unicode MS" w:cs="Arial Unicode MS"/>
        </w:rPr>
        <w:t xml:space="preserve">. </w:t>
      </w:r>
      <w:r>
        <w:rPr>
          <w:rFonts w:ascii="Arial Unicode MS" w:eastAsia="Arial Unicode MS" w:hAnsi="Arial Unicode MS" w:cs="Arial Unicode MS"/>
        </w:rPr>
        <w:t>예를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들어</w:t>
      </w:r>
      <w:r>
        <w:rPr>
          <w:rFonts w:ascii="Arial Unicode MS" w:eastAsia="Arial Unicode MS" w:hAnsi="Arial Unicode MS" w:cs="Arial Unicode MS"/>
        </w:rPr>
        <w:t xml:space="preserve">, </w:t>
      </w:r>
      <w:proofErr w:type="spellStart"/>
      <w:r>
        <w:rPr>
          <w:rFonts w:ascii="Arial Unicode MS" w:eastAsia="Arial Unicode MS" w:hAnsi="Arial Unicode MS" w:cs="Arial Unicode MS"/>
        </w:rPr>
        <w:t>무방향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기준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Agent</w:t>
      </w:r>
      <w:r>
        <w:rPr>
          <w:rFonts w:ascii="Arial Unicode MS" w:eastAsia="Arial Unicode MS" w:hAnsi="Arial Unicode MS" w:cs="Arial Unicode MS"/>
        </w:rPr>
        <w:t>가</w:t>
      </w:r>
      <w:proofErr w:type="spellEnd"/>
      <w:r>
        <w:rPr>
          <w:rFonts w:ascii="Arial Unicode MS" w:eastAsia="Arial Unicode MS" w:hAnsi="Arial Unicode MS" w:cs="Arial Unicode MS"/>
        </w:rPr>
        <w:t xml:space="preserve"> 5</w:t>
      </w:r>
      <w:r>
        <w:rPr>
          <w:rFonts w:ascii="Arial Unicode MS" w:eastAsia="Arial Unicode MS" w:hAnsi="Arial Unicode MS" w:cs="Arial Unicode MS"/>
        </w:rPr>
        <w:t>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이상이면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경로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수가</w:t>
      </w:r>
      <w:r>
        <w:rPr>
          <w:rFonts w:ascii="Arial Unicode MS" w:eastAsia="Arial Unicode MS" w:hAnsi="Arial Unicode MS" w:cs="Arial Unicode MS"/>
        </w:rPr>
        <w:t xml:space="preserve"> 10</w:t>
      </w:r>
      <w:r>
        <w:rPr>
          <w:rFonts w:ascii="Arial Unicode MS" w:eastAsia="Arial Unicode MS" w:hAnsi="Arial Unicode MS" w:cs="Arial Unicode MS"/>
        </w:rPr>
        <w:t>개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이상므로</w:t>
      </w:r>
      <w:proofErr w:type="spellEnd"/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완화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패턴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적용을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검토해야</w:t>
      </w:r>
      <w:r>
        <w:rPr>
          <w:rFonts w:ascii="Arial Unicode MS" w:eastAsia="Arial Unicode MS" w:hAnsi="Arial Unicode MS" w:cs="Arial Unicode MS"/>
        </w:rPr>
        <w:t xml:space="preserve">(SHOULD) </w:t>
      </w:r>
      <w:r>
        <w:rPr>
          <w:rFonts w:ascii="Arial Unicode MS" w:eastAsia="Arial Unicode MS" w:hAnsi="Arial Unicode MS" w:cs="Arial Unicode MS"/>
        </w:rPr>
        <w:t>한다</w:t>
      </w:r>
      <w:r>
        <w:rPr>
          <w:rFonts w:ascii="Arial Unicode MS" w:eastAsia="Arial Unicode MS" w:hAnsi="Arial Unicode MS" w:cs="Arial Unicode MS"/>
        </w:rPr>
        <w:t>.</w:t>
      </w:r>
    </w:p>
    <w:tbl>
      <w:tblPr>
        <w:tblStyle w:val="afffffff4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362"/>
        <w:gridCol w:w="3534"/>
        <w:gridCol w:w="3129"/>
      </w:tblGrid>
      <w:tr w:rsidR="00D80D8A" w14:paraId="79A3F2D2" w14:textId="77777777">
        <w:trPr>
          <w:trHeight w:val="420"/>
        </w:trPr>
        <w:tc>
          <w:tcPr>
            <w:tcW w:w="2361" w:type="dxa"/>
            <w:tcBorders>
              <w:top w:val="single" w:sz="6" w:space="0" w:color="F0F4F8"/>
              <w:left w:val="single" w:sz="6" w:space="0" w:color="F0F4F8"/>
              <w:bottom w:val="single" w:sz="6" w:space="0" w:color="F0F4F8"/>
              <w:right w:val="single" w:sz="6" w:space="0" w:color="F0F4F8"/>
            </w:tcBorders>
            <w:shd w:val="clear" w:color="auto" w:fill="1E3A5F"/>
            <w:tcMar>
              <w:top w:w="60" w:type="dxa"/>
              <w:bottom w:w="60" w:type="dxa"/>
            </w:tcMar>
          </w:tcPr>
          <w:p w14:paraId="107328A2" w14:textId="77777777" w:rsidR="00D80D8A" w:rsidRDefault="00BE6280">
            <w:pPr>
              <w:spacing w:before="240" w:after="240"/>
              <w:jc w:val="center"/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  <w:sz w:val="20"/>
                <w:szCs w:val="20"/>
              </w:rPr>
              <w:t>패턴</w:t>
            </w:r>
          </w:p>
        </w:tc>
        <w:tc>
          <w:tcPr>
            <w:tcW w:w="3534" w:type="dxa"/>
            <w:tcBorders>
              <w:top w:val="single" w:sz="6" w:space="0" w:color="F0F4F8"/>
              <w:left w:val="single" w:sz="6" w:space="0" w:color="F0F4F8"/>
              <w:bottom w:val="single" w:sz="6" w:space="0" w:color="F0F4F8"/>
              <w:right w:val="single" w:sz="6" w:space="0" w:color="F0F4F8"/>
            </w:tcBorders>
            <w:shd w:val="clear" w:color="auto" w:fill="1E3A5F"/>
            <w:tcMar>
              <w:top w:w="60" w:type="dxa"/>
              <w:bottom w:w="60" w:type="dxa"/>
            </w:tcMar>
          </w:tcPr>
          <w:p w14:paraId="2CEA78BD" w14:textId="77777777" w:rsidR="00D80D8A" w:rsidRDefault="00BE6280">
            <w:pPr>
              <w:spacing w:before="240" w:after="240"/>
              <w:jc w:val="center"/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  <w:sz w:val="20"/>
                <w:szCs w:val="20"/>
              </w:rPr>
              <w:t>설명</w:t>
            </w:r>
          </w:p>
        </w:tc>
        <w:tc>
          <w:tcPr>
            <w:tcW w:w="3129" w:type="dxa"/>
            <w:tcBorders>
              <w:top w:val="single" w:sz="6" w:space="0" w:color="F0F4F8"/>
              <w:left w:val="single" w:sz="6" w:space="0" w:color="F0F4F8"/>
              <w:bottom w:val="single" w:sz="6" w:space="0" w:color="F0F4F8"/>
              <w:right w:val="single" w:sz="6" w:space="0" w:color="F0F4F8"/>
            </w:tcBorders>
            <w:shd w:val="clear" w:color="auto" w:fill="1E3A5F"/>
            <w:tcMar>
              <w:top w:w="60" w:type="dxa"/>
              <w:bottom w:w="60" w:type="dxa"/>
            </w:tcMar>
          </w:tcPr>
          <w:p w14:paraId="3A26B2BE" w14:textId="77777777" w:rsidR="00D80D8A" w:rsidRDefault="00BE6280">
            <w:pPr>
              <w:spacing w:before="240" w:after="240"/>
              <w:jc w:val="center"/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  <w:sz w:val="20"/>
                <w:szCs w:val="20"/>
              </w:rPr>
              <w:t>적합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  <w:sz w:val="20"/>
                <w:szCs w:val="20"/>
              </w:rPr>
              <w:t>조건</w:t>
            </w:r>
          </w:p>
        </w:tc>
      </w:tr>
      <w:tr w:rsidR="00D80D8A" w14:paraId="33E1EEAE" w14:textId="77777777">
        <w:trPr>
          <w:trHeight w:val="750"/>
        </w:trPr>
        <w:tc>
          <w:tcPr>
            <w:tcW w:w="2361" w:type="dxa"/>
            <w:tcBorders>
              <w:top w:val="single" w:sz="6" w:space="0" w:color="F0F4F8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bottom w:w="60" w:type="dxa"/>
            </w:tcMar>
          </w:tcPr>
          <w:p w14:paraId="21A74D4A" w14:textId="77777777" w:rsidR="00D80D8A" w:rsidRDefault="00BE6280">
            <w:pPr>
              <w:spacing w:before="20" w:after="20"/>
              <w:rPr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Arial Unicode MS" w:eastAsia="Arial Unicode MS" w:hAnsi="Arial Unicode MS" w:cs="Arial Unicode MS"/>
                <w:b/>
                <w:bCs/>
                <w:sz w:val="20"/>
                <w:szCs w:val="20"/>
              </w:rPr>
              <w:t>Hub-Spoke</w:t>
            </w:r>
            <w:proofErr w:type="spellEnd"/>
            <w:r>
              <w:rPr>
                <w:rFonts w:ascii="Arial Unicode MS" w:eastAsia="Arial Unicode MS" w:hAnsi="Arial Unicode MS" w:cs="Arial Unicode MS"/>
                <w:b/>
                <w:bCs/>
                <w:sz w:val="20"/>
                <w:szCs w:val="20"/>
              </w:rPr>
              <w:t xml:space="preserve"> (</w:t>
            </w:r>
            <w:proofErr w:type="spellStart"/>
            <w:r>
              <w:rPr>
                <w:rFonts w:ascii="Arial Unicode MS" w:eastAsia="Arial Unicode MS" w:hAnsi="Arial Unicode MS" w:cs="Arial Unicode MS"/>
                <w:b/>
                <w:bCs/>
                <w:sz w:val="20"/>
                <w:szCs w:val="20"/>
              </w:rPr>
              <w:t>오케스트레이터</w:t>
            </w:r>
            <w:proofErr w:type="spellEnd"/>
            <w:r>
              <w:rPr>
                <w:rFonts w:ascii="Arial Unicode MS" w:eastAsia="Arial Unicode MS" w:hAnsi="Arial Unicode MS" w:cs="Arial Unicode MS"/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3534" w:type="dxa"/>
            <w:tcBorders>
              <w:top w:val="single" w:sz="6" w:space="0" w:color="F0F4F8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bottom w:w="60" w:type="dxa"/>
            </w:tcMar>
          </w:tcPr>
          <w:p w14:paraId="2A4CD20C" w14:textId="77777777" w:rsidR="00D80D8A" w:rsidRDefault="00BE6280">
            <w:pPr>
              <w:spacing w:before="20" w:after="20"/>
              <w:rPr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중앙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Orchestrator</w:t>
            </w:r>
            <w:proofErr w:type="spellEnd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Agent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가</w:t>
            </w:r>
            <w:proofErr w:type="spellEnd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모든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Task</w:t>
            </w:r>
            <w:proofErr w:type="spellEnd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위임을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중계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.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통신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경로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N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으로</w:t>
            </w:r>
            <w:proofErr w:type="spellEnd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감소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.</w:t>
            </w:r>
          </w:p>
        </w:tc>
        <w:tc>
          <w:tcPr>
            <w:tcW w:w="3129" w:type="dxa"/>
            <w:tcBorders>
              <w:top w:val="single" w:sz="6" w:space="0" w:color="F0F4F8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bottom w:w="60" w:type="dxa"/>
            </w:tcMar>
          </w:tcPr>
          <w:p w14:paraId="6022D8BF" w14:textId="77777777" w:rsidR="00D80D8A" w:rsidRDefault="00BE6280">
            <w:pPr>
              <w:spacing w:before="20" w:after="20"/>
              <w:rPr>
                <w:sz w:val="20"/>
                <w:szCs w:val="20"/>
              </w:rPr>
            </w:pPr>
            <w:proofErr w:type="spellStart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Agent</w:t>
            </w:r>
            <w:proofErr w:type="spellEnd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5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개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이상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.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중앙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제어가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필요한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업무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.</w:t>
            </w:r>
          </w:p>
        </w:tc>
      </w:tr>
      <w:tr w:rsidR="00D80D8A" w14:paraId="36BEDA60" w14:textId="77777777">
        <w:trPr>
          <w:trHeight w:val="750"/>
        </w:trPr>
        <w:tc>
          <w:tcPr>
            <w:tcW w:w="236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bottom w:w="60" w:type="dxa"/>
            </w:tcMar>
          </w:tcPr>
          <w:p w14:paraId="7D8E5423" w14:textId="77777777" w:rsidR="00D80D8A" w:rsidRDefault="00BE6280">
            <w:pPr>
              <w:spacing w:before="20" w:after="20"/>
              <w:rPr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Arial Unicode MS" w:eastAsia="Arial Unicode MS" w:hAnsi="Arial Unicode MS" w:cs="Arial Unicode MS"/>
                <w:b/>
                <w:bCs/>
                <w:sz w:val="20"/>
                <w:szCs w:val="20"/>
              </w:rPr>
              <w:t>Pub-Sub</w:t>
            </w:r>
            <w:proofErr w:type="spellEnd"/>
            <w:r>
              <w:rPr>
                <w:rFonts w:ascii="Arial Unicode MS" w:eastAsia="Arial Unicode MS" w:hAnsi="Arial Unicode MS" w:cs="Arial Unicode MS"/>
                <w:b/>
                <w:bCs/>
                <w:sz w:val="20"/>
                <w:szCs w:val="20"/>
              </w:rPr>
              <w:t xml:space="preserve"> (</w:t>
            </w:r>
            <w:r>
              <w:rPr>
                <w:rFonts w:ascii="Arial Unicode MS" w:eastAsia="Arial Unicode MS" w:hAnsi="Arial Unicode MS" w:cs="Arial Unicode MS"/>
                <w:b/>
                <w:bCs/>
                <w:sz w:val="20"/>
                <w:szCs w:val="20"/>
              </w:rPr>
              <w:t>이벤트</w:t>
            </w:r>
            <w:r>
              <w:rPr>
                <w:rFonts w:ascii="Arial Unicode MS" w:eastAsia="Arial Unicode MS" w:hAnsi="Arial Unicode MS" w:cs="Arial Unicode MS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  <w:sz w:val="20"/>
                <w:szCs w:val="20"/>
              </w:rPr>
              <w:t>기반</w:t>
            </w:r>
            <w:r>
              <w:rPr>
                <w:rFonts w:ascii="Arial Unicode MS" w:eastAsia="Arial Unicode MS" w:hAnsi="Arial Unicode MS" w:cs="Arial Unicode MS"/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353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bottom w:w="60" w:type="dxa"/>
            </w:tcMar>
          </w:tcPr>
          <w:p w14:paraId="583EB521" w14:textId="77777777" w:rsidR="00D80D8A" w:rsidRDefault="00BE6280">
            <w:pPr>
              <w:spacing w:before="20" w:after="20"/>
              <w:rPr>
                <w:sz w:val="20"/>
                <w:szCs w:val="20"/>
              </w:rPr>
            </w:pPr>
            <w:proofErr w:type="spellStart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Agent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가</w:t>
            </w:r>
            <w:proofErr w:type="spellEnd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토픽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/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이벤트를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발행하고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관심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있는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Agent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가</w:t>
            </w:r>
            <w:proofErr w:type="spellEnd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구독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.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직접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연결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회피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.</w:t>
            </w:r>
          </w:p>
        </w:tc>
        <w:tc>
          <w:tcPr>
            <w:tcW w:w="312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bottom w:w="60" w:type="dxa"/>
            </w:tcMar>
          </w:tcPr>
          <w:p w14:paraId="78B79AE9" w14:textId="77777777" w:rsidR="00D80D8A" w:rsidRDefault="00BE6280">
            <w:pPr>
              <w:spacing w:before="20" w:after="20"/>
              <w:rPr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비동기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처리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중심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.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느슨한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결합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.</w:t>
            </w:r>
          </w:p>
        </w:tc>
      </w:tr>
      <w:tr w:rsidR="00D80D8A" w14:paraId="287EC817" w14:textId="77777777">
        <w:trPr>
          <w:trHeight w:val="750"/>
        </w:trPr>
        <w:tc>
          <w:tcPr>
            <w:tcW w:w="236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bottom w:w="60" w:type="dxa"/>
            </w:tcMar>
          </w:tcPr>
          <w:p w14:paraId="52CC66EC" w14:textId="77777777" w:rsidR="00D80D8A" w:rsidRDefault="00BE6280">
            <w:pPr>
              <w:spacing w:before="20" w:after="20"/>
              <w:rPr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Arial Unicode MS" w:eastAsia="Arial Unicode MS" w:hAnsi="Arial Unicode MS" w:cs="Arial Unicode MS"/>
                <w:b/>
                <w:bCs/>
                <w:sz w:val="20"/>
                <w:szCs w:val="20"/>
              </w:rPr>
              <w:t>Mesh</w:t>
            </w:r>
            <w:proofErr w:type="spellEnd"/>
            <w:r>
              <w:rPr>
                <w:rFonts w:ascii="Arial Unicode MS" w:eastAsia="Arial Unicode MS" w:hAnsi="Arial Unicode MS" w:cs="Arial Unicode MS"/>
                <w:b/>
                <w:bCs/>
                <w:sz w:val="20"/>
                <w:szCs w:val="20"/>
              </w:rPr>
              <w:t xml:space="preserve"> (</w:t>
            </w:r>
            <w:r>
              <w:rPr>
                <w:rFonts w:ascii="Arial Unicode MS" w:eastAsia="Arial Unicode MS" w:hAnsi="Arial Unicode MS" w:cs="Arial Unicode MS"/>
                <w:b/>
                <w:bCs/>
                <w:sz w:val="20"/>
                <w:szCs w:val="20"/>
              </w:rPr>
              <w:t>직접</w:t>
            </w:r>
            <w:r>
              <w:rPr>
                <w:rFonts w:ascii="Arial Unicode MS" w:eastAsia="Arial Unicode MS" w:hAnsi="Arial Unicode MS" w:cs="Arial Unicode MS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  <w:sz w:val="20"/>
                <w:szCs w:val="20"/>
              </w:rPr>
              <w:t>통신</w:t>
            </w:r>
            <w:r>
              <w:rPr>
                <w:rFonts w:ascii="Arial Unicode MS" w:eastAsia="Arial Unicode MS" w:hAnsi="Arial Unicode MS" w:cs="Arial Unicode MS"/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353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bottom w:w="60" w:type="dxa"/>
            </w:tcMar>
          </w:tcPr>
          <w:p w14:paraId="0695419B" w14:textId="77777777" w:rsidR="00D80D8A" w:rsidRDefault="00BE6280">
            <w:pPr>
              <w:spacing w:before="20" w:after="20"/>
              <w:rPr>
                <w:sz w:val="20"/>
                <w:szCs w:val="20"/>
              </w:rPr>
            </w:pPr>
            <w:proofErr w:type="spellStart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Agent</w:t>
            </w:r>
            <w:proofErr w:type="spellEnd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간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필요시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직접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통신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. A2A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본래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모델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.</w:t>
            </w:r>
          </w:p>
        </w:tc>
        <w:tc>
          <w:tcPr>
            <w:tcW w:w="312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bottom w:w="60" w:type="dxa"/>
            </w:tcMar>
          </w:tcPr>
          <w:p w14:paraId="270290EE" w14:textId="77777777" w:rsidR="00D80D8A" w:rsidRDefault="00BE6280">
            <w:pPr>
              <w:spacing w:before="20" w:after="20"/>
              <w:rPr>
                <w:sz w:val="20"/>
                <w:szCs w:val="20"/>
              </w:rPr>
            </w:pPr>
            <w:proofErr w:type="spellStart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Agent</w:t>
            </w:r>
            <w:proofErr w:type="spellEnd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수가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적고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(≤4)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실시간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협업이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필요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.</w:t>
            </w:r>
          </w:p>
        </w:tc>
      </w:tr>
    </w:tbl>
    <w:p w14:paraId="22CED4BA" w14:textId="77777777" w:rsidR="00D80D8A" w:rsidRDefault="00D80D8A">
      <w:pPr>
        <w:spacing w:before="60" w:after="60"/>
      </w:pPr>
    </w:p>
    <w:tbl>
      <w:tblPr>
        <w:tblStyle w:val="afffffff5"/>
        <w:tblpPr w:leftFromText="180" w:rightFromText="180" w:topFromText="180" w:bottomFromText="180" w:vertAnchor="text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025"/>
      </w:tblGrid>
      <w:tr w:rsidR="00D80D8A" w14:paraId="3463780E" w14:textId="77777777">
        <w:trPr>
          <w:trHeight w:val="705"/>
        </w:trPr>
        <w:tc>
          <w:tcPr>
            <w:tcW w:w="9025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C3AA26" w14:textId="77777777" w:rsidR="00D80D8A" w:rsidRDefault="00BE6280">
            <w:pPr>
              <w:spacing w:before="40" w:after="40"/>
              <w:rPr>
                <w:color w:val="1A5276"/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color w:val="1A5276"/>
                <w:sz w:val="18"/>
                <w:szCs w:val="18"/>
              </w:rPr>
              <w:lastRenderedPageBreak/>
              <w:t>[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1A5276"/>
                <w:sz w:val="18"/>
                <w:szCs w:val="18"/>
              </w:rPr>
              <w:t>참고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1A5276"/>
                <w:sz w:val="18"/>
                <w:szCs w:val="18"/>
              </w:rPr>
              <w:t>]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 xml:space="preserve"> A2A 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>공식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>문서는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>특정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>Agent</w:t>
            </w:r>
            <w:proofErr w:type="spellEnd"/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>수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>임계값을</w:t>
            </w:r>
            <w:proofErr w:type="spellEnd"/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>규정하지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>않는다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 xml:space="preserve">. 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>본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>문서의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 xml:space="preserve"> “5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>개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 xml:space="preserve">” 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>기준은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>full-mesh</w:t>
            </w:r>
            <w:proofErr w:type="spellEnd"/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>구조에서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>방향성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>통신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>경로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>가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5276"/>
                <w:sz w:val="18"/>
                <w:szCs w:val="18"/>
              </w:rPr>
              <w:t>n</w:t>
            </w:r>
            <w:proofErr w:type="spellEnd"/>
            <w:r>
              <w:rPr>
                <w:color w:val="1A5276"/>
                <w:sz w:val="18"/>
                <w:szCs w:val="18"/>
              </w:rPr>
              <w:t>(n-1)/2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>로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>증가한다는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>표준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>계열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>문서</w:t>
            </w:r>
            <w:r>
              <w:rPr>
                <w:color w:val="1A5276"/>
                <w:sz w:val="18"/>
                <w:szCs w:val="18"/>
                <w:vertAlign w:val="superscript"/>
              </w:rPr>
              <w:footnoteReference w:id="7"/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>의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>일반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>원칙과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>업계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>해설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>자료</w:t>
            </w:r>
            <w:r>
              <w:rPr>
                <w:color w:val="1A5276"/>
                <w:sz w:val="18"/>
                <w:szCs w:val="18"/>
                <w:vertAlign w:val="superscript"/>
              </w:rPr>
              <w:footnoteReference w:id="8"/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>에서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>제시하는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 xml:space="preserve"> 5~10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>개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>규모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>예시를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>바탕으로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>한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1A5276"/>
                <w:sz w:val="18"/>
                <w:szCs w:val="18"/>
              </w:rPr>
              <w:t>보수적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1A5276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1A5276"/>
                <w:sz w:val="18"/>
                <w:szCs w:val="18"/>
              </w:rPr>
              <w:t>실무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1A5276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1A5276"/>
                <w:sz w:val="18"/>
                <w:szCs w:val="18"/>
              </w:rPr>
              <w:t>기준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>이다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 xml:space="preserve">. 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>실제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>적용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>여부는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>Agent</w:t>
            </w:r>
            <w:proofErr w:type="spellEnd"/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>수뿐</w:t>
            </w:r>
            <w:proofErr w:type="spellEnd"/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>아니라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>연결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>패턴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>호출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>빈도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>인증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>방식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>정책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>통제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>필요성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>장애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>격리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>요구사항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>등을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>함께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>고려해야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>한다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 xml:space="preserve">. </w:t>
            </w:r>
          </w:p>
        </w:tc>
      </w:tr>
    </w:tbl>
    <w:p w14:paraId="67017B7D" w14:textId="77777777" w:rsidR="00D80D8A" w:rsidRDefault="00BE6280">
      <w:pPr>
        <w:pStyle w:val="4"/>
        <w:keepNext w:val="0"/>
        <w:keepLines w:val="0"/>
      </w:pPr>
      <w:bookmarkStart w:id="139" w:name="_ovrh5ben48yr" w:colFirst="0" w:colLast="0"/>
      <w:bookmarkEnd w:id="139"/>
      <w:r>
        <w:rPr>
          <w:rFonts w:ascii="Arial Unicode MS" w:eastAsia="Arial Unicode MS" w:hAnsi="Arial Unicode MS" w:cs="Arial Unicode MS"/>
        </w:rPr>
        <w:t xml:space="preserve">6.5.2 </w:t>
      </w:r>
      <w:r>
        <w:rPr>
          <w:rFonts w:ascii="Arial Unicode MS" w:eastAsia="Arial Unicode MS" w:hAnsi="Arial Unicode MS" w:cs="Arial Unicode MS"/>
        </w:rPr>
        <w:t>보안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고려사항</w:t>
      </w:r>
      <w:r>
        <w:rPr>
          <w:rFonts w:ascii="Arial Unicode MS" w:eastAsia="Arial Unicode MS" w:hAnsi="Arial Unicode MS" w:cs="Arial Unicode MS"/>
        </w:rPr>
        <w:t xml:space="preserve"> (</w:t>
      </w:r>
      <w:r>
        <w:rPr>
          <w:rFonts w:ascii="Arial Unicode MS" w:eastAsia="Arial Unicode MS" w:hAnsi="Arial Unicode MS" w:cs="Arial Unicode MS"/>
        </w:rPr>
        <w:t>도입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판단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체크리스트</w:t>
      </w:r>
      <w:r>
        <w:rPr>
          <w:rFonts w:ascii="Arial Unicode MS" w:eastAsia="Arial Unicode MS" w:hAnsi="Arial Unicode MS" w:cs="Arial Unicode MS"/>
        </w:rPr>
        <w:t>)</w:t>
      </w:r>
    </w:p>
    <w:p w14:paraId="3EEB5269" w14:textId="77777777" w:rsidR="00D80D8A" w:rsidRDefault="00BE6280">
      <w:pPr>
        <w:spacing w:before="240" w:after="140"/>
      </w:pPr>
      <w:r>
        <w:rPr>
          <w:rFonts w:ascii="Arial Unicode MS" w:eastAsia="Arial Unicode MS" w:hAnsi="Arial Unicode MS" w:cs="Arial Unicode MS"/>
        </w:rPr>
        <w:t xml:space="preserve">A2A </w:t>
      </w:r>
      <w:r>
        <w:rPr>
          <w:rFonts w:ascii="Arial Unicode MS" w:eastAsia="Arial Unicode MS" w:hAnsi="Arial Unicode MS" w:cs="Arial Unicode MS"/>
        </w:rPr>
        <w:t>도입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추가되는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보안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부담을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정리한다</w:t>
      </w:r>
      <w:r>
        <w:rPr>
          <w:rFonts w:ascii="Arial Unicode MS" w:eastAsia="Arial Unicode MS" w:hAnsi="Arial Unicode MS" w:cs="Arial Unicode MS"/>
        </w:rPr>
        <w:t xml:space="preserve">. </w:t>
      </w:r>
      <w:r>
        <w:rPr>
          <w:rFonts w:ascii="Arial Unicode MS" w:eastAsia="Arial Unicode MS" w:hAnsi="Arial Unicode MS" w:cs="Arial Unicode MS"/>
        </w:rPr>
        <w:t>의사결정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비용</w:t>
      </w:r>
      <w:r>
        <w:rPr>
          <w:rFonts w:ascii="Arial Unicode MS" w:eastAsia="Arial Unicode MS" w:hAnsi="Arial Unicode MS" w:cs="Arial Unicode MS"/>
        </w:rPr>
        <w:t>/</w:t>
      </w:r>
      <w:r>
        <w:rPr>
          <w:rFonts w:ascii="Arial Unicode MS" w:eastAsia="Arial Unicode MS" w:hAnsi="Arial Unicode MS" w:cs="Arial Unicode MS"/>
        </w:rPr>
        <w:t>리스크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요소로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고려한다</w:t>
      </w:r>
      <w:r>
        <w:rPr>
          <w:rFonts w:ascii="Arial Unicode MS" w:eastAsia="Arial Unicode MS" w:hAnsi="Arial Unicode MS" w:cs="Arial Unicode MS"/>
        </w:rPr>
        <w:t>.</w:t>
      </w:r>
    </w:p>
    <w:tbl>
      <w:tblPr>
        <w:tblStyle w:val="afffffff6"/>
        <w:tblpPr w:leftFromText="180" w:rightFromText="180" w:topFromText="180" w:bottomFromText="180" w:vertAnchor="text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025"/>
      </w:tblGrid>
      <w:tr w:rsidR="00D80D8A" w14:paraId="03AC9077" w14:textId="77777777">
        <w:trPr>
          <w:trHeight w:val="510"/>
        </w:trPr>
        <w:tc>
          <w:tcPr>
            <w:tcW w:w="9025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C5647A" w14:textId="77777777" w:rsidR="00D80D8A" w:rsidRDefault="00BE6280">
            <w:pPr>
              <w:spacing w:before="40" w:after="40"/>
              <w:rPr>
                <w:color w:val="1A5276"/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color w:val="1A5276"/>
                <w:sz w:val="18"/>
                <w:szCs w:val="18"/>
              </w:rPr>
              <w:t>[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1A5276"/>
                <w:sz w:val="18"/>
                <w:szCs w:val="18"/>
              </w:rPr>
              <w:t>참고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1A5276"/>
                <w:sz w:val="18"/>
                <w:szCs w:val="18"/>
              </w:rPr>
              <w:t>]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>구현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>상세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>(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>mTLS</w:t>
            </w:r>
            <w:proofErr w:type="spellEnd"/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 xml:space="preserve">/JWT 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>구현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>방법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>Agent</w:t>
            </w:r>
            <w:proofErr w:type="spellEnd"/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>Registry</w:t>
            </w:r>
            <w:proofErr w:type="spellEnd"/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>무결성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>보장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>방안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>등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>)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>는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>별도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>구현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>가이드에서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>다룬다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>.</w:t>
            </w:r>
          </w:p>
        </w:tc>
      </w:tr>
    </w:tbl>
    <w:p w14:paraId="0E2EC72D" w14:textId="77777777" w:rsidR="00D80D8A" w:rsidRDefault="00D80D8A">
      <w:pPr>
        <w:rPr>
          <w:i/>
          <w:iCs/>
        </w:rPr>
      </w:pPr>
    </w:p>
    <w:tbl>
      <w:tblPr>
        <w:tblStyle w:val="afffffff7"/>
        <w:tblW w:w="898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175"/>
        <w:gridCol w:w="6810"/>
      </w:tblGrid>
      <w:tr w:rsidR="00D80D8A" w14:paraId="4BD28FB0" w14:textId="77777777">
        <w:trPr>
          <w:trHeight w:val="420"/>
        </w:trPr>
        <w:tc>
          <w:tcPr>
            <w:tcW w:w="2175" w:type="dxa"/>
            <w:tcBorders>
              <w:top w:val="single" w:sz="6" w:space="0" w:color="F0F4F8"/>
              <w:left w:val="single" w:sz="6" w:space="0" w:color="F0F4F8"/>
              <w:bottom w:val="single" w:sz="6" w:space="0" w:color="F0F4F8"/>
              <w:right w:val="single" w:sz="6" w:space="0" w:color="F0F4F8"/>
            </w:tcBorders>
            <w:shd w:val="clear" w:color="auto" w:fill="1E3A5F"/>
            <w:tcMar>
              <w:top w:w="60" w:type="dxa"/>
              <w:bottom w:w="60" w:type="dxa"/>
            </w:tcMar>
          </w:tcPr>
          <w:p w14:paraId="339BC7B0" w14:textId="77777777" w:rsidR="00D80D8A" w:rsidRDefault="00BE6280">
            <w:pPr>
              <w:spacing w:before="240" w:after="240"/>
              <w:jc w:val="center"/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  <w:sz w:val="20"/>
                <w:szCs w:val="20"/>
              </w:rPr>
              <w:t>위협</w:t>
            </w:r>
          </w:p>
        </w:tc>
        <w:tc>
          <w:tcPr>
            <w:tcW w:w="6810" w:type="dxa"/>
            <w:tcBorders>
              <w:top w:val="single" w:sz="6" w:space="0" w:color="F0F4F8"/>
              <w:left w:val="single" w:sz="6" w:space="0" w:color="F0F4F8"/>
              <w:bottom w:val="single" w:sz="6" w:space="0" w:color="F0F4F8"/>
              <w:right w:val="single" w:sz="6" w:space="0" w:color="F0F4F8"/>
            </w:tcBorders>
            <w:shd w:val="clear" w:color="auto" w:fill="1E3A5F"/>
            <w:tcMar>
              <w:top w:w="60" w:type="dxa"/>
              <w:bottom w:w="60" w:type="dxa"/>
            </w:tcMar>
          </w:tcPr>
          <w:p w14:paraId="7A488992" w14:textId="77777777" w:rsidR="00D80D8A" w:rsidRDefault="00BE6280">
            <w:pPr>
              <w:spacing w:before="240" w:after="240"/>
              <w:jc w:val="center"/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  <w:sz w:val="20"/>
                <w:szCs w:val="20"/>
              </w:rPr>
              <w:t>대응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  <w:sz w:val="20"/>
                <w:szCs w:val="20"/>
              </w:rPr>
              <w:t>원칙</w:t>
            </w:r>
          </w:p>
        </w:tc>
      </w:tr>
      <w:tr w:rsidR="00D80D8A" w14:paraId="4C17718F" w14:textId="77777777">
        <w:trPr>
          <w:trHeight w:val="1035"/>
        </w:trPr>
        <w:tc>
          <w:tcPr>
            <w:tcW w:w="2175" w:type="dxa"/>
            <w:tcBorders>
              <w:top w:val="single" w:sz="6" w:space="0" w:color="F0F4F8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bottom w:w="60" w:type="dxa"/>
            </w:tcMar>
          </w:tcPr>
          <w:p w14:paraId="67DF3145" w14:textId="77777777" w:rsidR="00D80D8A" w:rsidRDefault="00BE6280">
            <w:pPr>
              <w:spacing w:before="20" w:after="20"/>
              <w:rPr>
                <w:b/>
                <w:bCs/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sz w:val="20"/>
                <w:szCs w:val="20"/>
              </w:rPr>
              <w:t>비인가</w:t>
            </w:r>
            <w:r>
              <w:rPr>
                <w:rFonts w:ascii="Arial Unicode MS" w:eastAsia="Arial Unicode MS" w:hAnsi="Arial Unicode MS" w:cs="Arial Unicode MS"/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b/>
                <w:bCs/>
                <w:sz w:val="20"/>
                <w:szCs w:val="20"/>
              </w:rPr>
              <w:t>Agent</w:t>
            </w:r>
            <w:r>
              <w:rPr>
                <w:rFonts w:ascii="Arial Unicode MS" w:eastAsia="Arial Unicode MS" w:hAnsi="Arial Unicode MS" w:cs="Arial Unicode MS"/>
                <w:b/>
                <w:bCs/>
                <w:sz w:val="20"/>
                <w:szCs w:val="20"/>
              </w:rPr>
              <w:t>의</w:t>
            </w:r>
            <w:proofErr w:type="spellEnd"/>
            <w:r>
              <w:rPr>
                <w:rFonts w:ascii="Arial Unicode MS" w:eastAsia="Arial Unicode MS" w:hAnsi="Arial Unicode MS" w:cs="Arial Unicode MS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  <w:sz w:val="20"/>
                <w:szCs w:val="20"/>
              </w:rPr>
              <w:t>작업</w:t>
            </w:r>
            <w:r>
              <w:rPr>
                <w:rFonts w:ascii="Arial Unicode MS" w:eastAsia="Arial Unicode MS" w:hAnsi="Arial Unicode MS" w:cs="Arial Unicode MS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  <w:sz w:val="20"/>
                <w:szCs w:val="20"/>
              </w:rPr>
              <w:t>위임</w:t>
            </w:r>
            <w:r>
              <w:rPr>
                <w:rFonts w:ascii="Arial Unicode MS" w:eastAsia="Arial Unicode MS" w:hAnsi="Arial Unicode MS" w:cs="Arial Unicode MS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  <w:sz w:val="20"/>
                <w:szCs w:val="20"/>
              </w:rPr>
              <w:t>요청</w:t>
            </w:r>
          </w:p>
        </w:tc>
        <w:tc>
          <w:tcPr>
            <w:tcW w:w="6810" w:type="dxa"/>
            <w:tcBorders>
              <w:top w:val="single" w:sz="6" w:space="0" w:color="F0F4F8"/>
              <w:left w:val="single" w:sz="6" w:space="0" w:color="CCCCCC"/>
              <w:bottom w:val="single" w:sz="5" w:space="0" w:color="CCCCCC"/>
              <w:right w:val="single" w:sz="5" w:space="0" w:color="CCCCCC"/>
            </w:tcBorders>
            <w:tcMar>
              <w:top w:w="60" w:type="dxa"/>
              <w:bottom w:w="60" w:type="dxa"/>
            </w:tcMar>
          </w:tcPr>
          <w:p w14:paraId="78721834" w14:textId="77777777" w:rsidR="00D80D8A" w:rsidRDefault="00BE6280">
            <w:pPr>
              <w:spacing w:before="240" w:after="240"/>
              <w:rPr>
                <w:sz w:val="20"/>
                <w:szCs w:val="20"/>
              </w:rPr>
            </w:pPr>
            <w:proofErr w:type="spellStart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Agent</w:t>
            </w:r>
            <w:proofErr w:type="spellEnd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Card</w:t>
            </w:r>
            <w:proofErr w:type="spellEnd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기반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상호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인증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필요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(MUST).</w:t>
            </w:r>
          </w:p>
        </w:tc>
      </w:tr>
      <w:tr w:rsidR="00D80D8A" w14:paraId="485AA583" w14:textId="77777777">
        <w:trPr>
          <w:trHeight w:val="750"/>
        </w:trPr>
        <w:tc>
          <w:tcPr>
            <w:tcW w:w="217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bottom w:w="60" w:type="dxa"/>
            </w:tcMar>
          </w:tcPr>
          <w:p w14:paraId="3A6C5FBA" w14:textId="77777777" w:rsidR="00D80D8A" w:rsidRDefault="00BE6280">
            <w:pPr>
              <w:spacing w:before="20" w:after="20"/>
              <w:rPr>
                <w:b/>
                <w:bCs/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sz w:val="20"/>
                <w:szCs w:val="20"/>
              </w:rPr>
              <w:t>위임</w:t>
            </w:r>
            <w:r>
              <w:rPr>
                <w:rFonts w:ascii="Arial Unicode MS" w:eastAsia="Arial Unicode MS" w:hAnsi="Arial Unicode MS" w:cs="Arial Unicode MS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  <w:sz w:val="20"/>
                <w:szCs w:val="20"/>
              </w:rPr>
              <w:t>범위</w:t>
            </w:r>
            <w:r>
              <w:rPr>
                <w:rFonts w:ascii="Arial Unicode MS" w:eastAsia="Arial Unicode MS" w:hAnsi="Arial Unicode MS" w:cs="Arial Unicode MS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  <w:sz w:val="20"/>
                <w:szCs w:val="20"/>
              </w:rPr>
              <w:t>초과</w:t>
            </w:r>
          </w:p>
        </w:tc>
        <w:tc>
          <w:tcPr>
            <w:tcW w:w="6810" w:type="dxa"/>
            <w:tcBorders>
              <w:top w:val="single" w:sz="5" w:space="0" w:color="CCCCCC"/>
              <w:left w:val="single" w:sz="6" w:space="0" w:color="CCCCCC"/>
              <w:bottom w:val="single" w:sz="5" w:space="0" w:color="CCCCCC"/>
              <w:right w:val="single" w:sz="5" w:space="0" w:color="CCCCCC"/>
            </w:tcBorders>
            <w:tcMar>
              <w:top w:w="60" w:type="dxa"/>
              <w:bottom w:w="60" w:type="dxa"/>
            </w:tcMar>
          </w:tcPr>
          <w:p w14:paraId="6AA1482C" w14:textId="77777777" w:rsidR="00D80D8A" w:rsidRDefault="00BE6280">
            <w:pPr>
              <w:spacing w:before="240" w:after="240"/>
              <w:rPr>
                <w:sz w:val="20"/>
                <w:szCs w:val="20"/>
              </w:rPr>
            </w:pPr>
            <w:proofErr w:type="spellStart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Task</w:t>
            </w:r>
            <w:proofErr w:type="spellEnd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위임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시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수행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범위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(</w:t>
            </w:r>
            <w:proofErr w:type="spellStart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scope</w:t>
            </w:r>
            <w:proofErr w:type="spellEnd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)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명시적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제한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(MUST).</w:t>
            </w:r>
          </w:p>
        </w:tc>
      </w:tr>
      <w:tr w:rsidR="00D80D8A" w14:paraId="3788F45B" w14:textId="77777777">
        <w:trPr>
          <w:trHeight w:val="750"/>
        </w:trPr>
        <w:tc>
          <w:tcPr>
            <w:tcW w:w="217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bottom w:w="60" w:type="dxa"/>
            </w:tcMar>
          </w:tcPr>
          <w:p w14:paraId="588C7126" w14:textId="77777777" w:rsidR="00D80D8A" w:rsidRDefault="00BE6280">
            <w:pPr>
              <w:spacing w:before="20" w:after="20"/>
              <w:rPr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Arial Unicode MS" w:eastAsia="Arial Unicode MS" w:hAnsi="Arial Unicode MS" w:cs="Arial Unicode MS"/>
                <w:b/>
                <w:bCs/>
                <w:sz w:val="20"/>
                <w:szCs w:val="20"/>
              </w:rPr>
              <w:t>Agent</w:t>
            </w:r>
            <w:proofErr w:type="spellEnd"/>
            <w:r>
              <w:rPr>
                <w:rFonts w:ascii="Arial Unicode MS" w:eastAsia="Arial Unicode MS" w:hAnsi="Arial Unicode MS" w:cs="Arial Unicode MS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  <w:sz w:val="20"/>
                <w:szCs w:val="20"/>
              </w:rPr>
              <w:t>간</w:t>
            </w:r>
            <w:r>
              <w:rPr>
                <w:rFonts w:ascii="Arial Unicode MS" w:eastAsia="Arial Unicode MS" w:hAnsi="Arial Unicode MS" w:cs="Arial Unicode MS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  <w:sz w:val="20"/>
                <w:szCs w:val="20"/>
              </w:rPr>
              <w:t>통신</w:t>
            </w:r>
            <w:r>
              <w:rPr>
                <w:rFonts w:ascii="Arial Unicode MS" w:eastAsia="Arial Unicode MS" w:hAnsi="Arial Unicode MS" w:cs="Arial Unicode MS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  <w:sz w:val="20"/>
                <w:szCs w:val="20"/>
              </w:rPr>
              <w:t>데이터</w:t>
            </w:r>
            <w:r>
              <w:rPr>
                <w:rFonts w:ascii="Arial Unicode MS" w:eastAsia="Arial Unicode MS" w:hAnsi="Arial Unicode MS" w:cs="Arial Unicode MS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  <w:sz w:val="20"/>
                <w:szCs w:val="20"/>
              </w:rPr>
              <w:t>유출</w:t>
            </w:r>
          </w:p>
        </w:tc>
        <w:tc>
          <w:tcPr>
            <w:tcW w:w="6810" w:type="dxa"/>
            <w:tcBorders>
              <w:top w:val="single" w:sz="5" w:space="0" w:color="CCCCCC"/>
              <w:left w:val="single" w:sz="6" w:space="0" w:color="CCCCCC"/>
              <w:bottom w:val="single" w:sz="5" w:space="0" w:color="CCCCCC"/>
              <w:right w:val="single" w:sz="5" w:space="0" w:color="CCCCCC"/>
            </w:tcBorders>
            <w:tcMar>
              <w:top w:w="60" w:type="dxa"/>
              <w:bottom w:w="60" w:type="dxa"/>
            </w:tcMar>
          </w:tcPr>
          <w:p w14:paraId="1EDDA17D" w14:textId="77777777" w:rsidR="00D80D8A" w:rsidRDefault="00BE6280">
            <w:pPr>
              <w:spacing w:before="240" w:after="240"/>
              <w:rPr>
                <w:sz w:val="20"/>
                <w:szCs w:val="20"/>
              </w:rPr>
            </w:pPr>
            <w:proofErr w:type="spellStart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Agent</w:t>
            </w:r>
            <w:proofErr w:type="spellEnd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간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통신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TLS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필수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(MUST).</w:t>
            </w:r>
          </w:p>
        </w:tc>
      </w:tr>
      <w:tr w:rsidR="00D80D8A" w14:paraId="68EB95F2" w14:textId="77777777">
        <w:trPr>
          <w:trHeight w:val="750"/>
        </w:trPr>
        <w:tc>
          <w:tcPr>
            <w:tcW w:w="217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bottom w:w="60" w:type="dxa"/>
            </w:tcMar>
          </w:tcPr>
          <w:p w14:paraId="1C130686" w14:textId="77777777" w:rsidR="00D80D8A" w:rsidRDefault="00BE6280">
            <w:pPr>
              <w:spacing w:before="20" w:after="20"/>
              <w:rPr>
                <w:b/>
                <w:bCs/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sz w:val="20"/>
                <w:szCs w:val="20"/>
              </w:rPr>
              <w:t>토큰</w:t>
            </w:r>
            <w:r>
              <w:rPr>
                <w:rFonts w:ascii="Arial Unicode MS" w:eastAsia="Arial Unicode MS" w:hAnsi="Arial Unicode MS" w:cs="Arial Unicode MS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  <w:sz w:val="20"/>
                <w:szCs w:val="20"/>
              </w:rPr>
              <w:t>전파</w:t>
            </w:r>
            <w:r>
              <w:rPr>
                <w:rFonts w:ascii="Arial Unicode MS" w:eastAsia="Arial Unicode MS" w:hAnsi="Arial Unicode MS" w:cs="Arial Unicode MS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  <w:sz w:val="20"/>
                <w:szCs w:val="20"/>
              </w:rPr>
              <w:t>문제</w:t>
            </w:r>
          </w:p>
        </w:tc>
        <w:tc>
          <w:tcPr>
            <w:tcW w:w="6810" w:type="dxa"/>
            <w:tcBorders>
              <w:top w:val="single" w:sz="5" w:space="0" w:color="CCCCCC"/>
              <w:left w:val="single" w:sz="6" w:space="0" w:color="CCCCCC"/>
              <w:bottom w:val="single" w:sz="5" w:space="0" w:color="CCCCCC"/>
              <w:right w:val="single" w:sz="5" w:space="0" w:color="CCCCCC"/>
            </w:tcBorders>
            <w:tcMar>
              <w:top w:w="60" w:type="dxa"/>
              <w:bottom w:w="60" w:type="dxa"/>
            </w:tcMar>
          </w:tcPr>
          <w:p w14:paraId="20EE16C0" w14:textId="77777777" w:rsidR="00D80D8A" w:rsidRDefault="00BE6280">
            <w:pPr>
              <w:spacing w:before="240" w:after="240"/>
              <w:rPr>
                <w:sz w:val="20"/>
                <w:szCs w:val="20"/>
              </w:rPr>
            </w:pPr>
            <w:proofErr w:type="spellStart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Agent</w:t>
            </w:r>
            <w:proofErr w:type="spellEnd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간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토큰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전파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및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권한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위임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범위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통제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(MUST).</w:t>
            </w:r>
          </w:p>
        </w:tc>
      </w:tr>
      <w:tr w:rsidR="00D80D8A" w14:paraId="1CF252DF" w14:textId="77777777">
        <w:trPr>
          <w:trHeight w:val="750"/>
        </w:trPr>
        <w:tc>
          <w:tcPr>
            <w:tcW w:w="2175" w:type="dxa"/>
            <w:tcBorders>
              <w:top w:val="single" w:sz="6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60" w:type="dxa"/>
              <w:bottom w:w="60" w:type="dxa"/>
            </w:tcMar>
          </w:tcPr>
          <w:p w14:paraId="30E448B8" w14:textId="77777777" w:rsidR="00D80D8A" w:rsidRDefault="00BE6280">
            <w:pPr>
              <w:spacing w:before="240" w:after="240"/>
              <w:rPr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Arial Unicode MS" w:eastAsia="Arial Unicode MS" w:hAnsi="Arial Unicode MS" w:cs="Arial Unicode MS"/>
                <w:b/>
                <w:bCs/>
                <w:sz w:val="20"/>
                <w:szCs w:val="20"/>
              </w:rPr>
              <w:t>Agent</w:t>
            </w:r>
            <w:proofErr w:type="spellEnd"/>
            <w:r>
              <w:rPr>
                <w:rFonts w:ascii="Arial Unicode MS" w:eastAsia="Arial Unicode MS" w:hAnsi="Arial Unicode MS" w:cs="Arial Unicode MS"/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b/>
                <w:bCs/>
                <w:sz w:val="20"/>
                <w:szCs w:val="20"/>
              </w:rPr>
              <w:t>Card</w:t>
            </w:r>
            <w:proofErr w:type="spellEnd"/>
            <w:r>
              <w:rPr>
                <w:rFonts w:ascii="Arial Unicode MS" w:eastAsia="Arial Unicode MS" w:hAnsi="Arial Unicode MS" w:cs="Arial Unicode MS"/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b/>
                <w:bCs/>
                <w:sz w:val="20"/>
                <w:szCs w:val="20"/>
              </w:rPr>
              <w:t>위</w:t>
            </w:r>
            <w:r>
              <w:rPr>
                <w:rFonts w:ascii="Arial Unicode MS" w:eastAsia="Arial Unicode MS" w:hAnsi="Arial Unicode MS" w:cs="Arial Unicode MS"/>
                <w:b/>
                <w:bCs/>
                <w:sz w:val="20"/>
                <w:szCs w:val="20"/>
              </w:rPr>
              <w:t>·</w:t>
            </w:r>
            <w:r>
              <w:rPr>
                <w:rFonts w:ascii="Arial Unicode MS" w:eastAsia="Arial Unicode MS" w:hAnsi="Arial Unicode MS" w:cs="Arial Unicode MS"/>
                <w:b/>
                <w:bCs/>
                <w:sz w:val="20"/>
                <w:szCs w:val="20"/>
              </w:rPr>
              <w:t>변조</w:t>
            </w:r>
            <w:proofErr w:type="spellEnd"/>
          </w:p>
        </w:tc>
        <w:tc>
          <w:tcPr>
            <w:tcW w:w="6810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60" w:type="dxa"/>
              <w:bottom w:w="60" w:type="dxa"/>
            </w:tcMar>
          </w:tcPr>
          <w:p w14:paraId="40C69296" w14:textId="77777777" w:rsidR="00D80D8A" w:rsidRDefault="00BE6280">
            <w:pPr>
              <w:spacing w:before="240" w:after="240"/>
              <w:rPr>
                <w:sz w:val="20"/>
                <w:szCs w:val="20"/>
              </w:rPr>
            </w:pPr>
            <w:proofErr w:type="spellStart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Agent</w:t>
            </w:r>
            <w:proofErr w:type="spellEnd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Registry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의</w:t>
            </w:r>
            <w:proofErr w:type="spellEnd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무결성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보장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(MUST).</w:t>
            </w:r>
          </w:p>
        </w:tc>
      </w:tr>
    </w:tbl>
    <w:p w14:paraId="1761E857" w14:textId="77777777" w:rsidR="00D80D8A" w:rsidRDefault="00D80D8A">
      <w:pPr>
        <w:spacing w:before="60" w:after="80"/>
        <w:rPr>
          <w:i/>
          <w:iCs/>
          <w:color w:val="444444"/>
          <w:sz w:val="20"/>
          <w:szCs w:val="20"/>
        </w:rPr>
      </w:pPr>
    </w:p>
    <w:p w14:paraId="221B1558" w14:textId="77777777" w:rsidR="00D80D8A" w:rsidRDefault="00BE6280">
      <w:pPr>
        <w:spacing w:before="60" w:after="80"/>
        <w:rPr>
          <w:color w:val="444444"/>
          <w:sz w:val="20"/>
          <w:szCs w:val="20"/>
        </w:rPr>
      </w:pPr>
      <w:r>
        <w:rPr>
          <w:rFonts w:ascii="Arial Unicode MS" w:eastAsia="Arial Unicode MS" w:hAnsi="Arial Unicode MS" w:cs="Arial Unicode MS"/>
          <w:b/>
          <w:bCs/>
          <w:color w:val="444444"/>
          <w:sz w:val="20"/>
          <w:szCs w:val="20"/>
        </w:rPr>
        <w:t>사내</w:t>
      </w:r>
      <w:r>
        <w:rPr>
          <w:rFonts w:ascii="Arial Unicode MS" w:eastAsia="Arial Unicode MS" w:hAnsi="Arial Unicode MS" w:cs="Arial Unicode MS"/>
          <w:b/>
          <w:bCs/>
          <w:color w:val="444444"/>
          <w:sz w:val="20"/>
          <w:szCs w:val="20"/>
        </w:rPr>
        <w:t xml:space="preserve"> IAM </w:t>
      </w:r>
      <w:r>
        <w:rPr>
          <w:rFonts w:ascii="Arial Unicode MS" w:eastAsia="Arial Unicode MS" w:hAnsi="Arial Unicode MS" w:cs="Arial Unicode MS"/>
          <w:b/>
          <w:bCs/>
          <w:color w:val="444444"/>
          <w:sz w:val="20"/>
          <w:szCs w:val="20"/>
        </w:rPr>
        <w:t>정합성</w:t>
      </w:r>
      <w:r>
        <w:rPr>
          <w:rFonts w:ascii="Arial Unicode MS" w:eastAsia="Arial Unicode MS" w:hAnsi="Arial Unicode MS" w:cs="Arial Unicode MS"/>
          <w:b/>
          <w:bCs/>
          <w:color w:val="444444"/>
          <w:sz w:val="20"/>
          <w:szCs w:val="20"/>
        </w:rPr>
        <w:t xml:space="preserve">: </w:t>
      </w:r>
      <w:proofErr w:type="spellStart"/>
      <w:r>
        <w:rPr>
          <w:rFonts w:ascii="Arial Unicode MS" w:eastAsia="Arial Unicode MS" w:hAnsi="Arial Unicode MS" w:cs="Arial Unicode MS"/>
          <w:color w:val="444444"/>
          <w:sz w:val="20"/>
          <w:szCs w:val="20"/>
        </w:rPr>
        <w:t>Agent</w:t>
      </w:r>
      <w:proofErr w:type="spellEnd"/>
      <w:r>
        <w:rPr>
          <w:rFonts w:ascii="Arial Unicode MS" w:eastAsia="Arial Unicode MS" w:hAnsi="Arial Unicode MS" w:cs="Arial Unicode MS"/>
          <w:color w:val="444444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color w:val="444444"/>
          <w:sz w:val="20"/>
          <w:szCs w:val="20"/>
        </w:rPr>
        <w:t>간</w:t>
      </w:r>
      <w:r>
        <w:rPr>
          <w:rFonts w:ascii="Arial Unicode MS" w:eastAsia="Arial Unicode MS" w:hAnsi="Arial Unicode MS" w:cs="Arial Unicode MS"/>
          <w:color w:val="444444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color w:val="444444"/>
          <w:sz w:val="20"/>
          <w:szCs w:val="20"/>
        </w:rPr>
        <w:t>토큰</w:t>
      </w:r>
      <w:r>
        <w:rPr>
          <w:rFonts w:ascii="Arial Unicode MS" w:eastAsia="Arial Unicode MS" w:hAnsi="Arial Unicode MS" w:cs="Arial Unicode MS"/>
          <w:color w:val="444444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color w:val="444444"/>
          <w:sz w:val="20"/>
          <w:szCs w:val="20"/>
        </w:rPr>
        <w:t>전파</w:t>
      </w:r>
      <w:r>
        <w:rPr>
          <w:rFonts w:ascii="Arial Unicode MS" w:eastAsia="Arial Unicode MS" w:hAnsi="Arial Unicode MS" w:cs="Arial Unicode MS"/>
          <w:color w:val="444444"/>
          <w:sz w:val="20"/>
          <w:szCs w:val="20"/>
        </w:rPr>
        <w:t xml:space="preserve">, </w:t>
      </w:r>
      <w:r>
        <w:rPr>
          <w:rFonts w:ascii="Arial Unicode MS" w:eastAsia="Arial Unicode MS" w:hAnsi="Arial Unicode MS" w:cs="Arial Unicode MS"/>
          <w:color w:val="444444"/>
          <w:sz w:val="20"/>
          <w:szCs w:val="20"/>
        </w:rPr>
        <w:t>권한</w:t>
      </w:r>
      <w:r>
        <w:rPr>
          <w:rFonts w:ascii="Arial Unicode MS" w:eastAsia="Arial Unicode MS" w:hAnsi="Arial Unicode MS" w:cs="Arial Unicode MS"/>
          <w:color w:val="444444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color w:val="444444"/>
          <w:sz w:val="20"/>
          <w:szCs w:val="20"/>
        </w:rPr>
        <w:t>위임</w:t>
      </w:r>
      <w:r>
        <w:rPr>
          <w:rFonts w:ascii="Arial Unicode MS" w:eastAsia="Arial Unicode MS" w:hAnsi="Arial Unicode MS" w:cs="Arial Unicode MS"/>
          <w:color w:val="444444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color w:val="444444"/>
          <w:sz w:val="20"/>
          <w:szCs w:val="20"/>
        </w:rPr>
        <w:t>범위</w:t>
      </w:r>
      <w:r>
        <w:rPr>
          <w:rFonts w:ascii="Arial Unicode MS" w:eastAsia="Arial Unicode MS" w:hAnsi="Arial Unicode MS" w:cs="Arial Unicode MS"/>
          <w:color w:val="444444"/>
          <w:sz w:val="20"/>
          <w:szCs w:val="20"/>
        </w:rPr>
        <w:t xml:space="preserve">, </w:t>
      </w:r>
      <w:r>
        <w:rPr>
          <w:rFonts w:ascii="Arial Unicode MS" w:eastAsia="Arial Unicode MS" w:hAnsi="Arial Unicode MS" w:cs="Arial Unicode MS"/>
          <w:color w:val="444444"/>
          <w:sz w:val="20"/>
          <w:szCs w:val="20"/>
        </w:rPr>
        <w:t>감사</w:t>
      </w:r>
      <w:r>
        <w:rPr>
          <w:rFonts w:ascii="Arial Unicode MS" w:eastAsia="Arial Unicode MS" w:hAnsi="Arial Unicode MS" w:cs="Arial Unicode MS"/>
          <w:color w:val="444444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color w:val="444444"/>
          <w:sz w:val="20"/>
          <w:szCs w:val="20"/>
        </w:rPr>
        <w:t>추적</w:t>
      </w:r>
      <w:r>
        <w:rPr>
          <w:rFonts w:ascii="Arial Unicode MS" w:eastAsia="Arial Unicode MS" w:hAnsi="Arial Unicode MS" w:cs="Arial Unicode MS"/>
          <w:color w:val="444444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color w:val="444444"/>
          <w:sz w:val="20"/>
          <w:szCs w:val="20"/>
        </w:rPr>
        <w:t>방식이</w:t>
      </w:r>
      <w:r>
        <w:rPr>
          <w:rFonts w:ascii="Arial Unicode MS" w:eastAsia="Arial Unicode MS" w:hAnsi="Arial Unicode MS" w:cs="Arial Unicode MS"/>
          <w:color w:val="444444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color w:val="444444"/>
          <w:sz w:val="20"/>
          <w:szCs w:val="20"/>
        </w:rPr>
        <w:t>기존</w:t>
      </w:r>
      <w:r>
        <w:rPr>
          <w:rFonts w:ascii="Arial Unicode MS" w:eastAsia="Arial Unicode MS" w:hAnsi="Arial Unicode MS" w:cs="Arial Unicode MS"/>
          <w:color w:val="444444"/>
          <w:sz w:val="20"/>
          <w:szCs w:val="20"/>
        </w:rPr>
        <w:t xml:space="preserve"> IAM </w:t>
      </w:r>
      <w:r>
        <w:rPr>
          <w:rFonts w:ascii="Arial Unicode MS" w:eastAsia="Arial Unicode MS" w:hAnsi="Arial Unicode MS" w:cs="Arial Unicode MS"/>
          <w:color w:val="444444"/>
          <w:sz w:val="20"/>
          <w:szCs w:val="20"/>
        </w:rPr>
        <w:t>모델과</w:t>
      </w:r>
      <w:r>
        <w:rPr>
          <w:rFonts w:ascii="Arial Unicode MS" w:eastAsia="Arial Unicode MS" w:hAnsi="Arial Unicode MS" w:cs="Arial Unicode MS"/>
          <w:color w:val="444444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color w:val="444444"/>
          <w:sz w:val="20"/>
          <w:szCs w:val="20"/>
        </w:rPr>
        <w:t>다를</w:t>
      </w:r>
      <w:r>
        <w:rPr>
          <w:rFonts w:ascii="Arial Unicode MS" w:eastAsia="Arial Unicode MS" w:hAnsi="Arial Unicode MS" w:cs="Arial Unicode MS"/>
          <w:color w:val="444444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color w:val="444444"/>
          <w:sz w:val="20"/>
          <w:szCs w:val="20"/>
        </w:rPr>
        <w:t>수</w:t>
      </w:r>
      <w:r>
        <w:rPr>
          <w:rFonts w:ascii="Arial Unicode MS" w:eastAsia="Arial Unicode MS" w:hAnsi="Arial Unicode MS" w:cs="Arial Unicode MS"/>
          <w:color w:val="444444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color w:val="444444"/>
          <w:sz w:val="20"/>
          <w:szCs w:val="20"/>
        </w:rPr>
        <w:t>있어</w:t>
      </w:r>
      <w:r>
        <w:rPr>
          <w:rFonts w:ascii="Arial Unicode MS" w:eastAsia="Arial Unicode MS" w:hAnsi="Arial Unicode MS" w:cs="Arial Unicode MS"/>
          <w:color w:val="444444"/>
          <w:sz w:val="20"/>
          <w:szCs w:val="20"/>
        </w:rPr>
        <w:t xml:space="preserve">, </w:t>
      </w:r>
      <w:r>
        <w:rPr>
          <w:rFonts w:ascii="Arial Unicode MS" w:eastAsia="Arial Unicode MS" w:hAnsi="Arial Unicode MS" w:cs="Arial Unicode MS"/>
          <w:color w:val="444444"/>
          <w:sz w:val="20"/>
          <w:szCs w:val="20"/>
        </w:rPr>
        <w:t>사내</w:t>
      </w:r>
      <w:r>
        <w:rPr>
          <w:rFonts w:ascii="Arial Unicode MS" w:eastAsia="Arial Unicode MS" w:hAnsi="Arial Unicode MS" w:cs="Arial Unicode MS"/>
          <w:color w:val="444444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color w:val="444444"/>
          <w:sz w:val="20"/>
          <w:szCs w:val="20"/>
        </w:rPr>
        <w:t>보안</w:t>
      </w:r>
      <w:r>
        <w:rPr>
          <w:rFonts w:ascii="Arial Unicode MS" w:eastAsia="Arial Unicode MS" w:hAnsi="Arial Unicode MS" w:cs="Arial Unicode MS"/>
          <w:color w:val="444444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color w:val="444444"/>
          <w:sz w:val="20"/>
          <w:szCs w:val="20"/>
        </w:rPr>
        <w:t>정책과의</w:t>
      </w:r>
      <w:r>
        <w:rPr>
          <w:rFonts w:ascii="Arial Unicode MS" w:eastAsia="Arial Unicode MS" w:hAnsi="Arial Unicode MS" w:cs="Arial Unicode MS"/>
          <w:color w:val="444444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color w:val="444444"/>
          <w:sz w:val="20"/>
          <w:szCs w:val="20"/>
        </w:rPr>
        <w:t>정합</w:t>
      </w:r>
      <w:r>
        <w:rPr>
          <w:rFonts w:ascii="Arial Unicode MS" w:eastAsia="Arial Unicode MS" w:hAnsi="Arial Unicode MS" w:cs="Arial Unicode MS"/>
          <w:color w:val="444444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color w:val="444444"/>
          <w:sz w:val="20"/>
          <w:szCs w:val="20"/>
        </w:rPr>
        <w:t>확인이</w:t>
      </w:r>
      <w:r>
        <w:rPr>
          <w:rFonts w:ascii="Arial Unicode MS" w:eastAsia="Arial Unicode MS" w:hAnsi="Arial Unicode MS" w:cs="Arial Unicode MS"/>
          <w:color w:val="444444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color w:val="444444"/>
          <w:sz w:val="20"/>
          <w:szCs w:val="20"/>
        </w:rPr>
        <w:t>필수이다</w:t>
      </w:r>
      <w:r>
        <w:rPr>
          <w:rFonts w:ascii="Arial Unicode MS" w:eastAsia="Arial Unicode MS" w:hAnsi="Arial Unicode MS" w:cs="Arial Unicode MS"/>
          <w:color w:val="444444"/>
          <w:sz w:val="20"/>
          <w:szCs w:val="20"/>
        </w:rPr>
        <w:t>.</w:t>
      </w:r>
    </w:p>
    <w:p w14:paraId="040E8C3E" w14:textId="77777777" w:rsidR="00D80D8A" w:rsidRDefault="00D80D8A">
      <w:pPr>
        <w:spacing w:before="60" w:after="80"/>
        <w:rPr>
          <w:color w:val="444444"/>
          <w:sz w:val="20"/>
          <w:szCs w:val="20"/>
        </w:rPr>
      </w:pPr>
    </w:p>
    <w:p w14:paraId="3D26CDA3" w14:textId="77777777" w:rsidR="00D80D8A" w:rsidRDefault="00BE6280">
      <w:pPr>
        <w:rPr>
          <w:b/>
          <w:bCs/>
        </w:rPr>
      </w:pPr>
      <w:proofErr w:type="spellStart"/>
      <w:r>
        <w:rPr>
          <w:rFonts w:ascii="Arial Unicode MS" w:eastAsia="Arial Unicode MS" w:hAnsi="Arial Unicode MS" w:cs="Arial Unicode MS"/>
          <w:b/>
          <w:bCs/>
        </w:rPr>
        <w:t>Agent</w:t>
      </w:r>
      <w:proofErr w:type="spellEnd"/>
      <w:r>
        <w:rPr>
          <w:rFonts w:ascii="Arial Unicode MS" w:eastAsia="Arial Unicode MS" w:hAnsi="Arial Unicode MS" w:cs="Arial Unicode MS"/>
          <w:b/>
          <w:bCs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b/>
          <w:bCs/>
        </w:rPr>
        <w:t>Card</w:t>
      </w:r>
      <w:proofErr w:type="spellEnd"/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설계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고려사항</w:t>
      </w:r>
    </w:p>
    <w:p w14:paraId="14ABB903" w14:textId="77777777" w:rsidR="00D80D8A" w:rsidRDefault="00BE6280">
      <w:pPr>
        <w:spacing w:before="240" w:after="140"/>
      </w:pPr>
      <w:r>
        <w:rPr>
          <w:rFonts w:ascii="Arial Unicode MS" w:eastAsia="Arial Unicode MS" w:hAnsi="Arial Unicode MS" w:cs="Arial Unicode MS"/>
        </w:rPr>
        <w:lastRenderedPageBreak/>
        <w:t xml:space="preserve">A2A </w:t>
      </w:r>
      <w:r>
        <w:rPr>
          <w:rFonts w:ascii="Arial Unicode MS" w:eastAsia="Arial Unicode MS" w:hAnsi="Arial Unicode MS" w:cs="Arial Unicode MS"/>
        </w:rPr>
        <w:t>도입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각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Agent</w:t>
      </w:r>
      <w:r>
        <w:rPr>
          <w:rFonts w:ascii="Arial Unicode MS" w:eastAsia="Arial Unicode MS" w:hAnsi="Arial Unicode MS" w:cs="Arial Unicode MS"/>
        </w:rPr>
        <w:t>의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역할</w:t>
      </w:r>
      <w:r>
        <w:rPr>
          <w:rFonts w:ascii="Arial Unicode MS" w:eastAsia="Arial Unicode MS" w:hAnsi="Arial Unicode MS" w:cs="Arial Unicode MS"/>
        </w:rPr>
        <w:t xml:space="preserve">, </w:t>
      </w:r>
      <w:proofErr w:type="spellStart"/>
      <w:r>
        <w:rPr>
          <w:rFonts w:ascii="Arial Unicode MS" w:eastAsia="Arial Unicode MS" w:hAnsi="Arial Unicode MS" w:cs="Arial Unicode MS"/>
        </w:rPr>
        <w:t>skills</w:t>
      </w:r>
      <w:proofErr w:type="spellEnd"/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인증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정보를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Agent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Card</w:t>
      </w:r>
      <w:r>
        <w:rPr>
          <w:rFonts w:ascii="Arial Unicode MS" w:eastAsia="Arial Unicode MS" w:hAnsi="Arial Unicode MS" w:cs="Arial Unicode MS"/>
        </w:rPr>
        <w:t>로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정의해야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하며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사내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Agent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Registry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구축이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필요하다</w:t>
      </w:r>
      <w:r>
        <w:rPr>
          <w:rFonts w:ascii="Arial Unicode MS" w:eastAsia="Arial Unicode MS" w:hAnsi="Arial Unicode MS" w:cs="Arial Unicode MS"/>
        </w:rPr>
        <w:t xml:space="preserve">. </w:t>
      </w:r>
      <w:r>
        <w:rPr>
          <w:rFonts w:ascii="Arial Unicode MS" w:eastAsia="Arial Unicode MS" w:hAnsi="Arial Unicode MS" w:cs="Arial Unicode MS"/>
        </w:rPr>
        <w:t>이는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초기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구축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비용과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운영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부담을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증가시키는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요소이다</w:t>
      </w:r>
      <w:r>
        <w:rPr>
          <w:rFonts w:ascii="Arial Unicode MS" w:eastAsia="Arial Unicode MS" w:hAnsi="Arial Unicode MS" w:cs="Arial Unicode MS"/>
        </w:rPr>
        <w:t>.</w:t>
      </w:r>
    </w:p>
    <w:tbl>
      <w:tblPr>
        <w:tblStyle w:val="afffffff8"/>
        <w:tblpPr w:leftFromText="180" w:rightFromText="180" w:topFromText="180" w:bottomFromText="180" w:vertAnchor="text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025"/>
      </w:tblGrid>
      <w:tr w:rsidR="00D80D8A" w14:paraId="700FCC24" w14:textId="77777777">
        <w:trPr>
          <w:trHeight w:val="510"/>
        </w:trPr>
        <w:tc>
          <w:tcPr>
            <w:tcW w:w="9025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E576EB" w14:textId="77777777" w:rsidR="00D80D8A" w:rsidRDefault="00BE6280">
            <w:pPr>
              <w:spacing w:before="40" w:after="40"/>
              <w:rPr>
                <w:color w:val="1A5276"/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color w:val="1A5276"/>
                <w:sz w:val="18"/>
                <w:szCs w:val="18"/>
              </w:rPr>
              <w:t>[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1A5276"/>
                <w:sz w:val="18"/>
                <w:szCs w:val="18"/>
              </w:rPr>
              <w:t>참고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1A5276"/>
                <w:sz w:val="18"/>
                <w:szCs w:val="18"/>
              </w:rPr>
              <w:t>]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>Agent</w:t>
            </w:r>
            <w:proofErr w:type="spellEnd"/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>Card</w:t>
            </w:r>
            <w:proofErr w:type="spellEnd"/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>필드별</w:t>
            </w:r>
            <w:proofErr w:type="spellEnd"/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>상세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>설계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>가이드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>(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>agent_id</w:t>
            </w:r>
            <w:proofErr w:type="spellEnd"/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>명명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>규칙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>skills</w:t>
            </w:r>
            <w:proofErr w:type="spellEnd"/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>스키마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>정의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>버전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>관리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>전략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>등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>)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>는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>별도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>구현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>가이드에서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>다룬다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>.</w:t>
            </w:r>
          </w:p>
        </w:tc>
      </w:tr>
    </w:tbl>
    <w:p w14:paraId="291778D1" w14:textId="77777777" w:rsidR="00D80D8A" w:rsidRDefault="00D80D8A">
      <w:pPr>
        <w:pStyle w:val="4"/>
        <w:keepNext w:val="0"/>
        <w:keepLines w:val="0"/>
        <w:rPr>
          <w:b/>
          <w:bCs/>
        </w:rPr>
      </w:pPr>
      <w:bookmarkStart w:id="140" w:name="_3uezggjb27yq" w:colFirst="0" w:colLast="0"/>
      <w:bookmarkEnd w:id="140"/>
    </w:p>
    <w:p w14:paraId="0482A799" w14:textId="77777777" w:rsidR="00D80D8A" w:rsidRDefault="00BE6280">
      <w:pPr>
        <w:pStyle w:val="4"/>
        <w:keepNext w:val="0"/>
        <w:keepLines w:val="0"/>
      </w:pPr>
      <w:bookmarkStart w:id="141" w:name="_ogwevamsw3jv" w:colFirst="0" w:colLast="0"/>
      <w:bookmarkEnd w:id="141"/>
      <w:r>
        <w:rPr>
          <w:rFonts w:ascii="Arial Unicode MS" w:eastAsia="Arial Unicode MS" w:hAnsi="Arial Unicode MS" w:cs="Arial Unicode MS"/>
        </w:rPr>
        <w:t xml:space="preserve">6.5.3 </w:t>
      </w:r>
      <w:r>
        <w:rPr>
          <w:rFonts w:ascii="Arial Unicode MS" w:eastAsia="Arial Unicode MS" w:hAnsi="Arial Unicode MS" w:cs="Arial Unicode MS"/>
        </w:rPr>
        <w:t>도입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권고</w:t>
      </w:r>
      <w:r>
        <w:rPr>
          <w:rFonts w:ascii="Arial Unicode MS" w:eastAsia="Arial Unicode MS" w:hAnsi="Arial Unicode MS" w:cs="Arial Unicode MS"/>
        </w:rPr>
        <w:t xml:space="preserve">: </w:t>
      </w:r>
      <w:proofErr w:type="spellStart"/>
      <w:r>
        <w:rPr>
          <w:rFonts w:ascii="Arial Unicode MS" w:eastAsia="Arial Unicode MS" w:hAnsi="Arial Unicode MS" w:cs="Arial Unicode MS"/>
        </w:rPr>
        <w:t>PoC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우선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접근</w:t>
      </w:r>
    </w:p>
    <w:p w14:paraId="23643881" w14:textId="77777777" w:rsidR="00D80D8A" w:rsidRDefault="00BE6280">
      <w:pPr>
        <w:spacing w:before="60" w:after="80"/>
      </w:pPr>
      <w:r>
        <w:rPr>
          <w:rFonts w:ascii="Arial Unicode MS" w:eastAsia="Arial Unicode MS" w:hAnsi="Arial Unicode MS" w:cs="Arial Unicode MS"/>
        </w:rPr>
        <w:t>A2A</w:t>
      </w:r>
      <w:r>
        <w:rPr>
          <w:rFonts w:ascii="Arial Unicode MS" w:eastAsia="Arial Unicode MS" w:hAnsi="Arial Unicode MS" w:cs="Arial Unicode MS"/>
        </w:rPr>
        <w:t>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사내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표준으로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즉시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채택하기보다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제한된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범위의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PoC</w:t>
      </w:r>
      <w:r>
        <w:rPr>
          <w:rFonts w:ascii="Arial Unicode MS" w:eastAsia="Arial Unicode MS" w:hAnsi="Arial Unicode MS" w:cs="Arial Unicode MS"/>
        </w:rPr>
        <w:t>를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먼저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수행하여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운영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복잡성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보안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정합성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장애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대응을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확인한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점진적으로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확대할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것을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권고한다</w:t>
      </w:r>
      <w:r>
        <w:rPr>
          <w:rFonts w:ascii="Arial Unicode MS" w:eastAsia="Arial Unicode MS" w:hAnsi="Arial Unicode MS" w:cs="Arial Unicode MS"/>
        </w:rPr>
        <w:t>.</w:t>
      </w:r>
    </w:p>
    <w:p w14:paraId="56D86EE0" w14:textId="77777777" w:rsidR="00D80D8A" w:rsidRDefault="00BE6280">
      <w:pPr>
        <w:spacing w:before="280"/>
        <w:rPr>
          <w:b/>
          <w:bCs/>
        </w:rPr>
      </w:pPr>
      <w:proofErr w:type="spellStart"/>
      <w:r>
        <w:rPr>
          <w:rFonts w:ascii="Arial Unicode MS" w:eastAsia="Arial Unicode MS" w:hAnsi="Arial Unicode MS" w:cs="Arial Unicode MS"/>
          <w:b/>
          <w:bCs/>
        </w:rPr>
        <w:t>PoC</w:t>
      </w:r>
      <w:proofErr w:type="spellEnd"/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가이드라인</w:t>
      </w:r>
    </w:p>
    <w:tbl>
      <w:tblPr>
        <w:tblStyle w:val="afffffff9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23"/>
        <w:gridCol w:w="7302"/>
      </w:tblGrid>
      <w:tr w:rsidR="00D80D8A" w14:paraId="0F34DCA4" w14:textId="77777777">
        <w:trPr>
          <w:trHeight w:val="420"/>
        </w:trPr>
        <w:tc>
          <w:tcPr>
            <w:tcW w:w="1723" w:type="dxa"/>
            <w:tcBorders>
              <w:top w:val="single" w:sz="6" w:space="0" w:color="F0F4F8"/>
              <w:left w:val="single" w:sz="6" w:space="0" w:color="F0F4F8"/>
              <w:bottom w:val="single" w:sz="6" w:space="0" w:color="F0F4F8"/>
              <w:right w:val="single" w:sz="6" w:space="0" w:color="F0F4F8"/>
            </w:tcBorders>
            <w:shd w:val="clear" w:color="auto" w:fill="1E3A5F"/>
            <w:tcMar>
              <w:top w:w="60" w:type="dxa"/>
              <w:bottom w:w="60" w:type="dxa"/>
            </w:tcMar>
          </w:tcPr>
          <w:p w14:paraId="48226230" w14:textId="77777777" w:rsidR="00D80D8A" w:rsidRDefault="00BE6280">
            <w:pPr>
              <w:spacing w:before="240" w:after="240"/>
              <w:jc w:val="center"/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  <w:sz w:val="20"/>
                <w:szCs w:val="20"/>
              </w:rPr>
              <w:t>항목</w:t>
            </w:r>
          </w:p>
        </w:tc>
        <w:tc>
          <w:tcPr>
            <w:tcW w:w="7301" w:type="dxa"/>
            <w:tcBorders>
              <w:top w:val="single" w:sz="6" w:space="0" w:color="F0F4F8"/>
              <w:left w:val="single" w:sz="6" w:space="0" w:color="F0F4F8"/>
              <w:bottom w:val="single" w:sz="6" w:space="0" w:color="F0F4F8"/>
              <w:right w:val="single" w:sz="6" w:space="0" w:color="F0F4F8"/>
            </w:tcBorders>
            <w:shd w:val="clear" w:color="auto" w:fill="1E3A5F"/>
            <w:tcMar>
              <w:top w:w="60" w:type="dxa"/>
              <w:bottom w:w="60" w:type="dxa"/>
            </w:tcMar>
          </w:tcPr>
          <w:p w14:paraId="6A1DAAF8" w14:textId="77777777" w:rsidR="00D80D8A" w:rsidRDefault="00BE6280">
            <w:pPr>
              <w:spacing w:before="240" w:after="240"/>
              <w:jc w:val="center"/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  <w:sz w:val="20"/>
                <w:szCs w:val="20"/>
              </w:rPr>
              <w:t>권고</w:t>
            </w:r>
          </w:p>
        </w:tc>
      </w:tr>
      <w:tr w:rsidR="00D80D8A" w14:paraId="1C27BEB5" w14:textId="77777777">
        <w:trPr>
          <w:trHeight w:val="465"/>
        </w:trPr>
        <w:tc>
          <w:tcPr>
            <w:tcW w:w="1723" w:type="dxa"/>
            <w:tcBorders>
              <w:top w:val="single" w:sz="6" w:space="0" w:color="F0F4F8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bottom w:w="60" w:type="dxa"/>
            </w:tcMar>
          </w:tcPr>
          <w:p w14:paraId="7A012C4F" w14:textId="77777777" w:rsidR="00D80D8A" w:rsidRDefault="00BE6280">
            <w:pPr>
              <w:spacing w:before="20" w:after="20"/>
              <w:rPr>
                <w:b/>
                <w:bCs/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sz w:val="20"/>
                <w:szCs w:val="20"/>
              </w:rPr>
              <w:t>범위</w:t>
            </w:r>
          </w:p>
        </w:tc>
        <w:tc>
          <w:tcPr>
            <w:tcW w:w="7301" w:type="dxa"/>
            <w:tcBorders>
              <w:top w:val="single" w:sz="6" w:space="0" w:color="F0F4F8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bottom w:w="60" w:type="dxa"/>
            </w:tcMar>
          </w:tcPr>
          <w:p w14:paraId="1A0DBD66" w14:textId="77777777" w:rsidR="00D80D8A" w:rsidRDefault="00BE6280">
            <w:pPr>
              <w:spacing w:before="20" w:after="20"/>
              <w:rPr>
                <w:sz w:val="20"/>
                <w:szCs w:val="20"/>
              </w:rPr>
            </w:pPr>
            <w:proofErr w:type="spellStart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Agent</w:t>
            </w:r>
            <w:proofErr w:type="spellEnd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2~3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개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간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단일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위임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시나리오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. </w:t>
            </w:r>
            <w:proofErr w:type="spellStart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비핵심</w:t>
            </w:r>
            <w:proofErr w:type="spellEnd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업무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도메인으로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선정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.</w:t>
            </w:r>
          </w:p>
        </w:tc>
      </w:tr>
      <w:tr w:rsidR="00D80D8A" w14:paraId="7F86FB62" w14:textId="77777777">
        <w:trPr>
          <w:trHeight w:val="465"/>
        </w:trPr>
        <w:tc>
          <w:tcPr>
            <w:tcW w:w="172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bottom w:w="60" w:type="dxa"/>
            </w:tcMar>
          </w:tcPr>
          <w:p w14:paraId="3BCBF8A0" w14:textId="77777777" w:rsidR="00D80D8A" w:rsidRDefault="00BE6280">
            <w:pPr>
              <w:spacing w:before="20" w:after="20"/>
              <w:rPr>
                <w:b/>
                <w:bCs/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sz w:val="20"/>
                <w:szCs w:val="20"/>
              </w:rPr>
              <w:t>기간</w:t>
            </w:r>
          </w:p>
        </w:tc>
        <w:tc>
          <w:tcPr>
            <w:tcW w:w="730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bottom w:w="60" w:type="dxa"/>
            </w:tcMar>
          </w:tcPr>
          <w:p w14:paraId="1B0DE7EC" w14:textId="77777777" w:rsidR="00D80D8A" w:rsidRDefault="00BE6280">
            <w:pPr>
              <w:spacing w:before="20" w:after="20"/>
              <w:rPr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4~6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주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.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구현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2~3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주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+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통합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테스트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1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주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+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운영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검증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1~2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주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.</w:t>
            </w:r>
          </w:p>
        </w:tc>
      </w:tr>
      <w:tr w:rsidR="00D80D8A" w14:paraId="0D17C660" w14:textId="77777777">
        <w:trPr>
          <w:trHeight w:val="465"/>
        </w:trPr>
        <w:tc>
          <w:tcPr>
            <w:tcW w:w="172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bottom w:w="60" w:type="dxa"/>
            </w:tcMar>
          </w:tcPr>
          <w:p w14:paraId="7866D6B5" w14:textId="77777777" w:rsidR="00D80D8A" w:rsidRDefault="00BE6280">
            <w:pPr>
              <w:spacing w:before="20" w:after="20"/>
              <w:rPr>
                <w:b/>
                <w:bCs/>
                <w:sz w:val="20"/>
                <w:szCs w:val="20"/>
              </w:rPr>
            </w:pPr>
            <w:proofErr w:type="spellStart"/>
            <w:r>
              <w:rPr>
                <w:b/>
                <w:bCs/>
                <w:sz w:val="20"/>
                <w:szCs w:val="20"/>
              </w:rPr>
              <w:t>Framework</w:t>
            </w:r>
            <w:proofErr w:type="spellEnd"/>
          </w:p>
        </w:tc>
        <w:tc>
          <w:tcPr>
            <w:tcW w:w="730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bottom w:w="60" w:type="dxa"/>
            </w:tcMar>
          </w:tcPr>
          <w:p w14:paraId="1C47E48D" w14:textId="77777777" w:rsidR="00D80D8A" w:rsidRDefault="00BE6280">
            <w:pPr>
              <w:spacing w:before="20" w:after="20"/>
              <w:rPr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Google ADK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우선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권고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(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네이티브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A2A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지원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).</w:t>
            </w:r>
          </w:p>
        </w:tc>
      </w:tr>
      <w:tr w:rsidR="00D80D8A" w14:paraId="770015AB" w14:textId="77777777">
        <w:trPr>
          <w:trHeight w:val="750"/>
        </w:trPr>
        <w:tc>
          <w:tcPr>
            <w:tcW w:w="172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bottom w:w="60" w:type="dxa"/>
            </w:tcMar>
          </w:tcPr>
          <w:p w14:paraId="6421F97C" w14:textId="77777777" w:rsidR="00D80D8A" w:rsidRDefault="00BE6280">
            <w:pPr>
              <w:spacing w:before="20" w:after="20"/>
              <w:rPr>
                <w:b/>
                <w:bCs/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sz w:val="20"/>
                <w:szCs w:val="20"/>
              </w:rPr>
              <w:t>단계별</w:t>
            </w:r>
            <w:r>
              <w:rPr>
                <w:rFonts w:ascii="Arial Unicode MS" w:eastAsia="Arial Unicode MS" w:hAnsi="Arial Unicode MS" w:cs="Arial Unicode MS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  <w:sz w:val="20"/>
                <w:szCs w:val="20"/>
              </w:rPr>
              <w:t>성공</w:t>
            </w:r>
            <w:r>
              <w:rPr>
                <w:rFonts w:ascii="Arial Unicode MS" w:eastAsia="Arial Unicode MS" w:hAnsi="Arial Unicode MS" w:cs="Arial Unicode MS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  <w:sz w:val="20"/>
                <w:szCs w:val="20"/>
              </w:rPr>
              <w:t>기준</w:t>
            </w:r>
          </w:p>
        </w:tc>
        <w:tc>
          <w:tcPr>
            <w:tcW w:w="730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bottom w:w="60" w:type="dxa"/>
            </w:tcMar>
          </w:tcPr>
          <w:p w14:paraId="066CF520" w14:textId="77777777" w:rsidR="00D80D8A" w:rsidRDefault="00BE6280">
            <w:pPr>
              <w:spacing w:before="240" w:after="240"/>
              <w:rPr>
                <w:sz w:val="20"/>
                <w:szCs w:val="20"/>
              </w:rPr>
            </w:pPr>
            <w:proofErr w:type="spellStart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PoC</w:t>
            </w:r>
            <w:proofErr w:type="spellEnd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: </w:t>
            </w:r>
            <w:proofErr w:type="spellStart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Task</w:t>
            </w:r>
            <w:proofErr w:type="spellEnd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위임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성공률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≥90%,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장애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감지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·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복구</w:t>
            </w:r>
            <w:proofErr w:type="spellEnd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시나리오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검증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보안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정합성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확인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.</w:t>
            </w:r>
          </w:p>
          <w:p w14:paraId="1D046F65" w14:textId="77777777" w:rsidR="00D80D8A" w:rsidRDefault="00BE6280">
            <w:pPr>
              <w:spacing w:before="240" w:after="240"/>
              <w:rPr>
                <w:sz w:val="20"/>
                <w:szCs w:val="20"/>
              </w:rPr>
            </w:pPr>
            <w:proofErr w:type="spellStart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Staging</w:t>
            </w:r>
            <w:proofErr w:type="spellEnd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: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성공률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≥95%, SLA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미달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없음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부하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테스트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통과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.</w:t>
            </w:r>
          </w:p>
          <w:p w14:paraId="4E3233F5" w14:textId="77777777" w:rsidR="00D80D8A" w:rsidRDefault="00BE6280">
            <w:pPr>
              <w:spacing w:before="20" w:after="20"/>
              <w:rPr>
                <w:sz w:val="20"/>
                <w:szCs w:val="20"/>
              </w:rPr>
            </w:pPr>
            <w:proofErr w:type="spellStart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Production</w:t>
            </w:r>
            <w:proofErr w:type="spellEnd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: 6.5.5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모니터링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임계값</w:t>
            </w:r>
            <w:proofErr w:type="spellEnd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(99%+)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충족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.</w:t>
            </w:r>
          </w:p>
        </w:tc>
      </w:tr>
      <w:tr w:rsidR="00D80D8A" w14:paraId="23343CD0" w14:textId="77777777">
        <w:trPr>
          <w:trHeight w:val="465"/>
        </w:trPr>
        <w:tc>
          <w:tcPr>
            <w:tcW w:w="172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bottom w:w="60" w:type="dxa"/>
            </w:tcMar>
          </w:tcPr>
          <w:p w14:paraId="594C2EE4" w14:textId="77777777" w:rsidR="00D80D8A" w:rsidRDefault="00BE6280">
            <w:pPr>
              <w:spacing w:before="20" w:after="20"/>
              <w:rPr>
                <w:b/>
                <w:bCs/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sz w:val="20"/>
                <w:szCs w:val="20"/>
              </w:rPr>
              <w:t>검증</w:t>
            </w:r>
            <w:r>
              <w:rPr>
                <w:rFonts w:ascii="Arial Unicode MS" w:eastAsia="Arial Unicode MS" w:hAnsi="Arial Unicode MS" w:cs="Arial Unicode MS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  <w:sz w:val="20"/>
                <w:szCs w:val="20"/>
              </w:rPr>
              <w:t>항목</w:t>
            </w:r>
          </w:p>
        </w:tc>
        <w:tc>
          <w:tcPr>
            <w:tcW w:w="730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bottom w:w="60" w:type="dxa"/>
            </w:tcMar>
          </w:tcPr>
          <w:p w14:paraId="5AAFBEB6" w14:textId="77777777" w:rsidR="00D80D8A" w:rsidRDefault="00BE6280">
            <w:pPr>
              <w:spacing w:before="20" w:after="20"/>
              <w:rPr>
                <w:sz w:val="20"/>
                <w:szCs w:val="20"/>
              </w:rPr>
            </w:pPr>
            <w:proofErr w:type="spellStart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Agent</w:t>
            </w:r>
            <w:proofErr w:type="spellEnd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Card</w:t>
            </w:r>
            <w:proofErr w:type="spellEnd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기반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발견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Task</w:t>
            </w:r>
            <w:proofErr w:type="spellEnd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위임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/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결과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수신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에러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처리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타임아웃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보안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토큰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전파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.</w:t>
            </w:r>
          </w:p>
        </w:tc>
      </w:tr>
    </w:tbl>
    <w:p w14:paraId="260DB23C" w14:textId="77777777" w:rsidR="00D80D8A" w:rsidRDefault="00BE6280">
      <w:pPr>
        <w:spacing w:before="280"/>
        <w:rPr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 xml:space="preserve">A2A </w:t>
      </w:r>
      <w:r>
        <w:rPr>
          <w:rFonts w:ascii="Arial Unicode MS" w:eastAsia="Arial Unicode MS" w:hAnsi="Arial Unicode MS" w:cs="Arial Unicode MS"/>
          <w:b/>
          <w:bCs/>
        </w:rPr>
        <w:t>대안</w:t>
      </w:r>
    </w:p>
    <w:p w14:paraId="767B63E3" w14:textId="77777777" w:rsidR="00D80D8A" w:rsidRDefault="00BE6280">
      <w:pPr>
        <w:spacing w:before="60" w:after="80"/>
      </w:pPr>
      <w:r>
        <w:rPr>
          <w:rFonts w:ascii="Arial Unicode MS" w:eastAsia="Arial Unicode MS" w:hAnsi="Arial Unicode MS" w:cs="Arial Unicode MS"/>
        </w:rPr>
        <w:t xml:space="preserve">A2A </w:t>
      </w:r>
      <w:r>
        <w:rPr>
          <w:rFonts w:ascii="Arial Unicode MS" w:eastAsia="Arial Unicode MS" w:hAnsi="Arial Unicode MS" w:cs="Arial Unicode MS"/>
        </w:rPr>
        <w:t>사양이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성숙되기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전까지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다음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대안도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독립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Agent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협업의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유효한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수단이다</w:t>
      </w:r>
      <w:r>
        <w:rPr>
          <w:rFonts w:ascii="Arial Unicode MS" w:eastAsia="Arial Unicode MS" w:hAnsi="Arial Unicode MS" w:cs="Arial Unicode MS"/>
        </w:rPr>
        <w:t xml:space="preserve">. </w:t>
      </w:r>
      <w:r>
        <w:rPr>
          <w:rFonts w:ascii="Arial Unicode MS" w:eastAsia="Arial Unicode MS" w:hAnsi="Arial Unicode MS" w:cs="Arial Unicode MS"/>
        </w:rPr>
        <w:t>기존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인프라를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활용할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있어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운영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부담이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낮다</w:t>
      </w:r>
      <w:r>
        <w:rPr>
          <w:rFonts w:ascii="Arial Unicode MS" w:eastAsia="Arial Unicode MS" w:hAnsi="Arial Unicode MS" w:cs="Arial Unicode MS"/>
        </w:rPr>
        <w:t>.</w:t>
      </w:r>
    </w:p>
    <w:tbl>
      <w:tblPr>
        <w:tblStyle w:val="afffffffa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174"/>
        <w:gridCol w:w="2477"/>
        <w:gridCol w:w="2274"/>
        <w:gridCol w:w="2100"/>
      </w:tblGrid>
      <w:tr w:rsidR="00D80D8A" w14:paraId="6BB08503" w14:textId="77777777">
        <w:trPr>
          <w:trHeight w:val="420"/>
        </w:trPr>
        <w:tc>
          <w:tcPr>
            <w:tcW w:w="2173" w:type="dxa"/>
            <w:tcBorders>
              <w:top w:val="single" w:sz="6" w:space="0" w:color="F0F4F8"/>
              <w:left w:val="single" w:sz="6" w:space="0" w:color="F0F4F8"/>
              <w:bottom w:val="single" w:sz="6" w:space="0" w:color="F0F4F8"/>
              <w:right w:val="single" w:sz="6" w:space="0" w:color="F0F4F8"/>
            </w:tcBorders>
            <w:shd w:val="clear" w:color="auto" w:fill="1E3A5F"/>
            <w:tcMar>
              <w:top w:w="60" w:type="dxa"/>
              <w:bottom w:w="60" w:type="dxa"/>
            </w:tcMar>
          </w:tcPr>
          <w:p w14:paraId="76B3EF3A" w14:textId="77777777" w:rsidR="00D80D8A" w:rsidRDefault="00BE6280">
            <w:pPr>
              <w:spacing w:before="240" w:after="240"/>
              <w:jc w:val="center"/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  <w:sz w:val="20"/>
                <w:szCs w:val="20"/>
              </w:rPr>
              <w:t>대안</w:t>
            </w:r>
          </w:p>
        </w:tc>
        <w:tc>
          <w:tcPr>
            <w:tcW w:w="2477" w:type="dxa"/>
            <w:tcBorders>
              <w:top w:val="single" w:sz="6" w:space="0" w:color="F0F4F8"/>
              <w:left w:val="single" w:sz="6" w:space="0" w:color="F0F4F8"/>
              <w:bottom w:val="single" w:sz="6" w:space="0" w:color="F0F4F8"/>
              <w:right w:val="single" w:sz="6" w:space="0" w:color="F0F4F8"/>
            </w:tcBorders>
            <w:shd w:val="clear" w:color="auto" w:fill="1E3A5F"/>
            <w:tcMar>
              <w:top w:w="60" w:type="dxa"/>
              <w:bottom w:w="60" w:type="dxa"/>
            </w:tcMar>
          </w:tcPr>
          <w:p w14:paraId="6FED7655" w14:textId="77777777" w:rsidR="00D80D8A" w:rsidRDefault="00BE6280">
            <w:pPr>
              <w:spacing w:before="240" w:after="240"/>
              <w:jc w:val="center"/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  <w:sz w:val="20"/>
                <w:szCs w:val="20"/>
              </w:rPr>
              <w:t>설명</w:t>
            </w:r>
          </w:p>
        </w:tc>
        <w:tc>
          <w:tcPr>
            <w:tcW w:w="2274" w:type="dxa"/>
            <w:tcBorders>
              <w:top w:val="single" w:sz="6" w:space="0" w:color="F0F4F8"/>
              <w:left w:val="single" w:sz="6" w:space="0" w:color="F0F4F8"/>
              <w:bottom w:val="single" w:sz="6" w:space="0" w:color="F0F4F8"/>
              <w:right w:val="single" w:sz="6" w:space="0" w:color="F0F4F8"/>
            </w:tcBorders>
            <w:shd w:val="clear" w:color="auto" w:fill="1E3A5F"/>
            <w:tcMar>
              <w:top w:w="60" w:type="dxa"/>
              <w:bottom w:w="60" w:type="dxa"/>
            </w:tcMar>
          </w:tcPr>
          <w:p w14:paraId="03E19B3C" w14:textId="77777777" w:rsidR="00D80D8A" w:rsidRDefault="00BE6280">
            <w:pPr>
              <w:spacing w:before="240" w:after="240"/>
              <w:jc w:val="center"/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  <w:sz w:val="20"/>
                <w:szCs w:val="20"/>
              </w:rPr>
              <w:t>장점</w:t>
            </w:r>
          </w:p>
        </w:tc>
        <w:tc>
          <w:tcPr>
            <w:tcW w:w="2100" w:type="dxa"/>
            <w:tcBorders>
              <w:top w:val="single" w:sz="6" w:space="0" w:color="F0F4F8"/>
              <w:left w:val="single" w:sz="6" w:space="0" w:color="F0F4F8"/>
              <w:bottom w:val="single" w:sz="6" w:space="0" w:color="F0F4F8"/>
              <w:right w:val="single" w:sz="6" w:space="0" w:color="F0F4F8"/>
            </w:tcBorders>
            <w:shd w:val="clear" w:color="auto" w:fill="1E3A5F"/>
            <w:tcMar>
              <w:top w:w="60" w:type="dxa"/>
              <w:bottom w:w="60" w:type="dxa"/>
            </w:tcMar>
          </w:tcPr>
          <w:p w14:paraId="010D061F" w14:textId="77777777" w:rsidR="00D80D8A" w:rsidRDefault="00BE6280">
            <w:pPr>
              <w:spacing w:before="240" w:after="240"/>
              <w:jc w:val="center"/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  <w:sz w:val="20"/>
                <w:szCs w:val="20"/>
              </w:rPr>
              <w:t>제약</w:t>
            </w:r>
          </w:p>
        </w:tc>
      </w:tr>
      <w:tr w:rsidR="00D80D8A" w14:paraId="307C7473" w14:textId="77777777">
        <w:trPr>
          <w:trHeight w:val="750"/>
        </w:trPr>
        <w:tc>
          <w:tcPr>
            <w:tcW w:w="2173" w:type="dxa"/>
            <w:tcBorders>
              <w:top w:val="single" w:sz="6" w:space="0" w:color="F0F4F8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bottom w:w="60" w:type="dxa"/>
            </w:tcMar>
          </w:tcPr>
          <w:p w14:paraId="6DEBB54E" w14:textId="77777777" w:rsidR="00D80D8A" w:rsidRDefault="00BE6280">
            <w:pPr>
              <w:spacing w:before="20" w:after="20"/>
              <w:rPr>
                <w:b/>
                <w:bCs/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sz w:val="20"/>
                <w:szCs w:val="20"/>
              </w:rPr>
              <w:t>사내</w:t>
            </w:r>
            <w:r>
              <w:rPr>
                <w:rFonts w:ascii="Arial Unicode MS" w:eastAsia="Arial Unicode MS" w:hAnsi="Arial Unicode MS" w:cs="Arial Unicode MS"/>
                <w:b/>
                <w:bCs/>
                <w:sz w:val="20"/>
                <w:szCs w:val="20"/>
              </w:rPr>
              <w:t xml:space="preserve"> API </w:t>
            </w:r>
            <w:proofErr w:type="spellStart"/>
            <w:r>
              <w:rPr>
                <w:rFonts w:ascii="Arial Unicode MS" w:eastAsia="Arial Unicode MS" w:hAnsi="Arial Unicode MS" w:cs="Arial Unicode MS"/>
                <w:b/>
                <w:bCs/>
                <w:sz w:val="20"/>
                <w:szCs w:val="20"/>
              </w:rPr>
              <w:t>Gateway</w:t>
            </w:r>
            <w:proofErr w:type="spellEnd"/>
            <w:r>
              <w:rPr>
                <w:rFonts w:ascii="Arial Unicode MS" w:eastAsia="Arial Unicode MS" w:hAnsi="Arial Unicode MS" w:cs="Arial Unicode MS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  <w:sz w:val="20"/>
                <w:szCs w:val="20"/>
              </w:rPr>
              <w:t>패턴</w:t>
            </w:r>
          </w:p>
        </w:tc>
        <w:tc>
          <w:tcPr>
            <w:tcW w:w="2477" w:type="dxa"/>
            <w:tcBorders>
              <w:top w:val="single" w:sz="6" w:space="0" w:color="F0F4F8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bottom w:w="60" w:type="dxa"/>
            </w:tcMar>
          </w:tcPr>
          <w:p w14:paraId="06976867" w14:textId="77777777" w:rsidR="00D80D8A" w:rsidRDefault="00BE6280">
            <w:pPr>
              <w:spacing w:before="20" w:after="20"/>
              <w:rPr>
                <w:sz w:val="20"/>
                <w:szCs w:val="20"/>
              </w:rPr>
            </w:pPr>
            <w:proofErr w:type="spellStart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Agent</w:t>
            </w:r>
            <w:proofErr w:type="spellEnd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간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통신을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중앙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API </w:t>
            </w:r>
            <w:proofErr w:type="spellStart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GW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로</w:t>
            </w:r>
            <w:proofErr w:type="spellEnd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중계</w:t>
            </w:r>
          </w:p>
        </w:tc>
        <w:tc>
          <w:tcPr>
            <w:tcW w:w="2274" w:type="dxa"/>
            <w:tcBorders>
              <w:top w:val="single" w:sz="6" w:space="0" w:color="F0F4F8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bottom w:w="60" w:type="dxa"/>
            </w:tcMar>
          </w:tcPr>
          <w:p w14:paraId="798CDCA7" w14:textId="77777777" w:rsidR="00D80D8A" w:rsidRDefault="00BE6280">
            <w:pPr>
              <w:spacing w:before="20" w:after="20"/>
              <w:rPr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기존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인프라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활용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인증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/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라우팅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성숙</w:t>
            </w:r>
          </w:p>
        </w:tc>
        <w:tc>
          <w:tcPr>
            <w:tcW w:w="2100" w:type="dxa"/>
            <w:tcBorders>
              <w:top w:val="single" w:sz="6" w:space="0" w:color="F0F4F8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bottom w:w="60" w:type="dxa"/>
            </w:tcMar>
          </w:tcPr>
          <w:p w14:paraId="2BF9FD70" w14:textId="77777777" w:rsidR="00D80D8A" w:rsidRDefault="00BE6280">
            <w:pPr>
              <w:spacing w:before="20" w:after="20"/>
              <w:rPr>
                <w:sz w:val="20"/>
                <w:szCs w:val="20"/>
              </w:rPr>
            </w:pPr>
            <w:proofErr w:type="spellStart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Agent</w:t>
            </w:r>
            <w:proofErr w:type="spellEnd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Card</w:t>
            </w:r>
            <w:proofErr w:type="spellEnd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기반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자동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발견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불가</w:t>
            </w:r>
          </w:p>
        </w:tc>
      </w:tr>
      <w:tr w:rsidR="00D80D8A" w14:paraId="38D9C5E1" w14:textId="77777777">
        <w:trPr>
          <w:trHeight w:val="750"/>
        </w:trPr>
        <w:tc>
          <w:tcPr>
            <w:tcW w:w="217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bottom w:w="60" w:type="dxa"/>
            </w:tcMar>
          </w:tcPr>
          <w:p w14:paraId="318C338C" w14:textId="77777777" w:rsidR="00D80D8A" w:rsidRDefault="00BE6280">
            <w:pPr>
              <w:spacing w:before="20" w:after="20"/>
              <w:rPr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Arial Unicode MS" w:eastAsia="Arial Unicode MS" w:hAnsi="Arial Unicode MS" w:cs="Arial Unicode MS"/>
                <w:b/>
                <w:bCs/>
                <w:sz w:val="20"/>
                <w:szCs w:val="20"/>
              </w:rPr>
              <w:t>Event-Driven</w:t>
            </w:r>
            <w:proofErr w:type="spellEnd"/>
            <w:r>
              <w:rPr>
                <w:rFonts w:ascii="Arial Unicode MS" w:eastAsia="Arial Unicode MS" w:hAnsi="Arial Unicode MS" w:cs="Arial Unicode MS"/>
                <w:b/>
                <w:bCs/>
                <w:sz w:val="20"/>
                <w:szCs w:val="20"/>
              </w:rPr>
              <w:t xml:space="preserve"> (</w:t>
            </w:r>
            <w:proofErr w:type="spellStart"/>
            <w:r>
              <w:rPr>
                <w:rFonts w:ascii="Arial Unicode MS" w:eastAsia="Arial Unicode MS" w:hAnsi="Arial Unicode MS" w:cs="Arial Unicode MS"/>
                <w:b/>
                <w:bCs/>
                <w:sz w:val="20"/>
                <w:szCs w:val="20"/>
              </w:rPr>
              <w:t>Kafka</w:t>
            </w:r>
            <w:proofErr w:type="spellEnd"/>
            <w:r>
              <w:rPr>
                <w:rFonts w:ascii="Arial Unicode MS" w:eastAsia="Arial Unicode MS" w:hAnsi="Arial Unicode MS" w:cs="Arial Unicode MS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  <w:sz w:val="20"/>
                <w:szCs w:val="20"/>
              </w:rPr>
              <w:t>등</w:t>
            </w:r>
            <w:r>
              <w:rPr>
                <w:rFonts w:ascii="Arial Unicode MS" w:eastAsia="Arial Unicode MS" w:hAnsi="Arial Unicode MS" w:cs="Arial Unicode MS"/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247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bottom w:w="60" w:type="dxa"/>
            </w:tcMar>
          </w:tcPr>
          <w:p w14:paraId="6AA25E8B" w14:textId="77777777" w:rsidR="00D80D8A" w:rsidRDefault="00BE6280">
            <w:pPr>
              <w:spacing w:before="20" w:after="20"/>
              <w:rPr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비동기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이벤트를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통한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Agent</w:t>
            </w:r>
            <w:proofErr w:type="spellEnd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간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위임</w:t>
            </w:r>
          </w:p>
        </w:tc>
        <w:tc>
          <w:tcPr>
            <w:tcW w:w="227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bottom w:w="60" w:type="dxa"/>
            </w:tcMar>
          </w:tcPr>
          <w:p w14:paraId="7211EEC8" w14:textId="77777777" w:rsidR="00D80D8A" w:rsidRDefault="00BE6280">
            <w:pPr>
              <w:spacing w:before="20" w:after="20"/>
              <w:rPr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비동기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처리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느슨한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결합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확장성</w:t>
            </w:r>
          </w:p>
        </w:tc>
        <w:tc>
          <w:tcPr>
            <w:tcW w:w="21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bottom w:w="60" w:type="dxa"/>
            </w:tcMar>
          </w:tcPr>
          <w:p w14:paraId="35026B43" w14:textId="77777777" w:rsidR="00D80D8A" w:rsidRDefault="00BE6280">
            <w:pPr>
              <w:spacing w:before="20" w:after="20"/>
              <w:rPr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실시간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응답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패턴에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부적합</w:t>
            </w:r>
          </w:p>
        </w:tc>
      </w:tr>
      <w:tr w:rsidR="00D80D8A" w14:paraId="6FF0D738" w14:textId="77777777">
        <w:trPr>
          <w:trHeight w:val="750"/>
        </w:trPr>
        <w:tc>
          <w:tcPr>
            <w:tcW w:w="217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bottom w:w="60" w:type="dxa"/>
            </w:tcMar>
          </w:tcPr>
          <w:p w14:paraId="158908BB" w14:textId="77777777" w:rsidR="00D80D8A" w:rsidRDefault="00BE6280">
            <w:pPr>
              <w:spacing w:before="20" w:after="20"/>
              <w:rPr>
                <w:b/>
                <w:bCs/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sz w:val="20"/>
                <w:szCs w:val="20"/>
              </w:rPr>
              <w:lastRenderedPageBreak/>
              <w:t xml:space="preserve">REST </w:t>
            </w:r>
            <w:r>
              <w:rPr>
                <w:rFonts w:ascii="Arial Unicode MS" w:eastAsia="Arial Unicode MS" w:hAnsi="Arial Unicode MS" w:cs="Arial Unicode MS"/>
                <w:b/>
                <w:bCs/>
                <w:sz w:val="20"/>
                <w:szCs w:val="20"/>
              </w:rPr>
              <w:t>직접</w:t>
            </w:r>
            <w:r>
              <w:rPr>
                <w:rFonts w:ascii="Arial Unicode MS" w:eastAsia="Arial Unicode MS" w:hAnsi="Arial Unicode MS" w:cs="Arial Unicode MS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  <w:sz w:val="20"/>
                <w:szCs w:val="20"/>
              </w:rPr>
              <w:t>호출</w:t>
            </w:r>
          </w:p>
        </w:tc>
        <w:tc>
          <w:tcPr>
            <w:tcW w:w="247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bottom w:w="60" w:type="dxa"/>
            </w:tcMar>
          </w:tcPr>
          <w:p w14:paraId="4520A60E" w14:textId="77777777" w:rsidR="00D80D8A" w:rsidRDefault="00BE6280">
            <w:pPr>
              <w:spacing w:before="20" w:after="20"/>
              <w:rPr>
                <w:sz w:val="20"/>
                <w:szCs w:val="20"/>
              </w:rPr>
            </w:pPr>
            <w:proofErr w:type="spellStart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Agent</w:t>
            </w:r>
            <w:proofErr w:type="spellEnd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간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REST </w:t>
            </w:r>
            <w:proofErr w:type="spellStart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API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로</w:t>
            </w:r>
            <w:proofErr w:type="spellEnd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직접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통신</w:t>
            </w:r>
          </w:p>
        </w:tc>
        <w:tc>
          <w:tcPr>
            <w:tcW w:w="227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bottom w:w="60" w:type="dxa"/>
            </w:tcMar>
          </w:tcPr>
          <w:p w14:paraId="108F42CD" w14:textId="77777777" w:rsidR="00D80D8A" w:rsidRDefault="00BE6280">
            <w:pPr>
              <w:spacing w:before="20" w:after="20"/>
              <w:rPr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구현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단순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별도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프로토콜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불필요</w:t>
            </w:r>
          </w:p>
        </w:tc>
        <w:tc>
          <w:tcPr>
            <w:tcW w:w="21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bottom w:w="60" w:type="dxa"/>
            </w:tcMar>
          </w:tcPr>
          <w:p w14:paraId="63027289" w14:textId="77777777" w:rsidR="00D80D8A" w:rsidRDefault="00BE6280">
            <w:pPr>
              <w:spacing w:before="20" w:after="20"/>
              <w:rPr>
                <w:sz w:val="20"/>
                <w:szCs w:val="20"/>
              </w:rPr>
            </w:pPr>
            <w:commentRangeStart w:id="142"/>
            <w:commentRangeEnd w:id="142"/>
            <w:ins w:id="143" w:author="sehui" w:date="2026-03-19T08:53:00Z">
              <w:r>
                <w:commentReference w:id="142"/>
              </w:r>
              <w:proofErr w:type="spellStart"/>
              <w:r>
                <w:rPr>
                  <w:sz w:val="20"/>
                  <w:szCs w:val="20"/>
                  <w:rPrChange w:id="144" w:author="sehui" w:date="2026-03-19T08:53:00Z">
                    <w:rPr/>
                  </w:rPrChange>
                </w:rPr>
                <w:t>Agent</w:t>
              </w:r>
              <w:proofErr w:type="spellEnd"/>
              <w:r>
                <w:rPr>
                  <w:sz w:val="20"/>
                  <w:szCs w:val="20"/>
                  <w:rPrChange w:id="145" w:author="sehui" w:date="2026-03-19T08:53:00Z">
                    <w:rPr/>
                  </w:rPrChange>
                </w:rPr>
                <w:t xml:space="preserve"> </w:t>
              </w:r>
              <w:r>
                <w:rPr>
                  <w:rFonts w:hint="eastAsia"/>
                  <w:sz w:val="20"/>
                  <w:szCs w:val="20"/>
                  <w:rPrChange w:id="146" w:author="sehui" w:date="2026-03-19T08:53:00Z">
                    <w:rPr>
                      <w:rFonts w:hint="eastAsia"/>
                    </w:rPr>
                  </w:rPrChange>
                </w:rPr>
                <w:t>수</w:t>
              </w:r>
              <w:r>
                <w:rPr>
                  <w:sz w:val="20"/>
                  <w:szCs w:val="20"/>
                  <w:rPrChange w:id="147" w:author="sehui" w:date="2026-03-19T08:53:00Z">
                    <w:rPr/>
                  </w:rPrChange>
                </w:rPr>
                <w:t xml:space="preserve"> </w:t>
              </w:r>
              <w:r>
                <w:rPr>
                  <w:rFonts w:hint="eastAsia"/>
                  <w:sz w:val="20"/>
                  <w:szCs w:val="20"/>
                  <w:rPrChange w:id="148" w:author="sehui" w:date="2026-03-19T08:53:00Z">
                    <w:rPr>
                      <w:rFonts w:hint="eastAsia"/>
                    </w:rPr>
                  </w:rPrChange>
                </w:rPr>
                <w:t>증가</w:t>
              </w:r>
              <w:r>
                <w:rPr>
                  <w:sz w:val="20"/>
                  <w:szCs w:val="20"/>
                  <w:rPrChange w:id="149" w:author="sehui" w:date="2026-03-19T08:53:00Z">
                    <w:rPr/>
                  </w:rPrChange>
                </w:rPr>
                <w:t xml:space="preserve"> </w:t>
              </w:r>
              <w:r>
                <w:rPr>
                  <w:rFonts w:hint="eastAsia"/>
                  <w:sz w:val="20"/>
                  <w:szCs w:val="20"/>
                  <w:rPrChange w:id="150" w:author="sehui" w:date="2026-03-19T08:53:00Z">
                    <w:rPr>
                      <w:rFonts w:hint="eastAsia"/>
                    </w:rPr>
                  </w:rPrChange>
                </w:rPr>
                <w:t>시</w:t>
              </w:r>
              <w:r>
                <w:rPr>
                  <w:sz w:val="20"/>
                  <w:szCs w:val="20"/>
                  <w:rPrChange w:id="151" w:author="sehui" w:date="2026-03-19T08:53:00Z">
                    <w:rPr/>
                  </w:rPrChange>
                </w:rPr>
                <w:t xml:space="preserve"> </w:t>
              </w:r>
              <w:r>
                <w:rPr>
                  <w:rFonts w:hint="eastAsia"/>
                  <w:sz w:val="20"/>
                  <w:szCs w:val="20"/>
                  <w:rPrChange w:id="152" w:author="sehui" w:date="2026-03-19T08:53:00Z">
                    <w:rPr>
                      <w:rFonts w:hint="eastAsia"/>
                    </w:rPr>
                  </w:rPrChange>
                </w:rPr>
                <w:t>연결</w:t>
              </w:r>
              <w:r>
                <w:rPr>
                  <w:sz w:val="20"/>
                  <w:szCs w:val="20"/>
                  <w:rPrChange w:id="153" w:author="sehui" w:date="2026-03-19T08:53:00Z">
                    <w:rPr/>
                  </w:rPrChange>
                </w:rPr>
                <w:t xml:space="preserve"> </w:t>
              </w:r>
              <w:r>
                <w:rPr>
                  <w:rFonts w:hint="eastAsia"/>
                  <w:sz w:val="20"/>
                  <w:szCs w:val="20"/>
                  <w:rPrChange w:id="154" w:author="sehui" w:date="2026-03-19T08:53:00Z">
                    <w:rPr>
                      <w:rFonts w:hint="eastAsia"/>
                    </w:rPr>
                  </w:rPrChange>
                </w:rPr>
                <w:t>수가</w:t>
              </w:r>
              <w:r>
                <w:rPr>
                  <w:sz w:val="20"/>
                  <w:szCs w:val="20"/>
                  <w:rPrChange w:id="155" w:author="sehui" w:date="2026-03-19T08:53:00Z">
                    <w:rPr/>
                  </w:rPrChange>
                </w:rPr>
                <w:t xml:space="preserve"> N²</w:t>
              </w:r>
              <w:r>
                <w:rPr>
                  <w:rFonts w:hint="eastAsia"/>
                  <w:sz w:val="20"/>
                  <w:szCs w:val="20"/>
                  <w:rPrChange w:id="156" w:author="sehui" w:date="2026-03-19T08:53:00Z">
                    <w:rPr>
                      <w:rFonts w:hint="eastAsia"/>
                    </w:rPr>
                  </w:rPrChange>
                </w:rPr>
                <w:t>로</w:t>
              </w:r>
              <w:r>
                <w:rPr>
                  <w:sz w:val="20"/>
                  <w:szCs w:val="20"/>
                  <w:rPrChange w:id="157" w:author="sehui" w:date="2026-03-19T08:53:00Z">
                    <w:rPr/>
                  </w:rPrChange>
                </w:rPr>
                <w:t xml:space="preserve"> </w:t>
              </w:r>
              <w:r>
                <w:rPr>
                  <w:rFonts w:hint="eastAsia"/>
                  <w:sz w:val="20"/>
                  <w:szCs w:val="20"/>
                  <w:rPrChange w:id="158" w:author="sehui" w:date="2026-03-19T08:53:00Z">
                    <w:rPr>
                      <w:rFonts w:hint="eastAsia"/>
                    </w:rPr>
                  </w:rPrChange>
                </w:rPr>
                <w:t>증가하여</w:t>
              </w:r>
              <w:r>
                <w:rPr>
                  <w:sz w:val="20"/>
                  <w:szCs w:val="20"/>
                  <w:rPrChange w:id="159" w:author="sehui" w:date="2026-03-19T08:53:00Z">
                    <w:rPr/>
                  </w:rPrChange>
                </w:rPr>
                <w:t xml:space="preserve"> </w:t>
              </w:r>
              <w:r>
                <w:rPr>
                  <w:rFonts w:hint="eastAsia"/>
                  <w:sz w:val="20"/>
                  <w:szCs w:val="20"/>
                  <w:rPrChange w:id="160" w:author="sehui" w:date="2026-03-19T08:53:00Z">
                    <w:rPr>
                      <w:rFonts w:hint="eastAsia"/>
                    </w:rPr>
                  </w:rPrChange>
                </w:rPr>
                <w:t>관리</w:t>
              </w:r>
              <w:r>
                <w:rPr>
                  <w:sz w:val="20"/>
                  <w:szCs w:val="20"/>
                  <w:rPrChange w:id="161" w:author="sehui" w:date="2026-03-19T08:53:00Z">
                    <w:rPr/>
                  </w:rPrChange>
                </w:rPr>
                <w:t xml:space="preserve"> </w:t>
              </w:r>
              <w:r>
                <w:rPr>
                  <w:rFonts w:hint="eastAsia"/>
                  <w:sz w:val="20"/>
                  <w:szCs w:val="20"/>
                  <w:rPrChange w:id="162" w:author="sehui" w:date="2026-03-19T08:53:00Z">
                    <w:rPr>
                      <w:rFonts w:hint="eastAsia"/>
                    </w:rPr>
                  </w:rPrChange>
                </w:rPr>
                <w:t>복잡성</w:t>
              </w:r>
              <w:r>
                <w:rPr>
                  <w:sz w:val="20"/>
                  <w:szCs w:val="20"/>
                  <w:rPrChange w:id="163" w:author="sehui" w:date="2026-03-19T08:53:00Z">
                    <w:rPr/>
                  </w:rPrChange>
                </w:rPr>
                <w:t xml:space="preserve"> </w:t>
              </w:r>
              <w:r>
                <w:rPr>
                  <w:rFonts w:hint="eastAsia"/>
                  <w:sz w:val="20"/>
                  <w:szCs w:val="20"/>
                  <w:rPrChange w:id="164" w:author="sehui" w:date="2026-03-19T08:53:00Z">
                    <w:rPr>
                      <w:rFonts w:hint="eastAsia"/>
                    </w:rPr>
                  </w:rPrChange>
                </w:rPr>
                <w:t>급증</w:t>
              </w:r>
            </w:ins>
            <w:del w:id="165" w:author="sehui" w:date="2026-03-19T08:53:00Z">
              <w:r>
                <w:rPr>
                  <w:sz w:val="20"/>
                  <w:szCs w:val="20"/>
                </w:rPr>
                <w:delText xml:space="preserve">Agent </w:delText>
              </w:r>
              <w:r>
                <w:rPr>
                  <w:sz w:val="20"/>
                  <w:szCs w:val="20"/>
                </w:rPr>
                <w:delText>수</w:delText>
              </w:r>
              <w:r>
                <w:rPr>
                  <w:sz w:val="20"/>
                  <w:szCs w:val="20"/>
                </w:rPr>
                <w:delText xml:space="preserve"> </w:delText>
              </w:r>
              <w:r>
                <w:rPr>
                  <w:sz w:val="20"/>
                  <w:szCs w:val="20"/>
                </w:rPr>
                <w:delText>증가</w:delText>
              </w:r>
              <w:r>
                <w:rPr>
                  <w:sz w:val="20"/>
                  <w:szCs w:val="20"/>
                </w:rPr>
                <w:delText xml:space="preserve"> </w:delText>
              </w:r>
              <w:r>
                <w:rPr>
                  <w:sz w:val="20"/>
                  <w:szCs w:val="20"/>
                </w:rPr>
                <w:delText>시</w:delText>
              </w:r>
              <w:r>
                <w:rPr>
                  <w:sz w:val="20"/>
                  <w:szCs w:val="20"/>
                </w:rPr>
                <w:delText xml:space="preserve"> </w:delText>
              </w:r>
              <w:r>
                <w:rPr>
                  <w:sz w:val="20"/>
                  <w:szCs w:val="20"/>
                </w:rPr>
                <w:delText>관리</w:delText>
              </w:r>
              <w:r>
                <w:rPr>
                  <w:sz w:val="20"/>
                  <w:szCs w:val="20"/>
                </w:rPr>
                <w:delText xml:space="preserve"> </w:delText>
              </w:r>
              <w:r>
                <w:rPr>
                  <w:sz w:val="20"/>
                  <w:szCs w:val="20"/>
                </w:rPr>
                <w:delText>복잡성</w:delText>
              </w:r>
              <w:r>
                <w:rPr>
                  <w:sz w:val="20"/>
                  <w:szCs w:val="20"/>
                </w:rPr>
                <w:delText xml:space="preserve"> </w:delText>
              </w:r>
              <w:r>
                <w:rPr>
                  <w:sz w:val="20"/>
                  <w:szCs w:val="20"/>
                </w:rPr>
                <w:delText>증가</w:delText>
              </w:r>
            </w:del>
          </w:p>
        </w:tc>
      </w:tr>
    </w:tbl>
    <w:p w14:paraId="057D7D4D" w14:textId="77777777" w:rsidR="00D80D8A" w:rsidRDefault="00BE6280">
      <w:pPr>
        <w:spacing w:before="120" w:after="80"/>
        <w:rPr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>대안</w:t>
      </w:r>
      <w:r>
        <w:rPr>
          <w:rFonts w:ascii="Arial Unicode MS" w:eastAsia="Arial Unicode MS" w:hAnsi="Arial Unicode MS" w:cs="Arial Unicode MS"/>
          <w:b/>
          <w:bCs/>
        </w:rPr>
        <w:t xml:space="preserve"> → A2A </w:t>
      </w:r>
      <w:r>
        <w:rPr>
          <w:rFonts w:ascii="Arial Unicode MS" w:eastAsia="Arial Unicode MS" w:hAnsi="Arial Unicode MS" w:cs="Arial Unicode MS"/>
          <w:b/>
          <w:bCs/>
        </w:rPr>
        <w:t>전환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트리거</w:t>
      </w:r>
    </w:p>
    <w:p w14:paraId="3A3CB37D" w14:textId="77777777" w:rsidR="00D80D8A" w:rsidRDefault="00BE6280">
      <w:pPr>
        <w:spacing w:before="40" w:after="120"/>
      </w:pPr>
      <w:r>
        <w:rPr>
          <w:rFonts w:ascii="Arial Unicode MS" w:eastAsia="Arial Unicode MS" w:hAnsi="Arial Unicode MS" w:cs="Arial Unicode MS"/>
        </w:rPr>
        <w:t>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대안으로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운영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중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다음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조건이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발생하면</w:t>
      </w:r>
      <w:r>
        <w:rPr>
          <w:rFonts w:ascii="Arial Unicode MS" w:eastAsia="Arial Unicode MS" w:hAnsi="Arial Unicode MS" w:cs="Arial Unicode MS"/>
        </w:rPr>
        <w:t xml:space="preserve"> A2A </w:t>
      </w:r>
      <w:r>
        <w:rPr>
          <w:rFonts w:ascii="Arial Unicode MS" w:eastAsia="Arial Unicode MS" w:hAnsi="Arial Unicode MS" w:cs="Arial Unicode MS"/>
        </w:rPr>
        <w:t>전환을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검토한다</w:t>
      </w:r>
      <w:r>
        <w:rPr>
          <w:rFonts w:ascii="Arial Unicode MS" w:eastAsia="Arial Unicode MS" w:hAnsi="Arial Unicode MS" w:cs="Arial Unicode MS"/>
        </w:rPr>
        <w:t xml:space="preserve">: </w:t>
      </w:r>
    </w:p>
    <w:p w14:paraId="45BE84F2" w14:textId="77777777" w:rsidR="00D80D8A" w:rsidRDefault="00BE6280">
      <w:pPr>
        <w:spacing w:before="40" w:after="120"/>
        <w:ind w:firstLine="720"/>
      </w:pPr>
      <w:r>
        <w:rPr>
          <w:rFonts w:ascii="Arial Unicode MS" w:eastAsia="Arial Unicode MS" w:hAnsi="Arial Unicode MS" w:cs="Arial Unicode MS"/>
        </w:rPr>
        <w:t xml:space="preserve">(1) </w:t>
      </w:r>
      <w:r>
        <w:rPr>
          <w:rFonts w:ascii="Arial Unicode MS" w:eastAsia="Arial Unicode MS" w:hAnsi="Arial Unicode MS" w:cs="Arial Unicode MS"/>
        </w:rPr>
        <w:t>협업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대상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Agent</w:t>
      </w:r>
      <w:r>
        <w:rPr>
          <w:rFonts w:ascii="Arial Unicode MS" w:eastAsia="Arial Unicode MS" w:hAnsi="Arial Unicode MS" w:cs="Arial Unicode MS"/>
        </w:rPr>
        <w:t>가</w:t>
      </w:r>
      <w:proofErr w:type="spellEnd"/>
      <w:r>
        <w:rPr>
          <w:rFonts w:ascii="Arial Unicode MS" w:eastAsia="Arial Unicode MS" w:hAnsi="Arial Unicode MS" w:cs="Arial Unicode MS"/>
        </w:rPr>
        <w:t xml:space="preserve"> 5</w:t>
      </w:r>
      <w:r>
        <w:rPr>
          <w:rFonts w:ascii="Arial Unicode MS" w:eastAsia="Arial Unicode MS" w:hAnsi="Arial Unicode MS" w:cs="Arial Unicode MS"/>
        </w:rPr>
        <w:t>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이상으로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증가하여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직접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연결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관리가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비효율적일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때</w:t>
      </w:r>
    </w:p>
    <w:p w14:paraId="38FF1D25" w14:textId="77777777" w:rsidR="00D80D8A" w:rsidRDefault="00BE6280">
      <w:pPr>
        <w:spacing w:before="40" w:after="120"/>
        <w:ind w:left="720"/>
      </w:pPr>
      <w:r>
        <w:rPr>
          <w:rFonts w:ascii="Arial Unicode MS" w:eastAsia="Arial Unicode MS" w:hAnsi="Arial Unicode MS" w:cs="Arial Unicode MS"/>
        </w:rPr>
        <w:t xml:space="preserve">(2) </w:t>
      </w:r>
      <w:proofErr w:type="spellStart"/>
      <w:r>
        <w:rPr>
          <w:rFonts w:ascii="Arial Unicode MS" w:eastAsia="Arial Unicode MS" w:hAnsi="Arial Unicode MS" w:cs="Arial Unicode MS"/>
        </w:rPr>
        <w:t>Agent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Card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기반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자동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발견이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필요해진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시점</w:t>
      </w:r>
      <w:r>
        <w:rPr>
          <w:rFonts w:ascii="Arial Unicode MS" w:eastAsia="Arial Unicode MS" w:hAnsi="Arial Unicode MS" w:cs="Arial Unicode MS"/>
        </w:rPr>
        <w:t>(</w:t>
      </w:r>
      <w:r>
        <w:rPr>
          <w:rFonts w:ascii="Arial Unicode MS" w:eastAsia="Arial Unicode MS" w:hAnsi="Arial Unicode MS" w:cs="Arial Unicode MS"/>
        </w:rPr>
        <w:t>신규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Agent</w:t>
      </w:r>
      <w:r>
        <w:rPr>
          <w:rFonts w:ascii="Arial Unicode MS" w:eastAsia="Arial Unicode MS" w:hAnsi="Arial Unicode MS" w:cs="Arial Unicode MS"/>
        </w:rPr>
        <w:t>가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수시로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추가</w:t>
      </w:r>
      <w:r>
        <w:rPr>
          <w:rFonts w:ascii="Arial Unicode MS" w:eastAsia="Arial Unicode MS" w:hAnsi="Arial Unicode MS" w:cs="Arial Unicode MS"/>
        </w:rPr>
        <w:t>·</w:t>
      </w:r>
      <w:r>
        <w:rPr>
          <w:rFonts w:ascii="Arial Unicode MS" w:eastAsia="Arial Unicode MS" w:hAnsi="Arial Unicode MS" w:cs="Arial Unicode MS"/>
        </w:rPr>
        <w:t>제거되는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환경</w:t>
      </w:r>
      <w:r>
        <w:rPr>
          <w:rFonts w:ascii="Arial Unicode MS" w:eastAsia="Arial Unicode MS" w:hAnsi="Arial Unicode MS" w:cs="Arial Unicode MS"/>
        </w:rPr>
        <w:t>)</w:t>
      </w:r>
    </w:p>
    <w:p w14:paraId="2E0DD721" w14:textId="77777777" w:rsidR="00D80D8A" w:rsidRDefault="00BE6280">
      <w:pPr>
        <w:spacing w:before="40" w:after="120"/>
        <w:ind w:left="720"/>
      </w:pPr>
      <w:r>
        <w:rPr>
          <w:rFonts w:ascii="Arial Unicode MS" w:eastAsia="Arial Unicode MS" w:hAnsi="Arial Unicode MS" w:cs="Arial Unicode MS"/>
        </w:rPr>
        <w:t xml:space="preserve">(3) </w:t>
      </w:r>
      <w:r>
        <w:rPr>
          <w:rFonts w:ascii="Arial Unicode MS" w:eastAsia="Arial Unicode MS" w:hAnsi="Arial Unicode MS" w:cs="Arial Unicode MS"/>
        </w:rPr>
        <w:t>조직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외부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또는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파트너사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Agent</w:t>
      </w:r>
      <w:r>
        <w:rPr>
          <w:rFonts w:ascii="Arial Unicode MS" w:eastAsia="Arial Unicode MS" w:hAnsi="Arial Unicode MS" w:cs="Arial Unicode MS"/>
        </w:rPr>
        <w:t>와의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표준화된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협업이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요구될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때</w:t>
      </w:r>
    </w:p>
    <w:p w14:paraId="6402D9CA" w14:textId="77777777" w:rsidR="00D80D8A" w:rsidRDefault="00BE6280">
      <w:pPr>
        <w:spacing w:before="40" w:after="120"/>
      </w:pPr>
      <w:r>
        <w:rPr>
          <w:rFonts w:ascii="Arial Unicode MS" w:eastAsia="Arial Unicode MS" w:hAnsi="Arial Unicode MS" w:cs="Arial Unicode MS"/>
        </w:rPr>
        <w:t>전환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시</w:t>
      </w:r>
      <w:r>
        <w:rPr>
          <w:rFonts w:ascii="Arial Unicode MS" w:eastAsia="Arial Unicode MS" w:hAnsi="Arial Unicode MS" w:cs="Arial Unicode MS"/>
        </w:rPr>
        <w:t xml:space="preserve"> 6.5.3 </w:t>
      </w:r>
      <w:proofErr w:type="spellStart"/>
      <w:r>
        <w:rPr>
          <w:rFonts w:ascii="Arial Unicode MS" w:eastAsia="Arial Unicode MS" w:hAnsi="Arial Unicode MS" w:cs="Arial Unicode MS"/>
        </w:rPr>
        <w:t>PoC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가이드라인을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먼저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적용한다</w:t>
      </w:r>
      <w:r>
        <w:rPr>
          <w:rFonts w:ascii="Arial Unicode MS" w:eastAsia="Arial Unicode MS" w:hAnsi="Arial Unicode MS" w:cs="Arial Unicode MS"/>
        </w:rPr>
        <w:t>.</w:t>
      </w:r>
    </w:p>
    <w:p w14:paraId="5C69FB30" w14:textId="77777777" w:rsidR="00D80D8A" w:rsidRDefault="00BE6280">
      <w:pPr>
        <w:spacing w:before="240" w:after="140"/>
        <w:rPr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 xml:space="preserve">A2A </w:t>
      </w:r>
      <w:r>
        <w:rPr>
          <w:rFonts w:ascii="Arial Unicode MS" w:eastAsia="Arial Unicode MS" w:hAnsi="Arial Unicode MS" w:cs="Arial Unicode MS"/>
          <w:b/>
          <w:bCs/>
        </w:rPr>
        <w:t>철수</w:t>
      </w:r>
      <w:r>
        <w:rPr>
          <w:rFonts w:ascii="Arial Unicode MS" w:eastAsia="Arial Unicode MS" w:hAnsi="Arial Unicode MS" w:cs="Arial Unicode MS"/>
          <w:b/>
          <w:bCs/>
        </w:rPr>
        <w:t>(</w:t>
      </w:r>
      <w:proofErr w:type="spellStart"/>
      <w:r>
        <w:rPr>
          <w:rFonts w:ascii="Arial Unicode MS" w:eastAsia="Arial Unicode MS" w:hAnsi="Arial Unicode MS" w:cs="Arial Unicode MS"/>
          <w:b/>
          <w:bCs/>
        </w:rPr>
        <w:t>Rollback</w:t>
      </w:r>
      <w:proofErr w:type="spellEnd"/>
      <w:r>
        <w:rPr>
          <w:rFonts w:ascii="Arial Unicode MS" w:eastAsia="Arial Unicode MS" w:hAnsi="Arial Unicode MS" w:cs="Arial Unicode MS"/>
          <w:b/>
          <w:bCs/>
        </w:rPr>
        <w:t xml:space="preserve">) </w:t>
      </w:r>
      <w:r>
        <w:rPr>
          <w:rFonts w:ascii="Arial Unicode MS" w:eastAsia="Arial Unicode MS" w:hAnsi="Arial Unicode MS" w:cs="Arial Unicode MS"/>
          <w:b/>
          <w:bCs/>
        </w:rPr>
        <w:t>기준</w:t>
      </w:r>
    </w:p>
    <w:p w14:paraId="68D65459" w14:textId="77777777" w:rsidR="00D80D8A" w:rsidRDefault="00BE6280">
      <w:pPr>
        <w:spacing w:before="240" w:after="140"/>
      </w:pPr>
      <w:r>
        <w:rPr>
          <w:rFonts w:ascii="Arial Unicode MS" w:eastAsia="Arial Unicode MS" w:hAnsi="Arial Unicode MS" w:cs="Arial Unicode MS"/>
        </w:rPr>
        <w:t xml:space="preserve">A2A </w:t>
      </w:r>
      <w:r>
        <w:rPr>
          <w:rFonts w:ascii="Arial Unicode MS" w:eastAsia="Arial Unicode MS" w:hAnsi="Arial Unicode MS" w:cs="Arial Unicode MS"/>
        </w:rPr>
        <w:t>도입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다음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조건이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발생하면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대안</w:t>
      </w:r>
      <w:r>
        <w:rPr>
          <w:rFonts w:ascii="Arial Unicode MS" w:eastAsia="Arial Unicode MS" w:hAnsi="Arial Unicode MS" w:cs="Arial Unicode MS"/>
        </w:rPr>
        <w:t>(REST/API GW/</w:t>
      </w:r>
      <w:proofErr w:type="spellStart"/>
      <w:r>
        <w:rPr>
          <w:rFonts w:ascii="Arial Unicode MS" w:eastAsia="Arial Unicode MS" w:hAnsi="Arial Unicode MS" w:cs="Arial Unicode MS"/>
        </w:rPr>
        <w:t>Event-Driven</w:t>
      </w:r>
      <w:proofErr w:type="spellEnd"/>
      <w:r>
        <w:rPr>
          <w:rFonts w:ascii="Arial Unicode MS" w:eastAsia="Arial Unicode MS" w:hAnsi="Arial Unicode MS" w:cs="Arial Unicode MS"/>
        </w:rPr>
        <w:t>)</w:t>
      </w:r>
      <w:proofErr w:type="spellStart"/>
      <w:r>
        <w:rPr>
          <w:rFonts w:ascii="Arial Unicode MS" w:eastAsia="Arial Unicode MS" w:hAnsi="Arial Unicode MS" w:cs="Arial Unicode MS"/>
        </w:rPr>
        <w:t>으로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회귀한다</w:t>
      </w:r>
      <w:r>
        <w:rPr>
          <w:rFonts w:ascii="Arial Unicode MS" w:eastAsia="Arial Unicode MS" w:hAnsi="Arial Unicode MS" w:cs="Arial Unicode MS"/>
        </w:rPr>
        <w:t>.</w:t>
      </w:r>
    </w:p>
    <w:tbl>
      <w:tblPr>
        <w:tblStyle w:val="afffffffb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418"/>
        <w:gridCol w:w="5607"/>
      </w:tblGrid>
      <w:tr w:rsidR="00D80D8A" w14:paraId="1825DD8E" w14:textId="77777777">
        <w:trPr>
          <w:trHeight w:val="420"/>
        </w:trPr>
        <w:tc>
          <w:tcPr>
            <w:tcW w:w="3418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6EDA77" w14:textId="77777777" w:rsidR="00D80D8A" w:rsidRDefault="00BE6280">
            <w:pPr>
              <w:spacing w:before="240" w:after="240"/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  <w:sz w:val="20"/>
                <w:szCs w:val="20"/>
              </w:rPr>
              <w:t>철수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  <w:sz w:val="20"/>
                <w:szCs w:val="20"/>
              </w:rPr>
              <w:t>조건</w:t>
            </w:r>
          </w:p>
        </w:tc>
        <w:tc>
          <w:tcPr>
            <w:tcW w:w="5606" w:type="dxa"/>
            <w:tcBorders>
              <w:top w:val="single" w:sz="5" w:space="0" w:color="CCCCCC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BFAB93" w14:textId="77777777" w:rsidR="00D80D8A" w:rsidRDefault="00BE6280">
            <w:pPr>
              <w:spacing w:before="240" w:after="240"/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  <w:sz w:val="20"/>
                <w:szCs w:val="20"/>
              </w:rPr>
              <w:t>대응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  <w:sz w:val="20"/>
                <w:szCs w:val="20"/>
              </w:rPr>
              <w:t xml:space="preserve"> (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  <w:sz w:val="20"/>
                <w:szCs w:val="20"/>
              </w:rPr>
              <w:t>대안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  <w:sz w:val="20"/>
                <w:szCs w:val="20"/>
              </w:rPr>
              <w:t>회귀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  <w:sz w:val="20"/>
                <w:szCs w:val="20"/>
              </w:rPr>
              <w:t>경로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  <w:sz w:val="20"/>
                <w:szCs w:val="20"/>
              </w:rPr>
              <w:t>)</w:t>
            </w:r>
          </w:p>
        </w:tc>
      </w:tr>
      <w:tr w:rsidR="00D80D8A" w14:paraId="42691D2F" w14:textId="77777777">
        <w:trPr>
          <w:trHeight w:val="705"/>
        </w:trPr>
        <w:tc>
          <w:tcPr>
            <w:tcW w:w="3418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B14392" w14:textId="77777777" w:rsidR="00D80D8A" w:rsidRDefault="00BE6280">
            <w:pPr>
              <w:spacing w:before="240" w:after="240"/>
              <w:rPr>
                <w:sz w:val="20"/>
                <w:szCs w:val="20"/>
              </w:rPr>
            </w:pPr>
            <w:proofErr w:type="spellStart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PoC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에서</w:t>
            </w:r>
            <w:proofErr w:type="spellEnd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보안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정합성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검증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실패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(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사내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IAM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과</w:t>
            </w:r>
            <w:proofErr w:type="spellEnd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토큰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전파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불가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)</w:t>
            </w:r>
          </w:p>
        </w:tc>
        <w:tc>
          <w:tcPr>
            <w:tcW w:w="5606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7A3C53" w14:textId="77777777" w:rsidR="00D80D8A" w:rsidRDefault="00BE6280">
            <w:pPr>
              <w:spacing w:before="240" w:after="240"/>
              <w:rPr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사내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API </w:t>
            </w:r>
            <w:proofErr w:type="spellStart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Gateway</w:t>
            </w:r>
            <w:proofErr w:type="spellEnd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패턴으로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회귀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. A2A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사양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안정화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후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재검토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.</w:t>
            </w:r>
          </w:p>
        </w:tc>
      </w:tr>
      <w:tr w:rsidR="00D80D8A" w14:paraId="00612D08" w14:textId="77777777">
        <w:trPr>
          <w:trHeight w:val="705"/>
        </w:trPr>
        <w:tc>
          <w:tcPr>
            <w:tcW w:w="3418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917687" w14:textId="77777777" w:rsidR="00D80D8A" w:rsidRDefault="00BE6280">
            <w:pPr>
              <w:spacing w:before="240" w:after="240"/>
              <w:rPr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A2A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사양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변경으로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전면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수정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필요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(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프로토콜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미성숙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리스크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현실화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)</w:t>
            </w:r>
          </w:p>
        </w:tc>
        <w:tc>
          <w:tcPr>
            <w:tcW w:w="5606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7D0CCF" w14:textId="77777777" w:rsidR="00D80D8A" w:rsidRDefault="00BE6280">
            <w:pPr>
              <w:spacing w:before="240" w:after="240"/>
              <w:rPr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REST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직접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호출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또는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Event-Driven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으로</w:t>
            </w:r>
            <w:proofErr w:type="spellEnd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전환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.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기존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Agent</w:t>
            </w:r>
            <w:proofErr w:type="spellEnd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로직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유지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통신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계층만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교체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.</w:t>
            </w:r>
          </w:p>
        </w:tc>
      </w:tr>
      <w:tr w:rsidR="00D80D8A" w14:paraId="06B2AB45" w14:textId="77777777">
        <w:trPr>
          <w:trHeight w:val="705"/>
        </w:trPr>
        <w:tc>
          <w:tcPr>
            <w:tcW w:w="3418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09387D" w14:textId="77777777" w:rsidR="00D80D8A" w:rsidRDefault="00BE6280">
            <w:pPr>
              <w:spacing w:before="240" w:after="240"/>
              <w:rPr>
                <w:sz w:val="20"/>
                <w:szCs w:val="20"/>
              </w:rPr>
            </w:pPr>
            <w:proofErr w:type="spellStart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Task</w:t>
            </w:r>
            <w:proofErr w:type="spellEnd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위임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성공률이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업무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SLA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미달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(3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개월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연속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)</w:t>
            </w:r>
          </w:p>
        </w:tc>
        <w:tc>
          <w:tcPr>
            <w:tcW w:w="5606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C8F02D" w14:textId="77777777" w:rsidR="00D80D8A" w:rsidRDefault="00BE6280">
            <w:pPr>
              <w:spacing w:before="240" w:after="240"/>
              <w:rPr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A2A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계층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제거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, REST/</w:t>
            </w:r>
            <w:proofErr w:type="spellStart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gRPC</w:t>
            </w:r>
            <w:proofErr w:type="spellEnd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직접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통신으로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회귀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. </w:t>
            </w:r>
            <w:proofErr w:type="spellStart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Agent</w:t>
            </w:r>
            <w:proofErr w:type="spellEnd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Card</w:t>
            </w:r>
            <w:proofErr w:type="spellEnd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기반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자동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발견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포기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정적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라우팅으로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전환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.</w:t>
            </w:r>
          </w:p>
        </w:tc>
      </w:tr>
      <w:tr w:rsidR="00D80D8A" w14:paraId="6A8FB644" w14:textId="77777777">
        <w:trPr>
          <w:trHeight w:val="705"/>
        </w:trPr>
        <w:tc>
          <w:tcPr>
            <w:tcW w:w="3418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611D08" w14:textId="77777777" w:rsidR="00D80D8A" w:rsidRDefault="00BE6280">
            <w:pPr>
              <w:spacing w:before="240" w:after="240"/>
              <w:rPr>
                <w:sz w:val="20"/>
                <w:szCs w:val="20"/>
              </w:rPr>
            </w:pPr>
            <w:proofErr w:type="spellStart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Agent</w:t>
            </w:r>
            <w:proofErr w:type="spellEnd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Card</w:t>
            </w:r>
            <w:proofErr w:type="spellEnd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기반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발견이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불필요한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것으로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판명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(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협업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대상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Agent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가</w:t>
            </w:r>
            <w:proofErr w:type="spellEnd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고정적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)</w:t>
            </w:r>
          </w:p>
        </w:tc>
        <w:tc>
          <w:tcPr>
            <w:tcW w:w="5606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A380C5" w14:textId="77777777" w:rsidR="00D80D8A" w:rsidRDefault="00BE6280">
            <w:pPr>
              <w:spacing w:before="240" w:after="240"/>
              <w:rPr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REST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직접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호출로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충분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. "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자동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발견이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필요해진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시점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"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에</w:t>
            </w:r>
            <w:proofErr w:type="spellEnd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재검토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.</w:t>
            </w:r>
          </w:p>
        </w:tc>
      </w:tr>
    </w:tbl>
    <w:p w14:paraId="26505174" w14:textId="77777777" w:rsidR="00D80D8A" w:rsidRDefault="00D80D8A">
      <w:pPr>
        <w:spacing w:before="40" w:after="120"/>
      </w:pPr>
    </w:p>
    <w:p w14:paraId="7251A78E" w14:textId="77777777" w:rsidR="00D80D8A" w:rsidRDefault="00BE6280">
      <w:pPr>
        <w:pStyle w:val="4"/>
        <w:keepNext w:val="0"/>
        <w:keepLines w:val="0"/>
      </w:pPr>
      <w:bookmarkStart w:id="166" w:name="_u72s4dri7y66" w:colFirst="0" w:colLast="0"/>
      <w:bookmarkEnd w:id="166"/>
      <w:r>
        <w:rPr>
          <w:rFonts w:ascii="Arial Unicode MS" w:eastAsia="Arial Unicode MS" w:hAnsi="Arial Unicode MS" w:cs="Arial Unicode MS"/>
        </w:rPr>
        <w:t>6.</w:t>
      </w:r>
      <w:r>
        <w:rPr>
          <w:rFonts w:ascii="Arial Unicode MS" w:eastAsia="Arial Unicode MS" w:hAnsi="Arial Unicode MS" w:cs="Arial Unicode MS"/>
        </w:rPr>
        <w:t xml:space="preserve">5.4 </w:t>
      </w:r>
      <w:r>
        <w:rPr>
          <w:rFonts w:ascii="Arial Unicode MS" w:eastAsia="Arial Unicode MS" w:hAnsi="Arial Unicode MS" w:cs="Arial Unicode MS"/>
        </w:rPr>
        <w:t>모니터링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지표</w:t>
      </w:r>
    </w:p>
    <w:p w14:paraId="4195D950" w14:textId="77777777" w:rsidR="00D80D8A" w:rsidRDefault="00BE6280">
      <w:pPr>
        <w:spacing w:before="60" w:after="80"/>
      </w:pPr>
      <w:r>
        <w:rPr>
          <w:rFonts w:ascii="Arial Unicode MS" w:eastAsia="Arial Unicode MS" w:hAnsi="Arial Unicode MS" w:cs="Arial Unicode MS"/>
        </w:rPr>
        <w:t xml:space="preserve">A2A </w:t>
      </w:r>
      <w:r>
        <w:rPr>
          <w:rFonts w:ascii="Arial Unicode MS" w:eastAsia="Arial Unicode MS" w:hAnsi="Arial Unicode MS" w:cs="Arial Unicode MS"/>
        </w:rPr>
        <w:t>도입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다음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지표를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모니터링하여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운영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안정성을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확보해야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한다</w:t>
      </w:r>
      <w:r>
        <w:rPr>
          <w:rFonts w:ascii="Arial Unicode MS" w:eastAsia="Arial Unicode MS" w:hAnsi="Arial Unicode MS" w:cs="Arial Unicode MS"/>
        </w:rPr>
        <w:t>. 10</w:t>
      </w:r>
      <w:r>
        <w:rPr>
          <w:rFonts w:ascii="Arial Unicode MS" w:eastAsia="Arial Unicode MS" w:hAnsi="Arial Unicode MS" w:cs="Arial Unicode MS"/>
        </w:rPr>
        <w:t>장</w:t>
      </w:r>
      <w:r>
        <w:rPr>
          <w:rFonts w:ascii="Arial Unicode MS" w:eastAsia="Arial Unicode MS" w:hAnsi="Arial Unicode MS" w:cs="Arial Unicode MS"/>
        </w:rPr>
        <w:t>(</w:t>
      </w:r>
      <w:proofErr w:type="spellStart"/>
      <w:r>
        <w:rPr>
          <w:rFonts w:ascii="Arial Unicode MS" w:eastAsia="Arial Unicode MS" w:hAnsi="Arial Unicode MS" w:cs="Arial Unicode MS"/>
        </w:rPr>
        <w:t>Observability</w:t>
      </w:r>
      <w:proofErr w:type="spellEnd"/>
      <w:r>
        <w:rPr>
          <w:rFonts w:ascii="Arial Unicode MS" w:eastAsia="Arial Unicode MS" w:hAnsi="Arial Unicode MS" w:cs="Arial Unicode MS"/>
        </w:rPr>
        <w:t>)</w:t>
      </w:r>
      <w:r>
        <w:rPr>
          <w:rFonts w:ascii="Arial Unicode MS" w:eastAsia="Arial Unicode MS" w:hAnsi="Arial Unicode MS" w:cs="Arial Unicode MS"/>
        </w:rPr>
        <w:t>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연계한다</w:t>
      </w:r>
      <w:r>
        <w:rPr>
          <w:rFonts w:ascii="Arial Unicode MS" w:eastAsia="Arial Unicode MS" w:hAnsi="Arial Unicode MS" w:cs="Arial Unicode MS"/>
        </w:rPr>
        <w:t>.</w:t>
      </w:r>
    </w:p>
    <w:tbl>
      <w:tblPr>
        <w:tblStyle w:val="afffffffc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351"/>
        <w:gridCol w:w="3627"/>
        <w:gridCol w:w="3047"/>
      </w:tblGrid>
      <w:tr w:rsidR="00D80D8A" w14:paraId="645D125B" w14:textId="77777777">
        <w:trPr>
          <w:trHeight w:val="420"/>
        </w:trPr>
        <w:tc>
          <w:tcPr>
            <w:tcW w:w="2350" w:type="dxa"/>
            <w:tcBorders>
              <w:top w:val="single" w:sz="6" w:space="0" w:color="F0F4F8"/>
              <w:left w:val="single" w:sz="6" w:space="0" w:color="F0F4F8"/>
              <w:bottom w:val="single" w:sz="6" w:space="0" w:color="F0F4F8"/>
              <w:right w:val="single" w:sz="6" w:space="0" w:color="F0F4F8"/>
            </w:tcBorders>
            <w:shd w:val="clear" w:color="auto" w:fill="1E3A5F"/>
            <w:tcMar>
              <w:top w:w="60" w:type="dxa"/>
              <w:bottom w:w="60" w:type="dxa"/>
            </w:tcMar>
          </w:tcPr>
          <w:p w14:paraId="2CBEAD1A" w14:textId="77777777" w:rsidR="00D80D8A" w:rsidRDefault="00BE6280">
            <w:pPr>
              <w:spacing w:before="240" w:after="240"/>
              <w:jc w:val="center"/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  <w:sz w:val="20"/>
                <w:szCs w:val="20"/>
              </w:rPr>
              <w:lastRenderedPageBreak/>
              <w:t>지표</w:t>
            </w:r>
          </w:p>
        </w:tc>
        <w:tc>
          <w:tcPr>
            <w:tcW w:w="3627" w:type="dxa"/>
            <w:tcBorders>
              <w:top w:val="single" w:sz="6" w:space="0" w:color="F0F4F8"/>
              <w:left w:val="single" w:sz="6" w:space="0" w:color="F0F4F8"/>
              <w:bottom w:val="single" w:sz="6" w:space="0" w:color="F0F4F8"/>
              <w:right w:val="single" w:sz="6" w:space="0" w:color="F0F4F8"/>
            </w:tcBorders>
            <w:shd w:val="clear" w:color="auto" w:fill="1E3A5F"/>
            <w:tcMar>
              <w:top w:w="60" w:type="dxa"/>
              <w:bottom w:w="60" w:type="dxa"/>
            </w:tcMar>
          </w:tcPr>
          <w:p w14:paraId="2A038C86" w14:textId="77777777" w:rsidR="00D80D8A" w:rsidRDefault="00BE6280">
            <w:pPr>
              <w:spacing w:before="240" w:after="240"/>
              <w:jc w:val="center"/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  <w:sz w:val="20"/>
                <w:szCs w:val="20"/>
              </w:rPr>
              <w:t>설명</w:t>
            </w:r>
          </w:p>
        </w:tc>
        <w:tc>
          <w:tcPr>
            <w:tcW w:w="3047" w:type="dxa"/>
            <w:tcBorders>
              <w:top w:val="single" w:sz="6" w:space="0" w:color="F0F4F8"/>
              <w:left w:val="single" w:sz="6" w:space="0" w:color="F0F4F8"/>
              <w:bottom w:val="single" w:sz="6" w:space="0" w:color="F0F4F8"/>
              <w:right w:val="single" w:sz="6" w:space="0" w:color="F0F4F8"/>
            </w:tcBorders>
            <w:shd w:val="clear" w:color="auto" w:fill="1E3A5F"/>
            <w:tcMar>
              <w:top w:w="60" w:type="dxa"/>
              <w:bottom w:w="60" w:type="dxa"/>
            </w:tcMar>
          </w:tcPr>
          <w:p w14:paraId="6532AE7E" w14:textId="77777777" w:rsidR="00D80D8A" w:rsidRDefault="00BE6280">
            <w:pPr>
              <w:spacing w:before="240" w:after="240"/>
              <w:jc w:val="center"/>
              <w:rPr>
                <w:b/>
                <w:bCs/>
                <w:color w:val="FFFFFF"/>
                <w:sz w:val="20"/>
                <w:szCs w:val="20"/>
              </w:rPr>
            </w:pPr>
            <w:proofErr w:type="spellStart"/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  <w:sz w:val="20"/>
                <w:szCs w:val="20"/>
              </w:rPr>
              <w:t>임계값</w:t>
            </w:r>
            <w:proofErr w:type="spellEnd"/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  <w:sz w:val="20"/>
                <w:szCs w:val="20"/>
              </w:rPr>
              <w:t xml:space="preserve"> (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  <w:sz w:val="20"/>
                <w:szCs w:val="20"/>
              </w:rPr>
              <w:t>권고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  <w:sz w:val="20"/>
                <w:szCs w:val="20"/>
              </w:rPr>
              <w:t>)</w:t>
            </w:r>
          </w:p>
        </w:tc>
      </w:tr>
      <w:tr w:rsidR="00D80D8A" w14:paraId="001B5F21" w14:textId="77777777">
        <w:trPr>
          <w:trHeight w:val="465"/>
        </w:trPr>
        <w:tc>
          <w:tcPr>
            <w:tcW w:w="2350" w:type="dxa"/>
            <w:tcBorders>
              <w:top w:val="single" w:sz="6" w:space="0" w:color="F0F4F8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bottom w:w="60" w:type="dxa"/>
            </w:tcMar>
          </w:tcPr>
          <w:p w14:paraId="61960D31" w14:textId="77777777" w:rsidR="00D80D8A" w:rsidRDefault="00BE6280">
            <w:pPr>
              <w:spacing w:before="20" w:after="20"/>
              <w:rPr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Arial Unicode MS" w:eastAsia="Arial Unicode MS" w:hAnsi="Arial Unicode MS" w:cs="Arial Unicode MS"/>
                <w:b/>
                <w:bCs/>
                <w:sz w:val="20"/>
                <w:szCs w:val="20"/>
              </w:rPr>
              <w:t>Task</w:t>
            </w:r>
            <w:proofErr w:type="spellEnd"/>
            <w:r>
              <w:rPr>
                <w:rFonts w:ascii="Arial Unicode MS" w:eastAsia="Arial Unicode MS" w:hAnsi="Arial Unicode MS" w:cs="Arial Unicode MS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  <w:sz w:val="20"/>
                <w:szCs w:val="20"/>
              </w:rPr>
              <w:t>위임</w:t>
            </w:r>
            <w:r>
              <w:rPr>
                <w:rFonts w:ascii="Arial Unicode MS" w:eastAsia="Arial Unicode MS" w:hAnsi="Arial Unicode MS" w:cs="Arial Unicode MS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  <w:sz w:val="20"/>
                <w:szCs w:val="20"/>
              </w:rPr>
              <w:t>성공률</w:t>
            </w:r>
          </w:p>
        </w:tc>
        <w:tc>
          <w:tcPr>
            <w:tcW w:w="3627" w:type="dxa"/>
            <w:tcBorders>
              <w:top w:val="single" w:sz="6" w:space="0" w:color="F0F4F8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bottom w:w="60" w:type="dxa"/>
            </w:tcMar>
          </w:tcPr>
          <w:p w14:paraId="5484EC5D" w14:textId="77777777" w:rsidR="00D80D8A" w:rsidRDefault="00BE6280">
            <w:pPr>
              <w:spacing w:before="20" w:after="20"/>
              <w:rPr>
                <w:sz w:val="20"/>
                <w:szCs w:val="20"/>
              </w:rPr>
            </w:pPr>
            <w:proofErr w:type="spellStart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Agent</w:t>
            </w:r>
            <w:proofErr w:type="spellEnd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간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Task</w:t>
            </w:r>
            <w:proofErr w:type="spellEnd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위임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요청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대비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성공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비율</w:t>
            </w:r>
          </w:p>
        </w:tc>
        <w:tc>
          <w:tcPr>
            <w:tcW w:w="3047" w:type="dxa"/>
            <w:tcBorders>
              <w:top w:val="single" w:sz="6" w:space="0" w:color="F0F4F8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bottom w:w="60" w:type="dxa"/>
            </w:tcMar>
          </w:tcPr>
          <w:p w14:paraId="0A6C8447" w14:textId="77777777" w:rsidR="00D80D8A" w:rsidRDefault="00BE6280">
            <w:pPr>
              <w:spacing w:before="20" w:after="20"/>
              <w:rPr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≥ 99% (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프로덕션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)</w:t>
            </w:r>
          </w:p>
        </w:tc>
      </w:tr>
      <w:tr w:rsidR="00D80D8A" w14:paraId="13AC5CFC" w14:textId="77777777">
        <w:trPr>
          <w:trHeight w:val="465"/>
        </w:trPr>
        <w:tc>
          <w:tcPr>
            <w:tcW w:w="23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bottom w:w="60" w:type="dxa"/>
            </w:tcMar>
          </w:tcPr>
          <w:p w14:paraId="351D2578" w14:textId="77777777" w:rsidR="00D80D8A" w:rsidRDefault="00BE6280">
            <w:pPr>
              <w:spacing w:before="20" w:after="20"/>
              <w:rPr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Arial Unicode MS" w:eastAsia="Arial Unicode MS" w:hAnsi="Arial Unicode MS" w:cs="Arial Unicode MS"/>
                <w:b/>
                <w:bCs/>
                <w:sz w:val="20"/>
                <w:szCs w:val="20"/>
              </w:rPr>
              <w:t>Task</w:t>
            </w:r>
            <w:proofErr w:type="spellEnd"/>
            <w:r>
              <w:rPr>
                <w:rFonts w:ascii="Arial Unicode MS" w:eastAsia="Arial Unicode MS" w:hAnsi="Arial Unicode MS" w:cs="Arial Unicode MS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  <w:sz w:val="20"/>
                <w:szCs w:val="20"/>
              </w:rPr>
              <w:t>위임</w:t>
            </w:r>
            <w:r>
              <w:rPr>
                <w:rFonts w:ascii="Arial Unicode MS" w:eastAsia="Arial Unicode MS" w:hAnsi="Arial Unicode MS" w:cs="Arial Unicode MS"/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b/>
                <w:bCs/>
                <w:sz w:val="20"/>
                <w:szCs w:val="20"/>
              </w:rPr>
              <w:t>레이턴시</w:t>
            </w:r>
            <w:proofErr w:type="spellEnd"/>
          </w:p>
        </w:tc>
        <w:tc>
          <w:tcPr>
            <w:tcW w:w="362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bottom w:w="60" w:type="dxa"/>
            </w:tcMar>
          </w:tcPr>
          <w:p w14:paraId="3A333414" w14:textId="77777777" w:rsidR="00D80D8A" w:rsidRDefault="00BE6280">
            <w:pPr>
              <w:spacing w:before="20" w:after="20"/>
              <w:rPr>
                <w:sz w:val="20"/>
                <w:szCs w:val="20"/>
              </w:rPr>
            </w:pPr>
            <w:proofErr w:type="spellStart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Task</w:t>
            </w:r>
            <w:proofErr w:type="spellEnd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요청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~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결과</w:t>
            </w:r>
            <w:proofErr w:type="spellEnd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수신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간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소요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시간</w:t>
            </w:r>
          </w:p>
        </w:tc>
        <w:tc>
          <w:tcPr>
            <w:tcW w:w="304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bottom w:w="60" w:type="dxa"/>
            </w:tcMar>
          </w:tcPr>
          <w:p w14:paraId="5961B011" w14:textId="77777777" w:rsidR="00D80D8A" w:rsidRDefault="00BE6280">
            <w:pPr>
              <w:spacing w:before="20" w:after="20"/>
              <w:rPr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업무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SLA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에</w:t>
            </w:r>
            <w:proofErr w:type="spellEnd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따라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정의</w:t>
            </w:r>
          </w:p>
        </w:tc>
      </w:tr>
      <w:tr w:rsidR="00D80D8A" w14:paraId="11906148" w14:textId="77777777">
        <w:trPr>
          <w:trHeight w:val="465"/>
        </w:trPr>
        <w:tc>
          <w:tcPr>
            <w:tcW w:w="23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bottom w:w="60" w:type="dxa"/>
            </w:tcMar>
          </w:tcPr>
          <w:p w14:paraId="5677FD19" w14:textId="77777777" w:rsidR="00D80D8A" w:rsidRDefault="00BE6280">
            <w:pPr>
              <w:spacing w:before="20" w:after="20"/>
              <w:rPr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Arial Unicode MS" w:eastAsia="Arial Unicode MS" w:hAnsi="Arial Unicode MS" w:cs="Arial Unicode MS"/>
                <w:b/>
                <w:bCs/>
                <w:sz w:val="20"/>
                <w:szCs w:val="20"/>
              </w:rPr>
              <w:t>Agent</w:t>
            </w:r>
            <w:proofErr w:type="spellEnd"/>
            <w:r>
              <w:rPr>
                <w:rFonts w:ascii="Arial Unicode MS" w:eastAsia="Arial Unicode MS" w:hAnsi="Arial Unicode MS" w:cs="Arial Unicode MS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  <w:sz w:val="20"/>
                <w:szCs w:val="20"/>
              </w:rPr>
              <w:t>가용성</w:t>
            </w:r>
          </w:p>
        </w:tc>
        <w:tc>
          <w:tcPr>
            <w:tcW w:w="362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bottom w:w="60" w:type="dxa"/>
            </w:tcMar>
          </w:tcPr>
          <w:p w14:paraId="543581D8" w14:textId="77777777" w:rsidR="00D80D8A" w:rsidRDefault="00BE6280">
            <w:pPr>
              <w:spacing w:before="20" w:after="20"/>
              <w:rPr>
                <w:sz w:val="20"/>
                <w:szCs w:val="20"/>
              </w:rPr>
            </w:pPr>
            <w:proofErr w:type="spellStart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Agent</w:t>
            </w:r>
            <w:proofErr w:type="spellEnd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Card</w:t>
            </w:r>
            <w:proofErr w:type="spellEnd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기반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health</w:t>
            </w:r>
            <w:proofErr w:type="spellEnd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check</w:t>
            </w:r>
            <w:proofErr w:type="spellEnd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성공률</w:t>
            </w:r>
          </w:p>
        </w:tc>
        <w:tc>
          <w:tcPr>
            <w:tcW w:w="304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bottom w:w="60" w:type="dxa"/>
            </w:tcMar>
          </w:tcPr>
          <w:p w14:paraId="23C32C8A" w14:textId="77777777" w:rsidR="00D80D8A" w:rsidRDefault="00BE6280">
            <w:pPr>
              <w:spacing w:before="20" w:after="20"/>
              <w:rPr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≥ 99.5%</w:t>
            </w:r>
          </w:p>
        </w:tc>
      </w:tr>
      <w:tr w:rsidR="00D80D8A" w14:paraId="732977E0" w14:textId="77777777">
        <w:trPr>
          <w:trHeight w:val="750"/>
        </w:trPr>
        <w:tc>
          <w:tcPr>
            <w:tcW w:w="23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bottom w:w="60" w:type="dxa"/>
            </w:tcMar>
          </w:tcPr>
          <w:p w14:paraId="6AF0D501" w14:textId="77777777" w:rsidR="00D80D8A" w:rsidRDefault="00BE6280">
            <w:pPr>
              <w:spacing w:before="20" w:after="20"/>
              <w:rPr>
                <w:b/>
                <w:bCs/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sz w:val="20"/>
                <w:szCs w:val="20"/>
              </w:rPr>
              <w:t>장애</w:t>
            </w:r>
            <w:r>
              <w:rPr>
                <w:rFonts w:ascii="Arial Unicode MS" w:eastAsia="Arial Unicode MS" w:hAnsi="Arial Unicode MS" w:cs="Arial Unicode MS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  <w:sz w:val="20"/>
                <w:szCs w:val="20"/>
              </w:rPr>
              <w:t>전파</w:t>
            </w:r>
            <w:r>
              <w:rPr>
                <w:rFonts w:ascii="Arial Unicode MS" w:eastAsia="Arial Unicode MS" w:hAnsi="Arial Unicode MS" w:cs="Arial Unicode MS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  <w:sz w:val="20"/>
                <w:szCs w:val="20"/>
              </w:rPr>
              <w:t>범위</w:t>
            </w:r>
          </w:p>
        </w:tc>
        <w:tc>
          <w:tcPr>
            <w:tcW w:w="362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bottom w:w="60" w:type="dxa"/>
            </w:tcMar>
          </w:tcPr>
          <w:p w14:paraId="34287D00" w14:textId="77777777" w:rsidR="00D80D8A" w:rsidRDefault="00BE6280">
            <w:pPr>
              <w:spacing w:before="20" w:after="20"/>
              <w:rPr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하나의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Agent</w:t>
            </w:r>
            <w:proofErr w:type="spellEnd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장애가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영향을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미치는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Agent</w:t>
            </w:r>
            <w:proofErr w:type="spellEnd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수</w:t>
            </w:r>
          </w:p>
        </w:tc>
        <w:tc>
          <w:tcPr>
            <w:tcW w:w="304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bottom w:w="60" w:type="dxa"/>
            </w:tcMar>
          </w:tcPr>
          <w:p w14:paraId="105049BC" w14:textId="77777777" w:rsidR="00D80D8A" w:rsidRDefault="00BE6280">
            <w:pPr>
              <w:spacing w:before="20" w:after="20"/>
              <w:rPr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Circuit </w:t>
            </w:r>
            <w:proofErr w:type="spellStart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breaker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로</w:t>
            </w:r>
            <w:proofErr w:type="spellEnd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1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차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영향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권만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허용</w:t>
            </w:r>
          </w:p>
        </w:tc>
      </w:tr>
      <w:tr w:rsidR="00D80D8A" w14:paraId="60E82F54" w14:textId="77777777">
        <w:trPr>
          <w:trHeight w:val="750"/>
        </w:trPr>
        <w:tc>
          <w:tcPr>
            <w:tcW w:w="23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bottom w:w="60" w:type="dxa"/>
            </w:tcMar>
          </w:tcPr>
          <w:p w14:paraId="18E8D0A0" w14:textId="77777777" w:rsidR="00D80D8A" w:rsidRDefault="00BE6280">
            <w:pPr>
              <w:spacing w:before="20" w:after="20"/>
              <w:rPr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Arial Unicode MS" w:eastAsia="Arial Unicode MS" w:hAnsi="Arial Unicode MS" w:cs="Arial Unicode MS"/>
                <w:b/>
                <w:bCs/>
                <w:sz w:val="20"/>
                <w:szCs w:val="20"/>
              </w:rPr>
              <w:t>End-to-end</w:t>
            </w:r>
            <w:proofErr w:type="spellEnd"/>
            <w:r>
              <w:rPr>
                <w:rFonts w:ascii="Arial Unicode MS" w:eastAsia="Arial Unicode MS" w:hAnsi="Arial Unicode MS" w:cs="Arial Unicode MS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  <w:sz w:val="20"/>
                <w:szCs w:val="20"/>
              </w:rPr>
              <w:t>추적</w:t>
            </w:r>
          </w:p>
        </w:tc>
        <w:tc>
          <w:tcPr>
            <w:tcW w:w="362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bottom w:w="60" w:type="dxa"/>
            </w:tcMar>
          </w:tcPr>
          <w:p w14:paraId="36985488" w14:textId="77777777" w:rsidR="00D80D8A" w:rsidRDefault="00BE6280">
            <w:pPr>
              <w:spacing w:before="20" w:after="20"/>
              <w:rPr>
                <w:sz w:val="20"/>
                <w:szCs w:val="20"/>
              </w:rPr>
            </w:pPr>
            <w:proofErr w:type="spellStart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요청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~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최종</w:t>
            </w:r>
            <w:proofErr w:type="spellEnd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결과까지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correlation_id</w:t>
            </w:r>
            <w:proofErr w:type="spellEnd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기반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추적</w:t>
            </w:r>
          </w:p>
        </w:tc>
        <w:tc>
          <w:tcPr>
            <w:tcW w:w="304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bottom w:w="60" w:type="dxa"/>
            </w:tcMar>
          </w:tcPr>
          <w:p w14:paraId="0CEFA70C" w14:textId="77777777" w:rsidR="00D80D8A" w:rsidRDefault="00BE6280">
            <w:pPr>
              <w:spacing w:before="20" w:after="20"/>
              <w:rPr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모든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Task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에</w:t>
            </w:r>
            <w:proofErr w:type="spellEnd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대해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100%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추적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가능</w:t>
            </w:r>
          </w:p>
        </w:tc>
      </w:tr>
    </w:tbl>
    <w:p w14:paraId="466C9DA8" w14:textId="77777777" w:rsidR="00D80D8A" w:rsidRDefault="00BE6280">
      <w:pPr>
        <w:pStyle w:val="3"/>
        <w:keepNext w:val="0"/>
        <w:keepLines w:val="0"/>
        <w:spacing w:before="480"/>
      </w:pPr>
      <w:bookmarkStart w:id="167" w:name="_t5ldlvjzt53j" w:colFirst="0" w:colLast="0"/>
      <w:bookmarkEnd w:id="167"/>
      <w:r>
        <w:rPr>
          <w:rFonts w:ascii="Arial Unicode MS" w:eastAsia="Arial Unicode MS" w:hAnsi="Arial Unicode MS" w:cs="Arial Unicode MS"/>
        </w:rPr>
        <w:t xml:space="preserve">6.6 MCP + FC → A2A </w:t>
      </w:r>
      <w:r>
        <w:rPr>
          <w:rFonts w:ascii="Arial Unicode MS" w:eastAsia="Arial Unicode MS" w:hAnsi="Arial Unicode MS" w:cs="Arial Unicode MS"/>
        </w:rPr>
        <w:t>확장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경로</w:t>
      </w:r>
    </w:p>
    <w:p w14:paraId="4FE8FE56" w14:textId="77777777" w:rsidR="00D80D8A" w:rsidRDefault="00BE6280">
      <w:pPr>
        <w:spacing w:before="60" w:after="80"/>
      </w:pPr>
      <w:r>
        <w:rPr>
          <w:rFonts w:ascii="Arial Unicode MS" w:eastAsia="Arial Unicode MS" w:hAnsi="Arial Unicode MS" w:cs="Arial Unicode MS"/>
        </w:rPr>
        <w:t>5</w:t>
      </w:r>
      <w:r>
        <w:rPr>
          <w:rFonts w:ascii="Arial Unicode MS" w:eastAsia="Arial Unicode MS" w:hAnsi="Arial Unicode MS" w:cs="Arial Unicode MS"/>
        </w:rPr>
        <w:t>장에서</w:t>
      </w:r>
      <w:r>
        <w:rPr>
          <w:rFonts w:ascii="Arial Unicode MS" w:eastAsia="Arial Unicode MS" w:hAnsi="Arial Unicode MS" w:cs="Arial Unicode MS"/>
        </w:rPr>
        <w:t xml:space="preserve"> MCP + </w:t>
      </w:r>
      <w:proofErr w:type="spellStart"/>
      <w:r>
        <w:rPr>
          <w:rFonts w:ascii="Arial Unicode MS" w:eastAsia="Arial Unicode MS" w:hAnsi="Arial Unicode MS" w:cs="Arial Unicode MS"/>
        </w:rPr>
        <w:t>FC</w:t>
      </w:r>
      <w:r>
        <w:rPr>
          <w:rFonts w:ascii="Arial Unicode MS" w:eastAsia="Arial Unicode MS" w:hAnsi="Arial Unicode MS" w:cs="Arial Unicode MS"/>
        </w:rPr>
        <w:t>로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도구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연동을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구축한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뒤</w:t>
      </w:r>
      <w:r>
        <w:rPr>
          <w:rFonts w:ascii="Arial Unicode MS" w:eastAsia="Arial Unicode MS" w:hAnsi="Arial Unicode MS" w:cs="Arial Unicode MS"/>
        </w:rPr>
        <w:t>, A2A</w:t>
      </w:r>
      <w:r>
        <w:rPr>
          <w:rFonts w:ascii="Arial Unicode MS" w:eastAsia="Arial Unicode MS" w:hAnsi="Arial Unicode MS" w:cs="Arial Unicode MS"/>
        </w:rPr>
        <w:t>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추가하는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단계적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확장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경로이다</w:t>
      </w:r>
      <w:r>
        <w:rPr>
          <w:rFonts w:ascii="Arial Unicode MS" w:eastAsia="Arial Unicode MS" w:hAnsi="Arial Unicode MS" w:cs="Arial Unicode MS"/>
        </w:rPr>
        <w:t>.</w:t>
      </w:r>
    </w:p>
    <w:tbl>
      <w:tblPr>
        <w:tblStyle w:val="afffffffd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753"/>
        <w:gridCol w:w="2187"/>
        <w:gridCol w:w="6085"/>
      </w:tblGrid>
      <w:tr w:rsidR="00D80D8A" w14:paraId="67582069" w14:textId="77777777">
        <w:trPr>
          <w:trHeight w:val="420"/>
        </w:trPr>
        <w:tc>
          <w:tcPr>
            <w:tcW w:w="753" w:type="dxa"/>
            <w:tcBorders>
              <w:top w:val="single" w:sz="6" w:space="0" w:color="F0F4F8"/>
              <w:left w:val="single" w:sz="6" w:space="0" w:color="F0F4F8"/>
              <w:bottom w:val="single" w:sz="6" w:space="0" w:color="F0F4F8"/>
              <w:right w:val="single" w:sz="6" w:space="0" w:color="F0F4F8"/>
            </w:tcBorders>
            <w:shd w:val="clear" w:color="auto" w:fill="1E3A5F"/>
            <w:tcMar>
              <w:top w:w="60" w:type="dxa"/>
              <w:bottom w:w="60" w:type="dxa"/>
            </w:tcMar>
          </w:tcPr>
          <w:p w14:paraId="38720DF2" w14:textId="77777777" w:rsidR="00D80D8A" w:rsidRDefault="00BE6280">
            <w:pPr>
              <w:spacing w:before="240" w:after="240"/>
              <w:jc w:val="center"/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  <w:sz w:val="20"/>
                <w:szCs w:val="20"/>
              </w:rPr>
              <w:t>단계</w:t>
            </w:r>
          </w:p>
        </w:tc>
        <w:tc>
          <w:tcPr>
            <w:tcW w:w="2187" w:type="dxa"/>
            <w:tcBorders>
              <w:top w:val="single" w:sz="6" w:space="0" w:color="F0F4F8"/>
              <w:left w:val="single" w:sz="6" w:space="0" w:color="F0F4F8"/>
              <w:bottom w:val="single" w:sz="6" w:space="0" w:color="F0F4F8"/>
              <w:right w:val="single" w:sz="6" w:space="0" w:color="F0F4F8"/>
            </w:tcBorders>
            <w:shd w:val="clear" w:color="auto" w:fill="1E3A5F"/>
            <w:tcMar>
              <w:top w:w="60" w:type="dxa"/>
              <w:bottom w:w="60" w:type="dxa"/>
            </w:tcMar>
          </w:tcPr>
          <w:p w14:paraId="0A8DDB8D" w14:textId="77777777" w:rsidR="00D80D8A" w:rsidRDefault="00BE6280">
            <w:pPr>
              <w:spacing w:before="240" w:after="240"/>
              <w:jc w:val="center"/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  <w:sz w:val="20"/>
                <w:szCs w:val="20"/>
              </w:rPr>
              <w:t>활동</w:t>
            </w:r>
          </w:p>
        </w:tc>
        <w:tc>
          <w:tcPr>
            <w:tcW w:w="6084" w:type="dxa"/>
            <w:tcBorders>
              <w:top w:val="single" w:sz="6" w:space="0" w:color="F0F4F8"/>
              <w:left w:val="single" w:sz="6" w:space="0" w:color="F0F4F8"/>
              <w:bottom w:val="single" w:sz="6" w:space="0" w:color="F0F4F8"/>
              <w:right w:val="single" w:sz="6" w:space="0" w:color="F0F4F8"/>
            </w:tcBorders>
            <w:shd w:val="clear" w:color="auto" w:fill="1E3A5F"/>
            <w:tcMar>
              <w:top w:w="60" w:type="dxa"/>
              <w:bottom w:w="60" w:type="dxa"/>
            </w:tcMar>
          </w:tcPr>
          <w:p w14:paraId="7F2C7381" w14:textId="77777777" w:rsidR="00D80D8A" w:rsidRDefault="00BE6280">
            <w:pPr>
              <w:spacing w:before="240" w:after="240"/>
              <w:jc w:val="center"/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  <w:sz w:val="20"/>
                <w:szCs w:val="20"/>
              </w:rPr>
              <w:t>상세</w:t>
            </w:r>
          </w:p>
        </w:tc>
      </w:tr>
      <w:tr w:rsidR="00D80D8A" w14:paraId="18EB2B2F" w14:textId="77777777">
        <w:trPr>
          <w:trHeight w:val="750"/>
        </w:trPr>
        <w:tc>
          <w:tcPr>
            <w:tcW w:w="753" w:type="dxa"/>
            <w:tcBorders>
              <w:top w:val="single" w:sz="6" w:space="0" w:color="F0F4F8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bottom w:w="60" w:type="dxa"/>
            </w:tcMar>
          </w:tcPr>
          <w:p w14:paraId="3AE0426C" w14:textId="77777777" w:rsidR="00D80D8A" w:rsidRDefault="00BE6280">
            <w:pPr>
              <w:spacing w:before="20" w:after="2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2187" w:type="dxa"/>
            <w:tcBorders>
              <w:top w:val="single" w:sz="6" w:space="0" w:color="F0F4F8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bottom w:w="60" w:type="dxa"/>
            </w:tcMar>
          </w:tcPr>
          <w:p w14:paraId="486100C0" w14:textId="77777777" w:rsidR="00D80D8A" w:rsidRDefault="00BE6280">
            <w:pPr>
              <w:spacing w:before="20" w:after="20"/>
              <w:rPr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A2A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필요성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판단</w:t>
            </w:r>
          </w:p>
        </w:tc>
        <w:tc>
          <w:tcPr>
            <w:tcW w:w="6084" w:type="dxa"/>
            <w:tcBorders>
              <w:top w:val="single" w:sz="6" w:space="0" w:color="F0F4F8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bottom w:w="60" w:type="dxa"/>
            </w:tcMar>
          </w:tcPr>
          <w:p w14:paraId="4C66A595" w14:textId="77777777" w:rsidR="00D80D8A" w:rsidRDefault="00BE6280">
            <w:pPr>
              <w:spacing w:before="20" w:after="20"/>
              <w:rPr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6.2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절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Q1~Q3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을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적용하여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독립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Agent</w:t>
            </w:r>
            <w:proofErr w:type="spellEnd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간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작업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위임이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실제로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필요한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시점인지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확인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.</w:t>
            </w:r>
          </w:p>
        </w:tc>
      </w:tr>
      <w:tr w:rsidR="00D80D8A" w14:paraId="65278050" w14:textId="77777777">
        <w:trPr>
          <w:trHeight w:val="750"/>
        </w:trPr>
        <w:tc>
          <w:tcPr>
            <w:tcW w:w="75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bottom w:w="60" w:type="dxa"/>
            </w:tcMar>
          </w:tcPr>
          <w:p w14:paraId="10E46CB0" w14:textId="77777777" w:rsidR="00D80D8A" w:rsidRDefault="00BE6280">
            <w:pPr>
              <w:spacing w:before="20" w:after="2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218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bottom w:w="60" w:type="dxa"/>
            </w:tcMar>
          </w:tcPr>
          <w:p w14:paraId="262A61C6" w14:textId="77777777" w:rsidR="00D80D8A" w:rsidRDefault="00BE6280">
            <w:pPr>
              <w:spacing w:before="20" w:after="20"/>
              <w:rPr>
                <w:sz w:val="20"/>
                <w:szCs w:val="20"/>
              </w:rPr>
            </w:pPr>
            <w:proofErr w:type="spellStart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PoC</w:t>
            </w:r>
            <w:proofErr w:type="spellEnd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수행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(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필수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)</w:t>
            </w:r>
          </w:p>
        </w:tc>
        <w:tc>
          <w:tcPr>
            <w:tcW w:w="608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bottom w:w="60" w:type="dxa"/>
            </w:tcMar>
          </w:tcPr>
          <w:p w14:paraId="42F5A77F" w14:textId="77777777" w:rsidR="00D80D8A" w:rsidRDefault="00BE6280">
            <w:pPr>
              <w:spacing w:before="20" w:after="20"/>
              <w:rPr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프로덕션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적용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전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반드시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PoC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로</w:t>
            </w:r>
            <w:proofErr w:type="spellEnd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운영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복잡성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보안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정합성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장애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대응을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검증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. 6.5.3 </w:t>
            </w:r>
            <w:proofErr w:type="spellStart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PoC</w:t>
            </w:r>
            <w:proofErr w:type="spellEnd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가이드라인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참조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.</w:t>
            </w:r>
          </w:p>
        </w:tc>
      </w:tr>
      <w:tr w:rsidR="00D80D8A" w14:paraId="4B68CF70" w14:textId="77777777">
        <w:trPr>
          <w:trHeight w:val="750"/>
        </w:trPr>
        <w:tc>
          <w:tcPr>
            <w:tcW w:w="75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bottom w:w="60" w:type="dxa"/>
            </w:tcMar>
          </w:tcPr>
          <w:p w14:paraId="37725A59" w14:textId="77777777" w:rsidR="00D80D8A" w:rsidRDefault="00BE6280">
            <w:pPr>
              <w:spacing w:before="20" w:after="2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218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bottom w:w="60" w:type="dxa"/>
            </w:tcMar>
          </w:tcPr>
          <w:p w14:paraId="3900E7A4" w14:textId="77777777" w:rsidR="00D80D8A" w:rsidRDefault="00BE6280">
            <w:pPr>
              <w:spacing w:before="20" w:after="20"/>
              <w:rPr>
                <w:sz w:val="20"/>
                <w:szCs w:val="20"/>
              </w:rPr>
            </w:pPr>
            <w:proofErr w:type="spellStart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Agent</w:t>
            </w:r>
            <w:proofErr w:type="spellEnd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Card</w:t>
            </w:r>
            <w:proofErr w:type="spellEnd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설계</w:t>
            </w:r>
          </w:p>
        </w:tc>
        <w:tc>
          <w:tcPr>
            <w:tcW w:w="608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bottom w:w="60" w:type="dxa"/>
            </w:tcMar>
          </w:tcPr>
          <w:p w14:paraId="72C35A36" w14:textId="77777777" w:rsidR="00D80D8A" w:rsidRDefault="00BE6280">
            <w:pPr>
              <w:spacing w:before="20" w:after="20"/>
              <w:rPr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각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Agent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의</w:t>
            </w:r>
            <w:proofErr w:type="spellEnd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역할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skills</w:t>
            </w:r>
            <w:proofErr w:type="spellEnd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인증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정보를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Agent</w:t>
            </w:r>
            <w:proofErr w:type="spellEnd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Card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로</w:t>
            </w:r>
            <w:proofErr w:type="spellEnd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정의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.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사내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Agent</w:t>
            </w:r>
            <w:proofErr w:type="spellEnd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Registry</w:t>
            </w:r>
            <w:proofErr w:type="spellEnd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구축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. 6.5.2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필드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참조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.</w:t>
            </w:r>
          </w:p>
        </w:tc>
      </w:tr>
      <w:tr w:rsidR="00D80D8A" w14:paraId="250C4A3A" w14:textId="77777777">
        <w:trPr>
          <w:trHeight w:val="750"/>
        </w:trPr>
        <w:tc>
          <w:tcPr>
            <w:tcW w:w="75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bottom w:w="60" w:type="dxa"/>
            </w:tcMar>
          </w:tcPr>
          <w:p w14:paraId="0EEAE56A" w14:textId="77777777" w:rsidR="00D80D8A" w:rsidRDefault="00BE6280">
            <w:pPr>
              <w:spacing w:before="20" w:after="2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218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bottom w:w="60" w:type="dxa"/>
            </w:tcMar>
          </w:tcPr>
          <w:p w14:paraId="646FD24C" w14:textId="77777777" w:rsidR="00D80D8A" w:rsidRDefault="00BE6280">
            <w:pPr>
              <w:spacing w:before="20" w:after="20"/>
              <w:rPr>
                <w:sz w:val="20"/>
                <w:szCs w:val="20"/>
              </w:rPr>
            </w:pPr>
            <w:proofErr w:type="spellStart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Task</w:t>
            </w:r>
            <w:proofErr w:type="spellEnd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위임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패턴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구현</w:t>
            </w:r>
          </w:p>
        </w:tc>
        <w:tc>
          <w:tcPr>
            <w:tcW w:w="608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bottom w:w="60" w:type="dxa"/>
            </w:tcMar>
          </w:tcPr>
          <w:p w14:paraId="30E38FB1" w14:textId="77777777" w:rsidR="00D80D8A" w:rsidRDefault="00BE6280">
            <w:pPr>
              <w:spacing w:before="20" w:after="20"/>
              <w:rPr>
                <w:sz w:val="20"/>
                <w:szCs w:val="20"/>
              </w:rPr>
            </w:pPr>
            <w:proofErr w:type="spellStart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Agent</w:t>
            </w:r>
            <w:proofErr w:type="spellEnd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간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작업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위임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흐름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정의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.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오류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처리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타임아웃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재시도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정책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설계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.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각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Agent</w:t>
            </w:r>
            <w:proofErr w:type="spellEnd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내부는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기존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MCP+FC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유지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.</w:t>
            </w:r>
          </w:p>
        </w:tc>
      </w:tr>
      <w:tr w:rsidR="00D80D8A" w14:paraId="16938E41" w14:textId="77777777">
        <w:trPr>
          <w:trHeight w:val="750"/>
        </w:trPr>
        <w:tc>
          <w:tcPr>
            <w:tcW w:w="753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884D23" w14:textId="77777777" w:rsidR="00D80D8A" w:rsidRDefault="00BE6280">
            <w:pPr>
              <w:spacing w:before="240" w:after="24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2187" w:type="dxa"/>
            <w:tcBorders>
              <w:top w:val="single" w:sz="5" w:space="0" w:color="CCCCCC"/>
              <w:left w:val="nil"/>
              <w:bottom w:val="single" w:sz="5" w:space="0" w:color="CCCCCC"/>
              <w:right w:val="single" w:sz="5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042F26" w14:textId="77777777" w:rsidR="00D80D8A" w:rsidRDefault="00BE6280">
            <w:pPr>
              <w:spacing w:before="240" w:after="240"/>
              <w:rPr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통합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테스트</w:t>
            </w:r>
          </w:p>
        </w:tc>
        <w:tc>
          <w:tcPr>
            <w:tcW w:w="6084" w:type="dxa"/>
            <w:tcBorders>
              <w:top w:val="single" w:sz="5" w:space="0" w:color="CCCCCC"/>
              <w:left w:val="nil"/>
              <w:bottom w:val="single" w:sz="5" w:space="0" w:color="CCCCCC"/>
              <w:right w:val="single" w:sz="5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91B32C" w14:textId="77777777" w:rsidR="00D80D8A" w:rsidRDefault="00BE6280">
            <w:pPr>
              <w:spacing w:before="240" w:after="240"/>
              <w:rPr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A2A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통신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계층과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기존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MCP+FC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도구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연동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간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end-to-end</w:t>
            </w:r>
            <w:proofErr w:type="spellEnd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테스트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.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장애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시나리오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(</w:t>
            </w:r>
            <w:proofErr w:type="spellStart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Agent</w:t>
            </w:r>
            <w:proofErr w:type="spellEnd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다운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타임아웃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토큰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만료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)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검증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포함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.</w:t>
            </w:r>
          </w:p>
        </w:tc>
      </w:tr>
      <w:tr w:rsidR="00D80D8A" w14:paraId="17E7737F" w14:textId="77777777">
        <w:trPr>
          <w:trHeight w:val="750"/>
        </w:trPr>
        <w:tc>
          <w:tcPr>
            <w:tcW w:w="75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bottom w:w="60" w:type="dxa"/>
            </w:tcMar>
          </w:tcPr>
          <w:p w14:paraId="35C52357" w14:textId="77777777" w:rsidR="00D80D8A" w:rsidRDefault="00BE6280">
            <w:pPr>
              <w:spacing w:before="20" w:after="2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6</w:t>
            </w:r>
          </w:p>
        </w:tc>
        <w:tc>
          <w:tcPr>
            <w:tcW w:w="218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bottom w:w="60" w:type="dxa"/>
            </w:tcMar>
          </w:tcPr>
          <w:p w14:paraId="66E97E45" w14:textId="77777777" w:rsidR="00D80D8A" w:rsidRDefault="00BE6280">
            <w:pPr>
              <w:spacing w:before="20" w:after="20"/>
              <w:rPr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모니터링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체계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수립</w:t>
            </w:r>
          </w:p>
        </w:tc>
        <w:tc>
          <w:tcPr>
            <w:tcW w:w="608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bottom w:w="60" w:type="dxa"/>
            </w:tcMar>
          </w:tcPr>
          <w:p w14:paraId="269E09B7" w14:textId="77777777" w:rsidR="00D80D8A" w:rsidRDefault="00BE6280">
            <w:pPr>
              <w:spacing w:before="20" w:after="20"/>
              <w:rPr>
                <w:sz w:val="20"/>
                <w:szCs w:val="20"/>
                <w:highlight w:val="yellow"/>
              </w:rPr>
            </w:pPr>
            <w:proofErr w:type="spellStart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Agent</w:t>
            </w:r>
            <w:proofErr w:type="spellEnd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간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Task</w:t>
            </w:r>
            <w:proofErr w:type="spellEnd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추적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분산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트레이싱</w:t>
            </w:r>
            <w:proofErr w:type="spellEnd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장애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전파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감지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. 6.5.4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지표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참조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.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  <w:highlight w:val="yellow"/>
              </w:rPr>
              <w:t>10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  <w:highlight w:val="yellow"/>
              </w:rPr>
              <w:t>장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  <w:highlight w:val="yellow"/>
              </w:rPr>
              <w:t>(</w:t>
            </w:r>
            <w:proofErr w:type="spellStart"/>
            <w:r>
              <w:rPr>
                <w:rFonts w:ascii="Arial Unicode MS" w:eastAsia="Arial Unicode MS" w:hAnsi="Arial Unicode MS" w:cs="Arial Unicode MS"/>
                <w:sz w:val="20"/>
                <w:szCs w:val="20"/>
                <w:highlight w:val="yellow"/>
              </w:rPr>
              <w:t>Observability</w:t>
            </w:r>
            <w:proofErr w:type="spellEnd"/>
            <w:r>
              <w:rPr>
                <w:rFonts w:ascii="Arial Unicode MS" w:eastAsia="Arial Unicode MS" w:hAnsi="Arial Unicode MS" w:cs="Arial Unicode MS"/>
                <w:sz w:val="20"/>
                <w:szCs w:val="20"/>
                <w:highlight w:val="yellow"/>
              </w:rPr>
              <w:t xml:space="preserve">)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  <w:highlight w:val="yellow"/>
              </w:rPr>
              <w:t>연계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  <w:highlight w:val="yellow"/>
              </w:rPr>
              <w:t>.</w:t>
            </w:r>
          </w:p>
        </w:tc>
      </w:tr>
    </w:tbl>
    <w:p w14:paraId="25468397" w14:textId="77777777" w:rsidR="00D80D8A" w:rsidRDefault="00D80D8A">
      <w:pPr>
        <w:spacing w:before="240" w:after="120"/>
        <w:rPr>
          <w:i/>
          <w:iCs/>
          <w:color w:val="444444"/>
          <w:sz w:val="20"/>
          <w:szCs w:val="20"/>
        </w:rPr>
      </w:pPr>
    </w:p>
    <w:tbl>
      <w:tblPr>
        <w:tblStyle w:val="afffffffe"/>
        <w:tblW w:w="901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015"/>
      </w:tblGrid>
      <w:tr w:rsidR="00D80D8A" w14:paraId="54DF834D" w14:textId="77777777">
        <w:trPr>
          <w:trHeight w:val="1176"/>
        </w:trPr>
        <w:tc>
          <w:tcPr>
            <w:tcW w:w="9015" w:type="dxa"/>
            <w:tcBorders>
              <w:top w:val="single" w:sz="6" w:space="0" w:color="B0BEC5"/>
              <w:left w:val="single" w:sz="6" w:space="0" w:color="1B3A5C"/>
              <w:bottom w:val="single" w:sz="6" w:space="0" w:color="B0BEC5"/>
              <w:right w:val="single" w:sz="6" w:space="0" w:color="B0BEC5"/>
            </w:tcBorders>
            <w:shd w:val="clear" w:color="auto" w:fill="FFF8E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D32F107" w14:textId="77777777" w:rsidR="00D80D8A" w:rsidRDefault="00BE6280">
            <w:pPr>
              <w:spacing w:before="240" w:after="80"/>
              <w:rPr>
                <w:b/>
                <w:bCs/>
                <w:color w:val="434343"/>
                <w:sz w:val="20"/>
                <w:szCs w:val="20"/>
              </w:rPr>
            </w:pPr>
            <w:proofErr w:type="spellStart"/>
            <w:r>
              <w:rPr>
                <w:rFonts w:ascii="Arial Unicode MS" w:eastAsia="Arial Unicode MS" w:hAnsi="Arial Unicode MS" w:cs="Arial Unicode MS"/>
                <w:b/>
                <w:bCs/>
                <w:color w:val="434343"/>
                <w:sz w:val="20"/>
                <w:szCs w:val="20"/>
              </w:rPr>
              <w:lastRenderedPageBreak/>
              <w:t>Rollback</w:t>
            </w:r>
            <w:proofErr w:type="spellEnd"/>
            <w:r>
              <w:rPr>
                <w:rFonts w:ascii="Arial Unicode MS" w:eastAsia="Arial Unicode MS" w:hAnsi="Arial Unicode MS" w:cs="Arial Unicode MS"/>
                <w:b/>
                <w:bCs/>
                <w:color w:val="434343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434343"/>
                <w:sz w:val="20"/>
                <w:szCs w:val="20"/>
              </w:rPr>
              <w:t>경로</w:t>
            </w:r>
          </w:p>
          <w:p w14:paraId="465563B9" w14:textId="77777777" w:rsidR="00D80D8A" w:rsidRDefault="00BE6280">
            <w:pPr>
              <w:rPr>
                <w:color w:val="434343"/>
                <w:sz w:val="19"/>
                <w:szCs w:val="19"/>
              </w:rPr>
            </w:pP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>각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>단계에서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>문제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>발생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>시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 xml:space="preserve"> 6.5.4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>의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>철수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>기준을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>참조하여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>대안으로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>회귀한다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 xml:space="preserve">. 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>도입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>가이드에는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>exit</w:t>
            </w:r>
            <w:proofErr w:type="spellEnd"/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>criteria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>도</w:t>
            </w:r>
            <w:proofErr w:type="spellEnd"/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>포함되어야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>한다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>.</w:t>
            </w:r>
          </w:p>
        </w:tc>
      </w:tr>
    </w:tbl>
    <w:p w14:paraId="1DBD0BAC" w14:textId="77777777" w:rsidR="00D80D8A" w:rsidRDefault="00BE6280">
      <w:pPr>
        <w:pStyle w:val="2"/>
      </w:pPr>
      <w:bookmarkStart w:id="168" w:name="_5q6q3xeti42s" w:colFirst="0" w:colLast="0"/>
      <w:bookmarkEnd w:id="168"/>
      <w:r>
        <w:rPr>
          <w:rFonts w:ascii="Arial Unicode MS" w:eastAsia="Arial Unicode MS" w:hAnsi="Arial Unicode MS" w:cs="Arial Unicode MS"/>
        </w:rPr>
        <w:t xml:space="preserve">7. </w:t>
      </w:r>
      <w:proofErr w:type="spellStart"/>
      <w:r>
        <w:rPr>
          <w:rFonts w:ascii="Arial Unicode MS" w:eastAsia="Arial Unicode MS" w:hAnsi="Arial Unicode MS" w:cs="Arial Unicode MS"/>
        </w:rPr>
        <w:t>Memory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전략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선정</w:t>
      </w:r>
    </w:p>
    <w:p w14:paraId="78759222" w14:textId="77777777" w:rsidR="00D80D8A" w:rsidRDefault="00BE6280">
      <w:pPr>
        <w:spacing w:before="240" w:after="120"/>
        <w:rPr>
          <w:i/>
          <w:iCs/>
          <w:color w:val="444444"/>
          <w:sz w:val="20"/>
          <w:szCs w:val="20"/>
        </w:rPr>
      </w:pPr>
      <w:proofErr w:type="spellStart"/>
      <w:r>
        <w:rPr>
          <w:rFonts w:ascii="Arial Unicode MS" w:eastAsia="Arial Unicode MS" w:hAnsi="Arial Unicode MS" w:cs="Arial Unicode MS"/>
        </w:rPr>
        <w:t>Agent</w:t>
      </w:r>
      <w:r>
        <w:rPr>
          <w:rFonts w:ascii="Arial Unicode MS" w:eastAsia="Arial Unicode MS" w:hAnsi="Arial Unicode MS" w:cs="Arial Unicode MS"/>
        </w:rPr>
        <w:t>의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메모리는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대화의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연속성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개인화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품질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장기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작업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수행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능력을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결정하는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핵심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아키텍처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요소다</w:t>
      </w:r>
      <w:r>
        <w:rPr>
          <w:rFonts w:ascii="Arial Unicode MS" w:eastAsia="Arial Unicode MS" w:hAnsi="Arial Unicode MS" w:cs="Arial Unicode MS"/>
        </w:rPr>
        <w:t xml:space="preserve">. </w:t>
      </w:r>
      <w:r>
        <w:rPr>
          <w:rFonts w:ascii="Arial Unicode MS" w:eastAsia="Arial Unicode MS" w:hAnsi="Arial Unicode MS" w:cs="Arial Unicode MS"/>
        </w:rPr>
        <w:t>본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장에서는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메모리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관련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기술을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선정할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때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판단해야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하는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세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가지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영역</w:t>
      </w:r>
      <w:r>
        <w:rPr>
          <w:rFonts w:ascii="Arial Unicode MS" w:eastAsia="Arial Unicode MS" w:hAnsi="Arial Unicode MS" w:cs="Arial Unicode MS"/>
        </w:rPr>
        <w:t xml:space="preserve"> — </w:t>
      </w:r>
      <w:r>
        <w:rPr>
          <w:rFonts w:ascii="Arial Unicode MS" w:eastAsia="Arial Unicode MS" w:hAnsi="Arial Unicode MS" w:cs="Arial Unicode MS"/>
        </w:rPr>
        <w:t>메모리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전략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저장소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관리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도구</w:t>
      </w:r>
      <w:r>
        <w:rPr>
          <w:rFonts w:ascii="Arial Unicode MS" w:eastAsia="Arial Unicode MS" w:hAnsi="Arial Unicode MS" w:cs="Arial Unicode MS"/>
        </w:rPr>
        <w:t xml:space="preserve"> — </w:t>
      </w:r>
      <w:r>
        <w:rPr>
          <w:rFonts w:ascii="Arial Unicode MS" w:eastAsia="Arial Unicode MS" w:hAnsi="Arial Unicode MS" w:cs="Arial Unicode MS"/>
        </w:rPr>
        <w:t>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대한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의사결정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플로우와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선정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기준을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제시한다</w:t>
      </w:r>
      <w:r>
        <w:rPr>
          <w:rFonts w:ascii="Arial Unicode MS" w:eastAsia="Arial Unicode MS" w:hAnsi="Arial Unicode MS" w:cs="Arial Unicode MS"/>
        </w:rPr>
        <w:t>.</w:t>
      </w:r>
    </w:p>
    <w:tbl>
      <w:tblPr>
        <w:tblStyle w:val="affffffff"/>
        <w:tblW w:w="901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015"/>
      </w:tblGrid>
      <w:tr w:rsidR="00D80D8A" w14:paraId="05E9CC48" w14:textId="77777777">
        <w:trPr>
          <w:trHeight w:val="750"/>
        </w:trPr>
        <w:tc>
          <w:tcPr>
            <w:tcW w:w="9015" w:type="dxa"/>
            <w:tcBorders>
              <w:top w:val="single" w:sz="6" w:space="0" w:color="B0BEC5"/>
              <w:left w:val="single" w:sz="6" w:space="0" w:color="1B3A5C"/>
              <w:bottom w:val="single" w:sz="6" w:space="0" w:color="B0BEC5"/>
              <w:right w:val="single" w:sz="6" w:space="0" w:color="B0BEC5"/>
            </w:tcBorders>
            <w:shd w:val="clear" w:color="auto" w:fill="FFF8E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1741B96" w14:textId="77777777" w:rsidR="00D80D8A" w:rsidRDefault="00BE6280">
            <w:pPr>
              <w:rPr>
                <w:b/>
                <w:bCs/>
                <w:color w:val="434343"/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color w:val="434343"/>
                <w:sz w:val="20"/>
                <w:szCs w:val="20"/>
              </w:rPr>
              <w:t>강도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434343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434343"/>
                <w:sz w:val="20"/>
                <w:szCs w:val="20"/>
              </w:rPr>
              <w:t>기준</w:t>
            </w:r>
          </w:p>
          <w:p w14:paraId="6E531F6F" w14:textId="77777777" w:rsidR="00D80D8A" w:rsidRDefault="00BE6280">
            <w:pPr>
              <w:rPr>
                <w:b/>
                <w:bCs/>
                <w:color w:val="434343"/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>본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>장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>에서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>사용하는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 xml:space="preserve"> MUST, SHOULD, 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>MAY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>의</w:t>
            </w:r>
            <w:proofErr w:type="spellEnd"/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>정의는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 xml:space="preserve"> 5.1.3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>절을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>따른다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>.</w:t>
            </w:r>
          </w:p>
        </w:tc>
      </w:tr>
    </w:tbl>
    <w:p w14:paraId="754E8972" w14:textId="77777777" w:rsidR="00D80D8A" w:rsidRDefault="00BE6280">
      <w:pPr>
        <w:pStyle w:val="3"/>
        <w:keepNext w:val="0"/>
        <w:keepLines w:val="0"/>
        <w:spacing w:before="480"/>
      </w:pPr>
      <w:bookmarkStart w:id="169" w:name="_o71zehdjgo57" w:colFirst="0" w:colLast="0"/>
      <w:bookmarkEnd w:id="169"/>
      <w:r>
        <w:rPr>
          <w:rFonts w:ascii="Arial Unicode MS" w:eastAsia="Arial Unicode MS" w:hAnsi="Arial Unicode MS" w:cs="Arial Unicode MS"/>
        </w:rPr>
        <w:t xml:space="preserve">7.1 </w:t>
      </w:r>
      <w:r>
        <w:rPr>
          <w:rFonts w:ascii="Arial Unicode MS" w:eastAsia="Arial Unicode MS" w:hAnsi="Arial Unicode MS" w:cs="Arial Unicode MS"/>
        </w:rPr>
        <w:t>메모리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아키텍처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개요</w:t>
      </w:r>
    </w:p>
    <w:p w14:paraId="60FBC975" w14:textId="77777777" w:rsidR="00D80D8A" w:rsidRDefault="00BE6280">
      <w:pPr>
        <w:pStyle w:val="4"/>
        <w:keepNext w:val="0"/>
        <w:keepLines w:val="0"/>
      </w:pPr>
      <w:bookmarkStart w:id="170" w:name="_1rd7c9jwdb4d" w:colFirst="0" w:colLast="0"/>
      <w:bookmarkEnd w:id="170"/>
      <w:r>
        <w:rPr>
          <w:rFonts w:ascii="Arial Unicode MS" w:eastAsia="Arial Unicode MS" w:hAnsi="Arial Unicode MS" w:cs="Arial Unicode MS"/>
        </w:rPr>
        <w:t xml:space="preserve">7.1.1 </w:t>
      </w:r>
      <w:r>
        <w:rPr>
          <w:rFonts w:ascii="Arial Unicode MS" w:eastAsia="Arial Unicode MS" w:hAnsi="Arial Unicode MS" w:cs="Arial Unicode MS"/>
        </w:rPr>
        <w:t>대상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정의</w:t>
      </w:r>
    </w:p>
    <w:p w14:paraId="366C6ED6" w14:textId="77777777" w:rsidR="00D80D8A" w:rsidRDefault="00BE6280">
      <w:pPr>
        <w:spacing w:before="240" w:after="120"/>
      </w:pPr>
      <w:r>
        <w:rPr>
          <w:rFonts w:ascii="Arial Unicode MS" w:eastAsia="Arial Unicode MS" w:hAnsi="Arial Unicode MS" w:cs="Arial Unicode MS"/>
        </w:rPr>
        <w:t>본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장에서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순차적으로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선정하는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대상은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다음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세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가지이다</w:t>
      </w:r>
      <w:r>
        <w:rPr>
          <w:rFonts w:ascii="Arial Unicode MS" w:eastAsia="Arial Unicode MS" w:hAnsi="Arial Unicode MS" w:cs="Arial Unicode MS"/>
        </w:rPr>
        <w:t>.</w:t>
      </w:r>
    </w:p>
    <w:tbl>
      <w:tblPr>
        <w:tblStyle w:val="affffffff0"/>
        <w:tblW w:w="901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60"/>
        <w:gridCol w:w="1695"/>
        <w:gridCol w:w="6360"/>
      </w:tblGrid>
      <w:tr w:rsidR="00D80D8A" w14:paraId="1A401664" w14:textId="77777777">
        <w:trPr>
          <w:trHeight w:val="435"/>
        </w:trPr>
        <w:tc>
          <w:tcPr>
            <w:tcW w:w="960" w:type="dxa"/>
            <w:tcBorders>
              <w:top w:val="single" w:sz="5" w:space="0" w:color="F0F4F8"/>
              <w:left w:val="single" w:sz="5" w:space="0" w:color="F0F4F8"/>
              <w:bottom w:val="single" w:sz="5" w:space="0" w:color="F0F4F8"/>
              <w:right w:val="single" w:sz="5" w:space="0" w:color="F0F4F8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E4DFB4" w14:textId="77777777" w:rsidR="00D80D8A" w:rsidRDefault="00BE6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jc w:val="center"/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  <w:sz w:val="20"/>
                <w:szCs w:val="20"/>
              </w:rPr>
              <w:t>순서</w:t>
            </w:r>
          </w:p>
        </w:tc>
        <w:tc>
          <w:tcPr>
            <w:tcW w:w="1695" w:type="dxa"/>
            <w:tcBorders>
              <w:top w:val="single" w:sz="5" w:space="0" w:color="F0F4F8"/>
              <w:left w:val="single" w:sz="5" w:space="0" w:color="F0F4F8"/>
              <w:bottom w:val="single" w:sz="5" w:space="0" w:color="F0F4F8"/>
              <w:right w:val="single" w:sz="5" w:space="0" w:color="F0F4F8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670608" w14:textId="77777777" w:rsidR="00D80D8A" w:rsidRDefault="00BE6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jc w:val="center"/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  <w:sz w:val="20"/>
                <w:szCs w:val="20"/>
              </w:rPr>
              <w:t>대상</w:t>
            </w:r>
          </w:p>
        </w:tc>
        <w:tc>
          <w:tcPr>
            <w:tcW w:w="6360" w:type="dxa"/>
            <w:tcBorders>
              <w:top w:val="single" w:sz="5" w:space="0" w:color="F0F4F8"/>
              <w:left w:val="single" w:sz="5" w:space="0" w:color="F0F4F8"/>
              <w:bottom w:val="single" w:sz="5" w:space="0" w:color="F0F4F8"/>
              <w:right w:val="single" w:sz="5" w:space="0" w:color="F0F4F8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5F54AC" w14:textId="77777777" w:rsidR="00D80D8A" w:rsidRDefault="00BE6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jc w:val="center"/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  <w:sz w:val="20"/>
                <w:szCs w:val="20"/>
              </w:rPr>
              <w:t>핵심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  <w:sz w:val="20"/>
                <w:szCs w:val="20"/>
              </w:rPr>
              <w:t>질문</w:t>
            </w:r>
          </w:p>
        </w:tc>
      </w:tr>
      <w:tr w:rsidR="00D80D8A" w14:paraId="0852E0D4" w14:textId="77777777">
        <w:trPr>
          <w:trHeight w:val="435"/>
        </w:trPr>
        <w:tc>
          <w:tcPr>
            <w:tcW w:w="960" w:type="dxa"/>
            <w:tcBorders>
              <w:top w:val="single" w:sz="5" w:space="0" w:color="F0F4F8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A7ADE1" w14:textId="77777777" w:rsidR="00D80D8A" w:rsidRDefault="00BE6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sz w:val="18"/>
                <w:szCs w:val="18"/>
              </w:rPr>
              <w:t>①</w:t>
            </w:r>
          </w:p>
        </w:tc>
        <w:tc>
          <w:tcPr>
            <w:tcW w:w="1695" w:type="dxa"/>
            <w:tcBorders>
              <w:top w:val="single" w:sz="5" w:space="0" w:color="F0F4F8"/>
              <w:left w:val="nil"/>
              <w:bottom w:val="single" w:sz="5" w:space="0" w:color="CCCCCC"/>
              <w:right w:val="single" w:sz="5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C66960" w14:textId="77777777" w:rsidR="00D80D8A" w:rsidRDefault="00BE6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rPr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메모리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전략</w:t>
            </w:r>
          </w:p>
        </w:tc>
        <w:tc>
          <w:tcPr>
            <w:tcW w:w="6360" w:type="dxa"/>
            <w:tcBorders>
              <w:top w:val="single" w:sz="5" w:space="0" w:color="F0F4F8"/>
              <w:left w:val="nil"/>
              <w:bottom w:val="single" w:sz="5" w:space="0" w:color="CCCCCC"/>
              <w:right w:val="single" w:sz="5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C58381" w14:textId="77777777" w:rsidR="00D80D8A" w:rsidRDefault="00BE6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rPr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어떤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유형의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메모리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(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단기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/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장기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)</w:t>
            </w:r>
            <w:proofErr w:type="spellStart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를</w:t>
            </w:r>
            <w:proofErr w:type="spellEnd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어떤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조합으로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사용할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것인가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? (7.2~7.4)</w:t>
            </w:r>
          </w:p>
        </w:tc>
      </w:tr>
      <w:tr w:rsidR="00D80D8A" w14:paraId="09668E2D" w14:textId="77777777">
        <w:trPr>
          <w:trHeight w:val="435"/>
        </w:trPr>
        <w:tc>
          <w:tcPr>
            <w:tcW w:w="960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87ED3E" w14:textId="77777777" w:rsidR="00D80D8A" w:rsidRDefault="00BE6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sz w:val="18"/>
                <w:szCs w:val="18"/>
              </w:rPr>
              <w:t>②</w:t>
            </w:r>
          </w:p>
        </w:tc>
        <w:tc>
          <w:tcPr>
            <w:tcW w:w="1695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A5679F" w14:textId="77777777" w:rsidR="00D80D8A" w:rsidRDefault="00BE6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rPr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저장소</w:t>
            </w:r>
          </w:p>
        </w:tc>
        <w:tc>
          <w:tcPr>
            <w:tcW w:w="6360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852198" w14:textId="77777777" w:rsidR="00D80D8A" w:rsidRDefault="00BE6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rPr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메모리를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어떤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인프라에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저장할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것인가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? (7.5)</w:t>
            </w:r>
          </w:p>
        </w:tc>
      </w:tr>
      <w:tr w:rsidR="00D80D8A" w14:paraId="4AE107B7" w14:textId="77777777">
        <w:trPr>
          <w:trHeight w:val="690"/>
        </w:trPr>
        <w:tc>
          <w:tcPr>
            <w:tcW w:w="960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69128A" w14:textId="77777777" w:rsidR="00D80D8A" w:rsidRDefault="00BE6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sz w:val="18"/>
                <w:szCs w:val="18"/>
              </w:rPr>
              <w:t>③</w:t>
            </w:r>
          </w:p>
        </w:tc>
        <w:tc>
          <w:tcPr>
            <w:tcW w:w="1695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F908D4" w14:textId="77777777" w:rsidR="00D80D8A" w:rsidRDefault="00BE6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rPr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관리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도구</w:t>
            </w:r>
          </w:p>
        </w:tc>
        <w:tc>
          <w:tcPr>
            <w:tcW w:w="6360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D49EE7" w14:textId="77777777" w:rsidR="00D80D8A" w:rsidRDefault="00BE6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rPr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메모리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추출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·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저장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·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검색을</w:t>
            </w:r>
            <w:proofErr w:type="spellEnd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프레임워크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내장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/</w:t>
            </w:r>
            <w:proofErr w:type="gramEnd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외부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도구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(mem0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등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) /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직접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구현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중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어떤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방식으로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관리할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것인가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? (7.6)</w:t>
            </w:r>
          </w:p>
        </w:tc>
      </w:tr>
    </w:tbl>
    <w:p w14:paraId="35F1E4CD" w14:textId="77777777" w:rsidR="00D80D8A" w:rsidRDefault="00BE6280">
      <w:pPr>
        <w:spacing w:before="240" w:after="80"/>
      </w:pPr>
      <w:r>
        <w:t xml:space="preserve"> </w:t>
      </w:r>
    </w:p>
    <w:p w14:paraId="1BE366D7" w14:textId="77777777" w:rsidR="00D80D8A" w:rsidRDefault="00BE6280">
      <w:pPr>
        <w:pStyle w:val="4"/>
        <w:keepNext w:val="0"/>
        <w:keepLines w:val="0"/>
      </w:pPr>
      <w:bookmarkStart w:id="171" w:name="_ua6cbuurw6kj" w:colFirst="0" w:colLast="0"/>
      <w:bookmarkEnd w:id="171"/>
      <w:r>
        <w:rPr>
          <w:rFonts w:ascii="Arial Unicode MS" w:eastAsia="Arial Unicode MS" w:hAnsi="Arial Unicode MS" w:cs="Arial Unicode MS"/>
        </w:rPr>
        <w:t xml:space="preserve">7.1.2 </w:t>
      </w:r>
      <w:r>
        <w:rPr>
          <w:rFonts w:ascii="Arial Unicode MS" w:eastAsia="Arial Unicode MS" w:hAnsi="Arial Unicode MS" w:cs="Arial Unicode MS"/>
        </w:rPr>
        <w:t>메모리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계층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구조</w:t>
      </w:r>
    </w:p>
    <w:p w14:paraId="7DECFBD3" w14:textId="77777777" w:rsidR="00D80D8A" w:rsidRDefault="00BE6280">
      <w:pPr>
        <w:spacing w:before="240" w:after="120"/>
      </w:pPr>
      <w:proofErr w:type="spellStart"/>
      <w:r>
        <w:t>CoALA</w:t>
      </w:r>
      <w:proofErr w:type="spellEnd"/>
      <w:r>
        <w:rPr>
          <w:vertAlign w:val="superscript"/>
        </w:rPr>
        <w:footnoteReference w:id="9"/>
      </w:r>
      <w:proofErr w:type="spellStart"/>
      <w:r>
        <w:rPr>
          <w:rFonts w:ascii="Arial Unicode MS" w:eastAsia="Arial Unicode MS" w:hAnsi="Arial Unicode MS" w:cs="Arial Unicode MS"/>
        </w:rPr>
        <w:t>를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기반으로</w:t>
      </w:r>
      <w:r>
        <w:rPr>
          <w:rFonts w:ascii="Arial Unicode MS" w:eastAsia="Arial Unicode MS" w:hAnsi="Arial Unicode MS" w:cs="Arial Unicode MS"/>
        </w:rPr>
        <w:t xml:space="preserve">, </w:t>
      </w:r>
      <w:proofErr w:type="spellStart"/>
      <w:r>
        <w:rPr>
          <w:rFonts w:ascii="Arial Unicode MS" w:eastAsia="Arial Unicode MS" w:hAnsi="Arial Unicode MS" w:cs="Arial Unicode MS"/>
        </w:rPr>
        <w:t>Agent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메모리를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단기</w:t>
      </w:r>
      <w:r>
        <w:rPr>
          <w:rFonts w:ascii="Arial Unicode MS" w:eastAsia="Arial Unicode MS" w:hAnsi="Arial Unicode MS" w:cs="Arial Unicode MS"/>
        </w:rPr>
        <w:t>(</w:t>
      </w:r>
      <w:proofErr w:type="spellStart"/>
      <w:r>
        <w:rPr>
          <w:rFonts w:ascii="Arial Unicode MS" w:eastAsia="Arial Unicode MS" w:hAnsi="Arial Unicode MS" w:cs="Arial Unicode MS"/>
        </w:rPr>
        <w:t>Short-Term</w:t>
      </w:r>
      <w:proofErr w:type="spellEnd"/>
      <w:r>
        <w:rPr>
          <w:rFonts w:ascii="Arial Unicode MS" w:eastAsia="Arial Unicode MS" w:hAnsi="Arial Unicode MS" w:cs="Arial Unicode MS"/>
        </w:rPr>
        <w:t>)</w:t>
      </w:r>
      <w:r>
        <w:rPr>
          <w:rFonts w:ascii="Arial Unicode MS" w:eastAsia="Arial Unicode MS" w:hAnsi="Arial Unicode MS" w:cs="Arial Unicode MS"/>
        </w:rPr>
        <w:t>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장기</w:t>
      </w:r>
      <w:r>
        <w:rPr>
          <w:rFonts w:ascii="Arial Unicode MS" w:eastAsia="Arial Unicode MS" w:hAnsi="Arial Unicode MS" w:cs="Arial Unicode MS"/>
        </w:rPr>
        <w:t>(</w:t>
      </w:r>
      <w:proofErr w:type="spellStart"/>
      <w:r>
        <w:rPr>
          <w:rFonts w:ascii="Arial Unicode MS" w:eastAsia="Arial Unicode MS" w:hAnsi="Arial Unicode MS" w:cs="Arial Unicode MS"/>
        </w:rPr>
        <w:t>Long-Term</w:t>
      </w:r>
      <w:proofErr w:type="spellEnd"/>
      <w:r>
        <w:rPr>
          <w:rFonts w:ascii="Arial Unicode MS" w:eastAsia="Arial Unicode MS" w:hAnsi="Arial Unicode MS" w:cs="Arial Unicode MS"/>
        </w:rPr>
        <w:t>)</w:t>
      </w:r>
      <w:r>
        <w:rPr>
          <w:rFonts w:ascii="Arial Unicode MS" w:eastAsia="Arial Unicode MS" w:hAnsi="Arial Unicode MS" w:cs="Arial Unicode MS"/>
        </w:rPr>
        <w:t>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구분한다</w:t>
      </w:r>
      <w:r>
        <w:rPr>
          <w:rFonts w:ascii="Arial Unicode MS" w:eastAsia="Arial Unicode MS" w:hAnsi="Arial Unicode MS" w:cs="Arial Unicode MS"/>
        </w:rPr>
        <w:t>.</w:t>
      </w:r>
    </w:p>
    <w:tbl>
      <w:tblPr>
        <w:tblStyle w:val="affffffff1"/>
        <w:tblW w:w="900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90"/>
        <w:gridCol w:w="3525"/>
        <w:gridCol w:w="3585"/>
      </w:tblGrid>
      <w:tr w:rsidR="00D80D8A" w14:paraId="0330416B" w14:textId="77777777">
        <w:trPr>
          <w:trHeight w:val="435"/>
        </w:trPr>
        <w:tc>
          <w:tcPr>
            <w:tcW w:w="1890" w:type="dxa"/>
            <w:tcBorders>
              <w:top w:val="single" w:sz="5" w:space="0" w:color="F0F4F8"/>
              <w:left w:val="single" w:sz="5" w:space="0" w:color="F0F4F8"/>
              <w:bottom w:val="single" w:sz="5" w:space="0" w:color="F0F4F8"/>
              <w:right w:val="single" w:sz="5" w:space="0" w:color="F0F4F8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85D6ED" w14:textId="77777777" w:rsidR="00D80D8A" w:rsidRDefault="00BE6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jc w:val="center"/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  <w:sz w:val="20"/>
                <w:szCs w:val="20"/>
              </w:rPr>
              <w:lastRenderedPageBreak/>
              <w:t>계층</w:t>
            </w:r>
          </w:p>
        </w:tc>
        <w:tc>
          <w:tcPr>
            <w:tcW w:w="3525" w:type="dxa"/>
            <w:tcBorders>
              <w:top w:val="single" w:sz="5" w:space="0" w:color="F0F4F8"/>
              <w:left w:val="single" w:sz="5" w:space="0" w:color="F0F4F8"/>
              <w:bottom w:val="single" w:sz="5" w:space="0" w:color="F0F4F8"/>
              <w:right w:val="single" w:sz="5" w:space="0" w:color="F0F4F8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92EC95" w14:textId="77777777" w:rsidR="00D80D8A" w:rsidRDefault="00BE6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jc w:val="center"/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  <w:sz w:val="20"/>
                <w:szCs w:val="20"/>
              </w:rPr>
              <w:t>역할</w:t>
            </w:r>
          </w:p>
        </w:tc>
        <w:tc>
          <w:tcPr>
            <w:tcW w:w="3585" w:type="dxa"/>
            <w:tcBorders>
              <w:top w:val="single" w:sz="5" w:space="0" w:color="F0F4F8"/>
              <w:left w:val="single" w:sz="5" w:space="0" w:color="F0F4F8"/>
              <w:bottom w:val="single" w:sz="5" w:space="0" w:color="F0F4F8"/>
              <w:right w:val="single" w:sz="5" w:space="0" w:color="F0F4F8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8AE999" w14:textId="77777777" w:rsidR="00D80D8A" w:rsidRDefault="00BE6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jc w:val="center"/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  <w:sz w:val="20"/>
                <w:szCs w:val="20"/>
              </w:rPr>
              <w:t>선정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  <w:sz w:val="20"/>
                <w:szCs w:val="20"/>
              </w:rPr>
              <w:t>판단</w:t>
            </w:r>
          </w:p>
        </w:tc>
      </w:tr>
      <w:tr w:rsidR="00D80D8A" w14:paraId="40CBD95D" w14:textId="77777777">
        <w:trPr>
          <w:trHeight w:val="690"/>
        </w:trPr>
        <w:tc>
          <w:tcPr>
            <w:tcW w:w="1890" w:type="dxa"/>
            <w:tcBorders>
              <w:top w:val="single" w:sz="5" w:space="0" w:color="F0F4F8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4A4723" w14:textId="77777777" w:rsidR="00D80D8A" w:rsidRDefault="00BE6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rPr>
                <w:b/>
                <w:bCs/>
                <w:sz w:val="18"/>
                <w:szCs w:val="18"/>
              </w:rPr>
            </w:pPr>
            <w:proofErr w:type="spellStart"/>
            <w:r>
              <w:rPr>
                <w:rFonts w:ascii="Arial Unicode MS" w:eastAsia="Arial Unicode MS" w:hAnsi="Arial Unicode MS" w:cs="Arial Unicode MS"/>
                <w:b/>
                <w:bCs/>
                <w:sz w:val="18"/>
                <w:szCs w:val="18"/>
              </w:rPr>
              <w:t>Short-Term</w:t>
            </w:r>
            <w:proofErr w:type="spellEnd"/>
            <w:r>
              <w:rPr>
                <w:rFonts w:ascii="Arial Unicode MS" w:eastAsia="Arial Unicode MS" w:hAnsi="Arial Unicode MS" w:cs="Arial Unicode MS"/>
                <w:b/>
                <w:bCs/>
                <w:sz w:val="18"/>
                <w:szCs w:val="18"/>
              </w:rPr>
              <w:t xml:space="preserve"> (</w:t>
            </w:r>
            <w:r>
              <w:rPr>
                <w:rFonts w:ascii="Arial Unicode MS" w:eastAsia="Arial Unicode MS" w:hAnsi="Arial Unicode MS" w:cs="Arial Unicode MS"/>
                <w:b/>
                <w:bCs/>
                <w:sz w:val="18"/>
                <w:szCs w:val="18"/>
              </w:rPr>
              <w:t>컨텍스트</w:t>
            </w:r>
            <w:r>
              <w:rPr>
                <w:rFonts w:ascii="Arial Unicode MS" w:eastAsia="Arial Unicode MS" w:hAnsi="Arial Unicode MS" w:cs="Arial Unicode MS"/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  <w:sz w:val="18"/>
                <w:szCs w:val="18"/>
              </w:rPr>
              <w:t>관리</w:t>
            </w:r>
            <w:r>
              <w:rPr>
                <w:rFonts w:ascii="Arial Unicode MS" w:eastAsia="Arial Unicode MS" w:hAnsi="Arial Unicode MS" w:cs="Arial Unicode MS"/>
                <w:b/>
                <w:bCs/>
                <w:sz w:val="18"/>
                <w:szCs w:val="18"/>
              </w:rPr>
              <w:t>)</w:t>
            </w:r>
          </w:p>
        </w:tc>
        <w:tc>
          <w:tcPr>
            <w:tcW w:w="3525" w:type="dxa"/>
            <w:tcBorders>
              <w:top w:val="single" w:sz="5" w:space="0" w:color="F0F4F8"/>
              <w:left w:val="nil"/>
              <w:bottom w:val="single" w:sz="5" w:space="0" w:color="CCCCCC"/>
              <w:right w:val="single" w:sz="5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97FC6E" w14:textId="77777777" w:rsidR="00D80D8A" w:rsidRDefault="00BE6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rPr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현재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세션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내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대화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맥락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유지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. LLM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컨텍스트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윈도우에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직접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포함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.</w:t>
            </w:r>
          </w:p>
        </w:tc>
        <w:tc>
          <w:tcPr>
            <w:tcW w:w="3585" w:type="dxa"/>
            <w:tcBorders>
              <w:top w:val="single" w:sz="5" w:space="0" w:color="F0F4F8"/>
              <w:left w:val="nil"/>
              <w:bottom w:val="single" w:sz="5" w:space="0" w:color="CCCCCC"/>
              <w:right w:val="single" w:sz="5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BBFC53" w14:textId="77777777" w:rsidR="00D80D8A" w:rsidRDefault="00BE6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rPr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7.3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절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: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컨텍스트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관리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방식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선정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Full</w:t>
            </w:r>
            <w:proofErr w:type="spellEnd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History</w:t>
            </w:r>
            <w:proofErr w:type="spellEnd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/</w:t>
            </w:r>
            <w:proofErr w:type="gramEnd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Window</w:t>
            </w:r>
            <w:proofErr w:type="spellEnd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/ </w:t>
            </w:r>
            <w:proofErr w:type="spellStart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Summary</w:t>
            </w:r>
            <w:proofErr w:type="spellEnd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)</w:t>
            </w:r>
          </w:p>
        </w:tc>
      </w:tr>
      <w:tr w:rsidR="00D80D8A" w14:paraId="42DD10AC" w14:textId="77777777">
        <w:trPr>
          <w:trHeight w:val="945"/>
        </w:trPr>
        <w:tc>
          <w:tcPr>
            <w:tcW w:w="1890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5E9D20" w14:textId="77777777" w:rsidR="00D80D8A" w:rsidRDefault="00BE6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rPr>
                <w:b/>
                <w:bCs/>
                <w:sz w:val="18"/>
                <w:szCs w:val="18"/>
              </w:rPr>
            </w:pPr>
            <w:proofErr w:type="spellStart"/>
            <w:r>
              <w:rPr>
                <w:rFonts w:ascii="Arial Unicode MS" w:eastAsia="Arial Unicode MS" w:hAnsi="Arial Unicode MS" w:cs="Arial Unicode MS"/>
                <w:b/>
                <w:bCs/>
                <w:sz w:val="18"/>
                <w:szCs w:val="18"/>
              </w:rPr>
              <w:t>Long-Term</w:t>
            </w:r>
            <w:proofErr w:type="spellEnd"/>
            <w:r>
              <w:rPr>
                <w:rFonts w:ascii="Arial Unicode MS" w:eastAsia="Arial Unicode MS" w:hAnsi="Arial Unicode MS" w:cs="Arial Unicode MS"/>
                <w:b/>
                <w:bCs/>
                <w:sz w:val="18"/>
                <w:szCs w:val="18"/>
              </w:rPr>
              <w:t xml:space="preserve"> (</w:t>
            </w:r>
            <w:r>
              <w:rPr>
                <w:rFonts w:ascii="Arial Unicode MS" w:eastAsia="Arial Unicode MS" w:hAnsi="Arial Unicode MS" w:cs="Arial Unicode MS"/>
                <w:b/>
                <w:bCs/>
                <w:sz w:val="18"/>
                <w:szCs w:val="18"/>
              </w:rPr>
              <w:t>영속</w:t>
            </w:r>
            <w:r>
              <w:rPr>
                <w:rFonts w:ascii="Arial Unicode MS" w:eastAsia="Arial Unicode MS" w:hAnsi="Arial Unicode MS" w:cs="Arial Unicode MS"/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  <w:sz w:val="18"/>
                <w:szCs w:val="18"/>
              </w:rPr>
              <w:t>메모리</w:t>
            </w:r>
            <w:r>
              <w:rPr>
                <w:rFonts w:ascii="Arial Unicode MS" w:eastAsia="Arial Unicode MS" w:hAnsi="Arial Unicode MS" w:cs="Arial Unicode MS"/>
                <w:b/>
                <w:bCs/>
                <w:sz w:val="18"/>
                <w:szCs w:val="18"/>
              </w:rPr>
              <w:t>)</w:t>
            </w:r>
          </w:p>
        </w:tc>
        <w:tc>
          <w:tcPr>
            <w:tcW w:w="3525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BEB462" w14:textId="77777777" w:rsidR="00D80D8A" w:rsidRDefault="00BE6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rPr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세션을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넘어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지속되는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정보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관리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.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별도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저장소에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보관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후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필요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시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검색하여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컨텍스트에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주입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.</w:t>
            </w:r>
          </w:p>
        </w:tc>
        <w:tc>
          <w:tcPr>
            <w:tcW w:w="3585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1AF2B0" w14:textId="77777777" w:rsidR="00D80D8A" w:rsidRDefault="00BE6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rPr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7.4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절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: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장기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메모리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유형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선정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(</w:t>
            </w:r>
            <w:proofErr w:type="spellStart"/>
            <w:proofErr w:type="gramStart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Semantic</w:t>
            </w:r>
            <w:proofErr w:type="spellEnd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/</w:t>
            </w:r>
            <w:proofErr w:type="gramEnd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Entity</w:t>
            </w:r>
            <w:proofErr w:type="spellEnd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/ </w:t>
            </w:r>
            <w:proofErr w:type="spellStart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Episodic</w:t>
            </w:r>
            <w:proofErr w:type="spellEnd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/ </w:t>
            </w:r>
            <w:proofErr w:type="spellStart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Preferences</w:t>
            </w:r>
            <w:proofErr w:type="spellEnd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/ </w:t>
            </w:r>
            <w:proofErr w:type="spellStart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Summary</w:t>
            </w:r>
            <w:proofErr w:type="spellEnd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)</w:t>
            </w:r>
          </w:p>
        </w:tc>
      </w:tr>
    </w:tbl>
    <w:p w14:paraId="35D55BF2" w14:textId="77777777" w:rsidR="00D80D8A" w:rsidRDefault="00BE6280">
      <w:pPr>
        <w:spacing w:before="240" w:after="80"/>
        <w:rPr>
          <w:i/>
          <w:iCs/>
          <w:color w:val="444444"/>
          <w:sz w:val="20"/>
          <w:szCs w:val="20"/>
        </w:rPr>
      </w:pPr>
      <w:r>
        <w:t xml:space="preserve"> </w:t>
      </w:r>
    </w:p>
    <w:tbl>
      <w:tblPr>
        <w:tblStyle w:val="affffffff2"/>
        <w:tblW w:w="901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015"/>
      </w:tblGrid>
      <w:tr w:rsidR="00D80D8A" w14:paraId="1A6D0E12" w14:textId="77777777">
        <w:trPr>
          <w:trHeight w:val="810"/>
        </w:trPr>
        <w:tc>
          <w:tcPr>
            <w:tcW w:w="9015" w:type="dxa"/>
            <w:tcBorders>
              <w:top w:val="single" w:sz="6" w:space="0" w:color="B0BEC5"/>
              <w:left w:val="single" w:sz="6" w:space="0" w:color="1B3A5C"/>
              <w:bottom w:val="single" w:sz="6" w:space="0" w:color="B0BEC5"/>
              <w:right w:val="single" w:sz="6" w:space="0" w:color="B0BEC5"/>
            </w:tcBorders>
            <w:shd w:val="clear" w:color="auto" w:fill="FFF8E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5351500" w14:textId="77777777" w:rsidR="00D80D8A" w:rsidRDefault="00BE6280">
            <w:pPr>
              <w:shd w:val="clear" w:color="auto" w:fill="FFF8E1"/>
              <w:spacing w:after="120"/>
              <w:ind w:right="360"/>
              <w:rPr>
                <w:b/>
                <w:bCs/>
                <w:color w:val="434343"/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color w:val="434343"/>
                <w:sz w:val="18"/>
                <w:szCs w:val="18"/>
              </w:rPr>
              <w:t>[</w:t>
            </w:r>
            <w:proofErr w:type="spellStart"/>
            <w:r>
              <w:rPr>
                <w:rFonts w:ascii="Arial Unicode MS" w:eastAsia="Arial Unicode MS" w:hAnsi="Arial Unicode MS" w:cs="Arial Unicode MS"/>
                <w:b/>
                <w:bCs/>
                <w:color w:val="434343"/>
                <w:sz w:val="18"/>
                <w:szCs w:val="18"/>
              </w:rPr>
              <w:t>CoALA</w:t>
            </w:r>
            <w:proofErr w:type="spellEnd"/>
            <w:r>
              <w:rPr>
                <w:rFonts w:ascii="Arial Unicode MS" w:eastAsia="Arial Unicode MS" w:hAnsi="Arial Unicode MS" w:cs="Arial Unicode MS"/>
                <w:b/>
                <w:bCs/>
                <w:color w:val="434343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434343"/>
                <w:sz w:val="18"/>
                <w:szCs w:val="18"/>
              </w:rPr>
              <w:t>범위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434343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434343"/>
                <w:sz w:val="18"/>
                <w:szCs w:val="18"/>
              </w:rPr>
              <w:t>참고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434343"/>
                <w:sz w:val="18"/>
                <w:szCs w:val="18"/>
              </w:rPr>
              <w:t xml:space="preserve">] </w:t>
            </w:r>
          </w:p>
          <w:p w14:paraId="707382C7" w14:textId="77777777" w:rsidR="00D80D8A" w:rsidRDefault="00BE6280">
            <w:pPr>
              <w:shd w:val="clear" w:color="auto" w:fill="FFF8E1"/>
              <w:spacing w:after="120"/>
              <w:ind w:right="360"/>
              <w:rPr>
                <w:color w:val="434343"/>
                <w:sz w:val="19"/>
                <w:szCs w:val="19"/>
              </w:rPr>
            </w:pPr>
            <w:proofErr w:type="spellStart"/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>CoALA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>는</w:t>
            </w:r>
            <w:proofErr w:type="spellEnd"/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>Semantic</w:t>
            </w:r>
            <w:proofErr w:type="spellEnd"/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>Episodic</w:t>
            </w:r>
            <w:proofErr w:type="spellEnd"/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>Procedural</w:t>
            </w:r>
            <w:proofErr w:type="spellEnd"/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>세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>가지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>장기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>메모리를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>정의한다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 xml:space="preserve">. 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>본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>장에서는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>Procedural</w:t>
            </w:r>
            <w:proofErr w:type="spellEnd"/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>Memory</w:t>
            </w:r>
            <w:proofErr w:type="spellEnd"/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>(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>도구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>사용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>방법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>워크플로우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>패턴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>등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>)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>를</w:t>
            </w:r>
            <w:proofErr w:type="spellEnd"/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>별도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>유형으로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>다루지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>않는다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 xml:space="preserve">. 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>그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>이유는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>Agent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>의</w:t>
            </w:r>
            <w:proofErr w:type="spellEnd"/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>도구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>사용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>절차는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>프롬프트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>엔지니어링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>또는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 xml:space="preserve"> Tool 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>Schema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>로</w:t>
            </w:r>
            <w:proofErr w:type="spellEnd"/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>관리하는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>것이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>사내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>표준이며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>이를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>동적으로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>학습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>·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>저장하는</w:t>
            </w:r>
            <w:proofErr w:type="spellEnd"/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>Procedural</w:t>
            </w:r>
            <w:proofErr w:type="spellEnd"/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>Memory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>는</w:t>
            </w:r>
            <w:proofErr w:type="spellEnd"/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>현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>시점에서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>프로덕션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>성숙도가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>부족하기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>때문이다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 xml:space="preserve">. 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>향후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>필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>요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>시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>확장한다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>.</w:t>
            </w:r>
          </w:p>
        </w:tc>
      </w:tr>
    </w:tbl>
    <w:p w14:paraId="64C19317" w14:textId="77777777" w:rsidR="00D80D8A" w:rsidRDefault="00BE6280">
      <w:pPr>
        <w:pStyle w:val="4"/>
        <w:keepNext w:val="0"/>
        <w:keepLines w:val="0"/>
      </w:pPr>
      <w:bookmarkStart w:id="172" w:name="_pxi37bqkmxn" w:colFirst="0" w:colLast="0"/>
      <w:bookmarkEnd w:id="172"/>
      <w:r>
        <w:rPr>
          <w:rFonts w:ascii="Arial Unicode MS" w:eastAsia="Arial Unicode MS" w:hAnsi="Arial Unicode MS" w:cs="Arial Unicode MS"/>
        </w:rPr>
        <w:t>7.1.3 8</w:t>
      </w:r>
      <w:r>
        <w:rPr>
          <w:rFonts w:ascii="Arial Unicode MS" w:eastAsia="Arial Unicode MS" w:hAnsi="Arial Unicode MS" w:cs="Arial Unicode MS"/>
        </w:rPr>
        <w:t>장</w:t>
      </w:r>
      <w:r>
        <w:rPr>
          <w:rFonts w:ascii="Arial Unicode MS" w:eastAsia="Arial Unicode MS" w:hAnsi="Arial Unicode MS" w:cs="Arial Unicode MS"/>
        </w:rPr>
        <w:t xml:space="preserve">(Data </w:t>
      </w:r>
      <w:proofErr w:type="spellStart"/>
      <w:r>
        <w:rPr>
          <w:rFonts w:ascii="Arial Unicode MS" w:eastAsia="Arial Unicode MS" w:hAnsi="Arial Unicode MS" w:cs="Arial Unicode MS"/>
        </w:rPr>
        <w:t>Store</w:t>
      </w:r>
      <w:proofErr w:type="spellEnd"/>
      <w:r>
        <w:rPr>
          <w:rFonts w:ascii="Arial Unicode MS" w:eastAsia="Arial Unicode MS" w:hAnsi="Arial Unicode MS" w:cs="Arial Unicode MS"/>
        </w:rPr>
        <w:t>)·9</w:t>
      </w:r>
      <w:r>
        <w:rPr>
          <w:rFonts w:ascii="Arial Unicode MS" w:eastAsia="Arial Unicode MS" w:hAnsi="Arial Unicode MS" w:cs="Arial Unicode MS"/>
        </w:rPr>
        <w:t>장</w:t>
      </w:r>
      <w:r>
        <w:rPr>
          <w:rFonts w:ascii="Arial Unicode MS" w:eastAsia="Arial Unicode MS" w:hAnsi="Arial Unicode MS" w:cs="Arial Unicode MS"/>
        </w:rPr>
        <w:t>(RAG Pipeline)</w:t>
      </w:r>
      <w:r>
        <w:rPr>
          <w:rFonts w:ascii="Arial Unicode MS" w:eastAsia="Arial Unicode MS" w:hAnsi="Arial Unicode MS" w:cs="Arial Unicode MS"/>
        </w:rPr>
        <w:t>과의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관계</w:t>
      </w:r>
    </w:p>
    <w:p w14:paraId="7134CF4A" w14:textId="77777777" w:rsidR="00D80D8A" w:rsidRDefault="00BE6280">
      <w:pPr>
        <w:spacing w:before="240" w:after="120"/>
      </w:pPr>
      <w:r>
        <w:rPr>
          <w:rFonts w:ascii="Arial Unicode MS" w:eastAsia="Arial Unicode MS" w:hAnsi="Arial Unicode MS" w:cs="Arial Unicode MS"/>
        </w:rPr>
        <w:t>본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장은</w:t>
      </w:r>
      <w:r>
        <w:rPr>
          <w:rFonts w:ascii="Arial Unicode MS" w:eastAsia="Arial Unicode MS" w:hAnsi="Arial Unicode MS" w:cs="Arial Unicode MS"/>
        </w:rPr>
        <w:t xml:space="preserve"> "</w:t>
      </w:r>
      <w:r>
        <w:rPr>
          <w:rFonts w:ascii="Arial Unicode MS" w:eastAsia="Arial Unicode MS" w:hAnsi="Arial Unicode MS" w:cs="Arial Unicode MS"/>
        </w:rPr>
        <w:t>무엇을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저장하고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어떤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종류의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저장소가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필요한지</w:t>
      </w:r>
      <w:r>
        <w:rPr>
          <w:rFonts w:ascii="Arial Unicode MS" w:eastAsia="Arial Unicode MS" w:hAnsi="Arial Unicode MS" w:cs="Arial Unicode MS"/>
        </w:rPr>
        <w:t>"</w:t>
      </w:r>
      <w:r>
        <w:rPr>
          <w:rFonts w:ascii="Arial Unicode MS" w:eastAsia="Arial Unicode MS" w:hAnsi="Arial Unicode MS" w:cs="Arial Unicode MS"/>
        </w:rPr>
        <w:t>를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판단하며</w:t>
      </w:r>
      <w:r>
        <w:rPr>
          <w:rFonts w:ascii="Arial Unicode MS" w:eastAsia="Arial Unicode MS" w:hAnsi="Arial Unicode MS" w:cs="Arial Unicode MS"/>
        </w:rPr>
        <w:t>, 8</w:t>
      </w:r>
      <w:r>
        <w:rPr>
          <w:rFonts w:ascii="Arial Unicode MS" w:eastAsia="Arial Unicode MS" w:hAnsi="Arial Unicode MS" w:cs="Arial Unicode MS"/>
        </w:rPr>
        <w:t>장은</w:t>
      </w:r>
      <w:r>
        <w:rPr>
          <w:rFonts w:ascii="Arial Unicode MS" w:eastAsia="Arial Unicode MS" w:hAnsi="Arial Unicode MS" w:cs="Arial Unicode MS"/>
        </w:rPr>
        <w:t xml:space="preserve"> "</w:t>
      </w:r>
      <w:r>
        <w:rPr>
          <w:rFonts w:ascii="Arial Unicode MS" w:eastAsia="Arial Unicode MS" w:hAnsi="Arial Unicode MS" w:cs="Arial Unicode MS"/>
        </w:rPr>
        <w:t>구체적으로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어떤</w:t>
      </w:r>
      <w:r>
        <w:rPr>
          <w:rFonts w:ascii="Arial Unicode MS" w:eastAsia="Arial Unicode MS" w:hAnsi="Arial Unicode MS" w:cs="Arial Unicode MS"/>
        </w:rPr>
        <w:t xml:space="preserve"> DB </w:t>
      </w:r>
      <w:r>
        <w:rPr>
          <w:rFonts w:ascii="Arial Unicode MS" w:eastAsia="Arial Unicode MS" w:hAnsi="Arial Unicode MS" w:cs="Arial Unicode MS"/>
        </w:rPr>
        <w:t>제품</w:t>
      </w:r>
      <w:r>
        <w:rPr>
          <w:rFonts w:ascii="Arial Unicode MS" w:eastAsia="Arial Unicode MS" w:hAnsi="Arial Unicode MS" w:cs="Arial Unicode MS"/>
        </w:rPr>
        <w:t>/</w:t>
      </w:r>
      <w:r>
        <w:rPr>
          <w:rFonts w:ascii="Arial Unicode MS" w:eastAsia="Arial Unicode MS" w:hAnsi="Arial Unicode MS" w:cs="Arial Unicode MS"/>
        </w:rPr>
        <w:t>모델을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선정할지</w:t>
      </w:r>
      <w:r>
        <w:rPr>
          <w:rFonts w:ascii="Arial Unicode MS" w:eastAsia="Arial Unicode MS" w:hAnsi="Arial Unicode MS" w:cs="Arial Unicode MS"/>
        </w:rPr>
        <w:t>", 9</w:t>
      </w:r>
      <w:r>
        <w:rPr>
          <w:rFonts w:ascii="Arial Unicode MS" w:eastAsia="Arial Unicode MS" w:hAnsi="Arial Unicode MS" w:cs="Arial Unicode MS"/>
        </w:rPr>
        <w:t>장은</w:t>
      </w:r>
      <w:r>
        <w:rPr>
          <w:rFonts w:ascii="Arial Unicode MS" w:eastAsia="Arial Unicode MS" w:hAnsi="Arial Unicode MS" w:cs="Arial Unicode MS"/>
        </w:rPr>
        <w:t xml:space="preserve"> "</w:t>
      </w:r>
      <w:r>
        <w:rPr>
          <w:rFonts w:ascii="Arial Unicode MS" w:eastAsia="Arial Unicode MS" w:hAnsi="Arial Unicode MS" w:cs="Arial Unicode MS"/>
        </w:rPr>
        <w:t>검색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파이프라인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구성을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위한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요소를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어떻게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선정할지</w:t>
      </w:r>
      <w:r>
        <w:rPr>
          <w:rFonts w:ascii="Arial Unicode MS" w:eastAsia="Arial Unicode MS" w:hAnsi="Arial Unicode MS" w:cs="Arial Unicode MS"/>
        </w:rPr>
        <w:t>"</w:t>
      </w:r>
      <w:r>
        <w:rPr>
          <w:rFonts w:ascii="Arial Unicode MS" w:eastAsia="Arial Unicode MS" w:hAnsi="Arial Unicode MS" w:cs="Arial Unicode MS"/>
        </w:rPr>
        <w:t>를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다룬다</w:t>
      </w:r>
      <w:r>
        <w:rPr>
          <w:rFonts w:ascii="Arial Unicode MS" w:eastAsia="Arial Unicode MS" w:hAnsi="Arial Unicode MS" w:cs="Arial Unicode MS"/>
        </w:rPr>
        <w:t>.</w:t>
      </w:r>
    </w:p>
    <w:tbl>
      <w:tblPr>
        <w:tblStyle w:val="affffffff3"/>
        <w:tblW w:w="901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905"/>
        <w:gridCol w:w="2850"/>
        <w:gridCol w:w="4260"/>
      </w:tblGrid>
      <w:tr w:rsidR="00D80D8A" w14:paraId="13959DC9" w14:textId="77777777">
        <w:trPr>
          <w:trHeight w:val="435"/>
        </w:trPr>
        <w:tc>
          <w:tcPr>
            <w:tcW w:w="1905" w:type="dxa"/>
            <w:tcBorders>
              <w:top w:val="single" w:sz="5" w:space="0" w:color="F0F4F8"/>
              <w:left w:val="single" w:sz="5" w:space="0" w:color="F0F4F8"/>
              <w:bottom w:val="single" w:sz="5" w:space="0" w:color="F0F4F8"/>
              <w:right w:val="single" w:sz="5" w:space="0" w:color="F0F4F8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014658" w14:textId="77777777" w:rsidR="00D80D8A" w:rsidRDefault="00BE6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jc w:val="center"/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  <w:sz w:val="20"/>
                <w:szCs w:val="20"/>
              </w:rPr>
              <w:t>장</w:t>
            </w:r>
          </w:p>
        </w:tc>
        <w:tc>
          <w:tcPr>
            <w:tcW w:w="2850" w:type="dxa"/>
            <w:tcBorders>
              <w:top w:val="single" w:sz="5" w:space="0" w:color="F0F4F8"/>
              <w:left w:val="single" w:sz="5" w:space="0" w:color="F0F4F8"/>
              <w:bottom w:val="single" w:sz="5" w:space="0" w:color="F0F4F8"/>
              <w:right w:val="single" w:sz="5" w:space="0" w:color="F0F4F8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F44634" w14:textId="77777777" w:rsidR="00D80D8A" w:rsidRDefault="00BE6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jc w:val="center"/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  <w:sz w:val="20"/>
                <w:szCs w:val="20"/>
              </w:rPr>
              <w:t>역할</w:t>
            </w:r>
          </w:p>
        </w:tc>
        <w:tc>
          <w:tcPr>
            <w:tcW w:w="4260" w:type="dxa"/>
            <w:tcBorders>
              <w:top w:val="single" w:sz="5" w:space="0" w:color="F0F4F8"/>
              <w:left w:val="single" w:sz="5" w:space="0" w:color="F0F4F8"/>
              <w:bottom w:val="single" w:sz="5" w:space="0" w:color="F0F4F8"/>
              <w:right w:val="single" w:sz="5" w:space="0" w:color="F0F4F8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36277D" w14:textId="77777777" w:rsidR="00D80D8A" w:rsidRDefault="00BE6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jc w:val="center"/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  <w:sz w:val="20"/>
                <w:szCs w:val="20"/>
              </w:rPr>
              <w:t>경계</w:t>
            </w:r>
          </w:p>
        </w:tc>
      </w:tr>
      <w:tr w:rsidR="00D80D8A" w14:paraId="1CEFE515" w14:textId="77777777">
        <w:trPr>
          <w:trHeight w:val="690"/>
        </w:trPr>
        <w:tc>
          <w:tcPr>
            <w:tcW w:w="1905" w:type="dxa"/>
            <w:tcBorders>
              <w:top w:val="single" w:sz="5" w:space="0" w:color="F0F4F8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D2E469" w14:textId="77777777" w:rsidR="00D80D8A" w:rsidRDefault="00BE6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rPr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7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장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Memory</w:t>
            </w:r>
            <w:proofErr w:type="spellEnd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)</w:t>
            </w:r>
          </w:p>
        </w:tc>
        <w:tc>
          <w:tcPr>
            <w:tcW w:w="2850" w:type="dxa"/>
            <w:tcBorders>
              <w:top w:val="single" w:sz="5" w:space="0" w:color="F0F4F8"/>
              <w:left w:val="nil"/>
              <w:bottom w:val="single" w:sz="5" w:space="0" w:color="CCCCCC"/>
              <w:right w:val="single" w:sz="5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91796B" w14:textId="77777777" w:rsidR="00D80D8A" w:rsidRDefault="00BE6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rPr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메모리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유형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조합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+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저장소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티어</w:t>
            </w:r>
            <w:proofErr w:type="spellEnd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+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관리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도구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선정</w:t>
            </w:r>
          </w:p>
        </w:tc>
        <w:tc>
          <w:tcPr>
            <w:tcW w:w="4260" w:type="dxa"/>
            <w:tcBorders>
              <w:top w:val="single" w:sz="5" w:space="0" w:color="F0F4F8"/>
              <w:left w:val="nil"/>
              <w:bottom w:val="single" w:sz="5" w:space="0" w:color="CCCCCC"/>
              <w:right w:val="single" w:sz="5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EBDFA7" w14:textId="77777777" w:rsidR="00D80D8A" w:rsidRDefault="00BE6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rPr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"</w:t>
            </w:r>
            <w:proofErr w:type="spellStart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Semantic</w:t>
            </w:r>
            <w:proofErr w:type="spellEnd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Memory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에</w:t>
            </w:r>
            <w:proofErr w:type="spellEnd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Vector</w:t>
            </w:r>
            <w:proofErr w:type="spellEnd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DB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가</w:t>
            </w:r>
            <w:proofErr w:type="spellEnd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필요하다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"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까지</w:t>
            </w:r>
            <w:proofErr w:type="spellEnd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판단</w:t>
            </w:r>
          </w:p>
        </w:tc>
      </w:tr>
      <w:tr w:rsidR="00D80D8A" w14:paraId="312804A8" w14:textId="77777777">
        <w:trPr>
          <w:trHeight w:val="690"/>
        </w:trPr>
        <w:tc>
          <w:tcPr>
            <w:tcW w:w="1905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34212F" w14:textId="77777777" w:rsidR="00D80D8A" w:rsidRDefault="00BE6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rPr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8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장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(Data </w:t>
            </w:r>
            <w:proofErr w:type="spellStart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Store</w:t>
            </w:r>
            <w:proofErr w:type="spellEnd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)</w:t>
            </w:r>
          </w:p>
        </w:tc>
        <w:tc>
          <w:tcPr>
            <w:tcW w:w="2850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E9D7A5" w14:textId="77777777" w:rsidR="00D80D8A" w:rsidRDefault="00BE6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rPr>
                <w:sz w:val="18"/>
                <w:szCs w:val="18"/>
              </w:rPr>
            </w:pPr>
            <w:proofErr w:type="spellStart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Vector</w:t>
            </w:r>
            <w:proofErr w:type="spellEnd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DB·Embedding</w:t>
            </w:r>
            <w:proofErr w:type="spellEnd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모델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·Graph</w:t>
            </w:r>
            <w:proofErr w:type="spellEnd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DB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제품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선정</w:t>
            </w:r>
          </w:p>
        </w:tc>
        <w:tc>
          <w:tcPr>
            <w:tcW w:w="4260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02D166" w14:textId="77777777" w:rsidR="00D80D8A" w:rsidRDefault="00BE6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rPr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"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어떤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Vector</w:t>
            </w:r>
            <w:proofErr w:type="spellEnd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DB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를</w:t>
            </w:r>
            <w:proofErr w:type="spellEnd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어떤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Embedding</w:t>
            </w:r>
            <w:proofErr w:type="spellEnd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모델로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"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를</w:t>
            </w:r>
            <w:proofErr w:type="spellEnd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판단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. 7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장에서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Vector</w:t>
            </w:r>
            <w:proofErr w:type="spellEnd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DB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필요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판정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시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참조</w:t>
            </w:r>
          </w:p>
        </w:tc>
      </w:tr>
      <w:tr w:rsidR="00D80D8A" w14:paraId="65503A4E" w14:textId="77777777">
        <w:trPr>
          <w:trHeight w:val="1470"/>
        </w:trPr>
        <w:tc>
          <w:tcPr>
            <w:tcW w:w="1905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476943" w14:textId="77777777" w:rsidR="00D80D8A" w:rsidRDefault="00BE6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rPr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9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장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(RAG Pipeline)</w:t>
            </w:r>
          </w:p>
        </w:tc>
        <w:tc>
          <w:tcPr>
            <w:tcW w:w="2850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9E0D13" w14:textId="77777777" w:rsidR="00D80D8A" w:rsidRDefault="00BE6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rPr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외부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지식의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분할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·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검색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·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통합</w:t>
            </w:r>
            <w:proofErr w:type="spellEnd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파이프라인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구성</w:t>
            </w:r>
          </w:p>
        </w:tc>
        <w:tc>
          <w:tcPr>
            <w:tcW w:w="4260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6874A7" w14:textId="77777777" w:rsidR="00D80D8A" w:rsidRDefault="00BE6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rPr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메모리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검색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=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과거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대화에서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추출한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내부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지식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검색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. RAG =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외부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문서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/</w:t>
            </w:r>
            <w:proofErr w:type="spellStart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DB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에서</w:t>
            </w:r>
            <w:proofErr w:type="spellEnd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가져오는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지식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검색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.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메커니즘은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유사하나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목적이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다름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.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메모리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검색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품질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향상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시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9.3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절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(</w:t>
            </w:r>
            <w:proofErr w:type="spellStart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Pre-Retrieval</w:t>
            </w:r>
            <w:proofErr w:type="spellEnd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전략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)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의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HyDE</w:t>
            </w:r>
            <w:proofErr w:type="spellEnd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Multi-Query</w:t>
            </w:r>
            <w:proofErr w:type="spellEnd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기법을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메모리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검색에도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적용할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수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있다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.</w:t>
            </w:r>
          </w:p>
        </w:tc>
      </w:tr>
    </w:tbl>
    <w:p w14:paraId="51D9A41E" w14:textId="77777777" w:rsidR="00D80D8A" w:rsidRDefault="00D80D8A">
      <w:pPr>
        <w:spacing w:before="240" w:after="140"/>
      </w:pPr>
    </w:p>
    <w:tbl>
      <w:tblPr>
        <w:tblStyle w:val="affffffff4"/>
        <w:tblpPr w:leftFromText="180" w:rightFromText="180" w:topFromText="180" w:bottomFromText="180" w:vertAnchor="text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025"/>
      </w:tblGrid>
      <w:tr w:rsidR="00D80D8A" w14:paraId="51B83D9E" w14:textId="77777777">
        <w:trPr>
          <w:trHeight w:val="510"/>
        </w:trPr>
        <w:tc>
          <w:tcPr>
            <w:tcW w:w="9025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79EE50" w14:textId="77777777" w:rsidR="00D80D8A" w:rsidRDefault="00BE6280">
            <w:pPr>
              <w:spacing w:before="40" w:after="40"/>
              <w:rPr>
                <w:color w:val="1A5276"/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color w:val="1A5276"/>
                <w:sz w:val="18"/>
                <w:szCs w:val="18"/>
              </w:rPr>
              <w:t>[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1A5276"/>
                <w:sz w:val="18"/>
                <w:szCs w:val="18"/>
              </w:rPr>
              <w:t>참고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1A5276"/>
                <w:sz w:val="18"/>
                <w:szCs w:val="18"/>
              </w:rPr>
              <w:t>]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 xml:space="preserve"> 7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>장에서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>Entity</w:t>
            </w:r>
            <w:proofErr w:type="spellEnd"/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>Memory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>의</w:t>
            </w:r>
            <w:proofErr w:type="spellEnd"/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>관계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>추적이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>단순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>속성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>수준을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>넘어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>다중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>홉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>관계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>탐색이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>필요해지면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>, 8.3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>절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>(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>Graph</w:t>
            </w:r>
            <w:proofErr w:type="spellEnd"/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 xml:space="preserve"> DB 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>도입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>판단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>)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>을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>참조한다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 xml:space="preserve">. 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>또한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>Semantic</w:t>
            </w:r>
            <w:proofErr w:type="spellEnd"/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>Memory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>의</w:t>
            </w:r>
            <w:proofErr w:type="spellEnd"/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>검색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>정확도가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>운영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>요건을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>충족하지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>못하면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>, 9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>장의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>리랭킹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>·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>쿼리</w:t>
            </w:r>
            <w:proofErr w:type="spellEnd"/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>변환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>기법을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>메모리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>검색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>파이프라인에도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>적용할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>수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>있다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>(MAY).</w:t>
            </w:r>
          </w:p>
        </w:tc>
      </w:tr>
    </w:tbl>
    <w:p w14:paraId="2420A5F9" w14:textId="77777777" w:rsidR="00D80D8A" w:rsidRDefault="00BE6280">
      <w:pPr>
        <w:pStyle w:val="3"/>
        <w:keepNext w:val="0"/>
        <w:keepLines w:val="0"/>
        <w:spacing w:before="480"/>
      </w:pPr>
      <w:bookmarkStart w:id="173" w:name="_ojs787wdxt8n" w:colFirst="0" w:colLast="0"/>
      <w:bookmarkEnd w:id="173"/>
      <w:r>
        <w:rPr>
          <w:rFonts w:ascii="Arial Unicode MS" w:eastAsia="Arial Unicode MS" w:hAnsi="Arial Unicode MS" w:cs="Arial Unicode MS"/>
        </w:rPr>
        <w:t xml:space="preserve">7.2 </w:t>
      </w:r>
      <w:r>
        <w:rPr>
          <w:rFonts w:ascii="Arial Unicode MS" w:eastAsia="Arial Unicode MS" w:hAnsi="Arial Unicode MS" w:cs="Arial Unicode MS"/>
        </w:rPr>
        <w:t>메모리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전략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의사결정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플로우</w:t>
      </w:r>
    </w:p>
    <w:p w14:paraId="138C178D" w14:textId="77777777" w:rsidR="00D80D8A" w:rsidRDefault="00BE6280">
      <w:r>
        <w:rPr>
          <w:rFonts w:ascii="Arial Unicode MS" w:eastAsia="Arial Unicode MS" w:hAnsi="Arial Unicode MS" w:cs="Arial Unicode MS"/>
        </w:rPr>
        <w:t>7.1.1</w:t>
      </w:r>
      <w:r>
        <w:rPr>
          <w:rFonts w:ascii="Arial Unicode MS" w:eastAsia="Arial Unicode MS" w:hAnsi="Arial Unicode MS" w:cs="Arial Unicode MS"/>
        </w:rPr>
        <w:t>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세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가지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선정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대상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중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메모리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전략과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관리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도구를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Phase</w:t>
      </w:r>
      <w:proofErr w:type="spellEnd"/>
      <w:r>
        <w:rPr>
          <w:rFonts w:ascii="Arial Unicode MS" w:eastAsia="Arial Unicode MS" w:hAnsi="Arial Unicode MS" w:cs="Arial Unicode MS"/>
        </w:rPr>
        <w:t xml:space="preserve"> 1 → 2 → 3 </w:t>
      </w:r>
      <w:r>
        <w:rPr>
          <w:rFonts w:ascii="Arial Unicode MS" w:eastAsia="Arial Unicode MS" w:hAnsi="Arial Unicode MS" w:cs="Arial Unicode MS"/>
        </w:rPr>
        <w:t>순서로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판단한다</w:t>
      </w:r>
      <w:r>
        <w:rPr>
          <w:rFonts w:ascii="Arial Unicode MS" w:eastAsia="Arial Unicode MS" w:hAnsi="Arial Unicode MS" w:cs="Arial Unicode MS"/>
        </w:rPr>
        <w:t xml:space="preserve">. </w:t>
      </w:r>
      <w:r>
        <w:rPr>
          <w:rFonts w:ascii="Arial Unicode MS" w:eastAsia="Arial Unicode MS" w:hAnsi="Arial Unicode MS" w:cs="Arial Unicode MS"/>
        </w:rPr>
        <w:t>저장소는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Phase</w:t>
      </w:r>
      <w:proofErr w:type="spellEnd"/>
      <w:r>
        <w:rPr>
          <w:rFonts w:ascii="Arial Unicode MS" w:eastAsia="Arial Unicode MS" w:hAnsi="Arial Unicode MS" w:cs="Arial Unicode MS"/>
        </w:rPr>
        <w:t xml:space="preserve"> 1·2</w:t>
      </w:r>
      <w:r>
        <w:rPr>
          <w:rFonts w:ascii="Arial Unicode MS" w:eastAsia="Arial Unicode MS" w:hAnsi="Arial Unicode MS" w:cs="Arial Unicode MS"/>
        </w:rPr>
        <w:t>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결과에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따라</w:t>
      </w:r>
      <w:r>
        <w:rPr>
          <w:rFonts w:ascii="Arial Unicode MS" w:eastAsia="Arial Unicode MS" w:hAnsi="Arial Unicode MS" w:cs="Arial Unicode MS"/>
        </w:rPr>
        <w:t xml:space="preserve"> 7.5</w:t>
      </w:r>
      <w:r>
        <w:rPr>
          <w:rFonts w:ascii="Arial Unicode MS" w:eastAsia="Arial Unicode MS" w:hAnsi="Arial Unicode MS" w:cs="Arial Unicode MS"/>
        </w:rPr>
        <w:t>절에서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별도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선정한다</w:t>
      </w:r>
      <w:r>
        <w:rPr>
          <w:rFonts w:ascii="Arial Unicode MS" w:eastAsia="Arial Unicode MS" w:hAnsi="Arial Unicode MS" w:cs="Arial Unicode MS"/>
        </w:rPr>
        <w:t xml:space="preserve">. </w:t>
      </w:r>
    </w:p>
    <w:p w14:paraId="00704AC0" w14:textId="77777777" w:rsidR="00D80D8A" w:rsidRDefault="00BE6280">
      <w:r>
        <w:rPr>
          <w:rFonts w:ascii="Arial Unicode MS" w:eastAsia="Arial Unicode MS" w:hAnsi="Arial Unicode MS" w:cs="Arial Unicode MS"/>
        </w:rPr>
        <w:t>각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Phase</w:t>
      </w:r>
      <w:r>
        <w:rPr>
          <w:rFonts w:ascii="Arial Unicode MS" w:eastAsia="Arial Unicode MS" w:hAnsi="Arial Unicode MS" w:cs="Arial Unicode MS"/>
        </w:rPr>
        <w:t>는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독립적으로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적용할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있으나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순서대로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진행하는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것을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권고한다</w:t>
      </w:r>
      <w:r>
        <w:rPr>
          <w:rFonts w:ascii="Arial Unicode MS" w:eastAsia="Arial Unicode MS" w:hAnsi="Arial Unicode MS" w:cs="Arial Unicode MS"/>
        </w:rPr>
        <w:t>(SHOULD).</w:t>
      </w:r>
    </w:p>
    <w:p w14:paraId="6EF06903" w14:textId="77777777" w:rsidR="00D80D8A" w:rsidRDefault="00D80D8A"/>
    <w:p w14:paraId="17F979F3" w14:textId="77777777" w:rsidR="00D80D8A" w:rsidRDefault="00BE6280">
      <w:proofErr w:type="spellStart"/>
      <w:r>
        <w:rPr>
          <w:rFonts w:ascii="Arial Unicode MS" w:eastAsia="Arial Unicode MS" w:hAnsi="Arial Unicode MS" w:cs="Arial Unicode MS"/>
        </w:rPr>
        <w:t>Phase</w:t>
      </w:r>
      <w:r>
        <w:rPr>
          <w:rFonts w:ascii="Arial Unicode MS" w:eastAsia="Arial Unicode MS" w:hAnsi="Arial Unicode MS" w:cs="Arial Unicode MS"/>
        </w:rPr>
        <w:t>별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판단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대상</w:t>
      </w:r>
      <w:r>
        <w:rPr>
          <w:rFonts w:ascii="Arial Unicode MS" w:eastAsia="Arial Unicode MS" w:hAnsi="Arial Unicode MS" w:cs="Arial Unicode MS"/>
        </w:rPr>
        <w:t xml:space="preserve">: </w:t>
      </w:r>
    </w:p>
    <w:p w14:paraId="58C826D5" w14:textId="77777777" w:rsidR="00D80D8A" w:rsidRDefault="00BE6280">
      <w:r>
        <w:rPr>
          <w:rFonts w:ascii="Arial Unicode MS" w:eastAsia="Arial Unicode MS" w:hAnsi="Arial Unicode MS" w:cs="Arial Unicode MS"/>
        </w:rPr>
        <w:t xml:space="preserve">- </w:t>
      </w:r>
      <w:proofErr w:type="spellStart"/>
      <w:r>
        <w:rPr>
          <w:rFonts w:ascii="Arial Unicode MS" w:eastAsia="Arial Unicode MS" w:hAnsi="Arial Unicode MS" w:cs="Arial Unicode MS"/>
        </w:rPr>
        <w:t>Phase</w:t>
      </w:r>
      <w:proofErr w:type="spellEnd"/>
      <w:r>
        <w:rPr>
          <w:rFonts w:ascii="Arial Unicode MS" w:eastAsia="Arial Unicode MS" w:hAnsi="Arial Unicode MS" w:cs="Arial Unicode MS"/>
        </w:rPr>
        <w:t xml:space="preserve"> 1 (7.2.1) → </w:t>
      </w:r>
      <w:r>
        <w:rPr>
          <w:rFonts w:ascii="Arial Unicode MS" w:eastAsia="Arial Unicode MS" w:hAnsi="Arial Unicode MS" w:cs="Arial Unicode MS"/>
        </w:rPr>
        <w:t>단기</w:t>
      </w:r>
      <w:r>
        <w:rPr>
          <w:rFonts w:ascii="Arial Unicode MS" w:eastAsia="Arial Unicode MS" w:hAnsi="Arial Unicode MS" w:cs="Arial Unicode MS"/>
        </w:rPr>
        <w:t>(</w:t>
      </w:r>
      <w:proofErr w:type="spellStart"/>
      <w:r>
        <w:rPr>
          <w:rFonts w:ascii="Arial Unicode MS" w:eastAsia="Arial Unicode MS" w:hAnsi="Arial Unicode MS" w:cs="Arial Unicode MS"/>
        </w:rPr>
        <w:t>Short-Term</w:t>
      </w:r>
      <w:proofErr w:type="spellEnd"/>
      <w:r>
        <w:rPr>
          <w:rFonts w:ascii="Arial Unicode MS" w:eastAsia="Arial Unicode MS" w:hAnsi="Arial Unicode MS" w:cs="Arial Unicode MS"/>
        </w:rPr>
        <w:t xml:space="preserve">) </w:t>
      </w:r>
      <w:r>
        <w:rPr>
          <w:rFonts w:ascii="Arial Unicode MS" w:eastAsia="Arial Unicode MS" w:hAnsi="Arial Unicode MS" w:cs="Arial Unicode MS"/>
        </w:rPr>
        <w:t>컨텍스트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관리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방식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선정</w:t>
      </w:r>
      <w:r>
        <w:rPr>
          <w:rFonts w:ascii="Arial Unicode MS" w:eastAsia="Arial Unicode MS" w:hAnsi="Arial Unicode MS" w:cs="Arial Unicode MS"/>
        </w:rPr>
        <w:t xml:space="preserve">. </w:t>
      </w:r>
      <w:r>
        <w:rPr>
          <w:rFonts w:ascii="Arial Unicode MS" w:eastAsia="Arial Unicode MS" w:hAnsi="Arial Unicode MS" w:cs="Arial Unicode MS"/>
        </w:rPr>
        <w:t>상세는</w:t>
      </w:r>
      <w:r>
        <w:rPr>
          <w:rFonts w:ascii="Arial Unicode MS" w:eastAsia="Arial Unicode MS" w:hAnsi="Arial Unicode MS" w:cs="Arial Unicode MS"/>
        </w:rPr>
        <w:t xml:space="preserve"> 7.3</w:t>
      </w:r>
      <w:r>
        <w:rPr>
          <w:rFonts w:ascii="Arial Unicode MS" w:eastAsia="Arial Unicode MS" w:hAnsi="Arial Unicode MS" w:cs="Arial Unicode MS"/>
        </w:rPr>
        <w:t>절</w:t>
      </w:r>
      <w:r>
        <w:rPr>
          <w:rFonts w:ascii="Arial Unicode MS" w:eastAsia="Arial Unicode MS" w:hAnsi="Arial Unicode MS" w:cs="Arial Unicode MS"/>
        </w:rPr>
        <w:t xml:space="preserve">. </w:t>
      </w:r>
    </w:p>
    <w:p w14:paraId="1186A521" w14:textId="77777777" w:rsidR="00D80D8A" w:rsidRDefault="00BE6280">
      <w:r>
        <w:rPr>
          <w:rFonts w:ascii="Arial Unicode MS" w:eastAsia="Arial Unicode MS" w:hAnsi="Arial Unicode MS" w:cs="Arial Unicode MS"/>
        </w:rPr>
        <w:t xml:space="preserve">- </w:t>
      </w:r>
      <w:proofErr w:type="spellStart"/>
      <w:r>
        <w:rPr>
          <w:rFonts w:ascii="Arial Unicode MS" w:eastAsia="Arial Unicode MS" w:hAnsi="Arial Unicode MS" w:cs="Arial Unicode MS"/>
        </w:rPr>
        <w:t>Phase</w:t>
      </w:r>
      <w:proofErr w:type="spellEnd"/>
      <w:r>
        <w:rPr>
          <w:rFonts w:ascii="Arial Unicode MS" w:eastAsia="Arial Unicode MS" w:hAnsi="Arial Unicode MS" w:cs="Arial Unicode MS"/>
        </w:rPr>
        <w:t xml:space="preserve"> 2 (7.2.2) → </w:t>
      </w:r>
      <w:r>
        <w:rPr>
          <w:rFonts w:ascii="Arial Unicode MS" w:eastAsia="Arial Unicode MS" w:hAnsi="Arial Unicode MS" w:cs="Arial Unicode MS"/>
        </w:rPr>
        <w:t>장기</w:t>
      </w:r>
      <w:r>
        <w:rPr>
          <w:rFonts w:ascii="Arial Unicode MS" w:eastAsia="Arial Unicode MS" w:hAnsi="Arial Unicode MS" w:cs="Arial Unicode MS"/>
        </w:rPr>
        <w:t>(</w:t>
      </w:r>
      <w:proofErr w:type="spellStart"/>
      <w:r>
        <w:rPr>
          <w:rFonts w:ascii="Arial Unicode MS" w:eastAsia="Arial Unicode MS" w:hAnsi="Arial Unicode MS" w:cs="Arial Unicode MS"/>
        </w:rPr>
        <w:t>Lo</w:t>
      </w:r>
      <w:r>
        <w:rPr>
          <w:rFonts w:ascii="Arial Unicode MS" w:eastAsia="Arial Unicode MS" w:hAnsi="Arial Unicode MS" w:cs="Arial Unicode MS"/>
        </w:rPr>
        <w:t>ng-Term</w:t>
      </w:r>
      <w:proofErr w:type="spellEnd"/>
      <w:r>
        <w:rPr>
          <w:rFonts w:ascii="Arial Unicode MS" w:eastAsia="Arial Unicode MS" w:hAnsi="Arial Unicode MS" w:cs="Arial Unicode MS"/>
        </w:rPr>
        <w:t xml:space="preserve">) </w:t>
      </w:r>
      <w:r>
        <w:rPr>
          <w:rFonts w:ascii="Arial Unicode MS" w:eastAsia="Arial Unicode MS" w:hAnsi="Arial Unicode MS" w:cs="Arial Unicode MS"/>
        </w:rPr>
        <w:t>메모리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유형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선정</w:t>
      </w:r>
      <w:r>
        <w:rPr>
          <w:rFonts w:ascii="Arial Unicode MS" w:eastAsia="Arial Unicode MS" w:hAnsi="Arial Unicode MS" w:cs="Arial Unicode MS"/>
        </w:rPr>
        <w:t xml:space="preserve">. </w:t>
      </w:r>
      <w:r>
        <w:rPr>
          <w:rFonts w:ascii="Arial Unicode MS" w:eastAsia="Arial Unicode MS" w:hAnsi="Arial Unicode MS" w:cs="Arial Unicode MS"/>
        </w:rPr>
        <w:t>상세는</w:t>
      </w:r>
      <w:r>
        <w:rPr>
          <w:rFonts w:ascii="Arial Unicode MS" w:eastAsia="Arial Unicode MS" w:hAnsi="Arial Unicode MS" w:cs="Arial Unicode MS"/>
        </w:rPr>
        <w:t xml:space="preserve"> 7.4</w:t>
      </w:r>
      <w:r>
        <w:rPr>
          <w:rFonts w:ascii="Arial Unicode MS" w:eastAsia="Arial Unicode MS" w:hAnsi="Arial Unicode MS" w:cs="Arial Unicode MS"/>
        </w:rPr>
        <w:t>절</w:t>
      </w:r>
      <w:r>
        <w:rPr>
          <w:rFonts w:ascii="Arial Unicode MS" w:eastAsia="Arial Unicode MS" w:hAnsi="Arial Unicode MS" w:cs="Arial Unicode MS"/>
        </w:rPr>
        <w:t>.</w:t>
      </w:r>
    </w:p>
    <w:p w14:paraId="75799E1B" w14:textId="77777777" w:rsidR="00D80D8A" w:rsidRDefault="00BE6280">
      <w:r>
        <w:rPr>
          <w:rFonts w:ascii="Arial Unicode MS" w:eastAsia="Arial Unicode MS" w:hAnsi="Arial Unicode MS" w:cs="Arial Unicode MS"/>
        </w:rPr>
        <w:t xml:space="preserve"> - </w:t>
      </w:r>
      <w:proofErr w:type="spellStart"/>
      <w:r>
        <w:rPr>
          <w:rFonts w:ascii="Arial Unicode MS" w:eastAsia="Arial Unicode MS" w:hAnsi="Arial Unicode MS" w:cs="Arial Unicode MS"/>
        </w:rPr>
        <w:t>Phase</w:t>
      </w:r>
      <w:proofErr w:type="spellEnd"/>
      <w:r>
        <w:rPr>
          <w:rFonts w:ascii="Arial Unicode MS" w:eastAsia="Arial Unicode MS" w:hAnsi="Arial Unicode MS" w:cs="Arial Unicode MS"/>
        </w:rPr>
        <w:t xml:space="preserve"> 3 (7.2.3) → </w:t>
      </w:r>
      <w:r>
        <w:rPr>
          <w:rFonts w:ascii="Arial Unicode MS" w:eastAsia="Arial Unicode MS" w:hAnsi="Arial Unicode MS" w:cs="Arial Unicode MS"/>
        </w:rPr>
        <w:t>관리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도구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선정</w:t>
      </w:r>
      <w:r>
        <w:rPr>
          <w:rFonts w:ascii="Arial Unicode MS" w:eastAsia="Arial Unicode MS" w:hAnsi="Arial Unicode MS" w:cs="Arial Unicode MS"/>
        </w:rPr>
        <w:t xml:space="preserve">. </w:t>
      </w:r>
      <w:r>
        <w:rPr>
          <w:rFonts w:ascii="Arial Unicode MS" w:eastAsia="Arial Unicode MS" w:hAnsi="Arial Unicode MS" w:cs="Arial Unicode MS"/>
        </w:rPr>
        <w:t>상세는</w:t>
      </w:r>
      <w:r>
        <w:rPr>
          <w:rFonts w:ascii="Arial Unicode MS" w:eastAsia="Arial Unicode MS" w:hAnsi="Arial Unicode MS" w:cs="Arial Unicode MS"/>
        </w:rPr>
        <w:t xml:space="preserve"> 7.6</w:t>
      </w:r>
      <w:r>
        <w:rPr>
          <w:rFonts w:ascii="Arial Unicode MS" w:eastAsia="Arial Unicode MS" w:hAnsi="Arial Unicode MS" w:cs="Arial Unicode MS"/>
        </w:rPr>
        <w:t>절</w:t>
      </w:r>
      <w:r>
        <w:rPr>
          <w:rFonts w:ascii="Arial Unicode MS" w:eastAsia="Arial Unicode MS" w:hAnsi="Arial Unicode MS" w:cs="Arial Unicode MS"/>
        </w:rPr>
        <w:t xml:space="preserve">. </w:t>
      </w:r>
    </w:p>
    <w:p w14:paraId="55B357B6" w14:textId="77777777" w:rsidR="00D80D8A" w:rsidRDefault="00D80D8A"/>
    <w:p w14:paraId="5C38BC27" w14:textId="77777777" w:rsidR="00D80D8A" w:rsidRDefault="00BE6280">
      <w:r>
        <w:rPr>
          <w:rFonts w:ascii="Arial Unicode MS" w:eastAsia="Arial Unicode MS" w:hAnsi="Arial Unicode MS" w:cs="Arial Unicode MS"/>
        </w:rPr>
        <w:t>[</w:t>
      </w:r>
      <w:r>
        <w:rPr>
          <w:rFonts w:ascii="Arial Unicode MS" w:eastAsia="Arial Unicode MS" w:hAnsi="Arial Unicode MS" w:cs="Arial Unicode MS"/>
        </w:rPr>
        <w:t>참고</w:t>
      </w:r>
      <w:r>
        <w:rPr>
          <w:rFonts w:ascii="Arial Unicode MS" w:eastAsia="Arial Unicode MS" w:hAnsi="Arial Unicode MS" w:cs="Arial Unicode MS"/>
        </w:rPr>
        <w:t xml:space="preserve">] </w:t>
      </w:r>
      <w:proofErr w:type="spellStart"/>
      <w:r>
        <w:rPr>
          <w:rFonts w:ascii="Arial Unicode MS" w:eastAsia="Arial Unicode MS" w:hAnsi="Arial Unicode MS" w:cs="Arial Unicode MS"/>
        </w:rPr>
        <w:t>Phase</w:t>
      </w:r>
      <w:proofErr w:type="spellEnd"/>
      <w:r>
        <w:rPr>
          <w:rFonts w:ascii="Arial Unicode MS" w:eastAsia="Arial Unicode MS" w:hAnsi="Arial Unicode MS" w:cs="Arial Unicode MS"/>
        </w:rPr>
        <w:t xml:space="preserve"> 2</w:t>
      </w:r>
      <w:r>
        <w:rPr>
          <w:rFonts w:ascii="Arial Unicode MS" w:eastAsia="Arial Unicode MS" w:hAnsi="Arial Unicode MS" w:cs="Arial Unicode MS"/>
        </w:rPr>
        <w:t>에서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도입한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메모리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유형이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저장소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요건을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결정한다</w:t>
      </w:r>
      <w:r>
        <w:rPr>
          <w:rFonts w:ascii="Arial Unicode MS" w:eastAsia="Arial Unicode MS" w:hAnsi="Arial Unicode MS" w:cs="Arial Unicode MS"/>
        </w:rPr>
        <w:t xml:space="preserve">. </w:t>
      </w:r>
      <w:r>
        <w:rPr>
          <w:rFonts w:ascii="Arial Unicode MS" w:eastAsia="Arial Unicode MS" w:hAnsi="Arial Unicode MS" w:cs="Arial Unicode MS"/>
        </w:rPr>
        <w:t>저장소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티어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선정은</w:t>
      </w:r>
      <w:r>
        <w:rPr>
          <w:rFonts w:ascii="Arial Unicode MS" w:eastAsia="Arial Unicode MS" w:hAnsi="Arial Unicode MS" w:cs="Arial Unicode MS"/>
        </w:rPr>
        <w:t xml:space="preserve"> 7.5</w:t>
      </w:r>
      <w:r>
        <w:rPr>
          <w:rFonts w:ascii="Arial Unicode MS" w:eastAsia="Arial Unicode MS" w:hAnsi="Arial Unicode MS" w:cs="Arial Unicode MS"/>
        </w:rPr>
        <w:t>절</w:t>
      </w:r>
      <w:r>
        <w:rPr>
          <w:rFonts w:ascii="Arial Unicode MS" w:eastAsia="Arial Unicode MS" w:hAnsi="Arial Unicode MS" w:cs="Arial Unicode MS"/>
        </w:rPr>
        <w:t xml:space="preserve">, </w:t>
      </w:r>
      <w:proofErr w:type="spellStart"/>
      <w:r>
        <w:rPr>
          <w:rFonts w:ascii="Arial Unicode MS" w:eastAsia="Arial Unicode MS" w:hAnsi="Arial Unicode MS" w:cs="Arial Unicode MS"/>
        </w:rPr>
        <w:t>Vector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DB·Embedding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등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구체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제품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선정은</w:t>
      </w:r>
      <w:r>
        <w:rPr>
          <w:rFonts w:ascii="Arial Unicode MS" w:eastAsia="Arial Unicode MS" w:hAnsi="Arial Unicode MS" w:cs="Arial Unicode MS"/>
        </w:rPr>
        <w:t xml:space="preserve"> 8</w:t>
      </w:r>
      <w:r>
        <w:rPr>
          <w:rFonts w:ascii="Arial Unicode MS" w:eastAsia="Arial Unicode MS" w:hAnsi="Arial Unicode MS" w:cs="Arial Unicode MS"/>
        </w:rPr>
        <w:t>장을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참조한다</w:t>
      </w:r>
      <w:r>
        <w:rPr>
          <w:rFonts w:ascii="Arial Unicode MS" w:eastAsia="Arial Unicode MS" w:hAnsi="Arial Unicode MS" w:cs="Arial Unicode MS"/>
        </w:rPr>
        <w:t>.</w:t>
      </w:r>
    </w:p>
    <w:p w14:paraId="0797189C" w14:textId="77777777" w:rsidR="00D80D8A" w:rsidRDefault="00D80D8A"/>
    <w:p w14:paraId="4A97D67D" w14:textId="77777777" w:rsidR="00D80D8A" w:rsidRDefault="00BE6280">
      <w:pPr>
        <w:spacing w:before="240" w:after="120"/>
      </w:pPr>
      <w:commentRangeStart w:id="174"/>
      <w:commentRangeStart w:id="175"/>
      <w:del w:id="176" w:author="sehui" w:date="2026-03-19T09:00:00Z">
        <w:r>
          <w:delText>세</w:delText>
        </w:r>
        <w:r>
          <w:delText xml:space="preserve"> </w:delText>
        </w:r>
        <w:r>
          <w:delText>가지</w:delText>
        </w:r>
        <w:r>
          <w:delText xml:space="preserve"> </w:delText>
        </w:r>
        <w:r>
          <w:delText>선정</w:delText>
        </w:r>
        <w:r>
          <w:delText xml:space="preserve"> </w:delText>
        </w:r>
        <w:r>
          <w:delText>대상</w:delText>
        </w:r>
        <w:r>
          <w:delText>(</w:delText>
        </w:r>
        <w:r>
          <w:delText>메모리</w:delText>
        </w:r>
        <w:r>
          <w:delText xml:space="preserve"> </w:delText>
        </w:r>
        <w:r>
          <w:delText>전략</w:delText>
        </w:r>
        <w:r>
          <w:delText xml:space="preserve">, </w:delText>
        </w:r>
        <w:r>
          <w:delText>저장소</w:delText>
        </w:r>
        <w:r>
          <w:delText xml:space="preserve">, </w:delText>
        </w:r>
        <w:r>
          <w:delText>관리</w:delText>
        </w:r>
        <w:r>
          <w:delText xml:space="preserve"> </w:delText>
        </w:r>
        <w:r>
          <w:delText>도구</w:delText>
        </w:r>
        <w:r>
          <w:delText>)</w:delText>
        </w:r>
        <w:commentRangeEnd w:id="174"/>
        <w:r>
          <w:commentReference w:id="174"/>
        </w:r>
        <w:commentRangeEnd w:id="175"/>
        <w:r>
          <w:commentReference w:id="175"/>
        </w:r>
        <w:r>
          <w:delText>을</w:delText>
        </w:r>
        <w:r>
          <w:delText xml:space="preserve"> Phase 1 → 2 → 3 </w:delText>
        </w:r>
        <w:r>
          <w:delText>순서로</w:delText>
        </w:r>
        <w:r>
          <w:delText xml:space="preserve"> </w:delText>
        </w:r>
        <w:r>
          <w:delText>판단한다</w:delText>
        </w:r>
        <w:r>
          <w:delText xml:space="preserve">. </w:delText>
        </w:r>
        <w:r>
          <w:delText>각</w:delText>
        </w:r>
        <w:r>
          <w:delText xml:space="preserve"> Phase</w:delText>
        </w:r>
        <w:r>
          <w:delText>는</w:delText>
        </w:r>
        <w:r>
          <w:delText xml:space="preserve"> </w:delText>
        </w:r>
        <w:r>
          <w:delText>독립적으로</w:delText>
        </w:r>
        <w:r>
          <w:delText xml:space="preserve"> </w:delText>
        </w:r>
        <w:r>
          <w:delText>적용할</w:delText>
        </w:r>
        <w:r>
          <w:delText xml:space="preserve"> </w:delText>
        </w:r>
        <w:r>
          <w:delText>수</w:delText>
        </w:r>
        <w:r>
          <w:delText xml:space="preserve"> </w:delText>
        </w:r>
        <w:r>
          <w:delText>있으나</w:delText>
        </w:r>
        <w:r>
          <w:delText xml:space="preserve">, </w:delText>
        </w:r>
        <w:r>
          <w:delText>순서대로</w:delText>
        </w:r>
        <w:r>
          <w:delText xml:space="preserve"> </w:delText>
        </w:r>
        <w:r>
          <w:delText>진행하는</w:delText>
        </w:r>
        <w:r>
          <w:delText xml:space="preserve"> </w:delText>
        </w:r>
        <w:r>
          <w:delText>것을</w:delText>
        </w:r>
        <w:r>
          <w:delText xml:space="preserve"> </w:delText>
        </w:r>
        <w:r>
          <w:delText>권고한다</w:delText>
        </w:r>
        <w:r>
          <w:delText>(SHOULD).</w:delText>
        </w:r>
      </w:del>
    </w:p>
    <w:p w14:paraId="3E0C4DA1" w14:textId="77777777" w:rsidR="00D80D8A" w:rsidRDefault="00D80D8A">
      <w:pPr>
        <w:spacing w:before="240" w:after="120"/>
      </w:pPr>
    </w:p>
    <w:p w14:paraId="790AF99E" w14:textId="77777777" w:rsidR="00D80D8A" w:rsidRDefault="00BE6280">
      <w:pPr>
        <w:pStyle w:val="4"/>
      </w:pPr>
      <w:bookmarkStart w:id="177" w:name="_bru191wnyqv6" w:colFirst="0" w:colLast="0"/>
      <w:bookmarkEnd w:id="177"/>
      <w:r>
        <w:rPr>
          <w:rFonts w:ascii="Arial Unicode MS" w:eastAsia="Arial Unicode MS" w:hAnsi="Arial Unicode MS" w:cs="Arial Unicode MS"/>
        </w:rPr>
        <w:t xml:space="preserve">7.2.1 </w:t>
      </w:r>
      <w:proofErr w:type="spellStart"/>
      <w:r>
        <w:rPr>
          <w:rFonts w:ascii="Arial Unicode MS" w:eastAsia="Arial Unicode MS" w:hAnsi="Arial Unicode MS" w:cs="Arial Unicode MS"/>
        </w:rPr>
        <w:t>Phase</w:t>
      </w:r>
      <w:proofErr w:type="spellEnd"/>
      <w:r>
        <w:rPr>
          <w:rFonts w:ascii="Arial Unicode MS" w:eastAsia="Arial Unicode MS" w:hAnsi="Arial Unicode MS" w:cs="Arial Unicode MS"/>
        </w:rPr>
        <w:t xml:space="preserve"> 1: </w:t>
      </w:r>
      <w:r>
        <w:rPr>
          <w:rFonts w:ascii="Arial Unicode MS" w:eastAsia="Arial Unicode MS" w:hAnsi="Arial Unicode MS" w:cs="Arial Unicode MS"/>
        </w:rPr>
        <w:t>컨텍스트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관리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방식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선정</w:t>
      </w:r>
      <w:r>
        <w:rPr>
          <w:rFonts w:ascii="Arial Unicode MS" w:eastAsia="Arial Unicode MS" w:hAnsi="Arial Unicode MS" w:cs="Arial Unicode MS"/>
        </w:rPr>
        <w:t xml:space="preserve"> (</w:t>
      </w:r>
      <w:proofErr w:type="spellStart"/>
      <w:r>
        <w:rPr>
          <w:rFonts w:ascii="Arial Unicode MS" w:eastAsia="Arial Unicode MS" w:hAnsi="Arial Unicode MS" w:cs="Arial Unicode MS"/>
        </w:rPr>
        <w:t>Short-Term</w:t>
      </w:r>
      <w:proofErr w:type="spellEnd"/>
      <w:r>
        <w:rPr>
          <w:rFonts w:ascii="Arial Unicode MS" w:eastAsia="Arial Unicode MS" w:hAnsi="Arial Unicode MS" w:cs="Arial Unicode MS"/>
        </w:rPr>
        <w:t>)</w:t>
      </w:r>
    </w:p>
    <w:tbl>
      <w:tblPr>
        <w:tblStyle w:val="affffffff5"/>
        <w:tblW w:w="901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765"/>
        <w:gridCol w:w="2730"/>
        <w:gridCol w:w="1035"/>
        <w:gridCol w:w="4485"/>
      </w:tblGrid>
      <w:tr w:rsidR="00D80D8A" w14:paraId="766F7E50" w14:textId="77777777">
        <w:trPr>
          <w:trHeight w:val="435"/>
        </w:trPr>
        <w:tc>
          <w:tcPr>
            <w:tcW w:w="765" w:type="dxa"/>
            <w:tcBorders>
              <w:top w:val="single" w:sz="5" w:space="0" w:color="F0F4F8"/>
              <w:left w:val="single" w:sz="5" w:space="0" w:color="F0F4F8"/>
              <w:bottom w:val="single" w:sz="5" w:space="0" w:color="F0F4F8"/>
              <w:right w:val="single" w:sz="5" w:space="0" w:color="F0F4F8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172453" w14:textId="77777777" w:rsidR="00D80D8A" w:rsidRDefault="00BE6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jc w:val="center"/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2730" w:type="dxa"/>
            <w:tcBorders>
              <w:top w:val="single" w:sz="5" w:space="0" w:color="F0F4F8"/>
              <w:left w:val="single" w:sz="5" w:space="0" w:color="F0F4F8"/>
              <w:bottom w:val="single" w:sz="5" w:space="0" w:color="F0F4F8"/>
              <w:right w:val="single" w:sz="5" w:space="0" w:color="F0F4F8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D95CCB" w14:textId="77777777" w:rsidR="00D80D8A" w:rsidRDefault="00BE6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jc w:val="center"/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  <w:sz w:val="20"/>
                <w:szCs w:val="20"/>
              </w:rPr>
              <w:t>질문</w:t>
            </w:r>
          </w:p>
        </w:tc>
        <w:tc>
          <w:tcPr>
            <w:tcW w:w="1035" w:type="dxa"/>
            <w:tcBorders>
              <w:top w:val="single" w:sz="5" w:space="0" w:color="F0F4F8"/>
              <w:left w:val="single" w:sz="5" w:space="0" w:color="F0F4F8"/>
              <w:bottom w:val="single" w:sz="5" w:space="0" w:color="F0F4F8"/>
              <w:right w:val="single" w:sz="5" w:space="0" w:color="F0F4F8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C9AD03" w14:textId="77777777" w:rsidR="00D80D8A" w:rsidRDefault="00BE6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jc w:val="center"/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  <w:sz w:val="20"/>
                <w:szCs w:val="20"/>
              </w:rPr>
              <w:t>응답</w:t>
            </w:r>
          </w:p>
        </w:tc>
        <w:tc>
          <w:tcPr>
            <w:tcW w:w="4485" w:type="dxa"/>
            <w:tcBorders>
              <w:top w:val="single" w:sz="5" w:space="0" w:color="F0F4F8"/>
              <w:left w:val="single" w:sz="5" w:space="0" w:color="F0F4F8"/>
              <w:bottom w:val="single" w:sz="5" w:space="0" w:color="F0F4F8"/>
              <w:right w:val="single" w:sz="5" w:space="0" w:color="F0F4F8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FF410D" w14:textId="77777777" w:rsidR="00D80D8A" w:rsidRDefault="00BE6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jc w:val="center"/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  <w:sz w:val="20"/>
                <w:szCs w:val="20"/>
              </w:rPr>
              <w:t>결론</w:t>
            </w:r>
          </w:p>
        </w:tc>
      </w:tr>
      <w:tr w:rsidR="00D80D8A" w14:paraId="7DDEE458" w14:textId="77777777">
        <w:trPr>
          <w:trHeight w:val="435"/>
        </w:trPr>
        <w:tc>
          <w:tcPr>
            <w:tcW w:w="765" w:type="dxa"/>
            <w:tcBorders>
              <w:top w:val="single" w:sz="5" w:space="0" w:color="F0F4F8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4DC72A" w14:textId="77777777" w:rsidR="00D80D8A" w:rsidRDefault="00BE6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Q1</w:t>
            </w:r>
          </w:p>
        </w:tc>
        <w:tc>
          <w:tcPr>
            <w:tcW w:w="2730" w:type="dxa"/>
            <w:tcBorders>
              <w:top w:val="single" w:sz="5" w:space="0" w:color="F0F4F8"/>
              <w:left w:val="nil"/>
              <w:bottom w:val="single" w:sz="5" w:space="0" w:color="CCCCCC"/>
              <w:right w:val="single" w:sz="5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DE52B9" w14:textId="77777777" w:rsidR="00D80D8A" w:rsidRDefault="00BE6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rPr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프로토타이핑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/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테스트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단계인가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?</w:t>
            </w:r>
          </w:p>
        </w:tc>
        <w:tc>
          <w:tcPr>
            <w:tcW w:w="1035" w:type="dxa"/>
            <w:tcBorders>
              <w:top w:val="single" w:sz="5" w:space="0" w:color="F0F4F8"/>
              <w:left w:val="nil"/>
              <w:bottom w:val="single" w:sz="5" w:space="0" w:color="CCCCCC"/>
              <w:right w:val="single" w:sz="5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187374" w14:textId="77777777" w:rsidR="00D80D8A" w:rsidRDefault="00BE6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rPr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예</w:t>
            </w:r>
          </w:p>
        </w:tc>
        <w:tc>
          <w:tcPr>
            <w:tcW w:w="4485" w:type="dxa"/>
            <w:tcBorders>
              <w:top w:val="single" w:sz="5" w:space="0" w:color="F0F4F8"/>
              <w:left w:val="nil"/>
              <w:bottom w:val="single" w:sz="5" w:space="0" w:color="CCCCCC"/>
              <w:right w:val="single" w:sz="5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11E083" w14:textId="77777777" w:rsidR="00D80D8A" w:rsidRDefault="00BE6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rPr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→ </w:t>
            </w:r>
            <w:proofErr w:type="spellStart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Full</w:t>
            </w:r>
            <w:proofErr w:type="spellEnd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History</w:t>
            </w:r>
            <w:proofErr w:type="spellEnd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.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토큰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비용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무시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빠른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검증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우선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.</w:t>
            </w:r>
          </w:p>
        </w:tc>
      </w:tr>
      <w:tr w:rsidR="00D80D8A" w14:paraId="39B1B5CD" w14:textId="77777777">
        <w:trPr>
          <w:trHeight w:val="510"/>
        </w:trPr>
        <w:tc>
          <w:tcPr>
            <w:tcW w:w="765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EAED3E" w14:textId="77777777" w:rsidR="00D80D8A" w:rsidRDefault="00BE6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 </w:t>
            </w:r>
          </w:p>
        </w:tc>
        <w:tc>
          <w:tcPr>
            <w:tcW w:w="2730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9C454E" w14:textId="77777777" w:rsidR="00D80D8A" w:rsidRDefault="00BE6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1B9CD2" w14:textId="77777777" w:rsidR="00D80D8A" w:rsidRDefault="00BE6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rPr>
                <w:sz w:val="18"/>
                <w:szCs w:val="18"/>
              </w:rPr>
            </w:pPr>
            <w:proofErr w:type="spellStart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아니오</w:t>
            </w:r>
            <w:proofErr w:type="spellEnd"/>
          </w:p>
        </w:tc>
        <w:tc>
          <w:tcPr>
            <w:tcW w:w="4485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5C1C2E" w14:textId="77777777" w:rsidR="00D80D8A" w:rsidRDefault="00BE6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rPr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→ Q2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로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진행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.</w:t>
            </w:r>
          </w:p>
        </w:tc>
      </w:tr>
      <w:tr w:rsidR="00D80D8A" w14:paraId="7D38F12A" w14:textId="77777777">
        <w:trPr>
          <w:trHeight w:val="945"/>
        </w:trPr>
        <w:tc>
          <w:tcPr>
            <w:tcW w:w="765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984FF0" w14:textId="77777777" w:rsidR="00D80D8A" w:rsidRDefault="00BE6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Q2</w:t>
            </w:r>
          </w:p>
        </w:tc>
        <w:tc>
          <w:tcPr>
            <w:tcW w:w="2730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3F9B8D" w14:textId="77777777" w:rsidR="00D80D8A" w:rsidRDefault="00BE6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rPr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단일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세션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대화가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평균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20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턴을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초과하거나</w:t>
            </w:r>
            <w:r>
              <w:rPr>
                <w:sz w:val="20"/>
                <w:szCs w:val="20"/>
              </w:rPr>
              <w:t>(OR</w:t>
            </w:r>
            <w:proofErr w:type="gramStart"/>
            <w:r>
              <w:rPr>
                <w:sz w:val="20"/>
                <w:szCs w:val="20"/>
              </w:rPr>
              <w:t xml:space="preserve">),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평균</w:t>
            </w:r>
            <w:proofErr w:type="gramEnd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입력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토큰이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컨텍스트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윈도우의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30%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를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넘는가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?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3F69AE" w14:textId="77777777" w:rsidR="00D80D8A" w:rsidRDefault="00BE6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rPr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예</w:t>
            </w:r>
          </w:p>
        </w:tc>
        <w:tc>
          <w:tcPr>
            <w:tcW w:w="4485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C622FB" w14:textId="77777777" w:rsidR="00D80D8A" w:rsidRDefault="00BE6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rPr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→ </w:t>
            </w:r>
            <w:proofErr w:type="spellStart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Summary</w:t>
            </w:r>
            <w:proofErr w:type="spellEnd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+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최근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N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개</w:t>
            </w:r>
            <w:proofErr w:type="spellEnd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.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장기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대화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맥락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유지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필수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.</w:t>
            </w:r>
          </w:p>
        </w:tc>
      </w:tr>
      <w:tr w:rsidR="00D80D8A" w14:paraId="733A0E5D" w14:textId="77777777">
        <w:trPr>
          <w:trHeight w:val="510"/>
        </w:trPr>
        <w:tc>
          <w:tcPr>
            <w:tcW w:w="765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88CD60" w14:textId="77777777" w:rsidR="00D80D8A" w:rsidRDefault="00BE6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lastRenderedPageBreak/>
              <w:t xml:space="preserve"> </w:t>
            </w:r>
          </w:p>
        </w:tc>
        <w:tc>
          <w:tcPr>
            <w:tcW w:w="2730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3B8BC0" w14:textId="77777777" w:rsidR="00D80D8A" w:rsidRDefault="00BE6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6D4793" w14:textId="77777777" w:rsidR="00D80D8A" w:rsidRDefault="00BE6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rPr>
                <w:sz w:val="18"/>
                <w:szCs w:val="18"/>
              </w:rPr>
            </w:pPr>
            <w:proofErr w:type="spellStart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아니오</w:t>
            </w:r>
            <w:proofErr w:type="spellEnd"/>
          </w:p>
        </w:tc>
        <w:tc>
          <w:tcPr>
            <w:tcW w:w="4485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5FB1EF" w14:textId="77777777" w:rsidR="00D80D8A" w:rsidRDefault="00BE6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rPr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→ Q3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으로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진행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.</w:t>
            </w:r>
          </w:p>
        </w:tc>
      </w:tr>
      <w:tr w:rsidR="00D80D8A" w14:paraId="5D0A44FA" w14:textId="77777777">
        <w:trPr>
          <w:trHeight w:val="690"/>
        </w:trPr>
        <w:tc>
          <w:tcPr>
            <w:tcW w:w="765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45FF66" w14:textId="77777777" w:rsidR="00D80D8A" w:rsidRDefault="00BE6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Q3</w:t>
            </w:r>
          </w:p>
        </w:tc>
        <w:tc>
          <w:tcPr>
            <w:tcW w:w="2730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63980A" w14:textId="77777777" w:rsidR="00D80D8A" w:rsidRDefault="00BE6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rPr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메시지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길이가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불균일한가</w:t>
            </w:r>
            <w:proofErr w:type="spellEnd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? (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문서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첨부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코드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등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)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CC8303" w14:textId="77777777" w:rsidR="00D80D8A" w:rsidRDefault="00BE6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rPr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예</w:t>
            </w:r>
          </w:p>
        </w:tc>
        <w:tc>
          <w:tcPr>
            <w:tcW w:w="4485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CAD998" w14:textId="77777777" w:rsidR="00D80D8A" w:rsidRDefault="00BE6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rPr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→ </w:t>
            </w:r>
            <w:proofErr w:type="spellStart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Token</w:t>
            </w:r>
            <w:proofErr w:type="spellEnd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Window</w:t>
            </w:r>
            <w:proofErr w:type="spellEnd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.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토큰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비용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정밀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통제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.</w:t>
            </w:r>
          </w:p>
        </w:tc>
      </w:tr>
      <w:tr w:rsidR="00D80D8A" w14:paraId="5AD7E8F4" w14:textId="77777777">
        <w:trPr>
          <w:trHeight w:val="510"/>
        </w:trPr>
        <w:tc>
          <w:tcPr>
            <w:tcW w:w="765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0523D4" w14:textId="77777777" w:rsidR="00D80D8A" w:rsidRDefault="00BE6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 </w:t>
            </w:r>
          </w:p>
        </w:tc>
        <w:tc>
          <w:tcPr>
            <w:tcW w:w="2730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3C6344" w14:textId="77777777" w:rsidR="00D80D8A" w:rsidRDefault="00BE6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B90D3B" w14:textId="77777777" w:rsidR="00D80D8A" w:rsidRDefault="00BE6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rPr>
                <w:sz w:val="18"/>
                <w:szCs w:val="18"/>
              </w:rPr>
            </w:pPr>
            <w:proofErr w:type="spellStart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아니오</w:t>
            </w:r>
            <w:proofErr w:type="spellEnd"/>
          </w:p>
        </w:tc>
        <w:tc>
          <w:tcPr>
            <w:tcW w:w="4485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3D6EFF" w14:textId="77777777" w:rsidR="00D80D8A" w:rsidRDefault="00BE6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rPr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→ </w:t>
            </w:r>
            <w:proofErr w:type="spellStart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Sliding</w:t>
            </w:r>
            <w:proofErr w:type="spellEnd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Window</w:t>
            </w:r>
            <w:proofErr w:type="spellEnd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.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구현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단순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비용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예측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가능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.</w:t>
            </w:r>
          </w:p>
        </w:tc>
      </w:tr>
    </w:tbl>
    <w:p w14:paraId="2810BAF3" w14:textId="77777777" w:rsidR="00D80D8A" w:rsidRDefault="00BE6280">
      <w:pPr>
        <w:spacing w:before="240" w:after="80"/>
        <w:rPr>
          <w:i/>
          <w:iCs/>
          <w:color w:val="444444"/>
          <w:sz w:val="20"/>
          <w:szCs w:val="20"/>
        </w:rPr>
      </w:pPr>
      <w:r>
        <w:t xml:space="preserve">     </w:t>
      </w:r>
    </w:p>
    <w:tbl>
      <w:tblPr>
        <w:tblStyle w:val="affffffff6"/>
        <w:tblW w:w="901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015"/>
      </w:tblGrid>
      <w:tr w:rsidR="00D80D8A" w14:paraId="7E0136E9" w14:textId="77777777">
        <w:trPr>
          <w:trHeight w:val="810"/>
        </w:trPr>
        <w:tc>
          <w:tcPr>
            <w:tcW w:w="9015" w:type="dxa"/>
            <w:tcBorders>
              <w:top w:val="single" w:sz="6" w:space="0" w:color="B0BEC5"/>
              <w:left w:val="single" w:sz="6" w:space="0" w:color="1B3A5C"/>
              <w:bottom w:val="single" w:sz="6" w:space="0" w:color="B0BEC5"/>
              <w:right w:val="single" w:sz="6" w:space="0" w:color="B0BEC5"/>
            </w:tcBorders>
            <w:shd w:val="clear" w:color="auto" w:fill="FFF8E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4E0BBBE" w14:textId="77777777" w:rsidR="00D80D8A" w:rsidRDefault="00BE6280">
            <w:pPr>
              <w:shd w:val="clear" w:color="auto" w:fill="FFF8E1"/>
              <w:spacing w:after="120"/>
              <w:ind w:right="360"/>
              <w:rPr>
                <w:color w:val="434343"/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color w:val="434343"/>
                <w:sz w:val="18"/>
                <w:szCs w:val="18"/>
              </w:rPr>
              <w:t xml:space="preserve">[Q2 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434343"/>
                <w:sz w:val="18"/>
                <w:szCs w:val="18"/>
              </w:rPr>
              <w:t>기준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434343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434343"/>
                <w:sz w:val="18"/>
                <w:szCs w:val="18"/>
              </w:rPr>
              <w:t>근거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434343"/>
                <w:sz w:val="18"/>
                <w:szCs w:val="18"/>
              </w:rPr>
              <w:t xml:space="preserve">] 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434343"/>
                <w:sz w:val="18"/>
                <w:szCs w:val="18"/>
              </w:rPr>
              <w:br/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>"20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>턴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>"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>은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 xml:space="preserve"> GPT-4 128K 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>기준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>평균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>메시지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 xml:space="preserve"> 500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>토큰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>가정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>시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>약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 xml:space="preserve"> 10,000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>토큰으로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>총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>컨텍스트의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>약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 xml:space="preserve"> 8%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>에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>불과하다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 xml:space="preserve">. 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>그러나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>문서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>첨부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>·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>코드</w:t>
            </w:r>
            <w:proofErr w:type="spellEnd"/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>포함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>시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>턴당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 xml:space="preserve"> 2,000~5,000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>토큰으로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>증가하므로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>턴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>수와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>함께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 xml:space="preserve"> "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>평균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>입력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>토큰이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>컨텍스트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>윈도우의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 xml:space="preserve"> 30%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>를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>넘는가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>"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>를</w:t>
            </w:r>
            <w:proofErr w:type="spellEnd"/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>병행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>판단하는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>것을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>권고한다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 xml:space="preserve">. 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>두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>조건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>중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>하나라도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>해당되면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 xml:space="preserve"> "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>예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>"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>로</w:t>
            </w:r>
            <w:proofErr w:type="spellEnd"/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>판단한다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 xml:space="preserve">(OR 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>조건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>).</w:t>
            </w:r>
          </w:p>
          <w:p w14:paraId="5C8F3C17" w14:textId="77777777" w:rsidR="00D80D8A" w:rsidRDefault="00BE6280">
            <w:pPr>
              <w:shd w:val="clear" w:color="auto" w:fill="FFF8E1"/>
              <w:spacing w:before="240" w:after="120"/>
              <w:rPr>
                <w:color w:val="434343"/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>※ 30%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>는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>본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>가이드의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>실무적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>기준이다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 xml:space="preserve">. </w:t>
            </w:r>
            <w:commentRangeStart w:id="178"/>
            <w:commentRangeEnd w:id="178"/>
            <w:ins w:id="179" w:author="sehui" w:date="2026-03-19T06:25:00Z">
              <w:r>
                <w:commentReference w:id="178"/>
              </w:r>
              <w:proofErr w:type="spellStart"/>
              <w:r>
                <w:rPr>
                  <w:color w:val="434343"/>
                  <w:sz w:val="18"/>
                  <w:szCs w:val="18"/>
                </w:rPr>
                <w:t>OpenAI</w:t>
              </w:r>
              <w:r>
                <w:rPr>
                  <w:rFonts w:hint="eastAsia"/>
                  <w:color w:val="434343"/>
                  <w:sz w:val="18"/>
                  <w:szCs w:val="18"/>
                </w:rPr>
                <w:t>와</w:t>
              </w:r>
              <w:proofErr w:type="spellEnd"/>
              <w:r>
                <w:rPr>
                  <w:color w:val="434343"/>
                  <w:sz w:val="18"/>
                  <w:szCs w:val="18"/>
                </w:rPr>
                <w:t xml:space="preserve"> </w:t>
              </w:r>
              <w:proofErr w:type="spellStart"/>
              <w:r>
                <w:rPr>
                  <w:color w:val="434343"/>
                  <w:sz w:val="18"/>
                  <w:szCs w:val="18"/>
                </w:rPr>
                <w:t>Anthropic</w:t>
              </w:r>
              <w:r>
                <w:rPr>
                  <w:rFonts w:hint="eastAsia"/>
                  <w:color w:val="434343"/>
                  <w:sz w:val="18"/>
                  <w:szCs w:val="18"/>
                </w:rPr>
                <w:t>의</w:t>
              </w:r>
              <w:proofErr w:type="spellEnd"/>
              <w:r>
                <w:rPr>
                  <w:color w:val="434343"/>
                  <w:sz w:val="18"/>
                  <w:szCs w:val="18"/>
                </w:rPr>
                <w:t xml:space="preserve"> </w:t>
              </w:r>
              <w:r>
                <w:rPr>
                  <w:rFonts w:hint="eastAsia"/>
                  <w:color w:val="434343"/>
                  <w:sz w:val="18"/>
                  <w:szCs w:val="18"/>
                </w:rPr>
                <w:t>공</w:t>
              </w:r>
              <w:r>
                <w:rPr>
                  <w:rFonts w:hint="eastAsia"/>
                  <w:color w:val="434343"/>
                  <w:sz w:val="18"/>
                  <w:szCs w:val="18"/>
                </w:rPr>
                <w:t>식</w:t>
              </w:r>
              <w:r>
                <w:rPr>
                  <w:color w:val="434343"/>
                  <w:sz w:val="18"/>
                  <w:szCs w:val="18"/>
                </w:rPr>
                <w:t xml:space="preserve"> </w:t>
              </w:r>
              <w:r>
                <w:rPr>
                  <w:rFonts w:hint="eastAsia"/>
                  <w:color w:val="434343"/>
                  <w:sz w:val="18"/>
                  <w:szCs w:val="18"/>
                </w:rPr>
                <w:t>자료는</w:t>
              </w:r>
              <w:r>
                <w:rPr>
                  <w:color w:val="434343"/>
                  <w:sz w:val="18"/>
                  <w:szCs w:val="18"/>
                </w:rPr>
                <w:t xml:space="preserve"> </w:t>
              </w:r>
              <w:r>
                <w:rPr>
                  <w:rFonts w:hint="eastAsia"/>
                  <w:color w:val="434343"/>
                  <w:sz w:val="18"/>
                  <w:szCs w:val="18"/>
                </w:rPr>
                <w:t>긴</w:t>
              </w:r>
              <w:r>
                <w:rPr>
                  <w:color w:val="434343"/>
                  <w:sz w:val="18"/>
                  <w:szCs w:val="18"/>
                </w:rPr>
                <w:t xml:space="preserve"> </w:t>
              </w:r>
              <w:r>
                <w:rPr>
                  <w:rFonts w:hint="eastAsia"/>
                  <w:color w:val="434343"/>
                  <w:sz w:val="18"/>
                  <w:szCs w:val="18"/>
                </w:rPr>
                <w:t>대화에서</w:t>
              </w:r>
              <w:r>
                <w:rPr>
                  <w:color w:val="434343"/>
                  <w:sz w:val="18"/>
                  <w:szCs w:val="18"/>
                </w:rPr>
                <w:t xml:space="preserve"> </w:t>
              </w:r>
              <w:r>
                <w:rPr>
                  <w:rFonts w:hint="eastAsia"/>
                  <w:color w:val="434343"/>
                  <w:sz w:val="18"/>
                  <w:szCs w:val="18"/>
                </w:rPr>
                <w:t>요약과</w:t>
              </w:r>
              <w:r>
                <w:rPr>
                  <w:color w:val="434343"/>
                  <w:sz w:val="18"/>
                  <w:szCs w:val="18"/>
                </w:rPr>
                <w:t xml:space="preserve"> </w:t>
              </w:r>
              <w:r>
                <w:rPr>
                  <w:rFonts w:hint="eastAsia"/>
                  <w:color w:val="434343"/>
                  <w:sz w:val="18"/>
                  <w:szCs w:val="18"/>
                </w:rPr>
                <w:t>컨텍스트</w:t>
              </w:r>
              <w:r>
                <w:rPr>
                  <w:color w:val="434343"/>
                  <w:sz w:val="18"/>
                  <w:szCs w:val="18"/>
                </w:rPr>
                <w:t xml:space="preserve"> </w:t>
              </w:r>
              <w:r>
                <w:rPr>
                  <w:rFonts w:hint="eastAsia"/>
                  <w:color w:val="434343"/>
                  <w:sz w:val="18"/>
                  <w:szCs w:val="18"/>
                </w:rPr>
                <w:t>압축의</w:t>
              </w:r>
              <w:r>
                <w:rPr>
                  <w:color w:val="434343"/>
                  <w:sz w:val="18"/>
                  <w:szCs w:val="18"/>
                </w:rPr>
                <w:t xml:space="preserve"> </w:t>
              </w:r>
              <w:r>
                <w:rPr>
                  <w:rFonts w:hint="eastAsia"/>
                  <w:color w:val="434343"/>
                  <w:sz w:val="18"/>
                  <w:szCs w:val="18"/>
                </w:rPr>
                <w:t>필요성을</w:t>
              </w:r>
              <w:r>
                <w:rPr>
                  <w:color w:val="434343"/>
                  <w:sz w:val="18"/>
                  <w:szCs w:val="18"/>
                </w:rPr>
                <w:t xml:space="preserve"> </w:t>
              </w:r>
              <w:r>
                <w:rPr>
                  <w:rFonts w:hint="eastAsia"/>
                  <w:color w:val="434343"/>
                  <w:sz w:val="18"/>
                  <w:szCs w:val="18"/>
                </w:rPr>
                <w:t>보여주지만</w:t>
              </w:r>
              <w:r>
                <w:rPr>
                  <w:color w:val="434343"/>
                  <w:sz w:val="18"/>
                  <w:szCs w:val="18"/>
                </w:rPr>
                <w:t xml:space="preserve">, </w:t>
              </w:r>
              <w:r>
                <w:rPr>
                  <w:rFonts w:hint="eastAsia"/>
                  <w:color w:val="434343"/>
                  <w:sz w:val="18"/>
                  <w:szCs w:val="18"/>
                </w:rPr>
                <w:t>고정된</w:t>
              </w:r>
              <w:r>
                <w:rPr>
                  <w:color w:val="434343"/>
                  <w:sz w:val="18"/>
                  <w:szCs w:val="18"/>
                </w:rPr>
                <w:t xml:space="preserve"> </w:t>
              </w:r>
              <w:r>
                <w:rPr>
                  <w:rFonts w:hint="eastAsia"/>
                  <w:color w:val="434343"/>
                  <w:sz w:val="18"/>
                  <w:szCs w:val="18"/>
                </w:rPr>
                <w:t>턴</w:t>
              </w:r>
              <w:r>
                <w:rPr>
                  <w:color w:val="434343"/>
                  <w:sz w:val="18"/>
                  <w:szCs w:val="18"/>
                </w:rPr>
                <w:t xml:space="preserve"> </w:t>
              </w:r>
              <w:r>
                <w:rPr>
                  <w:rFonts w:hint="eastAsia"/>
                  <w:color w:val="434343"/>
                  <w:sz w:val="18"/>
                  <w:szCs w:val="18"/>
                </w:rPr>
                <w:t>수</w:t>
              </w:r>
              <w:r>
                <w:rPr>
                  <w:color w:val="434343"/>
                  <w:sz w:val="18"/>
                  <w:szCs w:val="18"/>
                </w:rPr>
                <w:t xml:space="preserve"> </w:t>
              </w:r>
              <w:r>
                <w:rPr>
                  <w:rFonts w:hint="eastAsia"/>
                  <w:color w:val="434343"/>
                  <w:sz w:val="18"/>
                  <w:szCs w:val="18"/>
                </w:rPr>
                <w:t>또는</w:t>
              </w:r>
              <w:r>
                <w:rPr>
                  <w:color w:val="434343"/>
                  <w:sz w:val="18"/>
                  <w:szCs w:val="18"/>
                </w:rPr>
                <w:t xml:space="preserve"> </w:t>
              </w:r>
              <w:r>
                <w:rPr>
                  <w:rFonts w:hint="eastAsia"/>
                  <w:color w:val="434343"/>
                  <w:sz w:val="18"/>
                  <w:szCs w:val="18"/>
                </w:rPr>
                <w:t>비율</w:t>
              </w:r>
              <w:r>
                <w:rPr>
                  <w:color w:val="434343"/>
                  <w:sz w:val="18"/>
                  <w:szCs w:val="18"/>
                </w:rPr>
                <w:t xml:space="preserve"> </w:t>
              </w:r>
              <w:proofErr w:type="spellStart"/>
              <w:r>
                <w:rPr>
                  <w:rFonts w:hint="eastAsia"/>
                  <w:color w:val="434343"/>
                  <w:sz w:val="18"/>
                  <w:szCs w:val="18"/>
                </w:rPr>
                <w:t>임계값을</w:t>
              </w:r>
              <w:proofErr w:type="spellEnd"/>
              <w:r>
                <w:rPr>
                  <w:color w:val="434343"/>
                  <w:sz w:val="18"/>
                  <w:szCs w:val="18"/>
                </w:rPr>
                <w:t xml:space="preserve"> </w:t>
              </w:r>
              <w:r>
                <w:rPr>
                  <w:rFonts w:hint="eastAsia"/>
                  <w:color w:val="434343"/>
                  <w:sz w:val="18"/>
                  <w:szCs w:val="18"/>
                </w:rPr>
                <w:t>규정하지는</w:t>
              </w:r>
              <w:r>
                <w:rPr>
                  <w:color w:val="434343"/>
                  <w:sz w:val="18"/>
                  <w:szCs w:val="18"/>
                </w:rPr>
                <w:t xml:space="preserve"> </w:t>
              </w:r>
              <w:r>
                <w:rPr>
                  <w:rFonts w:hint="eastAsia"/>
                  <w:color w:val="434343"/>
                  <w:sz w:val="18"/>
                  <w:szCs w:val="18"/>
                </w:rPr>
                <w:t>않는다</w:t>
              </w:r>
              <w:r>
                <w:rPr>
                  <w:color w:val="434343"/>
                  <w:sz w:val="18"/>
                  <w:szCs w:val="18"/>
                </w:rPr>
                <w:t xml:space="preserve">. </w:t>
              </w:r>
            </w:ins>
            <w:r>
              <w:rPr>
                <w:color w:val="434343"/>
                <w:sz w:val="18"/>
                <w:szCs w:val="18"/>
              </w:rPr>
              <w:t xml:space="preserve"> </w:t>
            </w:r>
            <w:r>
              <w:rPr>
                <w:color w:val="434343"/>
                <w:sz w:val="18"/>
                <w:szCs w:val="18"/>
                <w:vertAlign w:val="superscript"/>
              </w:rPr>
              <w:footnoteReference w:id="10"/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>따라서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>업무별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>조정이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>필요하다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 xml:space="preserve">. System 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>prompt</w:t>
            </w:r>
            <w:proofErr w:type="spellEnd"/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 xml:space="preserve"> + 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>도구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>정의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 xml:space="preserve"> + RAG 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>결과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>등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>대화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>이외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>토큰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>점유율도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>함께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>고려해야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>한다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 xml:space="preserve">. 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br/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>예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 xml:space="preserve">: System 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>prompt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>가</w:t>
            </w:r>
            <w:proofErr w:type="spellEnd"/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>컨텍스트의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 xml:space="preserve"> 20%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>를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>점유하면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>실질적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>임계값은</w:t>
            </w:r>
            <w:proofErr w:type="spellEnd"/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 xml:space="preserve"> 30%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>가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>아니라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 xml:space="preserve"> 10% 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>수준으로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>낮아진다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>.</w:t>
            </w:r>
          </w:p>
        </w:tc>
      </w:tr>
    </w:tbl>
    <w:p w14:paraId="0FA492D1" w14:textId="77777777" w:rsidR="00D80D8A" w:rsidRDefault="00BE6280">
      <w:pPr>
        <w:pStyle w:val="4"/>
        <w:keepNext w:val="0"/>
        <w:keepLines w:val="0"/>
      </w:pPr>
      <w:bookmarkStart w:id="180" w:name="_swgim0i8w6dp" w:colFirst="0" w:colLast="0"/>
      <w:bookmarkEnd w:id="180"/>
      <w:r>
        <w:rPr>
          <w:rFonts w:ascii="Arial Unicode MS" w:eastAsia="Arial Unicode MS" w:hAnsi="Arial Unicode MS" w:cs="Arial Unicode MS"/>
        </w:rPr>
        <w:t xml:space="preserve">7.2.2 </w:t>
      </w:r>
      <w:proofErr w:type="spellStart"/>
      <w:r>
        <w:rPr>
          <w:rFonts w:ascii="Arial Unicode MS" w:eastAsia="Arial Unicode MS" w:hAnsi="Arial Unicode MS" w:cs="Arial Unicode MS"/>
        </w:rPr>
        <w:t>Phase</w:t>
      </w:r>
      <w:proofErr w:type="spellEnd"/>
      <w:r>
        <w:rPr>
          <w:rFonts w:ascii="Arial Unicode MS" w:eastAsia="Arial Unicode MS" w:hAnsi="Arial Unicode MS" w:cs="Arial Unicode MS"/>
        </w:rPr>
        <w:t xml:space="preserve"> 2: </w:t>
      </w:r>
      <w:r>
        <w:rPr>
          <w:rFonts w:ascii="Arial Unicode MS" w:eastAsia="Arial Unicode MS" w:hAnsi="Arial Unicode MS" w:cs="Arial Unicode MS"/>
        </w:rPr>
        <w:t>장기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메모리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유형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선정</w:t>
      </w:r>
      <w:r>
        <w:rPr>
          <w:rFonts w:ascii="Arial Unicode MS" w:eastAsia="Arial Unicode MS" w:hAnsi="Arial Unicode MS" w:cs="Arial Unicode MS"/>
        </w:rPr>
        <w:t xml:space="preserve"> (</w:t>
      </w:r>
      <w:proofErr w:type="spellStart"/>
      <w:r>
        <w:rPr>
          <w:rFonts w:ascii="Arial Unicode MS" w:eastAsia="Arial Unicode MS" w:hAnsi="Arial Unicode MS" w:cs="Arial Unicode MS"/>
        </w:rPr>
        <w:t>Long-Term</w:t>
      </w:r>
      <w:proofErr w:type="spellEnd"/>
      <w:r>
        <w:rPr>
          <w:rFonts w:ascii="Arial Unicode MS" w:eastAsia="Arial Unicode MS" w:hAnsi="Arial Unicode MS" w:cs="Arial Unicode MS"/>
        </w:rPr>
        <w:t>)</w:t>
      </w:r>
    </w:p>
    <w:p w14:paraId="37A10D4E" w14:textId="77777777" w:rsidR="00D80D8A" w:rsidRDefault="00BE6280">
      <w:pPr>
        <w:spacing w:before="240" w:after="120"/>
      </w:pPr>
      <w:r>
        <w:rPr>
          <w:rFonts w:ascii="Arial Unicode MS" w:eastAsia="Arial Unicode MS" w:hAnsi="Arial Unicode MS" w:cs="Arial Unicode MS"/>
        </w:rPr>
        <w:t>Q4</w:t>
      </w:r>
      <w:r>
        <w:rPr>
          <w:rFonts w:ascii="Arial Unicode MS" w:eastAsia="Arial Unicode MS" w:hAnsi="Arial Unicode MS" w:cs="Arial Unicode MS"/>
        </w:rPr>
        <w:t>에서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장기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메모리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필요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여부를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먼저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판단하고</w:t>
      </w:r>
      <w:r>
        <w:rPr>
          <w:rFonts w:ascii="Arial Unicode MS" w:eastAsia="Arial Unicode MS" w:hAnsi="Arial Unicode MS" w:cs="Arial Unicode MS"/>
        </w:rPr>
        <w:t>, Q5~Q9</w:t>
      </w:r>
      <w:r>
        <w:rPr>
          <w:rFonts w:ascii="Arial Unicode MS" w:eastAsia="Arial Unicode MS" w:hAnsi="Arial Unicode MS" w:cs="Arial Unicode MS"/>
        </w:rPr>
        <w:t>에서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필요한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유형을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복수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선택한다</w:t>
      </w:r>
      <w:r>
        <w:rPr>
          <w:rFonts w:ascii="Arial Unicode MS" w:eastAsia="Arial Unicode MS" w:hAnsi="Arial Unicode MS" w:cs="Arial Unicode MS"/>
        </w:rPr>
        <w:t>.</w:t>
      </w:r>
    </w:p>
    <w:tbl>
      <w:tblPr>
        <w:tblStyle w:val="affffffff7"/>
        <w:tblW w:w="901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765"/>
        <w:gridCol w:w="2730"/>
        <w:gridCol w:w="1020"/>
        <w:gridCol w:w="4500"/>
      </w:tblGrid>
      <w:tr w:rsidR="00D80D8A" w14:paraId="589989FB" w14:textId="77777777">
        <w:trPr>
          <w:trHeight w:val="435"/>
        </w:trPr>
        <w:tc>
          <w:tcPr>
            <w:tcW w:w="765" w:type="dxa"/>
            <w:tcBorders>
              <w:top w:val="single" w:sz="5" w:space="0" w:color="F0F4F8"/>
              <w:left w:val="single" w:sz="5" w:space="0" w:color="F0F4F8"/>
              <w:bottom w:val="single" w:sz="5" w:space="0" w:color="F0F4F8"/>
              <w:right w:val="single" w:sz="5" w:space="0" w:color="F0F4F8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8837B6" w14:textId="77777777" w:rsidR="00D80D8A" w:rsidRDefault="00BE6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jc w:val="center"/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2730" w:type="dxa"/>
            <w:tcBorders>
              <w:top w:val="single" w:sz="5" w:space="0" w:color="F0F4F8"/>
              <w:left w:val="single" w:sz="5" w:space="0" w:color="F0F4F8"/>
              <w:bottom w:val="single" w:sz="5" w:space="0" w:color="F0F4F8"/>
              <w:right w:val="single" w:sz="5" w:space="0" w:color="F0F4F8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1ACE" w14:textId="77777777" w:rsidR="00D80D8A" w:rsidRDefault="00BE6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jc w:val="center"/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  <w:sz w:val="20"/>
                <w:szCs w:val="20"/>
              </w:rPr>
              <w:t>질문</w:t>
            </w:r>
          </w:p>
        </w:tc>
        <w:tc>
          <w:tcPr>
            <w:tcW w:w="1020" w:type="dxa"/>
            <w:tcBorders>
              <w:top w:val="single" w:sz="5" w:space="0" w:color="F0F4F8"/>
              <w:left w:val="single" w:sz="5" w:space="0" w:color="F0F4F8"/>
              <w:bottom w:val="single" w:sz="5" w:space="0" w:color="F0F4F8"/>
              <w:right w:val="single" w:sz="5" w:space="0" w:color="F0F4F8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73AEF" w14:textId="77777777" w:rsidR="00D80D8A" w:rsidRDefault="00BE6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jc w:val="center"/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  <w:sz w:val="20"/>
                <w:szCs w:val="20"/>
              </w:rPr>
              <w:t>응답</w:t>
            </w:r>
          </w:p>
        </w:tc>
        <w:tc>
          <w:tcPr>
            <w:tcW w:w="4500" w:type="dxa"/>
            <w:tcBorders>
              <w:top w:val="single" w:sz="5" w:space="0" w:color="F0F4F8"/>
              <w:left w:val="single" w:sz="5" w:space="0" w:color="F0F4F8"/>
              <w:bottom w:val="single" w:sz="5" w:space="0" w:color="F0F4F8"/>
              <w:right w:val="single" w:sz="5" w:space="0" w:color="F0F4F8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CCC474" w14:textId="77777777" w:rsidR="00D80D8A" w:rsidRDefault="00BE6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jc w:val="center"/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  <w:sz w:val="20"/>
                <w:szCs w:val="20"/>
              </w:rPr>
              <w:t>결론</w:t>
            </w:r>
          </w:p>
        </w:tc>
      </w:tr>
      <w:tr w:rsidR="00D80D8A" w14:paraId="0BDBA510" w14:textId="77777777">
        <w:trPr>
          <w:trHeight w:val="690"/>
        </w:trPr>
        <w:tc>
          <w:tcPr>
            <w:tcW w:w="765" w:type="dxa"/>
            <w:tcBorders>
              <w:top w:val="single" w:sz="5" w:space="0" w:color="F0F4F8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4F34FB" w14:textId="77777777" w:rsidR="00D80D8A" w:rsidRDefault="00BE6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Q4</w:t>
            </w:r>
          </w:p>
        </w:tc>
        <w:tc>
          <w:tcPr>
            <w:tcW w:w="2730" w:type="dxa"/>
            <w:tcBorders>
              <w:top w:val="single" w:sz="5" w:space="0" w:color="F0F4F8"/>
              <w:left w:val="nil"/>
              <w:bottom w:val="single" w:sz="5" w:space="0" w:color="CCCCCC"/>
              <w:right w:val="single" w:sz="5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B05003" w14:textId="77777777" w:rsidR="00D80D8A" w:rsidRDefault="00BE6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rPr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세션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간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정보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유지가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필요한가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? (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개인화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이전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세션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참조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)</w:t>
            </w:r>
          </w:p>
        </w:tc>
        <w:tc>
          <w:tcPr>
            <w:tcW w:w="1020" w:type="dxa"/>
            <w:tcBorders>
              <w:top w:val="single" w:sz="5" w:space="0" w:color="F0F4F8"/>
              <w:left w:val="nil"/>
              <w:bottom w:val="single" w:sz="5" w:space="0" w:color="CCCCCC"/>
              <w:right w:val="single" w:sz="5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FA39DC" w14:textId="77777777" w:rsidR="00D80D8A" w:rsidRDefault="00BE6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rPr>
                <w:sz w:val="18"/>
                <w:szCs w:val="18"/>
              </w:rPr>
            </w:pPr>
            <w:proofErr w:type="spellStart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아니오</w:t>
            </w:r>
            <w:proofErr w:type="spellEnd"/>
          </w:p>
        </w:tc>
        <w:tc>
          <w:tcPr>
            <w:tcW w:w="4500" w:type="dxa"/>
            <w:tcBorders>
              <w:top w:val="single" w:sz="5" w:space="0" w:color="F0F4F8"/>
              <w:left w:val="nil"/>
              <w:bottom w:val="single" w:sz="5" w:space="0" w:color="CCCCCC"/>
              <w:right w:val="single" w:sz="5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8AA4A9" w14:textId="77777777" w:rsidR="00D80D8A" w:rsidRDefault="00BE6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rPr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→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장기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메모리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불필요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. </w:t>
            </w:r>
            <w:proofErr w:type="spellStart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Phase</w:t>
            </w:r>
            <w:proofErr w:type="spellEnd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3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으로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이동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.</w:t>
            </w:r>
          </w:p>
        </w:tc>
      </w:tr>
      <w:tr w:rsidR="00D80D8A" w14:paraId="764BA4CD" w14:textId="77777777">
        <w:trPr>
          <w:trHeight w:val="510"/>
        </w:trPr>
        <w:tc>
          <w:tcPr>
            <w:tcW w:w="765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581D19" w14:textId="77777777" w:rsidR="00D80D8A" w:rsidRDefault="00BE6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 </w:t>
            </w:r>
          </w:p>
        </w:tc>
        <w:tc>
          <w:tcPr>
            <w:tcW w:w="2730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610A18" w14:textId="77777777" w:rsidR="00D80D8A" w:rsidRDefault="00BE6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CD1587" w14:textId="77777777" w:rsidR="00D80D8A" w:rsidRDefault="00BE6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rPr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예</w:t>
            </w:r>
          </w:p>
        </w:tc>
        <w:tc>
          <w:tcPr>
            <w:tcW w:w="4500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BFE1F0" w14:textId="77777777" w:rsidR="00D80D8A" w:rsidRDefault="00BE6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rPr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→ Q5~Q8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을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순차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판단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(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복수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선택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가능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).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이후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Q9, Q10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판단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.</w:t>
            </w:r>
          </w:p>
        </w:tc>
      </w:tr>
      <w:tr w:rsidR="00D80D8A" w14:paraId="2D65A986" w14:textId="77777777">
        <w:trPr>
          <w:trHeight w:val="690"/>
        </w:trPr>
        <w:tc>
          <w:tcPr>
            <w:tcW w:w="765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FE4CE6" w14:textId="77777777" w:rsidR="00D80D8A" w:rsidRDefault="00BE6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Q5</w:t>
            </w:r>
          </w:p>
        </w:tc>
        <w:tc>
          <w:tcPr>
            <w:tcW w:w="2730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D8FA49" w14:textId="77777777" w:rsidR="00D80D8A" w:rsidRDefault="00BE6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rPr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사용자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선호도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/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설정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저장이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필요한가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?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06771E" w14:textId="77777777" w:rsidR="00D80D8A" w:rsidRDefault="00BE6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rPr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예</w:t>
            </w:r>
          </w:p>
        </w:tc>
        <w:tc>
          <w:tcPr>
            <w:tcW w:w="4500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14A75E" w14:textId="77777777" w:rsidR="00D80D8A" w:rsidRDefault="00BE6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rPr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→ </w:t>
            </w:r>
            <w:proofErr w:type="spellStart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User</w:t>
            </w:r>
            <w:proofErr w:type="spellEnd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Preferences</w:t>
            </w:r>
            <w:proofErr w:type="spellEnd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도입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.</w:t>
            </w:r>
          </w:p>
        </w:tc>
      </w:tr>
      <w:tr w:rsidR="00D80D8A" w14:paraId="74B2F113" w14:textId="77777777">
        <w:trPr>
          <w:trHeight w:val="690"/>
        </w:trPr>
        <w:tc>
          <w:tcPr>
            <w:tcW w:w="765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25547E" w14:textId="77777777" w:rsidR="00D80D8A" w:rsidRDefault="00BE6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lastRenderedPageBreak/>
              <w:t>Q6</w:t>
            </w:r>
          </w:p>
        </w:tc>
        <w:tc>
          <w:tcPr>
            <w:tcW w:w="2730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27454F" w14:textId="77777777" w:rsidR="00D80D8A" w:rsidRDefault="00BE6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rPr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의미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기반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유사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검색이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필요한가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? ("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이전에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비슷한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내용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")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9AB1E1" w14:textId="77777777" w:rsidR="00D80D8A" w:rsidRDefault="00BE6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rPr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예</w:t>
            </w:r>
          </w:p>
        </w:tc>
        <w:tc>
          <w:tcPr>
            <w:tcW w:w="4500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A6D7D6" w14:textId="77777777" w:rsidR="00D80D8A" w:rsidRDefault="00BE6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rPr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→ </w:t>
            </w:r>
            <w:proofErr w:type="spellStart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Semantic</w:t>
            </w:r>
            <w:proofErr w:type="spellEnd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Memory</w:t>
            </w:r>
            <w:proofErr w:type="spellEnd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도입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. 8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장에서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Vector</w:t>
            </w:r>
            <w:proofErr w:type="spellEnd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DB·Embedding</w:t>
            </w:r>
            <w:proofErr w:type="spellEnd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선정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.</w:t>
            </w:r>
          </w:p>
        </w:tc>
      </w:tr>
      <w:tr w:rsidR="00D80D8A" w14:paraId="06DBC701" w14:textId="77777777">
        <w:trPr>
          <w:trHeight w:val="690"/>
        </w:trPr>
        <w:tc>
          <w:tcPr>
            <w:tcW w:w="765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D758EC" w14:textId="77777777" w:rsidR="00D80D8A" w:rsidRDefault="00BE6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Q7</w:t>
            </w:r>
          </w:p>
        </w:tc>
        <w:tc>
          <w:tcPr>
            <w:tcW w:w="2730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7B0251" w14:textId="77777777" w:rsidR="00D80D8A" w:rsidRDefault="00BE6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rPr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특정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엔티티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(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사람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프로젝트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)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추적이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필요한가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?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14BA30" w14:textId="77777777" w:rsidR="00D80D8A" w:rsidRDefault="00BE6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rPr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예</w:t>
            </w:r>
          </w:p>
        </w:tc>
        <w:tc>
          <w:tcPr>
            <w:tcW w:w="4500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379856" w14:textId="77777777" w:rsidR="00D80D8A" w:rsidRDefault="00BE6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rPr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→ </w:t>
            </w:r>
            <w:proofErr w:type="spellStart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Entity</w:t>
            </w:r>
            <w:proofErr w:type="spellEnd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Memory</w:t>
            </w:r>
            <w:proofErr w:type="spellEnd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도입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.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관계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복잡도에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따라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8.3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절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Graph</w:t>
            </w:r>
            <w:proofErr w:type="spellEnd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DB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검토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.</w:t>
            </w:r>
          </w:p>
        </w:tc>
      </w:tr>
      <w:tr w:rsidR="00D80D8A" w14:paraId="3554C680" w14:textId="77777777">
        <w:trPr>
          <w:trHeight w:val="690"/>
        </w:trPr>
        <w:tc>
          <w:tcPr>
            <w:tcW w:w="765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6E27D7" w14:textId="77777777" w:rsidR="00D80D8A" w:rsidRDefault="00BE6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Q8</w:t>
            </w:r>
          </w:p>
        </w:tc>
        <w:tc>
          <w:tcPr>
            <w:tcW w:w="2730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FB2F98" w14:textId="77777777" w:rsidR="00D80D8A" w:rsidRDefault="00BE6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rPr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과거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작업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경험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(</w:t>
            </w:r>
            <w:proofErr w:type="spellStart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과정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+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결과</w:t>
            </w:r>
            <w:proofErr w:type="spellEnd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)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참조가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필요한가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?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5DDC98" w14:textId="77777777" w:rsidR="00D80D8A" w:rsidRDefault="00BE6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rPr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예</w:t>
            </w:r>
          </w:p>
        </w:tc>
        <w:tc>
          <w:tcPr>
            <w:tcW w:w="4500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E48F28" w14:textId="77777777" w:rsidR="00D80D8A" w:rsidRDefault="00BE6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rPr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→ </w:t>
            </w:r>
            <w:proofErr w:type="spellStart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Episodic</w:t>
            </w:r>
            <w:proofErr w:type="spellEnd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Memory</w:t>
            </w:r>
            <w:proofErr w:type="spellEnd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도입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.</w:t>
            </w:r>
          </w:p>
        </w:tc>
      </w:tr>
      <w:tr w:rsidR="00D80D8A" w14:paraId="79D10308" w14:textId="77777777">
        <w:trPr>
          <w:trHeight w:val="945"/>
        </w:trPr>
        <w:tc>
          <w:tcPr>
            <w:tcW w:w="765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4FF598" w14:textId="77777777" w:rsidR="00D80D8A" w:rsidRDefault="00BE6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Q9</w:t>
            </w:r>
          </w:p>
        </w:tc>
        <w:tc>
          <w:tcPr>
            <w:tcW w:w="2730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8D7A92" w14:textId="77777777" w:rsidR="00D80D8A" w:rsidRDefault="00BE6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rPr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Q5~Q8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에서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도입한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유형이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없고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이전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세션의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요약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참조만으로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충분한가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?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A40F46" w14:textId="77777777" w:rsidR="00D80D8A" w:rsidRDefault="00BE6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rPr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예</w:t>
            </w:r>
          </w:p>
        </w:tc>
        <w:tc>
          <w:tcPr>
            <w:tcW w:w="4500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EAE146" w14:textId="77777777" w:rsidR="00D80D8A" w:rsidRDefault="00BE6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rPr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→ </w:t>
            </w:r>
            <w:proofErr w:type="spellStart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Summary</w:t>
            </w:r>
            <w:proofErr w:type="spellEnd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Memory</w:t>
            </w:r>
            <w:proofErr w:type="spellEnd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도입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.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가장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경량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. Q5~Q8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과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조합하여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보조적으로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사용할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수도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있다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(MAY).</w:t>
            </w:r>
          </w:p>
        </w:tc>
      </w:tr>
      <w:tr w:rsidR="00D80D8A" w14:paraId="6ED44866" w14:textId="77777777">
        <w:trPr>
          <w:trHeight w:val="945"/>
        </w:trPr>
        <w:tc>
          <w:tcPr>
            <w:tcW w:w="76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6E4A7B" w14:textId="77777777" w:rsidR="00D80D8A" w:rsidRDefault="00BE6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Q10</w:t>
            </w:r>
          </w:p>
        </w:tc>
        <w:tc>
          <w:tcPr>
            <w:tcW w:w="2730" w:type="dxa"/>
            <w:tcBorders>
              <w:top w:val="single" w:sz="5" w:space="0" w:color="CCCCCC"/>
              <w:left w:val="nil"/>
              <w:bottom w:val="single" w:sz="5" w:space="0" w:color="CCCCCC"/>
              <w:right w:val="single" w:sz="5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2C4533" w14:textId="77777777" w:rsidR="00D80D8A" w:rsidRDefault="00BE6280">
            <w:pPr>
              <w:spacing w:before="240" w:after="240"/>
              <w:rPr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Q5~Q8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에서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도입한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장기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메모리의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검색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전략을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선정했는가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?</w:t>
            </w:r>
          </w:p>
        </w:tc>
        <w:tc>
          <w:tcPr>
            <w:tcW w:w="1020" w:type="dxa"/>
            <w:tcBorders>
              <w:top w:val="single" w:sz="5" w:space="0" w:color="CCCCCC"/>
              <w:left w:val="nil"/>
              <w:bottom w:val="single" w:sz="5" w:space="0" w:color="CCCCCC"/>
              <w:right w:val="single" w:sz="5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677A51" w14:textId="77777777" w:rsidR="00D80D8A" w:rsidRDefault="00BE6280">
            <w:pPr>
              <w:spacing w:before="240" w:after="240"/>
              <w:rPr>
                <w:sz w:val="18"/>
                <w:szCs w:val="18"/>
              </w:rPr>
            </w:pPr>
            <w:proofErr w:type="spellStart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아니오</w:t>
            </w:r>
            <w:proofErr w:type="spellEnd"/>
          </w:p>
        </w:tc>
        <w:tc>
          <w:tcPr>
            <w:tcW w:w="4500" w:type="dxa"/>
            <w:tcBorders>
              <w:top w:val="single" w:sz="5" w:space="0" w:color="CCCCCC"/>
              <w:left w:val="nil"/>
              <w:bottom w:val="single" w:sz="5" w:space="0" w:color="CCCCCC"/>
              <w:right w:val="single" w:sz="5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CC1F29" w14:textId="77777777" w:rsidR="00D80D8A" w:rsidRDefault="00BE6280">
            <w:pPr>
              <w:spacing w:before="240" w:after="240"/>
              <w:rPr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→ 7.4.4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절에서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메모리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유형별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검색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전략을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선정한다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(MUST).</w:t>
            </w:r>
          </w:p>
        </w:tc>
      </w:tr>
      <w:tr w:rsidR="00D80D8A" w14:paraId="70C47300" w14:textId="77777777">
        <w:trPr>
          <w:trHeight w:val="945"/>
        </w:trPr>
        <w:tc>
          <w:tcPr>
            <w:tcW w:w="765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EA6F75" w14:textId="77777777" w:rsidR="00D80D8A" w:rsidRDefault="00BE6280">
            <w:pPr>
              <w:spacing w:before="240" w:after="240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 </w:t>
            </w:r>
          </w:p>
        </w:tc>
        <w:tc>
          <w:tcPr>
            <w:tcW w:w="2730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C2C5D4" w14:textId="77777777" w:rsidR="00D80D8A" w:rsidRDefault="00BE6280">
            <w:pPr>
              <w:spacing w:before="240" w:after="2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2C2630" w14:textId="77777777" w:rsidR="00D80D8A" w:rsidRDefault="00BE6280">
            <w:pPr>
              <w:spacing w:before="240" w:after="240"/>
              <w:rPr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예</w:t>
            </w:r>
          </w:p>
        </w:tc>
        <w:tc>
          <w:tcPr>
            <w:tcW w:w="4500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C1E6E9" w14:textId="77777777" w:rsidR="00D80D8A" w:rsidRDefault="00BE6280">
            <w:pPr>
              <w:spacing w:before="240" w:after="240"/>
              <w:rPr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→ </w:t>
            </w:r>
            <w:proofErr w:type="spellStart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Phase</w:t>
            </w:r>
            <w:proofErr w:type="spellEnd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3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으로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이동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.</w:t>
            </w:r>
          </w:p>
        </w:tc>
      </w:tr>
    </w:tbl>
    <w:p w14:paraId="3B7CB8AB" w14:textId="77777777" w:rsidR="00D80D8A" w:rsidRDefault="00BE6280">
      <w:pPr>
        <w:spacing w:before="240" w:after="80"/>
        <w:rPr>
          <w:i/>
          <w:iCs/>
          <w:color w:val="444444"/>
          <w:sz w:val="20"/>
          <w:szCs w:val="20"/>
        </w:rPr>
      </w:pPr>
      <w:r>
        <w:t xml:space="preserve">     </w:t>
      </w:r>
    </w:p>
    <w:tbl>
      <w:tblPr>
        <w:tblStyle w:val="affffffff8"/>
        <w:tblW w:w="901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015"/>
      </w:tblGrid>
      <w:tr w:rsidR="00D80D8A" w14:paraId="098B622C" w14:textId="77777777">
        <w:trPr>
          <w:trHeight w:val="810"/>
        </w:trPr>
        <w:tc>
          <w:tcPr>
            <w:tcW w:w="9015" w:type="dxa"/>
            <w:tcBorders>
              <w:top w:val="single" w:sz="6" w:space="0" w:color="B0BEC5"/>
              <w:left w:val="single" w:sz="6" w:space="0" w:color="1B3A5C"/>
              <w:bottom w:val="single" w:sz="6" w:space="0" w:color="B0BEC5"/>
              <w:right w:val="single" w:sz="6" w:space="0" w:color="B0BEC5"/>
            </w:tcBorders>
            <w:shd w:val="clear" w:color="auto" w:fill="FFF8E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AC540BA" w14:textId="77777777" w:rsidR="00D80D8A" w:rsidRDefault="00BE6280">
            <w:pPr>
              <w:shd w:val="clear" w:color="auto" w:fill="FFF8E1"/>
              <w:spacing w:after="120"/>
              <w:ind w:right="360"/>
              <w:rPr>
                <w:color w:val="434343"/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color w:val="434343"/>
                <w:sz w:val="18"/>
                <w:szCs w:val="18"/>
              </w:rPr>
              <w:t>판단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434343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434343"/>
                <w:sz w:val="18"/>
                <w:szCs w:val="18"/>
              </w:rPr>
              <w:t>원칙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434343"/>
                <w:sz w:val="18"/>
                <w:szCs w:val="18"/>
              </w:rPr>
              <w:t xml:space="preserve">: 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434343"/>
                <w:sz w:val="18"/>
                <w:szCs w:val="18"/>
              </w:rPr>
              <w:br/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>Q5~Q8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>은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>독립적이며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>필요성이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>검증된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>유형만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>최소한으로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>도입한다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 xml:space="preserve">(SHOULD). 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br/>
              <w:t>Q9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>의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>Summary</w:t>
            </w:r>
            <w:proofErr w:type="spellEnd"/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>Memory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>는</w:t>
            </w:r>
            <w:proofErr w:type="spellEnd"/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>단독으로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>사용하거나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 xml:space="preserve">, Q5~Q8 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>유형의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>보조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>수단으로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>활용할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>수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>있다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>. "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>일단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>다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>넣고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>나중에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>빼자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>"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>는</w:t>
            </w:r>
            <w:proofErr w:type="spellEnd"/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>접근은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>안티패턴이다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>(7.9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>절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>).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br/>
              <w:t>Q10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>은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>장기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>메모리를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>도입하는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>모든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>프로젝트에서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>필수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>(MUST)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>이다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>.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br/>
            </w:r>
          </w:p>
          <w:p w14:paraId="3C50F9C9" w14:textId="77777777" w:rsidR="00D80D8A" w:rsidRDefault="00BE6280">
            <w:pPr>
              <w:shd w:val="clear" w:color="auto" w:fill="FFF8E1"/>
              <w:spacing w:after="120"/>
              <w:ind w:right="360"/>
              <w:rPr>
                <w:color w:val="434343"/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color w:val="434343"/>
                <w:sz w:val="18"/>
                <w:szCs w:val="18"/>
              </w:rPr>
              <w:t>Q6(</w:t>
            </w:r>
            <w:proofErr w:type="spellStart"/>
            <w:r>
              <w:rPr>
                <w:rFonts w:ascii="Arial Unicode MS" w:eastAsia="Arial Unicode MS" w:hAnsi="Arial Unicode MS" w:cs="Arial Unicode MS"/>
                <w:b/>
                <w:bCs/>
                <w:color w:val="434343"/>
                <w:sz w:val="18"/>
                <w:szCs w:val="18"/>
              </w:rPr>
              <w:t>Semantic</w:t>
            </w:r>
            <w:proofErr w:type="spellEnd"/>
            <w:r>
              <w:rPr>
                <w:rFonts w:ascii="Arial Unicode MS" w:eastAsia="Arial Unicode MS" w:hAnsi="Arial Unicode MS" w:cs="Arial Unicode MS"/>
                <w:b/>
                <w:bCs/>
                <w:color w:val="434343"/>
                <w:sz w:val="18"/>
                <w:szCs w:val="18"/>
              </w:rPr>
              <w:t xml:space="preserve">) </w:t>
            </w:r>
            <w:proofErr w:type="spellStart"/>
            <w:r>
              <w:rPr>
                <w:rFonts w:ascii="Arial Unicode MS" w:eastAsia="Arial Unicode MS" w:hAnsi="Arial Unicode MS" w:cs="Arial Unicode MS"/>
                <w:b/>
                <w:bCs/>
                <w:color w:val="434343"/>
                <w:sz w:val="18"/>
                <w:szCs w:val="18"/>
              </w:rPr>
              <w:t>vs</w:t>
            </w:r>
            <w:proofErr w:type="spellEnd"/>
            <w:r>
              <w:rPr>
                <w:rFonts w:ascii="Arial Unicode MS" w:eastAsia="Arial Unicode MS" w:hAnsi="Arial Unicode MS" w:cs="Arial Unicode MS"/>
                <w:b/>
                <w:bCs/>
                <w:color w:val="434343"/>
                <w:sz w:val="18"/>
                <w:szCs w:val="18"/>
              </w:rPr>
              <w:t xml:space="preserve"> Q8(</w:t>
            </w:r>
            <w:proofErr w:type="spellStart"/>
            <w:r>
              <w:rPr>
                <w:rFonts w:ascii="Arial Unicode MS" w:eastAsia="Arial Unicode MS" w:hAnsi="Arial Unicode MS" w:cs="Arial Unicode MS"/>
                <w:b/>
                <w:bCs/>
                <w:color w:val="434343"/>
                <w:sz w:val="18"/>
                <w:szCs w:val="18"/>
              </w:rPr>
              <w:t>Episodic</w:t>
            </w:r>
            <w:proofErr w:type="spellEnd"/>
            <w:r>
              <w:rPr>
                <w:rFonts w:ascii="Arial Unicode MS" w:eastAsia="Arial Unicode MS" w:hAnsi="Arial Unicode MS" w:cs="Arial Unicode MS"/>
                <w:b/>
                <w:bCs/>
                <w:color w:val="434343"/>
                <w:sz w:val="18"/>
                <w:szCs w:val="18"/>
              </w:rPr>
              <w:t xml:space="preserve">) 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434343"/>
                <w:sz w:val="18"/>
                <w:szCs w:val="18"/>
              </w:rPr>
              <w:t>경계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434343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434343"/>
                <w:sz w:val="18"/>
                <w:szCs w:val="18"/>
              </w:rPr>
              <w:t>판단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434343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434343"/>
                <w:sz w:val="18"/>
                <w:szCs w:val="18"/>
              </w:rPr>
              <w:t>가이드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434343"/>
                <w:sz w:val="18"/>
                <w:szCs w:val="18"/>
              </w:rPr>
              <w:t xml:space="preserve">: 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>사용자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>질문이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 xml:space="preserve"> "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>이전에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>X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>와</w:t>
            </w:r>
            <w:proofErr w:type="spellEnd"/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>비슷한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>내용이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>있었지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>?"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>처럼</w:t>
            </w:r>
            <w:proofErr w:type="spellEnd"/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>정보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>/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>사실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>자체를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>찾는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>패턴이면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>Semantic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>이다</w:t>
            </w:r>
            <w:proofErr w:type="spellEnd"/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>. "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>이전에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>이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>문제를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>어떻게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>해결했지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>?"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>처럼</w:t>
            </w:r>
            <w:proofErr w:type="spellEnd"/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>행위의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>과정과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>결과를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>함께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>참조하는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>패턴이면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>Episodic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>이다</w:t>
            </w:r>
            <w:proofErr w:type="spellEnd"/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 xml:space="preserve">. 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>둘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>다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>해당하는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>경우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>(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>예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>: "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>이전에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>비슷한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>문제를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>어떻게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>처리했지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 xml:space="preserve">?") 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>두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>유형을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>모두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>도입하고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>검색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>결과를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>병합하여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>컨텍스트에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>주입한다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>.</w:t>
            </w:r>
          </w:p>
        </w:tc>
      </w:tr>
    </w:tbl>
    <w:p w14:paraId="4341F6C5" w14:textId="77777777" w:rsidR="00D80D8A" w:rsidRDefault="00BE6280">
      <w:pPr>
        <w:pStyle w:val="4"/>
        <w:keepNext w:val="0"/>
        <w:keepLines w:val="0"/>
      </w:pPr>
      <w:bookmarkStart w:id="181" w:name="_ot4pa87hvv9e" w:colFirst="0" w:colLast="0"/>
      <w:bookmarkEnd w:id="181"/>
      <w:r>
        <w:rPr>
          <w:rFonts w:ascii="Arial Unicode MS" w:eastAsia="Arial Unicode MS" w:hAnsi="Arial Unicode MS" w:cs="Arial Unicode MS"/>
        </w:rPr>
        <w:t xml:space="preserve">7.2.3 </w:t>
      </w:r>
      <w:proofErr w:type="spellStart"/>
      <w:r>
        <w:rPr>
          <w:rFonts w:ascii="Arial Unicode MS" w:eastAsia="Arial Unicode MS" w:hAnsi="Arial Unicode MS" w:cs="Arial Unicode MS"/>
        </w:rPr>
        <w:t>Phase</w:t>
      </w:r>
      <w:proofErr w:type="spellEnd"/>
      <w:r>
        <w:rPr>
          <w:rFonts w:ascii="Arial Unicode MS" w:eastAsia="Arial Unicode MS" w:hAnsi="Arial Unicode MS" w:cs="Arial Unicode MS"/>
        </w:rPr>
        <w:t xml:space="preserve"> 3: </w:t>
      </w:r>
      <w:r>
        <w:rPr>
          <w:rFonts w:ascii="Arial Unicode MS" w:eastAsia="Arial Unicode MS" w:hAnsi="Arial Unicode MS" w:cs="Arial Unicode MS"/>
        </w:rPr>
        <w:t>관리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도구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선정</w:t>
      </w:r>
    </w:p>
    <w:tbl>
      <w:tblPr>
        <w:tblStyle w:val="affffffff9"/>
        <w:tblW w:w="901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780"/>
        <w:gridCol w:w="3075"/>
        <w:gridCol w:w="1035"/>
        <w:gridCol w:w="4125"/>
      </w:tblGrid>
      <w:tr w:rsidR="00D80D8A" w14:paraId="465A6AA2" w14:textId="77777777">
        <w:trPr>
          <w:trHeight w:val="435"/>
        </w:trPr>
        <w:tc>
          <w:tcPr>
            <w:tcW w:w="780" w:type="dxa"/>
            <w:tcBorders>
              <w:top w:val="single" w:sz="5" w:space="0" w:color="F0F4F8"/>
              <w:left w:val="single" w:sz="5" w:space="0" w:color="F0F4F8"/>
              <w:bottom w:val="single" w:sz="5" w:space="0" w:color="F0F4F8"/>
              <w:right w:val="single" w:sz="5" w:space="0" w:color="F0F4F8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A4B3AA" w14:textId="77777777" w:rsidR="00D80D8A" w:rsidRDefault="00BE6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jc w:val="center"/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3075" w:type="dxa"/>
            <w:tcBorders>
              <w:top w:val="single" w:sz="5" w:space="0" w:color="F0F4F8"/>
              <w:left w:val="single" w:sz="5" w:space="0" w:color="F0F4F8"/>
              <w:bottom w:val="single" w:sz="5" w:space="0" w:color="F0F4F8"/>
              <w:right w:val="single" w:sz="5" w:space="0" w:color="F0F4F8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8D6144" w14:textId="77777777" w:rsidR="00D80D8A" w:rsidRDefault="00BE6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jc w:val="center"/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  <w:sz w:val="20"/>
                <w:szCs w:val="20"/>
              </w:rPr>
              <w:t>질문</w:t>
            </w:r>
          </w:p>
        </w:tc>
        <w:tc>
          <w:tcPr>
            <w:tcW w:w="1035" w:type="dxa"/>
            <w:tcBorders>
              <w:top w:val="single" w:sz="5" w:space="0" w:color="F0F4F8"/>
              <w:left w:val="single" w:sz="5" w:space="0" w:color="F0F4F8"/>
              <w:bottom w:val="single" w:sz="5" w:space="0" w:color="F0F4F8"/>
              <w:right w:val="single" w:sz="5" w:space="0" w:color="F0F4F8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D945BE" w14:textId="77777777" w:rsidR="00D80D8A" w:rsidRDefault="00BE6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jc w:val="center"/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  <w:sz w:val="20"/>
                <w:szCs w:val="20"/>
              </w:rPr>
              <w:t>응답</w:t>
            </w:r>
          </w:p>
        </w:tc>
        <w:tc>
          <w:tcPr>
            <w:tcW w:w="4125" w:type="dxa"/>
            <w:tcBorders>
              <w:top w:val="single" w:sz="5" w:space="0" w:color="F0F4F8"/>
              <w:left w:val="single" w:sz="5" w:space="0" w:color="F0F4F8"/>
              <w:bottom w:val="single" w:sz="5" w:space="0" w:color="F0F4F8"/>
              <w:right w:val="single" w:sz="5" w:space="0" w:color="F0F4F8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557447" w14:textId="77777777" w:rsidR="00D80D8A" w:rsidRDefault="00BE6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jc w:val="center"/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  <w:sz w:val="20"/>
                <w:szCs w:val="20"/>
              </w:rPr>
              <w:t>결론</w:t>
            </w:r>
          </w:p>
        </w:tc>
      </w:tr>
      <w:tr w:rsidR="00D80D8A" w14:paraId="6F7AA9AD" w14:textId="77777777">
        <w:trPr>
          <w:trHeight w:val="690"/>
        </w:trPr>
        <w:tc>
          <w:tcPr>
            <w:tcW w:w="780" w:type="dxa"/>
            <w:tcBorders>
              <w:top w:val="single" w:sz="5" w:space="0" w:color="F0F4F8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B9B474" w14:textId="77777777" w:rsidR="00D80D8A" w:rsidRDefault="00BE6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lastRenderedPageBreak/>
              <w:t>Q11</w:t>
            </w:r>
          </w:p>
        </w:tc>
        <w:tc>
          <w:tcPr>
            <w:tcW w:w="3075" w:type="dxa"/>
            <w:tcBorders>
              <w:top w:val="single" w:sz="5" w:space="0" w:color="F0F4F8"/>
              <w:left w:val="nil"/>
              <w:bottom w:val="single" w:sz="5" w:space="0" w:color="CCCCCC"/>
              <w:right w:val="single" w:sz="5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4C7ECA" w14:textId="77777777" w:rsidR="00D80D8A" w:rsidRDefault="00BE6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rPr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사용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중인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프레임워크가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필요한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메모리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유형을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내장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지원하는가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?</w:t>
            </w:r>
          </w:p>
        </w:tc>
        <w:tc>
          <w:tcPr>
            <w:tcW w:w="1035" w:type="dxa"/>
            <w:tcBorders>
              <w:top w:val="single" w:sz="5" w:space="0" w:color="F0F4F8"/>
              <w:left w:val="nil"/>
              <w:bottom w:val="single" w:sz="5" w:space="0" w:color="CCCCCC"/>
              <w:right w:val="single" w:sz="5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A8CB25" w14:textId="77777777" w:rsidR="00D80D8A" w:rsidRDefault="00BE6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rPr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예</w:t>
            </w:r>
          </w:p>
        </w:tc>
        <w:tc>
          <w:tcPr>
            <w:tcW w:w="4125" w:type="dxa"/>
            <w:tcBorders>
              <w:top w:val="single" w:sz="5" w:space="0" w:color="F0F4F8"/>
              <w:left w:val="nil"/>
              <w:bottom w:val="single" w:sz="5" w:space="0" w:color="CCCCCC"/>
              <w:right w:val="single" w:sz="5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863A63" w14:textId="77777777" w:rsidR="00D80D8A" w:rsidRDefault="00BE6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rPr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→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프레임워크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내장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기능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사용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. 7.6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절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지원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현황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참조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.</w:t>
            </w:r>
          </w:p>
        </w:tc>
      </w:tr>
      <w:tr w:rsidR="00D80D8A" w14:paraId="2FB880D8" w14:textId="77777777">
        <w:trPr>
          <w:trHeight w:val="510"/>
        </w:trPr>
        <w:tc>
          <w:tcPr>
            <w:tcW w:w="780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CC3726" w14:textId="77777777" w:rsidR="00D80D8A" w:rsidRDefault="00BE6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 </w:t>
            </w:r>
          </w:p>
        </w:tc>
        <w:tc>
          <w:tcPr>
            <w:tcW w:w="3075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6C9CD2" w14:textId="77777777" w:rsidR="00D80D8A" w:rsidRDefault="00BE6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C91356" w14:textId="77777777" w:rsidR="00D80D8A" w:rsidRDefault="00BE6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rPr>
                <w:sz w:val="18"/>
                <w:szCs w:val="18"/>
              </w:rPr>
            </w:pPr>
            <w:proofErr w:type="spellStart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아니오</w:t>
            </w:r>
            <w:proofErr w:type="spellEnd"/>
          </w:p>
        </w:tc>
        <w:tc>
          <w:tcPr>
            <w:tcW w:w="4125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F78510" w14:textId="77777777" w:rsidR="00D80D8A" w:rsidRDefault="00BE6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rPr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→ Q12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로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진행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.</w:t>
            </w:r>
          </w:p>
        </w:tc>
      </w:tr>
      <w:tr w:rsidR="00D80D8A" w14:paraId="21AD5E5A" w14:textId="77777777">
        <w:trPr>
          <w:trHeight w:val="690"/>
        </w:trPr>
        <w:tc>
          <w:tcPr>
            <w:tcW w:w="780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33A3A0" w14:textId="77777777" w:rsidR="00D80D8A" w:rsidRDefault="00BE6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Q12</w:t>
            </w:r>
          </w:p>
        </w:tc>
        <w:tc>
          <w:tcPr>
            <w:tcW w:w="3075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192410" w14:textId="77777777" w:rsidR="00D80D8A" w:rsidRDefault="00BE6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rPr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메모리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추출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·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충돌</w:t>
            </w:r>
            <w:proofErr w:type="spellEnd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해소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로직을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직접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구현할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리소스가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있는가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?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896C14" w14:textId="77777777" w:rsidR="00D80D8A" w:rsidRDefault="00BE6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rPr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예</w:t>
            </w:r>
          </w:p>
        </w:tc>
        <w:tc>
          <w:tcPr>
            <w:tcW w:w="4125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04152D" w14:textId="77777777" w:rsidR="00D80D8A" w:rsidRDefault="00BE6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rPr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→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직접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구현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.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세밀한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제어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가능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.</w:t>
            </w:r>
          </w:p>
        </w:tc>
      </w:tr>
      <w:tr w:rsidR="00D80D8A" w14:paraId="1C1E7F47" w14:textId="77777777">
        <w:trPr>
          <w:trHeight w:val="690"/>
        </w:trPr>
        <w:tc>
          <w:tcPr>
            <w:tcW w:w="780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09780B" w14:textId="77777777" w:rsidR="00D80D8A" w:rsidRDefault="00BE6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3075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4EED33" w14:textId="77777777" w:rsidR="00D80D8A" w:rsidRDefault="00BE6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EEA801" w14:textId="77777777" w:rsidR="00D80D8A" w:rsidRDefault="00BE6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rPr>
                <w:sz w:val="18"/>
                <w:szCs w:val="18"/>
              </w:rPr>
            </w:pPr>
            <w:proofErr w:type="spellStart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아니오</w:t>
            </w:r>
            <w:proofErr w:type="spellEnd"/>
          </w:p>
        </w:tc>
        <w:tc>
          <w:tcPr>
            <w:tcW w:w="4125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AFE62F" w14:textId="77777777" w:rsidR="00D80D8A" w:rsidRDefault="00BE6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rPr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→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외부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메모리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관리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도구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도입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검토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. 7.6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절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비교표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참조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(mem0, </w:t>
            </w:r>
            <w:proofErr w:type="spellStart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Zep</w:t>
            </w:r>
            <w:proofErr w:type="spellEnd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등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).</w:t>
            </w:r>
          </w:p>
        </w:tc>
      </w:tr>
    </w:tbl>
    <w:p w14:paraId="59059757" w14:textId="77777777" w:rsidR="00D80D8A" w:rsidRDefault="00BE6280">
      <w:pPr>
        <w:pStyle w:val="3"/>
        <w:spacing w:before="240"/>
      </w:pPr>
      <w:bookmarkStart w:id="182" w:name="_o5k24uiyzyli" w:colFirst="0" w:colLast="0"/>
      <w:bookmarkEnd w:id="182"/>
      <w:r>
        <w:rPr>
          <w:rFonts w:ascii="Arial Unicode MS" w:eastAsia="Arial Unicode MS" w:hAnsi="Arial Unicode MS" w:cs="Arial Unicode MS"/>
        </w:rPr>
        <w:t xml:space="preserve">7.3 </w:t>
      </w:r>
      <w:r>
        <w:rPr>
          <w:rFonts w:ascii="Arial Unicode MS" w:eastAsia="Arial Unicode MS" w:hAnsi="Arial Unicode MS" w:cs="Arial Unicode MS"/>
        </w:rPr>
        <w:t>컨텍스트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관리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방식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선정</w:t>
      </w:r>
      <w:r>
        <w:rPr>
          <w:rFonts w:ascii="Arial Unicode MS" w:eastAsia="Arial Unicode MS" w:hAnsi="Arial Unicode MS" w:cs="Arial Unicode MS"/>
        </w:rPr>
        <w:t xml:space="preserve"> (</w:t>
      </w:r>
      <w:proofErr w:type="spellStart"/>
      <w:r>
        <w:rPr>
          <w:rFonts w:ascii="Arial Unicode MS" w:eastAsia="Arial Unicode MS" w:hAnsi="Arial Unicode MS" w:cs="Arial Unicode MS"/>
        </w:rPr>
        <w:t>Short-Term</w:t>
      </w:r>
      <w:proofErr w:type="spellEnd"/>
      <w:r>
        <w:rPr>
          <w:rFonts w:ascii="Arial Unicode MS" w:eastAsia="Arial Unicode MS" w:hAnsi="Arial Unicode MS" w:cs="Arial Unicode MS"/>
        </w:rPr>
        <w:t>)</w:t>
      </w:r>
    </w:p>
    <w:p w14:paraId="468BC88F" w14:textId="77777777" w:rsidR="00D80D8A" w:rsidRDefault="00BE6280">
      <w:pPr>
        <w:spacing w:before="240" w:after="120"/>
      </w:pPr>
      <w:r>
        <w:rPr>
          <w:rFonts w:ascii="Arial Unicode MS" w:eastAsia="Arial Unicode MS" w:hAnsi="Arial Unicode MS" w:cs="Arial Unicode MS"/>
        </w:rPr>
        <w:t>현재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세션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대화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맥락을</w:t>
      </w:r>
      <w:r>
        <w:rPr>
          <w:rFonts w:ascii="Arial Unicode MS" w:eastAsia="Arial Unicode MS" w:hAnsi="Arial Unicode MS" w:cs="Arial Unicode MS"/>
        </w:rPr>
        <w:t xml:space="preserve"> LLM </w:t>
      </w:r>
      <w:r>
        <w:rPr>
          <w:rFonts w:ascii="Arial Unicode MS" w:eastAsia="Arial Unicode MS" w:hAnsi="Arial Unicode MS" w:cs="Arial Unicode MS"/>
        </w:rPr>
        <w:t>컨텍스트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윈도우에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어떻게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배치할지를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결정한다</w:t>
      </w:r>
      <w:r>
        <w:rPr>
          <w:rFonts w:ascii="Arial Unicode MS" w:eastAsia="Arial Unicode MS" w:hAnsi="Arial Unicode MS" w:cs="Arial Unicode MS"/>
        </w:rPr>
        <w:t>. 7.2.1</w:t>
      </w:r>
      <w:r>
        <w:rPr>
          <w:rFonts w:ascii="Arial Unicode MS" w:eastAsia="Arial Unicode MS" w:hAnsi="Arial Unicode MS" w:cs="Arial Unicode MS"/>
        </w:rPr>
        <w:t>의</w:t>
      </w:r>
      <w:r>
        <w:rPr>
          <w:rFonts w:ascii="Arial Unicode MS" w:eastAsia="Arial Unicode MS" w:hAnsi="Arial Unicode MS" w:cs="Arial Unicode MS"/>
        </w:rPr>
        <w:t xml:space="preserve"> Q1~Q3 </w:t>
      </w:r>
      <w:r>
        <w:rPr>
          <w:rFonts w:ascii="Arial Unicode MS" w:eastAsia="Arial Unicode MS" w:hAnsi="Arial Unicode MS" w:cs="Arial Unicode MS"/>
        </w:rPr>
        <w:t>판단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결과에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따라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아래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방식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중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하나를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선정한다</w:t>
      </w:r>
      <w:r>
        <w:rPr>
          <w:rFonts w:ascii="Arial Unicode MS" w:eastAsia="Arial Unicode MS" w:hAnsi="Arial Unicode MS" w:cs="Arial Unicode MS"/>
        </w:rPr>
        <w:t>.</w:t>
      </w:r>
    </w:p>
    <w:tbl>
      <w:tblPr>
        <w:tblStyle w:val="affffffffa"/>
        <w:tblW w:w="901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25"/>
        <w:gridCol w:w="2565"/>
        <w:gridCol w:w="2355"/>
        <w:gridCol w:w="2370"/>
      </w:tblGrid>
      <w:tr w:rsidR="00D80D8A" w14:paraId="5E004510" w14:textId="77777777">
        <w:trPr>
          <w:trHeight w:val="435"/>
        </w:trPr>
        <w:tc>
          <w:tcPr>
            <w:tcW w:w="1725" w:type="dxa"/>
            <w:tcBorders>
              <w:top w:val="single" w:sz="5" w:space="0" w:color="F0F4F8"/>
              <w:left w:val="single" w:sz="5" w:space="0" w:color="F0F4F8"/>
              <w:bottom w:val="single" w:sz="5" w:space="0" w:color="F0F4F8"/>
              <w:right w:val="single" w:sz="5" w:space="0" w:color="F0F4F8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9FBA0" w14:textId="77777777" w:rsidR="00D80D8A" w:rsidRDefault="00BE6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jc w:val="center"/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  <w:sz w:val="20"/>
                <w:szCs w:val="20"/>
              </w:rPr>
              <w:t>방식</w:t>
            </w:r>
          </w:p>
        </w:tc>
        <w:tc>
          <w:tcPr>
            <w:tcW w:w="2565" w:type="dxa"/>
            <w:tcBorders>
              <w:top w:val="single" w:sz="5" w:space="0" w:color="F0F4F8"/>
              <w:left w:val="single" w:sz="5" w:space="0" w:color="F0F4F8"/>
              <w:bottom w:val="single" w:sz="5" w:space="0" w:color="F0F4F8"/>
              <w:right w:val="single" w:sz="5" w:space="0" w:color="F0F4F8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57159F" w14:textId="77777777" w:rsidR="00D80D8A" w:rsidRDefault="00BE6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jc w:val="center"/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  <w:sz w:val="20"/>
                <w:szCs w:val="20"/>
              </w:rPr>
              <w:t>설명</w:t>
            </w:r>
          </w:p>
        </w:tc>
        <w:tc>
          <w:tcPr>
            <w:tcW w:w="2355" w:type="dxa"/>
            <w:tcBorders>
              <w:top w:val="single" w:sz="5" w:space="0" w:color="F0F4F8"/>
              <w:left w:val="single" w:sz="5" w:space="0" w:color="F0F4F8"/>
              <w:bottom w:val="single" w:sz="5" w:space="0" w:color="F0F4F8"/>
              <w:right w:val="single" w:sz="5" w:space="0" w:color="F0F4F8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E54F33" w14:textId="77777777" w:rsidR="00D80D8A" w:rsidRDefault="00BE6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jc w:val="center"/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  <w:sz w:val="20"/>
                <w:szCs w:val="20"/>
              </w:rPr>
              <w:t>장점</w:t>
            </w:r>
          </w:p>
        </w:tc>
        <w:tc>
          <w:tcPr>
            <w:tcW w:w="2370" w:type="dxa"/>
            <w:tcBorders>
              <w:top w:val="single" w:sz="5" w:space="0" w:color="F0F4F8"/>
              <w:left w:val="single" w:sz="5" w:space="0" w:color="F0F4F8"/>
              <w:bottom w:val="single" w:sz="5" w:space="0" w:color="F0F4F8"/>
              <w:right w:val="single" w:sz="5" w:space="0" w:color="F0F4F8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1C3A96" w14:textId="77777777" w:rsidR="00D80D8A" w:rsidRDefault="00BE6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jc w:val="center"/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  <w:sz w:val="20"/>
                <w:szCs w:val="20"/>
              </w:rPr>
              <w:t>단점</w:t>
            </w:r>
          </w:p>
        </w:tc>
      </w:tr>
      <w:tr w:rsidR="00D80D8A" w14:paraId="404B133D" w14:textId="77777777">
        <w:trPr>
          <w:trHeight w:val="690"/>
        </w:trPr>
        <w:tc>
          <w:tcPr>
            <w:tcW w:w="1725" w:type="dxa"/>
            <w:tcBorders>
              <w:top w:val="single" w:sz="5" w:space="0" w:color="F0F4F8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6655F9" w14:textId="77777777" w:rsidR="00D80D8A" w:rsidRDefault="00BE6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rPr>
                <w:b/>
                <w:bCs/>
                <w:sz w:val="18"/>
                <w:szCs w:val="18"/>
              </w:rPr>
            </w:pPr>
            <w:proofErr w:type="spellStart"/>
            <w:r>
              <w:rPr>
                <w:b/>
                <w:bCs/>
                <w:sz w:val="18"/>
                <w:szCs w:val="18"/>
              </w:rPr>
              <w:t>Full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History</w:t>
            </w:r>
            <w:proofErr w:type="spellEnd"/>
          </w:p>
        </w:tc>
        <w:tc>
          <w:tcPr>
            <w:tcW w:w="2565" w:type="dxa"/>
            <w:tcBorders>
              <w:top w:val="single" w:sz="5" w:space="0" w:color="F0F4F8"/>
              <w:left w:val="nil"/>
              <w:bottom w:val="single" w:sz="5" w:space="0" w:color="CCCCCC"/>
              <w:right w:val="single" w:sz="5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FCFF29" w14:textId="77777777" w:rsidR="00D80D8A" w:rsidRDefault="00BE6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rPr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모든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대화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이력을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컨텍스트에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포함</w:t>
            </w:r>
          </w:p>
        </w:tc>
        <w:tc>
          <w:tcPr>
            <w:tcW w:w="2355" w:type="dxa"/>
            <w:tcBorders>
              <w:top w:val="single" w:sz="5" w:space="0" w:color="F0F4F8"/>
              <w:left w:val="nil"/>
              <w:bottom w:val="single" w:sz="5" w:space="0" w:color="CCCCCC"/>
              <w:right w:val="single" w:sz="5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D5893C" w14:textId="77777777" w:rsidR="00D80D8A" w:rsidRDefault="00BE6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rPr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정보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손실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없음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.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구현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최소</w:t>
            </w:r>
          </w:p>
        </w:tc>
        <w:tc>
          <w:tcPr>
            <w:tcW w:w="2370" w:type="dxa"/>
            <w:tcBorders>
              <w:top w:val="single" w:sz="5" w:space="0" w:color="F0F4F8"/>
              <w:left w:val="nil"/>
              <w:bottom w:val="single" w:sz="5" w:space="0" w:color="CCCCCC"/>
              <w:right w:val="single" w:sz="5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FE8541" w14:textId="77777777" w:rsidR="00D80D8A" w:rsidRDefault="00BE6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rPr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토큰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비용이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대화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길이에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비례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증가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.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윈도우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초과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위험</w:t>
            </w:r>
          </w:p>
        </w:tc>
      </w:tr>
      <w:tr w:rsidR="00D80D8A" w14:paraId="619B42B6" w14:textId="77777777">
        <w:trPr>
          <w:trHeight w:val="690"/>
        </w:trPr>
        <w:tc>
          <w:tcPr>
            <w:tcW w:w="1725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2DD21F" w14:textId="77777777" w:rsidR="00D80D8A" w:rsidRDefault="00BE6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rPr>
                <w:b/>
                <w:bCs/>
                <w:sz w:val="18"/>
                <w:szCs w:val="18"/>
              </w:rPr>
            </w:pPr>
            <w:proofErr w:type="spellStart"/>
            <w:r>
              <w:rPr>
                <w:b/>
                <w:bCs/>
                <w:sz w:val="18"/>
                <w:szCs w:val="18"/>
              </w:rPr>
              <w:t>Sliding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Window</w:t>
            </w:r>
            <w:proofErr w:type="spellEnd"/>
          </w:p>
        </w:tc>
        <w:tc>
          <w:tcPr>
            <w:tcW w:w="2565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E2A343" w14:textId="77777777" w:rsidR="00D80D8A" w:rsidRDefault="00BE6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rPr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최근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N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개</w:t>
            </w:r>
            <w:proofErr w:type="spellEnd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메시지만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유지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(FIFO)</w:t>
            </w:r>
          </w:p>
        </w:tc>
        <w:tc>
          <w:tcPr>
            <w:tcW w:w="2355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9E1D6D" w14:textId="77777777" w:rsidR="00D80D8A" w:rsidRDefault="00BE6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rPr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비용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예측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가능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.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구현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단순</w:t>
            </w:r>
          </w:p>
        </w:tc>
        <w:tc>
          <w:tcPr>
            <w:tcW w:w="2370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DBC181" w14:textId="77777777" w:rsidR="00D80D8A" w:rsidRDefault="00BE6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rPr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메시지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길이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불균일</w:t>
            </w:r>
            <w:proofErr w:type="spellEnd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시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토큰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사용량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변동</w:t>
            </w:r>
          </w:p>
        </w:tc>
      </w:tr>
      <w:tr w:rsidR="00D80D8A" w14:paraId="7E21DDDE" w14:textId="77777777">
        <w:trPr>
          <w:trHeight w:val="690"/>
        </w:trPr>
        <w:tc>
          <w:tcPr>
            <w:tcW w:w="1725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5B1996" w14:textId="77777777" w:rsidR="00D80D8A" w:rsidRDefault="00BE6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rPr>
                <w:b/>
                <w:bCs/>
                <w:sz w:val="18"/>
                <w:szCs w:val="18"/>
              </w:rPr>
            </w:pPr>
            <w:proofErr w:type="spellStart"/>
            <w:r>
              <w:rPr>
                <w:b/>
                <w:bCs/>
                <w:sz w:val="18"/>
                <w:szCs w:val="18"/>
              </w:rPr>
              <w:t>Token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Window</w:t>
            </w:r>
            <w:proofErr w:type="spellEnd"/>
          </w:p>
        </w:tc>
        <w:tc>
          <w:tcPr>
            <w:tcW w:w="2565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F13E52" w14:textId="77777777" w:rsidR="00D80D8A" w:rsidRDefault="00BE6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rPr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최대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토큰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수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기준으로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절단</w:t>
            </w:r>
          </w:p>
        </w:tc>
        <w:tc>
          <w:tcPr>
            <w:tcW w:w="2355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F0BDC8" w14:textId="77777777" w:rsidR="00D80D8A" w:rsidRDefault="00BE6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rPr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토큰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비용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상한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통제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.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프로덕션에서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가장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안정적</w:t>
            </w:r>
          </w:p>
        </w:tc>
        <w:tc>
          <w:tcPr>
            <w:tcW w:w="2370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AD945F" w14:textId="77777777" w:rsidR="00D80D8A" w:rsidRDefault="00BE6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rPr>
                <w:sz w:val="18"/>
                <w:szCs w:val="18"/>
              </w:rPr>
            </w:pPr>
            <w:proofErr w:type="spellStart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토크나이저</w:t>
            </w:r>
            <w:proofErr w:type="spellEnd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의존성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.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구현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복잡도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약간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증가</w:t>
            </w:r>
          </w:p>
        </w:tc>
      </w:tr>
      <w:tr w:rsidR="00D80D8A" w14:paraId="7E923505" w14:textId="77777777">
        <w:trPr>
          <w:trHeight w:val="690"/>
        </w:trPr>
        <w:tc>
          <w:tcPr>
            <w:tcW w:w="1725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499A49" w14:textId="77777777" w:rsidR="00D80D8A" w:rsidRDefault="00BE6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rPr>
                <w:b/>
                <w:bCs/>
                <w:sz w:val="18"/>
                <w:szCs w:val="18"/>
              </w:rPr>
            </w:pPr>
            <w:proofErr w:type="spellStart"/>
            <w:r>
              <w:rPr>
                <w:rFonts w:ascii="Arial Unicode MS" w:eastAsia="Arial Unicode MS" w:hAnsi="Arial Unicode MS" w:cs="Arial Unicode MS"/>
                <w:b/>
                <w:bCs/>
                <w:sz w:val="18"/>
                <w:szCs w:val="18"/>
              </w:rPr>
              <w:t>Summary</w:t>
            </w:r>
            <w:proofErr w:type="spellEnd"/>
            <w:r>
              <w:rPr>
                <w:rFonts w:ascii="Arial Unicode MS" w:eastAsia="Arial Unicode MS" w:hAnsi="Arial Unicode MS" w:cs="Arial Unicode MS"/>
                <w:b/>
                <w:bCs/>
                <w:sz w:val="18"/>
                <w:szCs w:val="18"/>
              </w:rPr>
              <w:t xml:space="preserve"> + </w:t>
            </w:r>
            <w:r>
              <w:rPr>
                <w:rFonts w:ascii="Arial Unicode MS" w:eastAsia="Arial Unicode MS" w:hAnsi="Arial Unicode MS" w:cs="Arial Unicode MS"/>
                <w:b/>
                <w:bCs/>
                <w:sz w:val="18"/>
                <w:szCs w:val="18"/>
              </w:rPr>
              <w:t>최근</w:t>
            </w:r>
            <w:r>
              <w:rPr>
                <w:rFonts w:ascii="Arial Unicode MS" w:eastAsia="Arial Unicode MS" w:hAnsi="Arial Unicode MS" w:cs="Arial Unicode MS"/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b/>
                <w:bCs/>
                <w:sz w:val="18"/>
                <w:szCs w:val="18"/>
              </w:rPr>
              <w:t>N</w:t>
            </w:r>
            <w:r>
              <w:rPr>
                <w:rFonts w:ascii="Arial Unicode MS" w:eastAsia="Arial Unicode MS" w:hAnsi="Arial Unicode MS" w:cs="Arial Unicode MS"/>
                <w:b/>
                <w:bCs/>
                <w:sz w:val="18"/>
                <w:szCs w:val="18"/>
              </w:rPr>
              <w:t>개</w:t>
            </w:r>
            <w:proofErr w:type="spellEnd"/>
          </w:p>
        </w:tc>
        <w:tc>
          <w:tcPr>
            <w:tcW w:w="2565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B0E079" w14:textId="77777777" w:rsidR="00D80D8A" w:rsidRDefault="00BE6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rPr>
                <w:sz w:val="18"/>
                <w:szCs w:val="18"/>
              </w:rPr>
            </w:pPr>
            <w:proofErr w:type="spellStart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LLM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이</w:t>
            </w:r>
            <w:proofErr w:type="spellEnd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이전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대화를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요약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+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최근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메시지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원문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보존</w:t>
            </w:r>
          </w:p>
        </w:tc>
        <w:tc>
          <w:tcPr>
            <w:tcW w:w="2355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A068D6" w14:textId="77777777" w:rsidR="00D80D8A" w:rsidRDefault="00BE6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rPr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장기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대화에서도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맥락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유지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.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토큰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효율적</w:t>
            </w:r>
          </w:p>
        </w:tc>
        <w:tc>
          <w:tcPr>
            <w:tcW w:w="2370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E29C47" w14:textId="77777777" w:rsidR="00D80D8A" w:rsidRDefault="00BE6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rPr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요약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시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세부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정보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손실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. LLM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호출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비용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추가</w:t>
            </w:r>
          </w:p>
        </w:tc>
      </w:tr>
    </w:tbl>
    <w:p w14:paraId="4A08E9DE" w14:textId="77777777" w:rsidR="00D80D8A" w:rsidRDefault="00BE6280">
      <w:pPr>
        <w:spacing w:before="240" w:after="80"/>
        <w:rPr>
          <w:i/>
          <w:iCs/>
          <w:color w:val="444444"/>
          <w:sz w:val="20"/>
          <w:szCs w:val="20"/>
        </w:rPr>
      </w:pPr>
      <w:r>
        <w:t xml:space="preserve">     </w:t>
      </w:r>
    </w:p>
    <w:tbl>
      <w:tblPr>
        <w:tblStyle w:val="affffffffb"/>
        <w:tblW w:w="901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015"/>
      </w:tblGrid>
      <w:tr w:rsidR="00D80D8A" w14:paraId="52ABD22A" w14:textId="77777777">
        <w:trPr>
          <w:trHeight w:val="810"/>
        </w:trPr>
        <w:tc>
          <w:tcPr>
            <w:tcW w:w="9015" w:type="dxa"/>
            <w:tcBorders>
              <w:top w:val="single" w:sz="6" w:space="0" w:color="B0BEC5"/>
              <w:left w:val="single" w:sz="6" w:space="0" w:color="1B3A5C"/>
              <w:bottom w:val="single" w:sz="6" w:space="0" w:color="B0BEC5"/>
              <w:right w:val="single" w:sz="6" w:space="0" w:color="B0BEC5"/>
            </w:tcBorders>
            <w:shd w:val="clear" w:color="auto" w:fill="FFF8E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300B699" w14:textId="77777777" w:rsidR="00D80D8A" w:rsidRDefault="00BE6280">
            <w:pPr>
              <w:shd w:val="clear" w:color="auto" w:fill="FFF8E1"/>
              <w:spacing w:after="120"/>
              <w:ind w:right="360"/>
              <w:rPr>
                <w:color w:val="434343"/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color w:val="434343"/>
                <w:sz w:val="18"/>
                <w:szCs w:val="18"/>
              </w:rPr>
              <w:t>[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434343"/>
                <w:sz w:val="18"/>
                <w:szCs w:val="18"/>
              </w:rPr>
              <w:t>주의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434343"/>
                <w:sz w:val="18"/>
                <w:szCs w:val="18"/>
              </w:rPr>
              <w:t xml:space="preserve">] 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>Sliding</w:t>
            </w:r>
            <w:proofErr w:type="spellEnd"/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>Window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>의</w:t>
            </w:r>
            <w:proofErr w:type="spellEnd"/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>N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>값에</w:t>
            </w:r>
            <w:proofErr w:type="spellEnd"/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>이론적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>최적값은</w:t>
            </w:r>
            <w:proofErr w:type="spellEnd"/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>없다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 xml:space="preserve">. 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>메시지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>평균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>길이가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>긴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>서비스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>(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>문서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>분석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>코드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>리뷰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>)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>에서는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>N</w:t>
            </w:r>
            <w:proofErr w:type="spellEnd"/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>=10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>이라도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>토큰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>윈도우를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>초과할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>수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>있다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 xml:space="preserve">. 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>프로덕션에서는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>Token</w:t>
            </w:r>
            <w:proofErr w:type="spellEnd"/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>Window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>가</w:t>
            </w:r>
            <w:proofErr w:type="spellEnd"/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>더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>안정적이다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>. (SHOULD)</w:t>
            </w:r>
          </w:p>
          <w:p w14:paraId="5D69FA53" w14:textId="77777777" w:rsidR="00D80D8A" w:rsidRDefault="00BE6280">
            <w:pPr>
              <w:shd w:val="clear" w:color="auto" w:fill="FFF8E1"/>
              <w:spacing w:after="120"/>
              <w:ind w:right="360"/>
              <w:rPr>
                <w:color w:val="434343"/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color w:val="434343"/>
                <w:sz w:val="18"/>
                <w:szCs w:val="18"/>
              </w:rPr>
              <w:lastRenderedPageBreak/>
              <w:t>[</w:t>
            </w:r>
            <w:proofErr w:type="spellStart"/>
            <w:r>
              <w:rPr>
                <w:rFonts w:ascii="Arial Unicode MS" w:eastAsia="Arial Unicode MS" w:hAnsi="Arial Unicode MS" w:cs="Arial Unicode MS"/>
                <w:b/>
                <w:bCs/>
                <w:color w:val="434343"/>
                <w:sz w:val="18"/>
                <w:szCs w:val="18"/>
              </w:rPr>
              <w:t>Summary</w:t>
            </w:r>
            <w:proofErr w:type="spellEnd"/>
            <w:r>
              <w:rPr>
                <w:rFonts w:ascii="Arial Unicode MS" w:eastAsia="Arial Unicode MS" w:hAnsi="Arial Unicode MS" w:cs="Arial Unicode MS"/>
                <w:b/>
                <w:bCs/>
                <w:color w:val="434343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434343"/>
                <w:sz w:val="18"/>
                <w:szCs w:val="18"/>
              </w:rPr>
              <w:t>용어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434343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434343"/>
                <w:sz w:val="18"/>
                <w:szCs w:val="18"/>
              </w:rPr>
              <w:t>구분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434343"/>
                <w:sz w:val="18"/>
                <w:szCs w:val="18"/>
              </w:rPr>
              <w:t>]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>본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>절의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 xml:space="preserve"> "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>Summary</w:t>
            </w:r>
            <w:proofErr w:type="spellEnd"/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 xml:space="preserve"> + 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>최근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>N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>개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>"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>는</w:t>
            </w:r>
            <w:proofErr w:type="spellEnd"/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>Short-Term</w:t>
            </w:r>
            <w:proofErr w:type="spellEnd"/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>컨텍스트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>관리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>기법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>(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>현재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>세션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>내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>요약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>)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>이다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>. 7.4.1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>의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 xml:space="preserve"> "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>Summary</w:t>
            </w:r>
            <w:proofErr w:type="spellEnd"/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>Memory"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>는</w:t>
            </w:r>
            <w:proofErr w:type="spellEnd"/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>Long-Term</w:t>
            </w:r>
            <w:proofErr w:type="spellEnd"/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>장기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>메모리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>(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>세션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>종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>료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>시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>요약을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>영속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>저장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>)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>로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>적용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>범위가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>다르다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 xml:space="preserve">. 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>전자는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>세션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>내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>토큰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>절감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>후자는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>세션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>간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>맥락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>유지가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>목적이다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>.</w:t>
            </w:r>
          </w:p>
          <w:p w14:paraId="45B52DD3" w14:textId="77777777" w:rsidR="00D80D8A" w:rsidRDefault="00BE6280">
            <w:pPr>
              <w:shd w:val="clear" w:color="auto" w:fill="FFF8E1"/>
              <w:spacing w:after="120"/>
              <w:ind w:right="360"/>
              <w:rPr>
                <w:color w:val="434343"/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color w:val="434343"/>
                <w:sz w:val="18"/>
                <w:szCs w:val="18"/>
              </w:rPr>
              <w:t>비용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434343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434343"/>
                <w:sz w:val="18"/>
                <w:szCs w:val="18"/>
              </w:rPr>
              <w:t>참고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434343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>Summary</w:t>
            </w:r>
            <w:proofErr w:type="spellEnd"/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>방식은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>세션당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 xml:space="preserve"> 1~N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>회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 xml:space="preserve"> LLM 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>호출이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>추가된다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 xml:space="preserve">. 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>비용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>추정은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 xml:space="preserve"> 7.7.3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>절을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>참조한다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>.</w:t>
            </w:r>
          </w:p>
        </w:tc>
      </w:tr>
    </w:tbl>
    <w:p w14:paraId="24AA7F49" w14:textId="77777777" w:rsidR="00D80D8A" w:rsidRDefault="00BE6280">
      <w:pPr>
        <w:pStyle w:val="3"/>
        <w:keepNext w:val="0"/>
        <w:keepLines w:val="0"/>
        <w:spacing w:before="480"/>
      </w:pPr>
      <w:bookmarkStart w:id="183" w:name="_xidv4iue7lx" w:colFirst="0" w:colLast="0"/>
      <w:bookmarkEnd w:id="183"/>
      <w:commentRangeStart w:id="184"/>
      <w:commentRangeStart w:id="185"/>
      <w:r>
        <w:rPr>
          <w:rFonts w:ascii="Arial Unicode MS" w:eastAsia="Arial Unicode MS" w:hAnsi="Arial Unicode MS" w:cs="Arial Unicode MS"/>
        </w:rPr>
        <w:lastRenderedPageBreak/>
        <w:t xml:space="preserve">7.4 </w:t>
      </w:r>
      <w:r>
        <w:rPr>
          <w:rFonts w:ascii="Arial Unicode MS" w:eastAsia="Arial Unicode MS" w:hAnsi="Arial Unicode MS" w:cs="Arial Unicode MS"/>
        </w:rPr>
        <w:t>장기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메모리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유형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선정</w:t>
      </w:r>
      <w:r>
        <w:rPr>
          <w:rFonts w:ascii="Arial Unicode MS" w:eastAsia="Arial Unicode MS" w:hAnsi="Arial Unicode MS" w:cs="Arial Unicode MS"/>
        </w:rPr>
        <w:t xml:space="preserve"> (</w:t>
      </w:r>
      <w:proofErr w:type="spellStart"/>
      <w:r>
        <w:rPr>
          <w:rFonts w:ascii="Arial Unicode MS" w:eastAsia="Arial Unicode MS" w:hAnsi="Arial Unicode MS" w:cs="Arial Unicode MS"/>
        </w:rPr>
        <w:t>Long-Term</w:t>
      </w:r>
      <w:proofErr w:type="spellEnd"/>
      <w:r>
        <w:rPr>
          <w:rFonts w:ascii="Arial Unicode MS" w:eastAsia="Arial Unicode MS" w:hAnsi="Arial Unicode MS" w:cs="Arial Unicode MS"/>
        </w:rPr>
        <w:t>)</w:t>
      </w:r>
      <w:commentRangeEnd w:id="184"/>
      <w:r>
        <w:commentReference w:id="184"/>
      </w:r>
      <w:commentRangeEnd w:id="185"/>
      <w:r>
        <w:commentReference w:id="185"/>
      </w:r>
    </w:p>
    <w:p w14:paraId="3BE1C7D2" w14:textId="77777777" w:rsidR="00D80D8A" w:rsidRDefault="00BE6280">
      <w:pPr>
        <w:spacing w:before="240" w:after="120"/>
      </w:pPr>
      <w:r>
        <w:rPr>
          <w:rFonts w:ascii="Arial Unicode MS" w:eastAsia="Arial Unicode MS" w:hAnsi="Arial Unicode MS" w:cs="Arial Unicode MS"/>
        </w:rPr>
        <w:t>세션을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넘어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지속되는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정보를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관리하는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장기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메모리의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유형별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특성을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비교하고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승격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기준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감쇠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전략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충돌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해소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검색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전략을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정의한다</w:t>
      </w:r>
      <w:r>
        <w:rPr>
          <w:rFonts w:ascii="Arial Unicode MS" w:eastAsia="Arial Unicode MS" w:hAnsi="Arial Unicode MS" w:cs="Arial Unicode MS"/>
        </w:rPr>
        <w:t>. 7.2.2</w:t>
      </w:r>
      <w:r>
        <w:rPr>
          <w:rFonts w:ascii="Arial Unicode MS" w:eastAsia="Arial Unicode MS" w:hAnsi="Arial Unicode MS" w:cs="Arial Unicode MS"/>
        </w:rPr>
        <w:t>의</w:t>
      </w:r>
      <w:r>
        <w:rPr>
          <w:rFonts w:ascii="Arial Unicode MS" w:eastAsia="Arial Unicode MS" w:hAnsi="Arial Unicode MS" w:cs="Arial Unicode MS"/>
        </w:rPr>
        <w:t xml:space="preserve"> Q4~Q10 </w:t>
      </w:r>
      <w:r>
        <w:rPr>
          <w:rFonts w:ascii="Arial Unicode MS" w:eastAsia="Arial Unicode MS" w:hAnsi="Arial Unicode MS" w:cs="Arial Unicode MS"/>
        </w:rPr>
        <w:t>판단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결과에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따라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필요한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유형을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조합한다</w:t>
      </w:r>
      <w:r>
        <w:rPr>
          <w:rFonts w:ascii="Arial Unicode MS" w:eastAsia="Arial Unicode MS" w:hAnsi="Arial Unicode MS" w:cs="Arial Unicode MS"/>
        </w:rPr>
        <w:t>.</w:t>
      </w:r>
    </w:p>
    <w:p w14:paraId="5FBB94E2" w14:textId="77777777" w:rsidR="00D80D8A" w:rsidRDefault="00BE6280">
      <w:pPr>
        <w:pStyle w:val="4"/>
        <w:keepNext w:val="0"/>
        <w:keepLines w:val="0"/>
      </w:pPr>
      <w:bookmarkStart w:id="186" w:name="_ltslfsp35w5v" w:colFirst="0" w:colLast="0"/>
      <w:bookmarkEnd w:id="186"/>
      <w:r>
        <w:rPr>
          <w:rFonts w:ascii="Arial Unicode MS" w:eastAsia="Arial Unicode MS" w:hAnsi="Arial Unicode MS" w:cs="Arial Unicode MS"/>
        </w:rPr>
        <w:t xml:space="preserve">7.4.1 </w:t>
      </w:r>
      <w:r>
        <w:rPr>
          <w:rFonts w:ascii="Arial Unicode MS" w:eastAsia="Arial Unicode MS" w:hAnsi="Arial Unicode MS" w:cs="Arial Unicode MS"/>
        </w:rPr>
        <w:t>유형별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비교</w:t>
      </w:r>
    </w:p>
    <w:tbl>
      <w:tblPr>
        <w:tblStyle w:val="affffffffc"/>
        <w:tblW w:w="900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695"/>
        <w:gridCol w:w="2235"/>
        <w:gridCol w:w="1800"/>
        <w:gridCol w:w="3270"/>
      </w:tblGrid>
      <w:tr w:rsidR="00D80D8A" w14:paraId="56EDF476" w14:textId="77777777">
        <w:trPr>
          <w:trHeight w:val="435"/>
        </w:trPr>
        <w:tc>
          <w:tcPr>
            <w:tcW w:w="1695" w:type="dxa"/>
            <w:tcBorders>
              <w:top w:val="single" w:sz="5" w:space="0" w:color="F0F4F8"/>
              <w:left w:val="single" w:sz="5" w:space="0" w:color="F0F4F8"/>
              <w:bottom w:val="single" w:sz="5" w:space="0" w:color="F0F4F8"/>
              <w:right w:val="single" w:sz="5" w:space="0" w:color="F0F4F8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4B9AE3" w14:textId="77777777" w:rsidR="00D80D8A" w:rsidRDefault="00BE6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jc w:val="center"/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  <w:sz w:val="20"/>
                <w:szCs w:val="20"/>
              </w:rPr>
              <w:t>유형</w:t>
            </w:r>
          </w:p>
        </w:tc>
        <w:tc>
          <w:tcPr>
            <w:tcW w:w="2235" w:type="dxa"/>
            <w:tcBorders>
              <w:top w:val="single" w:sz="5" w:space="0" w:color="F0F4F8"/>
              <w:left w:val="single" w:sz="5" w:space="0" w:color="F0F4F8"/>
              <w:bottom w:val="single" w:sz="5" w:space="0" w:color="F0F4F8"/>
              <w:right w:val="single" w:sz="5" w:space="0" w:color="F0F4F8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81C8D1" w14:textId="77777777" w:rsidR="00D80D8A" w:rsidRDefault="00BE6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jc w:val="center"/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  <w:sz w:val="20"/>
                <w:szCs w:val="20"/>
              </w:rPr>
              <w:t>저장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  <w:sz w:val="20"/>
                <w:szCs w:val="20"/>
              </w:rPr>
              <w:t>대상</w:t>
            </w:r>
          </w:p>
        </w:tc>
        <w:tc>
          <w:tcPr>
            <w:tcW w:w="1800" w:type="dxa"/>
            <w:tcBorders>
              <w:top w:val="single" w:sz="5" w:space="0" w:color="F0F4F8"/>
              <w:left w:val="single" w:sz="5" w:space="0" w:color="F0F4F8"/>
              <w:bottom w:val="single" w:sz="5" w:space="0" w:color="F0F4F8"/>
              <w:right w:val="single" w:sz="5" w:space="0" w:color="F0F4F8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019EF0" w14:textId="77777777" w:rsidR="00D80D8A" w:rsidRDefault="00BE6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jc w:val="center"/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  <w:sz w:val="20"/>
                <w:szCs w:val="20"/>
              </w:rPr>
              <w:t>필요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  <w:sz w:val="20"/>
                <w:szCs w:val="20"/>
              </w:rPr>
              <w:t>저장소</w:t>
            </w:r>
          </w:p>
        </w:tc>
        <w:tc>
          <w:tcPr>
            <w:tcW w:w="3270" w:type="dxa"/>
            <w:tcBorders>
              <w:top w:val="single" w:sz="5" w:space="0" w:color="F0F4F8"/>
              <w:left w:val="single" w:sz="5" w:space="0" w:color="F0F4F8"/>
              <w:bottom w:val="single" w:sz="5" w:space="0" w:color="F0F4F8"/>
              <w:right w:val="single" w:sz="5" w:space="0" w:color="F0F4F8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3B530D" w14:textId="77777777" w:rsidR="00D80D8A" w:rsidRDefault="00BE6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jc w:val="center"/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  <w:sz w:val="20"/>
                <w:szCs w:val="20"/>
              </w:rPr>
              <w:t>적합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  <w:sz w:val="20"/>
                <w:szCs w:val="20"/>
              </w:rPr>
              <w:t>시나리오</w:t>
            </w:r>
          </w:p>
        </w:tc>
      </w:tr>
      <w:tr w:rsidR="00D80D8A" w14:paraId="1AA4AC5D" w14:textId="77777777">
        <w:trPr>
          <w:trHeight w:val="945"/>
        </w:trPr>
        <w:tc>
          <w:tcPr>
            <w:tcW w:w="1695" w:type="dxa"/>
            <w:tcBorders>
              <w:top w:val="single" w:sz="5" w:space="0" w:color="F0F4F8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C82B70" w14:textId="77777777" w:rsidR="00D80D8A" w:rsidRDefault="00BE6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Semantic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Memory</w:t>
            </w:r>
            <w:proofErr w:type="spellEnd"/>
          </w:p>
        </w:tc>
        <w:tc>
          <w:tcPr>
            <w:tcW w:w="2235" w:type="dxa"/>
            <w:tcBorders>
              <w:top w:val="single" w:sz="5" w:space="0" w:color="F0F4F8"/>
              <w:left w:val="nil"/>
              <w:bottom w:val="single" w:sz="5" w:space="0" w:color="CCCCCC"/>
              <w:right w:val="single" w:sz="5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370F9F" w14:textId="77777777" w:rsidR="00D80D8A" w:rsidRDefault="00BE6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rPr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과거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대화에서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추출한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사실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·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지식을</w:t>
            </w:r>
            <w:proofErr w:type="spellEnd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임베딩하여</w:t>
            </w:r>
            <w:proofErr w:type="spellEnd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의미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기반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검색</w:t>
            </w:r>
          </w:p>
        </w:tc>
        <w:tc>
          <w:tcPr>
            <w:tcW w:w="1800" w:type="dxa"/>
            <w:tcBorders>
              <w:top w:val="single" w:sz="5" w:space="0" w:color="F0F4F8"/>
              <w:left w:val="nil"/>
              <w:bottom w:val="single" w:sz="5" w:space="0" w:color="CCCCCC"/>
              <w:right w:val="single" w:sz="5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5F3FDA" w14:textId="77777777" w:rsidR="00D80D8A" w:rsidRDefault="00BE6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Vector</w:t>
            </w:r>
            <w:proofErr w:type="spellEnd"/>
            <w:r>
              <w:rPr>
                <w:sz w:val="18"/>
                <w:szCs w:val="18"/>
              </w:rPr>
              <w:t xml:space="preserve"> DB (</w:t>
            </w:r>
            <w:commentRangeStart w:id="187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8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장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참조</w:t>
            </w:r>
            <w:commentRangeEnd w:id="187"/>
            <w:r>
              <w:commentReference w:id="187"/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3270" w:type="dxa"/>
            <w:tcBorders>
              <w:top w:val="single" w:sz="5" w:space="0" w:color="F0F4F8"/>
              <w:left w:val="nil"/>
              <w:bottom w:val="single" w:sz="5" w:space="0" w:color="CCCCCC"/>
              <w:right w:val="single" w:sz="5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2146C4" w14:textId="77777777" w:rsidR="00D80D8A" w:rsidRDefault="00BE6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rPr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"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이전에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언급한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X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와</w:t>
            </w:r>
            <w:proofErr w:type="spellEnd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비슷한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내용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찾아줘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"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패턴</w:t>
            </w:r>
          </w:p>
        </w:tc>
      </w:tr>
      <w:tr w:rsidR="00D80D8A" w14:paraId="5B4D3C8B" w14:textId="77777777">
        <w:trPr>
          <w:trHeight w:val="945"/>
        </w:trPr>
        <w:tc>
          <w:tcPr>
            <w:tcW w:w="1695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75397D" w14:textId="77777777" w:rsidR="00D80D8A" w:rsidRDefault="00BE6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Episodic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Memory</w:t>
            </w:r>
            <w:proofErr w:type="spellEnd"/>
          </w:p>
        </w:tc>
        <w:tc>
          <w:tcPr>
            <w:tcW w:w="2235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2B31C0" w14:textId="77777777" w:rsidR="00D80D8A" w:rsidRDefault="00BE6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rPr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과거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상호작용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경험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(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대화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에피소드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)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자체를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시간순</w:t>
            </w:r>
            <w:proofErr w:type="spellEnd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저장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. </w:t>
            </w:r>
            <w:proofErr w:type="spellStart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맥락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+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결과를</w:t>
            </w:r>
            <w:proofErr w:type="spellEnd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함께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보존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205537" w14:textId="77777777" w:rsidR="00D80D8A" w:rsidRDefault="00BE6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RDBMS + </w:t>
            </w:r>
            <w:proofErr w:type="spellStart"/>
            <w:r>
              <w:rPr>
                <w:sz w:val="18"/>
                <w:szCs w:val="18"/>
              </w:rPr>
              <w:t>Vector</w:t>
            </w:r>
            <w:proofErr w:type="spellEnd"/>
            <w:r>
              <w:rPr>
                <w:sz w:val="18"/>
                <w:szCs w:val="18"/>
              </w:rPr>
              <w:t xml:space="preserve"> DB</w:t>
            </w:r>
          </w:p>
        </w:tc>
        <w:tc>
          <w:tcPr>
            <w:tcW w:w="3270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71D6E0" w14:textId="77777777" w:rsidR="00D80D8A" w:rsidRDefault="00BE6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rPr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"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지난번에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이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문제를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어떻게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해결했지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?"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패턴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. </w:t>
            </w:r>
            <w:proofErr w:type="spellStart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Letta</w:t>
            </w:r>
            <w:proofErr w:type="spellEnd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(</w:t>
            </w:r>
            <w:proofErr w:type="spellStart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MemGPT</w:t>
            </w:r>
            <w:proofErr w:type="spellEnd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)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참조</w:t>
            </w:r>
          </w:p>
        </w:tc>
      </w:tr>
      <w:tr w:rsidR="00D80D8A" w14:paraId="7F86AE86" w14:textId="77777777">
        <w:trPr>
          <w:trHeight w:val="945"/>
        </w:trPr>
        <w:tc>
          <w:tcPr>
            <w:tcW w:w="1695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189349" w14:textId="77777777" w:rsidR="00D80D8A" w:rsidRDefault="00BE6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Entity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Memory</w:t>
            </w:r>
            <w:proofErr w:type="spellEnd"/>
          </w:p>
        </w:tc>
        <w:tc>
          <w:tcPr>
            <w:tcW w:w="2235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D73BD9" w14:textId="77777777" w:rsidR="00D80D8A" w:rsidRDefault="00BE6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rPr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엔티티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(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사람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프로젝트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제품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)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의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속성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·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관계를</w:t>
            </w:r>
            <w:proofErr w:type="spellEnd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구조화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저장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1FD5FD" w14:textId="77777777" w:rsidR="00D80D8A" w:rsidRDefault="00BE6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rPr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RDBMS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또는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KV </w:t>
            </w:r>
            <w:proofErr w:type="spellStart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Store</w:t>
            </w:r>
            <w:proofErr w:type="spellEnd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.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다중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홉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관계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시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Graph</w:t>
            </w:r>
            <w:proofErr w:type="spellEnd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DB(8.3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절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)</w:t>
            </w:r>
          </w:p>
        </w:tc>
        <w:tc>
          <w:tcPr>
            <w:tcW w:w="3270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6122F3" w14:textId="77777777" w:rsidR="00D80D8A" w:rsidRDefault="00BE6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rPr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"</w:t>
            </w:r>
            <w:proofErr w:type="spellStart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A</w:t>
            </w:r>
            <w:proofErr w:type="spellEnd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프로젝트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담당자가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누구였지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?"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패턴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.</w:t>
            </w:r>
          </w:p>
        </w:tc>
      </w:tr>
      <w:tr w:rsidR="00D80D8A" w14:paraId="408C5562" w14:textId="77777777">
        <w:trPr>
          <w:trHeight w:val="690"/>
        </w:trPr>
        <w:tc>
          <w:tcPr>
            <w:tcW w:w="1695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E23A3F" w14:textId="77777777" w:rsidR="00D80D8A" w:rsidRDefault="00BE6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User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Preferences</w:t>
            </w:r>
            <w:proofErr w:type="spellEnd"/>
          </w:p>
        </w:tc>
        <w:tc>
          <w:tcPr>
            <w:tcW w:w="2235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E16E8F" w14:textId="77777777" w:rsidR="00D80D8A" w:rsidRDefault="00BE6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rPr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사용자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선호도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설정값</w:t>
            </w:r>
            <w:proofErr w:type="spellEnd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역할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등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키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-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값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데이터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5B3E8A" w14:textId="77777777" w:rsidR="00D80D8A" w:rsidRDefault="00BE6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rPr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KV </w:t>
            </w:r>
            <w:proofErr w:type="spellStart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Store</w:t>
            </w:r>
            <w:proofErr w:type="spellEnd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또는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RDBMS</w:t>
            </w:r>
          </w:p>
        </w:tc>
        <w:tc>
          <w:tcPr>
            <w:tcW w:w="3270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7AFEC3" w14:textId="77777777" w:rsidR="00D80D8A" w:rsidRDefault="00BE6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rPr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"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이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사용자는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한국어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응답을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선호해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"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패턴</w:t>
            </w:r>
          </w:p>
        </w:tc>
      </w:tr>
      <w:tr w:rsidR="00D80D8A" w14:paraId="331A5649" w14:textId="77777777">
        <w:trPr>
          <w:trHeight w:val="690"/>
        </w:trPr>
        <w:tc>
          <w:tcPr>
            <w:tcW w:w="1695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B46292" w14:textId="77777777" w:rsidR="00D80D8A" w:rsidRDefault="00BE6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Summary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Memory</w:t>
            </w:r>
            <w:proofErr w:type="spellEnd"/>
          </w:p>
        </w:tc>
        <w:tc>
          <w:tcPr>
            <w:tcW w:w="2235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36704D" w14:textId="77777777" w:rsidR="00D80D8A" w:rsidRDefault="00BE6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rPr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세션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종료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시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LLM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이</w:t>
            </w:r>
            <w:proofErr w:type="spellEnd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핵심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내용을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요약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저장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7F1E13" w14:textId="77777777" w:rsidR="00D80D8A" w:rsidRDefault="00BE6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rPr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RDBMS (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요약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생성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시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LLM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호출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)</w:t>
            </w:r>
          </w:p>
        </w:tc>
        <w:tc>
          <w:tcPr>
            <w:tcW w:w="3270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B1B284" w14:textId="77777777" w:rsidR="00D80D8A" w:rsidRDefault="00BE6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rPr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"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지난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세션에서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무슨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이야기했지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?"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패턴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.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가장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경량</w:t>
            </w:r>
          </w:p>
        </w:tc>
      </w:tr>
    </w:tbl>
    <w:p w14:paraId="146CEA51" w14:textId="77777777" w:rsidR="00D80D8A" w:rsidRDefault="00D80D8A">
      <w:pPr>
        <w:spacing w:before="240" w:after="80"/>
        <w:rPr>
          <w:i/>
          <w:iCs/>
          <w:color w:val="444444"/>
          <w:sz w:val="20"/>
          <w:szCs w:val="20"/>
        </w:rPr>
      </w:pPr>
    </w:p>
    <w:tbl>
      <w:tblPr>
        <w:tblStyle w:val="affffffffd"/>
        <w:tblW w:w="901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015"/>
      </w:tblGrid>
      <w:tr w:rsidR="00D80D8A" w14:paraId="7420A416" w14:textId="77777777">
        <w:trPr>
          <w:trHeight w:val="810"/>
        </w:trPr>
        <w:tc>
          <w:tcPr>
            <w:tcW w:w="9015" w:type="dxa"/>
            <w:tcBorders>
              <w:top w:val="single" w:sz="6" w:space="0" w:color="B0BEC5"/>
              <w:left w:val="single" w:sz="6" w:space="0" w:color="1B3A5C"/>
              <w:bottom w:val="single" w:sz="6" w:space="0" w:color="B0BEC5"/>
              <w:right w:val="single" w:sz="6" w:space="0" w:color="B0BEC5"/>
            </w:tcBorders>
            <w:shd w:val="clear" w:color="auto" w:fill="FFF8E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165D6F4" w14:textId="77777777" w:rsidR="00D80D8A" w:rsidRDefault="00BE6280">
            <w:pPr>
              <w:shd w:val="clear" w:color="auto" w:fill="FFF8E1"/>
              <w:spacing w:after="120"/>
              <w:ind w:right="360"/>
              <w:rPr>
                <w:color w:val="434343"/>
                <w:sz w:val="18"/>
                <w:szCs w:val="18"/>
              </w:rPr>
            </w:pPr>
            <w:proofErr w:type="spellStart"/>
            <w:r>
              <w:rPr>
                <w:b/>
                <w:bCs/>
                <w:color w:val="434343"/>
                <w:sz w:val="18"/>
                <w:szCs w:val="18"/>
              </w:rPr>
              <w:lastRenderedPageBreak/>
              <w:t>Episodic</w:t>
            </w:r>
            <w:proofErr w:type="spellEnd"/>
            <w:r>
              <w:rPr>
                <w:b/>
                <w:bCs/>
                <w:color w:val="434343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434343"/>
                <w:sz w:val="18"/>
                <w:szCs w:val="18"/>
              </w:rPr>
              <w:t>vs</w:t>
            </w:r>
            <w:proofErr w:type="spellEnd"/>
            <w:r>
              <w:rPr>
                <w:b/>
                <w:bCs/>
                <w:color w:val="434343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434343"/>
                <w:sz w:val="18"/>
                <w:szCs w:val="18"/>
              </w:rPr>
              <w:t>Semantic</w:t>
            </w:r>
            <w:proofErr w:type="spellEnd"/>
            <w:r>
              <w:rPr>
                <w:b/>
                <w:bCs/>
                <w:color w:val="434343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>Semantic</w:t>
            </w:r>
            <w:proofErr w:type="spellEnd"/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>Memory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>가</w:t>
            </w:r>
            <w:proofErr w:type="spellEnd"/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 xml:space="preserve"> "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>사실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>/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>지식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>"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>을</w:t>
            </w:r>
            <w:proofErr w:type="spellEnd"/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>저장한다면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>Episodic</w:t>
            </w:r>
            <w:proofErr w:type="spellEnd"/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>Memory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>는</w:t>
            </w:r>
            <w:proofErr w:type="spellEnd"/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 xml:space="preserve"> "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>경험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 xml:space="preserve">" 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>자체를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>저장한다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 xml:space="preserve">. 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>특정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>상황에서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>Agent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>가</w:t>
            </w:r>
            <w:proofErr w:type="spellEnd"/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>취한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>행동과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>그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>결과를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>함께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>기록하여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>유사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>상황에서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>과거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>경험을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>참고한다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 xml:space="preserve">. 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>CoALA</w:t>
            </w:r>
            <w:proofErr w:type="spellEnd"/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>논문에서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>핵심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>메모리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>유형으로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>정의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>.</w:t>
            </w:r>
          </w:p>
          <w:p w14:paraId="2AF42AF4" w14:textId="77777777" w:rsidR="00D80D8A" w:rsidRDefault="00BE6280">
            <w:pPr>
              <w:shd w:val="clear" w:color="auto" w:fill="FFF8E1"/>
              <w:spacing w:after="120"/>
              <w:ind w:right="360"/>
              <w:rPr>
                <w:color w:val="434343"/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color w:val="434343"/>
                <w:sz w:val="18"/>
                <w:szCs w:val="18"/>
              </w:rPr>
              <w:t>[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434343"/>
                <w:sz w:val="18"/>
                <w:szCs w:val="18"/>
              </w:rPr>
              <w:t>참고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434343"/>
                <w:sz w:val="18"/>
                <w:szCs w:val="18"/>
              </w:rPr>
              <w:t xml:space="preserve">] </w:t>
            </w:r>
            <w:proofErr w:type="spellStart"/>
            <w:r>
              <w:rPr>
                <w:rFonts w:ascii="Arial Unicode MS" w:eastAsia="Arial Unicode MS" w:hAnsi="Arial Unicode MS" w:cs="Arial Unicode MS"/>
                <w:b/>
                <w:bCs/>
                <w:color w:val="434343"/>
                <w:sz w:val="18"/>
                <w:szCs w:val="18"/>
              </w:rPr>
              <w:t>Entity</w:t>
            </w:r>
            <w:proofErr w:type="spellEnd"/>
            <w:r>
              <w:rPr>
                <w:rFonts w:ascii="Arial Unicode MS" w:eastAsia="Arial Unicode MS" w:hAnsi="Arial Unicode MS" w:cs="Arial Unicode MS"/>
                <w:b/>
                <w:bCs/>
                <w:color w:val="434343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b/>
                <w:bCs/>
                <w:color w:val="434343"/>
                <w:sz w:val="18"/>
                <w:szCs w:val="18"/>
              </w:rPr>
              <w:t>Memory</w:t>
            </w:r>
            <w:proofErr w:type="spellEnd"/>
            <w:r>
              <w:rPr>
                <w:rFonts w:ascii="Arial Unicode MS" w:eastAsia="Arial Unicode MS" w:hAnsi="Arial Unicode MS" w:cs="Arial Unicode MS"/>
                <w:b/>
                <w:bCs/>
                <w:color w:val="434343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434343"/>
                <w:sz w:val="18"/>
                <w:szCs w:val="18"/>
              </w:rPr>
              <w:t>저장소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434343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434343"/>
                <w:sz w:val="18"/>
                <w:szCs w:val="18"/>
              </w:rPr>
              <w:t>선정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434343"/>
                <w:sz w:val="18"/>
                <w:szCs w:val="18"/>
              </w:rPr>
              <w:t>: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>단순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>속성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>(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>이름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>역할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>소속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 xml:space="preserve">) 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>관리는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 xml:space="preserve"> RDBMS 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>또는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 xml:space="preserve"> KV 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>Store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>로</w:t>
            </w:r>
            <w:proofErr w:type="spellEnd"/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>충분하다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 xml:space="preserve">. 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>엔티티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>간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>관계가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 xml:space="preserve"> 3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>홉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>이상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>탐색이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>필요하면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 xml:space="preserve"> 8.3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>절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>(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>Gr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>aph</w:t>
            </w:r>
            <w:proofErr w:type="spellEnd"/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 xml:space="preserve"> DB 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>도입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>판단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>)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>을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>참조한다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>. 2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>홉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>이내의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>단순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>관계는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>RDBMS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>의</w:t>
            </w:r>
            <w:proofErr w:type="spellEnd"/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>JOIN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>으로</w:t>
            </w:r>
            <w:proofErr w:type="spellEnd"/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>처리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>가능하다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>(SHOULD).</w:t>
            </w:r>
          </w:p>
        </w:tc>
      </w:tr>
    </w:tbl>
    <w:p w14:paraId="2343CAD8" w14:textId="77777777" w:rsidR="00D80D8A" w:rsidRDefault="00BE6280">
      <w:pPr>
        <w:pStyle w:val="4"/>
        <w:keepNext w:val="0"/>
        <w:keepLines w:val="0"/>
      </w:pPr>
      <w:bookmarkStart w:id="188" w:name="_lekk3wu8ly2f" w:colFirst="0" w:colLast="0"/>
      <w:bookmarkEnd w:id="188"/>
      <w:r>
        <w:rPr>
          <w:rFonts w:ascii="Arial Unicode MS" w:eastAsia="Arial Unicode MS" w:hAnsi="Arial Unicode MS" w:cs="Arial Unicode MS"/>
        </w:rPr>
        <w:t xml:space="preserve">7.4.2 </w:t>
      </w:r>
      <w:r>
        <w:rPr>
          <w:rFonts w:ascii="Arial Unicode MS" w:eastAsia="Arial Unicode MS" w:hAnsi="Arial Unicode MS" w:cs="Arial Unicode MS"/>
        </w:rPr>
        <w:t>단기</w:t>
      </w:r>
      <w:r>
        <w:rPr>
          <w:rFonts w:ascii="Arial Unicode MS" w:eastAsia="Arial Unicode MS" w:hAnsi="Arial Unicode MS" w:cs="Arial Unicode MS"/>
        </w:rPr>
        <w:t xml:space="preserve"> → </w:t>
      </w:r>
      <w:r>
        <w:rPr>
          <w:rFonts w:ascii="Arial Unicode MS" w:eastAsia="Arial Unicode MS" w:hAnsi="Arial Unicode MS" w:cs="Arial Unicode MS"/>
        </w:rPr>
        <w:t>장기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승격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기준</w:t>
      </w:r>
    </w:p>
    <w:p w14:paraId="7AC974D7" w14:textId="77777777" w:rsidR="00D80D8A" w:rsidRDefault="00BE6280">
      <w:pPr>
        <w:spacing w:before="240" w:after="120"/>
      </w:pPr>
      <w:r>
        <w:rPr>
          <w:rFonts w:ascii="Arial Unicode MS" w:eastAsia="Arial Unicode MS" w:hAnsi="Arial Unicode MS" w:cs="Arial Unicode MS"/>
        </w:rPr>
        <w:t>모든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단기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메모리를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장기로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저장하면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노이즈가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축적되고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검색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품질이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저하된다</w:t>
      </w:r>
      <w:r>
        <w:rPr>
          <w:rFonts w:ascii="Arial Unicode MS" w:eastAsia="Arial Unicode MS" w:hAnsi="Arial Unicode MS" w:cs="Arial Unicode MS"/>
        </w:rPr>
        <w:t xml:space="preserve">. </w:t>
      </w:r>
      <w:r>
        <w:rPr>
          <w:rFonts w:ascii="Arial Unicode MS" w:eastAsia="Arial Unicode MS" w:hAnsi="Arial Unicode MS" w:cs="Arial Unicode MS"/>
        </w:rPr>
        <w:t>다음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기준에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따라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선별적으로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승격해야</w:t>
      </w:r>
      <w:r>
        <w:rPr>
          <w:rFonts w:ascii="Arial Unicode MS" w:eastAsia="Arial Unicode MS" w:hAnsi="Arial Unicode MS" w:cs="Arial Unicode MS"/>
        </w:rPr>
        <w:t xml:space="preserve">(SHOULD) </w:t>
      </w:r>
      <w:r>
        <w:rPr>
          <w:rFonts w:ascii="Arial Unicode MS" w:eastAsia="Arial Unicode MS" w:hAnsi="Arial Unicode MS" w:cs="Arial Unicode MS"/>
        </w:rPr>
        <w:t>한다</w:t>
      </w:r>
      <w:r>
        <w:rPr>
          <w:rFonts w:ascii="Arial Unicode MS" w:eastAsia="Arial Unicode MS" w:hAnsi="Arial Unicode MS" w:cs="Arial Unicode MS"/>
        </w:rPr>
        <w:t>.</w:t>
      </w:r>
    </w:p>
    <w:tbl>
      <w:tblPr>
        <w:tblStyle w:val="affffffffe"/>
        <w:tblW w:w="900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650"/>
        <w:gridCol w:w="2190"/>
        <w:gridCol w:w="1905"/>
        <w:gridCol w:w="3255"/>
      </w:tblGrid>
      <w:tr w:rsidR="00D80D8A" w14:paraId="26E1C754" w14:textId="77777777">
        <w:trPr>
          <w:trHeight w:val="435"/>
        </w:trPr>
        <w:tc>
          <w:tcPr>
            <w:tcW w:w="1650" w:type="dxa"/>
            <w:tcBorders>
              <w:top w:val="single" w:sz="5" w:space="0" w:color="F0F4F8"/>
              <w:left w:val="single" w:sz="5" w:space="0" w:color="F0F4F8"/>
              <w:bottom w:val="single" w:sz="5" w:space="0" w:color="F0F4F8"/>
              <w:right w:val="single" w:sz="5" w:space="0" w:color="F0F4F8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945B09" w14:textId="77777777" w:rsidR="00D80D8A" w:rsidRDefault="00BE6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jc w:val="center"/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  <w:sz w:val="20"/>
                <w:szCs w:val="20"/>
              </w:rPr>
              <w:t>승격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  <w:sz w:val="20"/>
                <w:szCs w:val="20"/>
              </w:rPr>
              <w:t>기준</w:t>
            </w:r>
          </w:p>
        </w:tc>
        <w:tc>
          <w:tcPr>
            <w:tcW w:w="2190" w:type="dxa"/>
            <w:tcBorders>
              <w:top w:val="single" w:sz="5" w:space="0" w:color="F0F4F8"/>
              <w:left w:val="single" w:sz="5" w:space="0" w:color="F0F4F8"/>
              <w:bottom w:val="single" w:sz="5" w:space="0" w:color="F0F4F8"/>
              <w:right w:val="single" w:sz="5" w:space="0" w:color="F0F4F8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7536B8" w14:textId="77777777" w:rsidR="00D80D8A" w:rsidRDefault="00BE6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jc w:val="center"/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  <w:sz w:val="20"/>
                <w:szCs w:val="20"/>
              </w:rPr>
              <w:t>설명</w:t>
            </w:r>
          </w:p>
        </w:tc>
        <w:tc>
          <w:tcPr>
            <w:tcW w:w="1905" w:type="dxa"/>
            <w:tcBorders>
              <w:top w:val="single" w:sz="5" w:space="0" w:color="F0F4F8"/>
              <w:left w:val="single" w:sz="5" w:space="0" w:color="F0F4F8"/>
              <w:bottom w:val="single" w:sz="5" w:space="0" w:color="F0F4F8"/>
              <w:right w:val="single" w:sz="5" w:space="0" w:color="F0F4F8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C11181" w14:textId="77777777" w:rsidR="00D80D8A" w:rsidRDefault="00BE6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jc w:val="center"/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  <w:sz w:val="20"/>
                <w:szCs w:val="20"/>
              </w:rPr>
              <w:t>대상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  <w:sz w:val="20"/>
                <w:szCs w:val="20"/>
              </w:rPr>
              <w:t>유형</w:t>
            </w:r>
          </w:p>
        </w:tc>
        <w:tc>
          <w:tcPr>
            <w:tcW w:w="3255" w:type="dxa"/>
            <w:tcBorders>
              <w:top w:val="single" w:sz="5" w:space="0" w:color="F0F4F8"/>
              <w:left w:val="single" w:sz="5" w:space="0" w:color="F0F4F8"/>
              <w:bottom w:val="single" w:sz="5" w:space="0" w:color="F0F4F8"/>
              <w:right w:val="single" w:sz="5" w:space="0" w:color="F0F4F8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C9417A" w14:textId="77777777" w:rsidR="00D80D8A" w:rsidRDefault="00BE6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jc w:val="center"/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  <w:sz w:val="20"/>
                <w:szCs w:val="20"/>
              </w:rPr>
              <w:t>구현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  <w:sz w:val="20"/>
                <w:szCs w:val="20"/>
              </w:rPr>
              <w:t>패턴</w:t>
            </w:r>
          </w:p>
        </w:tc>
      </w:tr>
      <w:tr w:rsidR="00D80D8A" w14:paraId="4F2486C3" w14:textId="77777777">
        <w:trPr>
          <w:trHeight w:val="690"/>
        </w:trPr>
        <w:tc>
          <w:tcPr>
            <w:tcW w:w="1650" w:type="dxa"/>
            <w:tcBorders>
              <w:top w:val="single" w:sz="5" w:space="0" w:color="F0F4F8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A8AB78" w14:textId="77777777" w:rsidR="00D80D8A" w:rsidRDefault="00BE6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rPr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사용자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프로필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감지</w:t>
            </w:r>
          </w:p>
        </w:tc>
        <w:tc>
          <w:tcPr>
            <w:tcW w:w="2190" w:type="dxa"/>
            <w:tcBorders>
              <w:top w:val="single" w:sz="5" w:space="0" w:color="F0F4F8"/>
              <w:left w:val="nil"/>
              <w:bottom w:val="single" w:sz="5" w:space="0" w:color="CCCCCC"/>
              <w:right w:val="single" w:sz="5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C6FF25" w14:textId="77777777" w:rsidR="00D80D8A" w:rsidRDefault="00BE6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rPr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명시적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선호도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표현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(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이름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역할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언어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등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)</w:t>
            </w:r>
          </w:p>
        </w:tc>
        <w:tc>
          <w:tcPr>
            <w:tcW w:w="1905" w:type="dxa"/>
            <w:tcBorders>
              <w:top w:val="single" w:sz="5" w:space="0" w:color="F0F4F8"/>
              <w:left w:val="nil"/>
              <w:bottom w:val="single" w:sz="5" w:space="0" w:color="CCCCCC"/>
              <w:right w:val="single" w:sz="5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372580" w14:textId="77777777" w:rsidR="00D80D8A" w:rsidRDefault="00BE6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User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Preferences</w:t>
            </w:r>
            <w:proofErr w:type="spellEnd"/>
          </w:p>
        </w:tc>
        <w:tc>
          <w:tcPr>
            <w:tcW w:w="3255" w:type="dxa"/>
            <w:tcBorders>
              <w:top w:val="single" w:sz="5" w:space="0" w:color="F0F4F8"/>
              <w:left w:val="nil"/>
              <w:bottom w:val="single" w:sz="5" w:space="0" w:color="CCCCCC"/>
              <w:right w:val="single" w:sz="5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A69164" w14:textId="77777777" w:rsidR="00D80D8A" w:rsidRDefault="00BE6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rPr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패턴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매칭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또는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NER.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실시간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트리거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.</w:t>
            </w:r>
          </w:p>
        </w:tc>
      </w:tr>
      <w:tr w:rsidR="00D80D8A" w14:paraId="17E38353" w14:textId="77777777">
        <w:trPr>
          <w:trHeight w:val="690"/>
        </w:trPr>
        <w:tc>
          <w:tcPr>
            <w:tcW w:w="1650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52D416" w14:textId="77777777" w:rsidR="00D80D8A" w:rsidRDefault="00BE6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rPr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엔티티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감지</w:t>
            </w:r>
          </w:p>
        </w:tc>
        <w:tc>
          <w:tcPr>
            <w:tcW w:w="2190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9F2363" w14:textId="77777777" w:rsidR="00D80D8A" w:rsidRDefault="00BE6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rPr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새로운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엔티티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(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사람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프로젝트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)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가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등장</w:t>
            </w:r>
          </w:p>
        </w:tc>
        <w:tc>
          <w:tcPr>
            <w:tcW w:w="1905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1D6D2D" w14:textId="77777777" w:rsidR="00D80D8A" w:rsidRDefault="00BE6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Entity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Memory</w:t>
            </w:r>
            <w:proofErr w:type="spellEnd"/>
          </w:p>
        </w:tc>
        <w:tc>
          <w:tcPr>
            <w:tcW w:w="3255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F21384" w14:textId="77777777" w:rsidR="00D80D8A" w:rsidRDefault="00BE6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rPr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NER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파이프라인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.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실시간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트리거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.</w:t>
            </w:r>
          </w:p>
        </w:tc>
      </w:tr>
      <w:tr w:rsidR="00D80D8A" w14:paraId="734798C4" w14:textId="77777777">
        <w:trPr>
          <w:trHeight w:val="690"/>
        </w:trPr>
        <w:tc>
          <w:tcPr>
            <w:tcW w:w="1650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31CEDD" w14:textId="77777777" w:rsidR="00D80D8A" w:rsidRDefault="00BE6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rPr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에피소드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완결</w:t>
            </w:r>
          </w:p>
        </w:tc>
        <w:tc>
          <w:tcPr>
            <w:tcW w:w="2190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D9A13E" w14:textId="77777777" w:rsidR="00D80D8A" w:rsidRDefault="00BE6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rPr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특정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작업이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완료되어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경험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(</w:t>
            </w:r>
            <w:proofErr w:type="spellStart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과정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+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결과</w:t>
            </w:r>
            <w:proofErr w:type="spellEnd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)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이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확정</w:t>
            </w:r>
          </w:p>
        </w:tc>
        <w:tc>
          <w:tcPr>
            <w:tcW w:w="1905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0BA0C3" w14:textId="77777777" w:rsidR="00D80D8A" w:rsidRDefault="00BE6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Episodic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Memory</w:t>
            </w:r>
            <w:proofErr w:type="spellEnd"/>
          </w:p>
        </w:tc>
        <w:tc>
          <w:tcPr>
            <w:tcW w:w="3255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233F7E" w14:textId="77777777" w:rsidR="00D80D8A" w:rsidRDefault="00BE6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rPr>
                <w:sz w:val="18"/>
                <w:szCs w:val="18"/>
              </w:rPr>
            </w:pPr>
            <w:proofErr w:type="spellStart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Task</w:t>
            </w:r>
            <w:proofErr w:type="spellEnd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완료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이벤트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트리거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.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비동기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처리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권고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.</w:t>
            </w:r>
          </w:p>
        </w:tc>
      </w:tr>
      <w:tr w:rsidR="00D80D8A" w14:paraId="4BB2B5A6" w14:textId="77777777">
        <w:trPr>
          <w:trHeight w:val="690"/>
        </w:trPr>
        <w:tc>
          <w:tcPr>
            <w:tcW w:w="1650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BC88CC" w14:textId="77777777" w:rsidR="00D80D8A" w:rsidRDefault="00BE6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rPr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반복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참조</w:t>
            </w:r>
          </w:p>
        </w:tc>
        <w:tc>
          <w:tcPr>
            <w:tcW w:w="2190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D8BBAD" w14:textId="77777777" w:rsidR="00D80D8A" w:rsidRDefault="00BE6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rPr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동일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정보가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2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회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이상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참조된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경우</w:t>
            </w:r>
          </w:p>
        </w:tc>
        <w:tc>
          <w:tcPr>
            <w:tcW w:w="1905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A48CDA" w14:textId="77777777" w:rsidR="00D80D8A" w:rsidRDefault="00BE6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Semantic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Memory</w:t>
            </w:r>
            <w:proofErr w:type="spellEnd"/>
          </w:p>
        </w:tc>
        <w:tc>
          <w:tcPr>
            <w:tcW w:w="3255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BC5917" w14:textId="77777777" w:rsidR="00D80D8A" w:rsidRDefault="00BE6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rPr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참조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카운터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기반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.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배치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또는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세션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종료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시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.</w:t>
            </w:r>
          </w:p>
        </w:tc>
      </w:tr>
      <w:tr w:rsidR="00D80D8A" w14:paraId="172821A0" w14:textId="77777777">
        <w:trPr>
          <w:trHeight w:val="690"/>
        </w:trPr>
        <w:tc>
          <w:tcPr>
            <w:tcW w:w="1650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EF8988" w14:textId="77777777" w:rsidR="00D80D8A" w:rsidRDefault="00BE6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rPr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LLM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중요도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평가</w:t>
            </w:r>
          </w:p>
        </w:tc>
        <w:tc>
          <w:tcPr>
            <w:tcW w:w="2190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7BF347" w14:textId="77777777" w:rsidR="00D80D8A" w:rsidRDefault="00BE6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rPr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세션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종료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시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LLM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이</w:t>
            </w:r>
            <w:proofErr w:type="spellEnd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"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장기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보존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가치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있음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"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으로</w:t>
            </w:r>
            <w:proofErr w:type="spellEnd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판단</w:t>
            </w:r>
          </w:p>
        </w:tc>
        <w:tc>
          <w:tcPr>
            <w:tcW w:w="1905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30F8EF" w14:textId="77777777" w:rsidR="00D80D8A" w:rsidRDefault="00BE6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rPr>
                <w:sz w:val="18"/>
                <w:szCs w:val="18"/>
              </w:rPr>
            </w:pPr>
            <w:proofErr w:type="spellStart"/>
            <w:proofErr w:type="gramStart"/>
            <w:r>
              <w:rPr>
                <w:sz w:val="18"/>
                <w:szCs w:val="18"/>
              </w:rPr>
              <w:t>Summary</w:t>
            </w:r>
            <w:proofErr w:type="spellEnd"/>
            <w:r>
              <w:rPr>
                <w:sz w:val="18"/>
                <w:szCs w:val="18"/>
              </w:rPr>
              <w:t xml:space="preserve"> /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Semantic</w:t>
            </w:r>
            <w:proofErr w:type="spellEnd"/>
          </w:p>
        </w:tc>
        <w:tc>
          <w:tcPr>
            <w:tcW w:w="3255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CAB254" w14:textId="77777777" w:rsidR="00D80D8A" w:rsidRDefault="00BE6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rPr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세션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종료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이벤트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트리거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.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추가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LLM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비용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수반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.</w:t>
            </w:r>
          </w:p>
        </w:tc>
      </w:tr>
    </w:tbl>
    <w:p w14:paraId="799EBA2F" w14:textId="77777777" w:rsidR="00D80D8A" w:rsidRDefault="00BE6280">
      <w:pPr>
        <w:spacing w:before="240" w:after="80"/>
        <w:rPr>
          <w:i/>
          <w:iCs/>
          <w:color w:val="444444"/>
          <w:sz w:val="20"/>
          <w:szCs w:val="20"/>
        </w:rPr>
      </w:pPr>
      <w:r>
        <w:t xml:space="preserve">  </w:t>
      </w:r>
    </w:p>
    <w:tbl>
      <w:tblPr>
        <w:tblStyle w:val="afffffffff"/>
        <w:tblW w:w="901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015"/>
      </w:tblGrid>
      <w:tr w:rsidR="00D80D8A" w14:paraId="2E83CA87" w14:textId="77777777">
        <w:trPr>
          <w:trHeight w:val="810"/>
        </w:trPr>
        <w:tc>
          <w:tcPr>
            <w:tcW w:w="9015" w:type="dxa"/>
            <w:tcBorders>
              <w:top w:val="single" w:sz="6" w:space="0" w:color="B0BEC5"/>
              <w:left w:val="single" w:sz="6" w:space="0" w:color="1B3A5C"/>
              <w:bottom w:val="single" w:sz="6" w:space="0" w:color="B0BEC5"/>
              <w:right w:val="single" w:sz="6" w:space="0" w:color="B0BEC5"/>
            </w:tcBorders>
            <w:shd w:val="clear" w:color="auto" w:fill="FFF8E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9598CB7" w14:textId="77777777" w:rsidR="00D80D8A" w:rsidRDefault="00BE6280">
            <w:pPr>
              <w:shd w:val="clear" w:color="auto" w:fill="FFF8E1"/>
              <w:spacing w:after="120"/>
              <w:ind w:right="360"/>
              <w:rPr>
                <w:color w:val="434343"/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color w:val="434343"/>
                <w:sz w:val="18"/>
                <w:szCs w:val="18"/>
              </w:rPr>
              <w:t>권장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434343"/>
                <w:sz w:val="18"/>
                <w:szCs w:val="18"/>
              </w:rPr>
              <w:t xml:space="preserve">: 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>초기에는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 xml:space="preserve"> "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>사용자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>프로필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>"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>과</w:t>
            </w:r>
            <w:proofErr w:type="spellEnd"/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 xml:space="preserve"> "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>엔티티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>감지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 xml:space="preserve">" 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>기준만으로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>시작한다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 xml:space="preserve">(SHOULD). LLM 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>중요도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>평가는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>추가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>비용이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>발생하므로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>메모리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>품질이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>서비스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>품질에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>직결되는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>경우에만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>도입한다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>(MAY).</w:t>
            </w:r>
          </w:p>
          <w:p w14:paraId="5B783B32" w14:textId="77777777" w:rsidR="00D80D8A" w:rsidRDefault="00BE6280">
            <w:pPr>
              <w:shd w:val="clear" w:color="auto" w:fill="FFF8E1"/>
              <w:spacing w:after="120"/>
              <w:rPr>
                <w:color w:val="434343"/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color w:val="2E75B6"/>
                <w:sz w:val="20"/>
                <w:szCs w:val="20"/>
              </w:rPr>
              <w:t>[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2E75B6"/>
                <w:sz w:val="20"/>
                <w:szCs w:val="20"/>
              </w:rPr>
              <w:t>참고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2E75B6"/>
                <w:sz w:val="20"/>
                <w:szCs w:val="20"/>
              </w:rPr>
              <w:t>]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434343"/>
                <w:sz w:val="18"/>
                <w:szCs w:val="18"/>
              </w:rPr>
              <w:t xml:space="preserve"> "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434343"/>
                <w:sz w:val="18"/>
                <w:szCs w:val="18"/>
              </w:rPr>
              <w:t>반복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434343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b/>
                <w:bCs/>
                <w:color w:val="434343"/>
                <w:sz w:val="18"/>
                <w:szCs w:val="18"/>
              </w:rPr>
              <w:t>참조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434343"/>
                <w:sz w:val="18"/>
                <w:szCs w:val="18"/>
              </w:rPr>
              <w:t>"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434343"/>
                <w:sz w:val="18"/>
                <w:szCs w:val="18"/>
              </w:rPr>
              <w:t>의</w:t>
            </w:r>
            <w:proofErr w:type="spellEnd"/>
            <w:r>
              <w:rPr>
                <w:rFonts w:ascii="Arial Unicode MS" w:eastAsia="Arial Unicode MS" w:hAnsi="Arial Unicode MS" w:cs="Arial Unicode MS"/>
                <w:b/>
                <w:bCs/>
                <w:color w:val="434343"/>
                <w:sz w:val="18"/>
                <w:szCs w:val="18"/>
              </w:rPr>
              <w:t xml:space="preserve"> "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434343"/>
                <w:sz w:val="18"/>
                <w:szCs w:val="18"/>
              </w:rPr>
              <w:t>동일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434343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434343"/>
                <w:sz w:val="18"/>
                <w:szCs w:val="18"/>
              </w:rPr>
              <w:t>정보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434343"/>
                <w:sz w:val="18"/>
                <w:szCs w:val="18"/>
              </w:rPr>
              <w:t xml:space="preserve">" 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434343"/>
                <w:sz w:val="18"/>
                <w:szCs w:val="18"/>
              </w:rPr>
              <w:t>판단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434343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434343"/>
                <w:sz w:val="18"/>
                <w:szCs w:val="18"/>
              </w:rPr>
              <w:t>기준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434343"/>
                <w:sz w:val="18"/>
                <w:szCs w:val="18"/>
              </w:rPr>
              <w:t xml:space="preserve">: 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>동일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>문자열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>(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>exact</w:t>
            </w:r>
            <w:proofErr w:type="spellEnd"/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>match</w:t>
            </w:r>
            <w:proofErr w:type="spellEnd"/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>)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>이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>아닌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>동일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>엔티티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>·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>토픽에</w:t>
            </w:r>
            <w:proofErr w:type="spellEnd"/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>대한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>참조를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>의미한다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 xml:space="preserve">. 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>구현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>수준에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>따른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>두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>가지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>접근법이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>있다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 xml:space="preserve">: 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br/>
              <w:t xml:space="preserve">(1) 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>경량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>방식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 xml:space="preserve"> — 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>NER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>으로</w:t>
            </w:r>
            <w:proofErr w:type="spellEnd"/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>추출한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>엔티티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>/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>키워드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>단위의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>참조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>카운터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>(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>예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>: "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>A</w:t>
            </w:r>
            <w:proofErr w:type="spellEnd"/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>프로젝트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>"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>가</w:t>
            </w:r>
            <w:proofErr w:type="spellEnd"/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 xml:space="preserve"> 2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>회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>이상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>언급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 xml:space="preserve">). 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>추가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>인프라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>불필요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 xml:space="preserve">. 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br/>
              <w:t xml:space="preserve">(2) 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>정밀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>방식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 xml:space="preserve"> — 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>임베딩</w:t>
            </w:r>
            <w:proofErr w:type="spellEnd"/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>유사도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>기반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>반복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>감지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 xml:space="preserve">. 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>Semantic</w:t>
            </w:r>
            <w:proofErr w:type="spellEnd"/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>Memory</w:t>
            </w:r>
            <w:proofErr w:type="spellEnd"/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>인프라가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>전제되므로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>Semantic</w:t>
            </w:r>
            <w:proofErr w:type="spellEnd"/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>Memory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>와</w:t>
            </w:r>
            <w:proofErr w:type="spellEnd"/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>동시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>도입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>시에만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>적용한다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 xml:space="preserve">. 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>초기에는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>경량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>방식을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>권고한다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>(SHOULD).</w:t>
            </w:r>
          </w:p>
        </w:tc>
      </w:tr>
    </w:tbl>
    <w:p w14:paraId="10FD5CF6" w14:textId="77777777" w:rsidR="00D80D8A" w:rsidRDefault="00BE6280">
      <w:pPr>
        <w:spacing w:before="240" w:after="120"/>
        <w:rPr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lastRenderedPageBreak/>
        <w:t>메모리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감쇠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전략</w:t>
      </w:r>
    </w:p>
    <w:p w14:paraId="62E3FA85" w14:textId="77777777" w:rsidR="00D80D8A" w:rsidRDefault="00BE6280">
      <w:pPr>
        <w:spacing w:before="240" w:after="120"/>
      </w:pPr>
      <w:r>
        <w:rPr>
          <w:rFonts w:ascii="Arial Unicode MS" w:eastAsia="Arial Unicode MS" w:hAnsi="Arial Unicode MS" w:cs="Arial Unicode MS"/>
        </w:rPr>
        <w:t>승격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기준이</w:t>
      </w:r>
      <w:r>
        <w:rPr>
          <w:rFonts w:ascii="Arial Unicode MS" w:eastAsia="Arial Unicode MS" w:hAnsi="Arial Unicode MS" w:cs="Arial Unicode MS"/>
        </w:rPr>
        <w:t xml:space="preserve"> "</w:t>
      </w:r>
      <w:r>
        <w:rPr>
          <w:rFonts w:ascii="Arial Unicode MS" w:eastAsia="Arial Unicode MS" w:hAnsi="Arial Unicode MS" w:cs="Arial Unicode MS"/>
        </w:rPr>
        <w:t>무엇을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저장할것인가</w:t>
      </w:r>
      <w:r>
        <w:rPr>
          <w:rFonts w:ascii="Arial Unicode MS" w:eastAsia="Arial Unicode MS" w:hAnsi="Arial Unicode MS" w:cs="Arial Unicode MS"/>
        </w:rPr>
        <w:t>"</w:t>
      </w:r>
      <w:r>
        <w:rPr>
          <w:rFonts w:ascii="Arial Unicode MS" w:eastAsia="Arial Unicode MS" w:hAnsi="Arial Unicode MS" w:cs="Arial Unicode MS"/>
        </w:rPr>
        <w:t>를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결정한다면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감쇠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전략은</w:t>
      </w:r>
      <w:r>
        <w:rPr>
          <w:rFonts w:ascii="Arial Unicode MS" w:eastAsia="Arial Unicode MS" w:hAnsi="Arial Unicode MS" w:cs="Arial Unicode MS"/>
        </w:rPr>
        <w:t xml:space="preserve"> "</w:t>
      </w:r>
      <w:r>
        <w:rPr>
          <w:rFonts w:ascii="Arial Unicode MS" w:eastAsia="Arial Unicode MS" w:hAnsi="Arial Unicode MS" w:cs="Arial Unicode MS"/>
        </w:rPr>
        <w:t>저장된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것을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어떻게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관리할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것인가를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결정한다</w:t>
      </w:r>
      <w:r>
        <w:rPr>
          <w:rFonts w:ascii="Arial Unicode MS" w:eastAsia="Arial Unicode MS" w:hAnsi="Arial Unicode MS" w:cs="Arial Unicode MS"/>
        </w:rPr>
        <w:t xml:space="preserve">. </w:t>
      </w:r>
      <w:proofErr w:type="spellStart"/>
      <w:r>
        <w:rPr>
          <w:rFonts w:ascii="Arial Unicode MS" w:eastAsia="Arial Unicode MS" w:hAnsi="Arial Unicode MS" w:cs="Arial Unicode MS"/>
        </w:rPr>
        <w:t>TTL</w:t>
      </w:r>
      <w:r>
        <w:rPr>
          <w:rFonts w:ascii="Arial Unicode MS" w:eastAsia="Arial Unicode MS" w:hAnsi="Arial Unicode MS" w:cs="Arial Unicode MS"/>
        </w:rPr>
        <w:t>만으로는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불충분하며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세분화된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감쇠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메커니즘을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설계해야</w:t>
      </w:r>
      <w:r>
        <w:rPr>
          <w:rFonts w:ascii="Arial Unicode MS" w:eastAsia="Arial Unicode MS" w:hAnsi="Arial Unicode MS" w:cs="Arial Unicode MS"/>
        </w:rPr>
        <w:t xml:space="preserve"> </w:t>
      </w:r>
      <w:proofErr w:type="gramStart"/>
      <w:r>
        <w:rPr>
          <w:rFonts w:ascii="Arial Unicode MS" w:eastAsia="Arial Unicode MS" w:hAnsi="Arial Unicode MS" w:cs="Arial Unicode MS"/>
        </w:rPr>
        <w:t>한다</w:t>
      </w:r>
      <w:r>
        <w:rPr>
          <w:rFonts w:ascii="Arial Unicode MS" w:eastAsia="Arial Unicode MS" w:hAnsi="Arial Unicode MS" w:cs="Arial Unicode MS"/>
        </w:rPr>
        <w:t>.(</w:t>
      </w:r>
      <w:proofErr w:type="gramEnd"/>
      <w:r>
        <w:rPr>
          <w:rFonts w:ascii="Arial Unicode MS" w:eastAsia="Arial Unicode MS" w:hAnsi="Arial Unicode MS" w:cs="Arial Unicode MS"/>
        </w:rPr>
        <w:t>SHOULD)</w:t>
      </w:r>
    </w:p>
    <w:tbl>
      <w:tblPr>
        <w:tblStyle w:val="afffffffff0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402"/>
        <w:gridCol w:w="2950"/>
        <w:gridCol w:w="3673"/>
      </w:tblGrid>
      <w:tr w:rsidR="00D80D8A" w14:paraId="10B68E9B" w14:textId="77777777">
        <w:trPr>
          <w:trHeight w:val="420"/>
        </w:trPr>
        <w:tc>
          <w:tcPr>
            <w:tcW w:w="2401" w:type="dxa"/>
            <w:tcBorders>
              <w:top w:val="single" w:sz="5" w:space="0" w:color="F0F4F8"/>
              <w:left w:val="single" w:sz="5" w:space="0" w:color="F0F4F8"/>
              <w:bottom w:val="single" w:sz="5" w:space="0" w:color="F0F4F8"/>
              <w:right w:val="single" w:sz="5" w:space="0" w:color="F0F4F8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0EA026" w14:textId="77777777" w:rsidR="00D80D8A" w:rsidRDefault="00BE6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jc w:val="center"/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  <w:sz w:val="20"/>
                <w:szCs w:val="20"/>
              </w:rPr>
              <w:t>전략</w:t>
            </w:r>
          </w:p>
        </w:tc>
        <w:tc>
          <w:tcPr>
            <w:tcW w:w="2950" w:type="dxa"/>
            <w:tcBorders>
              <w:top w:val="single" w:sz="5" w:space="0" w:color="F0F4F8"/>
              <w:left w:val="single" w:sz="5" w:space="0" w:color="F0F4F8"/>
              <w:bottom w:val="single" w:sz="5" w:space="0" w:color="F0F4F8"/>
              <w:right w:val="single" w:sz="5" w:space="0" w:color="F0F4F8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22B7DB" w14:textId="77777777" w:rsidR="00D80D8A" w:rsidRDefault="00BE6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jc w:val="center"/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  <w:sz w:val="20"/>
                <w:szCs w:val="20"/>
              </w:rPr>
              <w:t>설명</w:t>
            </w:r>
          </w:p>
        </w:tc>
        <w:tc>
          <w:tcPr>
            <w:tcW w:w="3673" w:type="dxa"/>
            <w:tcBorders>
              <w:top w:val="single" w:sz="5" w:space="0" w:color="F0F4F8"/>
              <w:left w:val="single" w:sz="5" w:space="0" w:color="F0F4F8"/>
              <w:bottom w:val="single" w:sz="5" w:space="0" w:color="F0F4F8"/>
              <w:right w:val="single" w:sz="5" w:space="0" w:color="F0F4F8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F4358A" w14:textId="77777777" w:rsidR="00D80D8A" w:rsidRDefault="00BE6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jc w:val="center"/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  <w:sz w:val="20"/>
                <w:szCs w:val="20"/>
              </w:rPr>
              <w:t>적용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  <w:sz w:val="20"/>
                <w:szCs w:val="20"/>
              </w:rPr>
              <w:t>권고</w:t>
            </w:r>
          </w:p>
        </w:tc>
      </w:tr>
      <w:tr w:rsidR="00D80D8A" w14:paraId="570C30F8" w14:textId="77777777">
        <w:trPr>
          <w:trHeight w:val="990"/>
        </w:trPr>
        <w:tc>
          <w:tcPr>
            <w:tcW w:w="2401" w:type="dxa"/>
            <w:tcBorders>
              <w:top w:val="single" w:sz="5" w:space="0" w:color="F0F4F8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898EE0" w14:textId="77777777" w:rsidR="00D80D8A" w:rsidRDefault="00BE6280">
            <w:pPr>
              <w:spacing w:before="240" w:after="240"/>
              <w:rPr>
                <w:b/>
                <w:bCs/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sz w:val="18"/>
                <w:szCs w:val="18"/>
              </w:rPr>
              <w:t xml:space="preserve">TTL </w:t>
            </w:r>
            <w:r>
              <w:rPr>
                <w:rFonts w:ascii="Arial Unicode MS" w:eastAsia="Arial Unicode MS" w:hAnsi="Arial Unicode MS" w:cs="Arial Unicode MS"/>
                <w:b/>
                <w:bCs/>
                <w:sz w:val="18"/>
                <w:szCs w:val="18"/>
              </w:rPr>
              <w:t>기반</w:t>
            </w:r>
            <w:r>
              <w:rPr>
                <w:rFonts w:ascii="Arial Unicode MS" w:eastAsia="Arial Unicode MS" w:hAnsi="Arial Unicode MS" w:cs="Arial Unicode MS"/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  <w:sz w:val="18"/>
                <w:szCs w:val="18"/>
              </w:rPr>
              <w:t>삭제</w:t>
            </w:r>
          </w:p>
        </w:tc>
        <w:tc>
          <w:tcPr>
            <w:tcW w:w="2950" w:type="dxa"/>
            <w:tcBorders>
              <w:top w:val="single" w:sz="5" w:space="0" w:color="F0F4F8"/>
              <w:left w:val="nil"/>
              <w:bottom w:val="single" w:sz="5" w:space="0" w:color="CCCCCC"/>
              <w:right w:val="single" w:sz="5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3B0B8E" w14:textId="77777777" w:rsidR="00D80D8A" w:rsidRDefault="00BE6280">
            <w:pPr>
              <w:spacing w:before="240" w:after="240"/>
              <w:rPr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만료일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경과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시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자동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삭제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.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가장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단순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.</w:t>
            </w:r>
          </w:p>
        </w:tc>
        <w:tc>
          <w:tcPr>
            <w:tcW w:w="3673" w:type="dxa"/>
            <w:tcBorders>
              <w:top w:val="single" w:sz="5" w:space="0" w:color="F0F4F8"/>
              <w:left w:val="nil"/>
              <w:bottom w:val="single" w:sz="5" w:space="0" w:color="CCCCCC"/>
              <w:right w:val="single" w:sz="5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371ACE" w14:textId="77777777" w:rsidR="00D80D8A" w:rsidRDefault="00BE6280">
            <w:pPr>
              <w:spacing w:before="240" w:after="240"/>
              <w:rPr>
                <w:sz w:val="18"/>
                <w:szCs w:val="18"/>
              </w:rPr>
            </w:pPr>
            <w:proofErr w:type="spellStart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Summary</w:t>
            </w:r>
            <w:proofErr w:type="spellEnd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Episodic</w:t>
            </w:r>
            <w:proofErr w:type="spellEnd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Memory</w:t>
            </w:r>
            <w:proofErr w:type="spellEnd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(SHOULD). 7.7.2 PII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정책과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연계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.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구현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복잡도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: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낮음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.</w:t>
            </w:r>
          </w:p>
        </w:tc>
      </w:tr>
      <w:tr w:rsidR="00D80D8A" w14:paraId="27556BEF" w14:textId="77777777">
        <w:trPr>
          <w:trHeight w:val="1560"/>
        </w:trPr>
        <w:tc>
          <w:tcPr>
            <w:tcW w:w="2401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BF75A9" w14:textId="77777777" w:rsidR="00D80D8A" w:rsidRDefault="00BE6280">
            <w:pPr>
              <w:spacing w:before="240" w:after="240"/>
              <w:rPr>
                <w:b/>
                <w:bCs/>
                <w:sz w:val="18"/>
                <w:szCs w:val="18"/>
              </w:rPr>
            </w:pPr>
            <w:proofErr w:type="spellStart"/>
            <w:r>
              <w:rPr>
                <w:rFonts w:ascii="Arial Unicode MS" w:eastAsia="Arial Unicode MS" w:hAnsi="Arial Unicode MS" w:cs="Arial Unicode MS"/>
                <w:b/>
                <w:bCs/>
                <w:sz w:val="18"/>
                <w:szCs w:val="18"/>
              </w:rPr>
              <w:t>Recency</w:t>
            </w:r>
            <w:proofErr w:type="spellEnd"/>
            <w:r>
              <w:rPr>
                <w:rFonts w:ascii="Arial Unicode MS" w:eastAsia="Arial Unicode MS" w:hAnsi="Arial Unicode MS" w:cs="Arial Unicode MS"/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  <w:sz w:val="18"/>
                <w:szCs w:val="18"/>
              </w:rPr>
              <w:t>감쇠</w:t>
            </w:r>
            <w:r>
              <w:rPr>
                <w:rFonts w:ascii="Arial Unicode MS" w:eastAsia="Arial Unicode MS" w:hAnsi="Arial Unicode MS" w:cs="Arial Unicode MS"/>
                <w:b/>
                <w:bCs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Arial Unicode MS" w:eastAsia="Arial Unicode MS" w:hAnsi="Arial Unicode MS" w:cs="Arial Unicode MS"/>
                <w:b/>
                <w:bCs/>
                <w:sz w:val="18"/>
                <w:szCs w:val="18"/>
              </w:rPr>
              <w:t>Exponential</w:t>
            </w:r>
            <w:proofErr w:type="spellEnd"/>
            <w:r>
              <w:rPr>
                <w:rFonts w:ascii="Arial Unicode MS" w:eastAsia="Arial Unicode MS" w:hAnsi="Arial Unicode MS" w:cs="Arial Unicode MS"/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b/>
                <w:bCs/>
                <w:sz w:val="18"/>
                <w:szCs w:val="18"/>
              </w:rPr>
              <w:t>Decay</w:t>
            </w:r>
            <w:proofErr w:type="spellEnd"/>
            <w:r>
              <w:rPr>
                <w:rFonts w:ascii="Arial Unicode MS" w:eastAsia="Arial Unicode MS" w:hAnsi="Arial Unicode MS" w:cs="Arial Unicode MS"/>
                <w:b/>
                <w:bCs/>
                <w:sz w:val="18"/>
                <w:szCs w:val="18"/>
              </w:rPr>
              <w:t>)</w:t>
            </w:r>
          </w:p>
        </w:tc>
        <w:tc>
          <w:tcPr>
            <w:tcW w:w="2950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118686" w14:textId="77777777" w:rsidR="00D80D8A" w:rsidRDefault="00BE6280">
            <w:pPr>
              <w:spacing w:before="240" w:after="240"/>
              <w:rPr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시간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경과에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따라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메모리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가중치를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지수적으로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감소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.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삭제하지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않지만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검색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우선순위가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낮아짐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.</w:t>
            </w:r>
          </w:p>
        </w:tc>
        <w:tc>
          <w:tcPr>
            <w:tcW w:w="3673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628A02" w14:textId="77777777" w:rsidR="00D80D8A" w:rsidRDefault="00BE6280">
            <w:pPr>
              <w:spacing w:before="240" w:after="240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Episodic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Semantic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Memory</w:t>
            </w:r>
            <w:proofErr w:type="spellEnd"/>
            <w:r>
              <w:rPr>
                <w:sz w:val="18"/>
                <w:szCs w:val="18"/>
              </w:rPr>
              <w:t xml:space="preserve">(MAY). </w:t>
            </w:r>
            <w:r>
              <w:rPr>
                <w:sz w:val="18"/>
                <w:szCs w:val="18"/>
                <w:vertAlign w:val="superscript"/>
              </w:rPr>
              <w:footnoteReference w:id="11"/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구현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복잡도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중간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~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높음</w:t>
            </w:r>
            <w:proofErr w:type="spellEnd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.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매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검색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시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감쇠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계수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재계산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필요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.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검색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성능에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영향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가능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.</w:t>
            </w:r>
          </w:p>
        </w:tc>
      </w:tr>
      <w:tr w:rsidR="00D80D8A" w14:paraId="3853FA3E" w14:textId="77777777">
        <w:trPr>
          <w:trHeight w:val="990"/>
        </w:trPr>
        <w:tc>
          <w:tcPr>
            <w:tcW w:w="2401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1A774F" w14:textId="77777777" w:rsidR="00D80D8A" w:rsidRDefault="00BE6280">
            <w:pPr>
              <w:spacing w:before="240" w:after="240"/>
              <w:rPr>
                <w:b/>
                <w:bCs/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sz w:val="18"/>
                <w:szCs w:val="18"/>
              </w:rPr>
              <w:t>참조</w:t>
            </w:r>
            <w:r>
              <w:rPr>
                <w:rFonts w:ascii="Arial Unicode MS" w:eastAsia="Arial Unicode MS" w:hAnsi="Arial Unicode MS" w:cs="Arial Unicode MS"/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  <w:sz w:val="18"/>
                <w:szCs w:val="18"/>
              </w:rPr>
              <w:t>빈도</w:t>
            </w:r>
            <w:r>
              <w:rPr>
                <w:rFonts w:ascii="Arial Unicode MS" w:eastAsia="Arial Unicode MS" w:hAnsi="Arial Unicode MS" w:cs="Arial Unicode MS"/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  <w:sz w:val="18"/>
                <w:szCs w:val="18"/>
              </w:rPr>
              <w:t>기반</w:t>
            </w:r>
            <w:r>
              <w:rPr>
                <w:rFonts w:ascii="Arial Unicode MS" w:eastAsia="Arial Unicode MS" w:hAnsi="Arial Unicode MS" w:cs="Arial Unicode MS"/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  <w:sz w:val="18"/>
                <w:szCs w:val="18"/>
              </w:rPr>
              <w:t>정리</w:t>
            </w:r>
          </w:p>
        </w:tc>
        <w:tc>
          <w:tcPr>
            <w:tcW w:w="2950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5FD01C" w14:textId="77777777" w:rsidR="00D80D8A" w:rsidRDefault="00BE6280">
            <w:pPr>
              <w:spacing w:before="240" w:after="240"/>
              <w:rPr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일정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기간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동안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참조되지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않은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메모리를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아카이브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또는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삭제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.</w:t>
            </w:r>
          </w:p>
        </w:tc>
        <w:tc>
          <w:tcPr>
            <w:tcW w:w="3673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BFCE23" w14:textId="77777777" w:rsidR="00D80D8A" w:rsidRDefault="00BE6280">
            <w:pPr>
              <w:spacing w:before="240" w:after="240"/>
              <w:rPr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모든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장기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메모리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(MAY).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저장소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비용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최적화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목적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.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구현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복잡도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: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중간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.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참조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카운터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인프라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필요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.</w:t>
            </w:r>
            <w:r>
              <w:rPr>
                <w:sz w:val="18"/>
                <w:szCs w:val="18"/>
                <w:vertAlign w:val="superscript"/>
              </w:rPr>
              <w:footnoteReference w:id="12"/>
            </w:r>
          </w:p>
        </w:tc>
      </w:tr>
    </w:tbl>
    <w:p w14:paraId="08B3FB29" w14:textId="77777777" w:rsidR="00D80D8A" w:rsidRDefault="00D80D8A">
      <w:pPr>
        <w:spacing w:before="240" w:after="80"/>
      </w:pPr>
    </w:p>
    <w:p w14:paraId="7BB7172D" w14:textId="77777777" w:rsidR="00D80D8A" w:rsidRDefault="00BE6280">
      <w:pPr>
        <w:pStyle w:val="4"/>
        <w:spacing w:before="240"/>
      </w:pPr>
      <w:bookmarkStart w:id="189" w:name="_rtny0i66qzb4" w:colFirst="0" w:colLast="0"/>
      <w:bookmarkEnd w:id="189"/>
      <w:r>
        <w:rPr>
          <w:rFonts w:ascii="Arial Unicode MS" w:eastAsia="Arial Unicode MS" w:hAnsi="Arial Unicode MS" w:cs="Arial Unicode MS"/>
        </w:rPr>
        <w:t xml:space="preserve"> 7.4.3 </w:t>
      </w:r>
      <w:r>
        <w:rPr>
          <w:rFonts w:ascii="Arial Unicode MS" w:eastAsia="Arial Unicode MS" w:hAnsi="Arial Unicode MS" w:cs="Arial Unicode MS"/>
        </w:rPr>
        <w:t>메모리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충돌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해소</w:t>
      </w:r>
      <w:r>
        <w:rPr>
          <w:rFonts w:ascii="Arial Unicode MS" w:eastAsia="Arial Unicode MS" w:hAnsi="Arial Unicode MS" w:cs="Arial Unicode MS"/>
        </w:rPr>
        <w:t xml:space="preserve"> (</w:t>
      </w:r>
      <w:proofErr w:type="spellStart"/>
      <w:r>
        <w:rPr>
          <w:rFonts w:ascii="Arial Unicode MS" w:eastAsia="Arial Unicode MS" w:hAnsi="Arial Unicode MS" w:cs="Arial Unicode MS"/>
        </w:rPr>
        <w:t>Conflict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Resolution</w:t>
      </w:r>
      <w:proofErr w:type="spellEnd"/>
      <w:r>
        <w:rPr>
          <w:rFonts w:ascii="Arial Unicode MS" w:eastAsia="Arial Unicode MS" w:hAnsi="Arial Unicode MS" w:cs="Arial Unicode MS"/>
        </w:rPr>
        <w:t>)</w:t>
      </w:r>
    </w:p>
    <w:p w14:paraId="3A011DE6" w14:textId="77777777" w:rsidR="00D80D8A" w:rsidRDefault="00BE6280">
      <w:pPr>
        <w:spacing w:before="240" w:after="120"/>
      </w:pPr>
      <w:r>
        <w:rPr>
          <w:rFonts w:ascii="Arial Unicode MS" w:eastAsia="Arial Unicode MS" w:hAnsi="Arial Unicode MS" w:cs="Arial Unicode MS"/>
        </w:rPr>
        <w:t>장기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메모리에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저장된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정보와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새로운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입력이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모순되는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경우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명확한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해소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전략을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설계해야</w:t>
      </w:r>
      <w:r>
        <w:rPr>
          <w:rFonts w:ascii="Arial Unicode MS" w:eastAsia="Arial Unicode MS" w:hAnsi="Arial Unicode MS" w:cs="Arial Unicode MS"/>
        </w:rPr>
        <w:t xml:space="preserve"> </w:t>
      </w:r>
      <w:proofErr w:type="gramStart"/>
      <w:r>
        <w:rPr>
          <w:rFonts w:ascii="Arial Unicode MS" w:eastAsia="Arial Unicode MS" w:hAnsi="Arial Unicode MS" w:cs="Arial Unicode MS"/>
        </w:rPr>
        <w:t>한다</w:t>
      </w:r>
      <w:r>
        <w:rPr>
          <w:rFonts w:ascii="Arial Unicode MS" w:eastAsia="Arial Unicode MS" w:hAnsi="Arial Unicode MS" w:cs="Arial Unicode MS"/>
        </w:rPr>
        <w:t>.(</w:t>
      </w:r>
      <w:proofErr w:type="gramEnd"/>
      <w:r>
        <w:rPr>
          <w:rFonts w:ascii="Arial Unicode MS" w:eastAsia="Arial Unicode MS" w:hAnsi="Arial Unicode MS" w:cs="Arial Unicode MS"/>
        </w:rPr>
        <w:t>MUST)</w:t>
      </w:r>
    </w:p>
    <w:tbl>
      <w:tblPr>
        <w:tblStyle w:val="afffffffff1"/>
        <w:tblW w:w="901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130"/>
        <w:gridCol w:w="3405"/>
        <w:gridCol w:w="3480"/>
      </w:tblGrid>
      <w:tr w:rsidR="00D80D8A" w14:paraId="205F017E" w14:textId="77777777">
        <w:trPr>
          <w:trHeight w:val="435"/>
        </w:trPr>
        <w:tc>
          <w:tcPr>
            <w:tcW w:w="2130" w:type="dxa"/>
            <w:tcBorders>
              <w:top w:val="single" w:sz="5" w:space="0" w:color="F0F4F8"/>
              <w:left w:val="single" w:sz="5" w:space="0" w:color="F0F4F8"/>
              <w:bottom w:val="single" w:sz="5" w:space="0" w:color="F0F4F8"/>
              <w:right w:val="single" w:sz="5" w:space="0" w:color="F0F4F8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E4C078" w14:textId="77777777" w:rsidR="00D80D8A" w:rsidRDefault="00BE6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jc w:val="center"/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  <w:sz w:val="20"/>
                <w:szCs w:val="20"/>
              </w:rPr>
              <w:t>전략</w:t>
            </w:r>
          </w:p>
        </w:tc>
        <w:tc>
          <w:tcPr>
            <w:tcW w:w="3405" w:type="dxa"/>
            <w:tcBorders>
              <w:top w:val="single" w:sz="5" w:space="0" w:color="F0F4F8"/>
              <w:left w:val="single" w:sz="5" w:space="0" w:color="F0F4F8"/>
              <w:bottom w:val="single" w:sz="5" w:space="0" w:color="F0F4F8"/>
              <w:right w:val="single" w:sz="5" w:space="0" w:color="F0F4F8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B8931B" w14:textId="77777777" w:rsidR="00D80D8A" w:rsidRDefault="00BE6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jc w:val="center"/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  <w:sz w:val="20"/>
                <w:szCs w:val="20"/>
              </w:rPr>
              <w:t>설명</w:t>
            </w:r>
          </w:p>
        </w:tc>
        <w:tc>
          <w:tcPr>
            <w:tcW w:w="3480" w:type="dxa"/>
            <w:tcBorders>
              <w:top w:val="single" w:sz="5" w:space="0" w:color="F0F4F8"/>
              <w:left w:val="single" w:sz="5" w:space="0" w:color="F0F4F8"/>
              <w:bottom w:val="single" w:sz="5" w:space="0" w:color="F0F4F8"/>
              <w:right w:val="single" w:sz="5" w:space="0" w:color="F0F4F8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F07902" w14:textId="77777777" w:rsidR="00D80D8A" w:rsidRDefault="00BE6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jc w:val="center"/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  <w:sz w:val="20"/>
                <w:szCs w:val="20"/>
              </w:rPr>
              <w:t>적용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  <w:sz w:val="20"/>
                <w:szCs w:val="20"/>
              </w:rPr>
              <w:t>대상</w:t>
            </w:r>
          </w:p>
        </w:tc>
      </w:tr>
      <w:tr w:rsidR="00D80D8A" w14:paraId="220F429D" w14:textId="77777777">
        <w:trPr>
          <w:trHeight w:val="690"/>
        </w:trPr>
        <w:tc>
          <w:tcPr>
            <w:tcW w:w="2130" w:type="dxa"/>
            <w:tcBorders>
              <w:top w:val="single" w:sz="5" w:space="0" w:color="F0F4F8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C9085A" w14:textId="77777777" w:rsidR="00D80D8A" w:rsidRDefault="00BE6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rPr>
                <w:b/>
                <w:bCs/>
                <w:sz w:val="18"/>
                <w:szCs w:val="18"/>
              </w:rPr>
            </w:pPr>
            <w:proofErr w:type="spellStart"/>
            <w:r>
              <w:rPr>
                <w:b/>
                <w:bCs/>
                <w:sz w:val="18"/>
                <w:szCs w:val="18"/>
              </w:rPr>
              <w:t>Last-Write-Wins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(LWW)</w:t>
            </w:r>
          </w:p>
        </w:tc>
        <w:tc>
          <w:tcPr>
            <w:tcW w:w="3405" w:type="dxa"/>
            <w:tcBorders>
              <w:top w:val="single" w:sz="5" w:space="0" w:color="F0F4F8"/>
              <w:left w:val="nil"/>
              <w:bottom w:val="single" w:sz="5" w:space="0" w:color="CCCCCC"/>
              <w:right w:val="single" w:sz="5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524CC5" w14:textId="77777777" w:rsidR="00D80D8A" w:rsidRDefault="00BE6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rPr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동일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키에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대해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가장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최근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값으로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덮어쓰기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.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구현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가장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단순</w:t>
            </w:r>
          </w:p>
        </w:tc>
        <w:tc>
          <w:tcPr>
            <w:tcW w:w="3480" w:type="dxa"/>
            <w:tcBorders>
              <w:top w:val="single" w:sz="5" w:space="0" w:color="F0F4F8"/>
              <w:left w:val="nil"/>
              <w:bottom w:val="single" w:sz="5" w:space="0" w:color="CCCCCC"/>
              <w:right w:val="single" w:sz="5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5806F2" w14:textId="77777777" w:rsidR="00D80D8A" w:rsidRDefault="00BE6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rPr>
                <w:sz w:val="18"/>
                <w:szCs w:val="18"/>
              </w:rPr>
            </w:pPr>
            <w:proofErr w:type="spellStart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User</w:t>
            </w:r>
            <w:proofErr w:type="spellEnd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Preferences</w:t>
            </w:r>
            <w:proofErr w:type="spellEnd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(SHOULD).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최신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정보가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항상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우선하는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경우</w:t>
            </w:r>
          </w:p>
        </w:tc>
      </w:tr>
      <w:tr w:rsidR="00D80D8A" w14:paraId="5E452B3F" w14:textId="77777777">
        <w:trPr>
          <w:trHeight w:val="690"/>
        </w:trPr>
        <w:tc>
          <w:tcPr>
            <w:tcW w:w="2130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7B4C90" w14:textId="77777777" w:rsidR="00D80D8A" w:rsidRDefault="00BE6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rPr>
                <w:b/>
                <w:bCs/>
                <w:sz w:val="18"/>
                <w:szCs w:val="18"/>
              </w:rPr>
            </w:pPr>
            <w:proofErr w:type="spellStart"/>
            <w:r>
              <w:rPr>
                <w:b/>
                <w:bCs/>
                <w:sz w:val="18"/>
                <w:szCs w:val="18"/>
              </w:rPr>
              <w:t>Timestamped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Versioning</w:t>
            </w:r>
            <w:proofErr w:type="spellEnd"/>
          </w:p>
        </w:tc>
        <w:tc>
          <w:tcPr>
            <w:tcW w:w="3405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350DC0" w14:textId="77777777" w:rsidR="00D80D8A" w:rsidRDefault="00BE6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rPr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모든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값에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타임스탬프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부여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이력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보존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.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최신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버전을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기본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반환</w:t>
            </w:r>
          </w:p>
        </w:tc>
        <w:tc>
          <w:tcPr>
            <w:tcW w:w="3480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5D45A1" w14:textId="77777777" w:rsidR="00D80D8A" w:rsidRDefault="00BE6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rPr>
                <w:sz w:val="18"/>
                <w:szCs w:val="18"/>
              </w:rPr>
            </w:pPr>
            <w:proofErr w:type="spellStart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Entity</w:t>
            </w:r>
            <w:proofErr w:type="spellEnd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Memory</w:t>
            </w:r>
            <w:proofErr w:type="spellEnd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(SHOULD).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속성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변경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이력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추적이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필요한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경우</w:t>
            </w:r>
          </w:p>
        </w:tc>
      </w:tr>
      <w:tr w:rsidR="00D80D8A" w14:paraId="5A67BD9E" w14:textId="77777777">
        <w:trPr>
          <w:trHeight w:val="690"/>
        </w:trPr>
        <w:tc>
          <w:tcPr>
            <w:tcW w:w="2130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98F019" w14:textId="77777777" w:rsidR="00D80D8A" w:rsidRDefault="00BE6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rPr>
                <w:b/>
                <w:bCs/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sz w:val="18"/>
                <w:szCs w:val="18"/>
              </w:rPr>
              <w:lastRenderedPageBreak/>
              <w:t xml:space="preserve">LLM </w:t>
            </w:r>
            <w:r>
              <w:rPr>
                <w:rFonts w:ascii="Arial Unicode MS" w:eastAsia="Arial Unicode MS" w:hAnsi="Arial Unicode MS" w:cs="Arial Unicode MS"/>
                <w:b/>
                <w:bCs/>
                <w:sz w:val="18"/>
                <w:szCs w:val="18"/>
              </w:rPr>
              <w:t>판단</w:t>
            </w:r>
            <w:r>
              <w:rPr>
                <w:rFonts w:ascii="Arial Unicode MS" w:eastAsia="Arial Unicode MS" w:hAnsi="Arial Unicode MS" w:cs="Arial Unicode MS"/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  <w:sz w:val="18"/>
                <w:szCs w:val="18"/>
              </w:rPr>
              <w:t>기반</w:t>
            </w:r>
            <w:r>
              <w:rPr>
                <w:rFonts w:ascii="Arial Unicode MS" w:eastAsia="Arial Unicode MS" w:hAnsi="Arial Unicode MS" w:cs="Arial Unicode MS"/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  <w:sz w:val="18"/>
                <w:szCs w:val="18"/>
              </w:rPr>
              <w:t>병합</w:t>
            </w:r>
          </w:p>
        </w:tc>
        <w:tc>
          <w:tcPr>
            <w:tcW w:w="3405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3FAB3F" w14:textId="77777777" w:rsidR="00D80D8A" w:rsidRDefault="00BE6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rPr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모순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감지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시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LLM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이</w:t>
            </w:r>
            <w:proofErr w:type="spellEnd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두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정보를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비교하여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병합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또는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선택</w:t>
            </w:r>
          </w:p>
        </w:tc>
        <w:tc>
          <w:tcPr>
            <w:tcW w:w="3480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998A9E" w14:textId="77777777" w:rsidR="00D80D8A" w:rsidRDefault="00BE6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rPr>
                <w:sz w:val="18"/>
                <w:szCs w:val="18"/>
              </w:rPr>
            </w:pPr>
            <w:proofErr w:type="spellStart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Semantic</w:t>
            </w:r>
            <w:proofErr w:type="spellEnd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Memory</w:t>
            </w:r>
            <w:proofErr w:type="spellEnd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(MAY).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추가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LLM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호출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비용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수반</w:t>
            </w:r>
          </w:p>
        </w:tc>
      </w:tr>
      <w:tr w:rsidR="00D80D8A" w14:paraId="2D11D8DE" w14:textId="77777777">
        <w:trPr>
          <w:trHeight w:val="690"/>
        </w:trPr>
        <w:tc>
          <w:tcPr>
            <w:tcW w:w="2130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E237A7" w14:textId="77777777" w:rsidR="00D80D8A" w:rsidRDefault="00BE6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rPr>
                <w:b/>
                <w:bCs/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sz w:val="18"/>
                <w:szCs w:val="18"/>
              </w:rPr>
              <w:t>사용자</w:t>
            </w:r>
            <w:r>
              <w:rPr>
                <w:rFonts w:ascii="Arial Unicode MS" w:eastAsia="Arial Unicode MS" w:hAnsi="Arial Unicode MS" w:cs="Arial Unicode MS"/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  <w:sz w:val="18"/>
                <w:szCs w:val="18"/>
              </w:rPr>
              <w:t>확인</w:t>
            </w:r>
            <w:r>
              <w:rPr>
                <w:rFonts w:ascii="Arial Unicode MS" w:eastAsia="Arial Unicode MS" w:hAnsi="Arial Unicode MS" w:cs="Arial Unicode MS"/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  <w:sz w:val="18"/>
                <w:szCs w:val="18"/>
              </w:rPr>
              <w:t>요청</w:t>
            </w:r>
          </w:p>
        </w:tc>
        <w:tc>
          <w:tcPr>
            <w:tcW w:w="3405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7DF907" w14:textId="77777777" w:rsidR="00D80D8A" w:rsidRDefault="00BE6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rPr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모순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감지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시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사용자에게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직접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확인</w:t>
            </w:r>
          </w:p>
        </w:tc>
        <w:tc>
          <w:tcPr>
            <w:tcW w:w="3480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C768F1" w14:textId="77777777" w:rsidR="00D80D8A" w:rsidRDefault="00BE6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rPr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모순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해소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정확도가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크리티컬한</w:t>
            </w:r>
            <w:proofErr w:type="spellEnd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경우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(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의료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법률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등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)</w:t>
            </w:r>
          </w:p>
        </w:tc>
      </w:tr>
    </w:tbl>
    <w:p w14:paraId="20B9851B" w14:textId="77777777" w:rsidR="00D80D8A" w:rsidRDefault="00BE6280">
      <w:pPr>
        <w:spacing w:before="240" w:after="80"/>
      </w:pPr>
      <w:r>
        <w:t xml:space="preserve">   </w:t>
      </w:r>
      <w:r>
        <w:rPr>
          <w:rFonts w:ascii="Arial Unicode MS" w:eastAsia="Arial Unicode MS" w:hAnsi="Arial Unicode MS" w:cs="Arial Unicode MS"/>
          <w:b/>
          <w:bCs/>
        </w:rPr>
        <w:t>유형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간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교차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정합성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관리</w:t>
      </w:r>
      <w:r>
        <w:rPr>
          <w:rFonts w:ascii="Arial Unicode MS" w:eastAsia="Arial Unicode MS" w:hAnsi="Arial Unicode MS" w:cs="Arial Unicode MS"/>
          <w:b/>
          <w:bCs/>
        </w:rPr>
        <w:t>:</w:t>
      </w:r>
      <w:r>
        <w:t xml:space="preserve"> </w:t>
      </w:r>
      <w:r>
        <w:rPr>
          <w:rFonts w:ascii="Arial Unicode MS" w:eastAsia="Arial Unicode MS" w:hAnsi="Arial Unicode MS" w:cs="Arial Unicode MS"/>
        </w:rPr>
        <w:t>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전략은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동일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유형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충돌을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다룬다</w:t>
      </w:r>
      <w:r>
        <w:rPr>
          <w:rFonts w:ascii="Arial Unicode MS" w:eastAsia="Arial Unicode MS" w:hAnsi="Arial Unicode MS" w:cs="Arial Unicode MS"/>
        </w:rPr>
        <w:t xml:space="preserve">. </w:t>
      </w:r>
      <w:proofErr w:type="spellStart"/>
      <w:r>
        <w:rPr>
          <w:rFonts w:ascii="Arial Unicode MS" w:eastAsia="Arial Unicode MS" w:hAnsi="Arial Unicode MS" w:cs="Arial Unicode MS"/>
        </w:rPr>
        <w:t>Entity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Memory</w:t>
      </w:r>
      <w:r>
        <w:rPr>
          <w:rFonts w:ascii="Arial Unicode MS" w:eastAsia="Arial Unicode MS" w:hAnsi="Arial Unicode MS" w:cs="Arial Unicode MS"/>
        </w:rPr>
        <w:t>와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Semantic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Memory</w:t>
      </w:r>
      <w:r>
        <w:rPr>
          <w:rFonts w:ascii="Arial Unicode MS" w:eastAsia="Arial Unicode MS" w:hAnsi="Arial Unicode MS" w:cs="Arial Unicode MS"/>
        </w:rPr>
        <w:t>가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동일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엔티티에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대해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서로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모순되는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정보를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저장할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있다</w:t>
      </w:r>
      <w:r>
        <w:rPr>
          <w:rFonts w:ascii="Arial Unicode MS" w:eastAsia="Arial Unicode MS" w:hAnsi="Arial Unicode MS" w:cs="Arial Unicode MS"/>
        </w:rPr>
        <w:t xml:space="preserve">. </w:t>
      </w:r>
      <w:r>
        <w:rPr>
          <w:rFonts w:ascii="Arial Unicode MS" w:eastAsia="Arial Unicode MS" w:hAnsi="Arial Unicode MS" w:cs="Arial Unicode MS"/>
        </w:rPr>
        <w:t>복수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메모리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유형을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도입하는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경우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유형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교차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검증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로직도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설계해야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한다</w:t>
      </w:r>
      <w:r>
        <w:rPr>
          <w:rFonts w:ascii="Arial Unicode MS" w:eastAsia="Arial Unicode MS" w:hAnsi="Arial Unicode MS" w:cs="Arial Unicode MS"/>
        </w:rPr>
        <w:t xml:space="preserve">(SHOULD). </w:t>
      </w:r>
      <w:r>
        <w:rPr>
          <w:rFonts w:ascii="Arial Unicode MS" w:eastAsia="Arial Unicode MS" w:hAnsi="Arial Unicode MS" w:cs="Arial Unicode MS"/>
        </w:rPr>
        <w:t>예</w:t>
      </w:r>
      <w:r>
        <w:rPr>
          <w:rFonts w:ascii="Arial Unicode MS" w:eastAsia="Arial Unicode MS" w:hAnsi="Arial Unicode MS" w:cs="Arial Unicode MS"/>
        </w:rPr>
        <w:t xml:space="preserve">: </w:t>
      </w:r>
      <w:r>
        <w:rPr>
          <w:rFonts w:ascii="Arial Unicode MS" w:eastAsia="Arial Unicode MS" w:hAnsi="Arial Unicode MS" w:cs="Arial Unicode MS"/>
        </w:rPr>
        <w:t>엔티티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속성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변경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시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Semantic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Memory</w:t>
      </w:r>
      <w:r>
        <w:rPr>
          <w:rFonts w:ascii="Arial Unicode MS" w:eastAsia="Arial Unicode MS" w:hAnsi="Arial Unicode MS" w:cs="Arial Unicode MS"/>
        </w:rPr>
        <w:t>의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관련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임베딩도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함께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갱신하거나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검색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유형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결과를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비</w:t>
      </w:r>
      <w:r>
        <w:rPr>
          <w:rFonts w:ascii="Arial Unicode MS" w:eastAsia="Arial Unicode MS" w:hAnsi="Arial Unicode MS" w:cs="Arial Unicode MS"/>
        </w:rPr>
        <w:t>교하여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불일치를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감지한다</w:t>
      </w:r>
      <w:r>
        <w:rPr>
          <w:rFonts w:ascii="Arial Unicode MS" w:eastAsia="Arial Unicode MS" w:hAnsi="Arial Unicode MS" w:cs="Arial Unicode MS"/>
        </w:rPr>
        <w:t>.</w:t>
      </w:r>
    </w:p>
    <w:tbl>
      <w:tblPr>
        <w:tblStyle w:val="afffffffff2"/>
        <w:tblpPr w:leftFromText="180" w:rightFromText="180" w:topFromText="180" w:bottomFromText="180" w:vertAnchor="text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025"/>
      </w:tblGrid>
      <w:tr w:rsidR="00D80D8A" w14:paraId="54190762" w14:textId="77777777">
        <w:trPr>
          <w:trHeight w:val="510"/>
        </w:trPr>
        <w:tc>
          <w:tcPr>
            <w:tcW w:w="9025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342917" w14:textId="77777777" w:rsidR="00D80D8A" w:rsidRDefault="00BE6280">
            <w:pPr>
              <w:spacing w:before="40" w:after="40"/>
              <w:rPr>
                <w:color w:val="1A5276"/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color w:val="1A5276"/>
                <w:sz w:val="18"/>
                <w:szCs w:val="18"/>
              </w:rPr>
              <w:t>[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1A5276"/>
                <w:sz w:val="18"/>
                <w:szCs w:val="18"/>
              </w:rPr>
              <w:t>참고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1A5276"/>
                <w:sz w:val="18"/>
                <w:szCs w:val="18"/>
              </w:rPr>
              <w:t>]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 xml:space="preserve"> mem0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>는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 xml:space="preserve"> LLM 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>기반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>충돌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>해소를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>내장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>지원한다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 xml:space="preserve">. 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>Zep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>은</w:t>
            </w:r>
            <w:proofErr w:type="spellEnd"/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>타임스탬프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>기반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>자동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>업데이트를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>제공한다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 xml:space="preserve">. 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>충돌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>해소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>로직을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>직접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>구현하기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>어려운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>경우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>외부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>도구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>도입의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>근거가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>된다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>(7.6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>절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>).</w:t>
            </w:r>
          </w:p>
        </w:tc>
      </w:tr>
    </w:tbl>
    <w:p w14:paraId="5F3D2500" w14:textId="77777777" w:rsidR="00D80D8A" w:rsidRDefault="00BE6280">
      <w:pPr>
        <w:pStyle w:val="4"/>
        <w:keepNext w:val="0"/>
        <w:keepLines w:val="0"/>
      </w:pPr>
      <w:bookmarkStart w:id="190" w:name="_hjivqnohn7vq" w:colFirst="0" w:colLast="0"/>
      <w:bookmarkEnd w:id="190"/>
      <w:r>
        <w:rPr>
          <w:rFonts w:ascii="Arial Unicode MS" w:eastAsia="Arial Unicode MS" w:hAnsi="Arial Unicode MS" w:cs="Arial Unicode MS"/>
        </w:rPr>
        <w:t xml:space="preserve">7.4.4 </w:t>
      </w:r>
      <w:r>
        <w:rPr>
          <w:rFonts w:ascii="Arial Unicode MS" w:eastAsia="Arial Unicode MS" w:hAnsi="Arial Unicode MS" w:cs="Arial Unicode MS"/>
        </w:rPr>
        <w:t>메모리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검색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전략</w:t>
      </w:r>
    </w:p>
    <w:p w14:paraId="47C14824" w14:textId="77777777" w:rsidR="00D80D8A" w:rsidRDefault="00BE6280">
      <w:pPr>
        <w:spacing w:before="240" w:after="120"/>
      </w:pPr>
      <w:r>
        <w:rPr>
          <w:rFonts w:ascii="Arial Unicode MS" w:eastAsia="Arial Unicode MS" w:hAnsi="Arial Unicode MS" w:cs="Arial Unicode MS"/>
        </w:rPr>
        <w:t>장기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메모리의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성능은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저장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전략보다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검색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전략에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강하게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연관된다</w:t>
      </w:r>
      <w:r>
        <w:rPr>
          <w:rFonts w:ascii="Arial Unicode MS" w:eastAsia="Arial Unicode MS" w:hAnsi="Arial Unicode MS" w:cs="Arial Unicode MS"/>
        </w:rPr>
        <w:t xml:space="preserve">. </w:t>
      </w:r>
      <w:r>
        <w:rPr>
          <w:rFonts w:ascii="Arial Unicode MS" w:eastAsia="Arial Unicode MS" w:hAnsi="Arial Unicode MS" w:cs="Arial Unicode MS"/>
        </w:rPr>
        <w:t>메모리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유형별로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적합한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검색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전략을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선정해야</w:t>
      </w:r>
      <w:r>
        <w:rPr>
          <w:rFonts w:ascii="Arial Unicode MS" w:eastAsia="Arial Unicode MS" w:hAnsi="Arial Unicode MS" w:cs="Arial Unicode MS"/>
        </w:rPr>
        <w:t xml:space="preserve">(MUST) </w:t>
      </w:r>
      <w:r>
        <w:rPr>
          <w:rFonts w:ascii="Arial Unicode MS" w:eastAsia="Arial Unicode MS" w:hAnsi="Arial Unicode MS" w:cs="Arial Unicode MS"/>
        </w:rPr>
        <w:t>한다</w:t>
      </w:r>
      <w:r>
        <w:rPr>
          <w:rFonts w:ascii="Arial Unicode MS" w:eastAsia="Arial Unicode MS" w:hAnsi="Arial Unicode MS" w:cs="Arial Unicode MS"/>
        </w:rPr>
        <w:t xml:space="preserve">. </w:t>
      </w:r>
      <w:r>
        <w:rPr>
          <w:vertAlign w:val="superscript"/>
        </w:rPr>
        <w:footnoteReference w:id="13"/>
      </w:r>
    </w:p>
    <w:tbl>
      <w:tblPr>
        <w:tblStyle w:val="afffffffff3"/>
        <w:tblpPr w:leftFromText="180" w:rightFromText="180" w:topFromText="180" w:bottomFromText="180" w:vertAnchor="text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025"/>
      </w:tblGrid>
      <w:tr w:rsidR="00D80D8A" w14:paraId="685B269E" w14:textId="77777777">
        <w:trPr>
          <w:trHeight w:val="510"/>
        </w:trPr>
        <w:tc>
          <w:tcPr>
            <w:tcW w:w="9025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F9706E" w14:textId="77777777" w:rsidR="00D80D8A" w:rsidRDefault="00BE6280">
            <w:pPr>
              <w:spacing w:before="40" w:after="40"/>
              <w:rPr>
                <w:color w:val="1A5276"/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color w:val="1A5276"/>
                <w:sz w:val="18"/>
                <w:szCs w:val="18"/>
              </w:rPr>
              <w:t>[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1A5276"/>
                <w:sz w:val="18"/>
                <w:szCs w:val="18"/>
              </w:rPr>
              <w:t>참고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1A5276"/>
                <w:sz w:val="18"/>
                <w:szCs w:val="18"/>
              </w:rPr>
              <w:t>]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 xml:space="preserve"> 12) 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>근거들은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>특정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>벤치마크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>/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>시나리오에서의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>결과이다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 xml:space="preserve">. 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>사내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>환경에서의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>적합성은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>PoC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>에서</w:t>
            </w:r>
            <w:proofErr w:type="spellEnd"/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>검증해야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>한다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 xml:space="preserve">. (SHOULD) 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>특히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>arxiv</w:t>
            </w:r>
            <w:proofErr w:type="spellEnd"/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 xml:space="preserve"> 2603.02473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>의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 xml:space="preserve"> "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>검색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>실패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 xml:space="preserve"> 11~46%"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>는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>실험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>조건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>(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>메모리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>규모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>도메인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>)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>에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>따라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>달라질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>수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>있다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>.</w:t>
            </w:r>
          </w:p>
        </w:tc>
      </w:tr>
    </w:tbl>
    <w:p w14:paraId="0BE56281" w14:textId="77777777" w:rsidR="00D80D8A" w:rsidRDefault="00BE6280">
      <w:pPr>
        <w:spacing w:before="240" w:after="120"/>
      </w:pPr>
      <w:r>
        <w:rPr>
          <w:rFonts w:ascii="Arial Unicode MS" w:eastAsia="Arial Unicode MS" w:hAnsi="Arial Unicode MS" w:cs="Arial Unicode MS"/>
        </w:rPr>
        <w:t>검색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전략은</w:t>
      </w:r>
      <w:r>
        <w:rPr>
          <w:rFonts w:ascii="Arial Unicode MS" w:eastAsia="Arial Unicode MS" w:hAnsi="Arial Unicode MS" w:cs="Arial Unicode MS"/>
        </w:rPr>
        <w:t xml:space="preserve"> "</w:t>
      </w:r>
      <w:r>
        <w:rPr>
          <w:rFonts w:ascii="Arial Unicode MS" w:eastAsia="Arial Unicode MS" w:hAnsi="Arial Unicode MS" w:cs="Arial Unicode MS"/>
        </w:rPr>
        <w:t>검색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방식</w:t>
      </w:r>
      <w:r>
        <w:rPr>
          <w:rFonts w:ascii="Arial Unicode MS" w:eastAsia="Arial Unicode MS" w:hAnsi="Arial Unicode MS" w:cs="Arial Unicode MS"/>
        </w:rPr>
        <w:t>" (</w:t>
      </w:r>
      <w:proofErr w:type="spellStart"/>
      <w:r>
        <w:rPr>
          <w:rFonts w:ascii="Arial Unicode MS" w:eastAsia="Arial Unicode MS" w:hAnsi="Arial Unicode MS" w:cs="Arial Unicode MS"/>
        </w:rPr>
        <w:t>택</w:t>
      </w:r>
      <w:proofErr w:type="spellEnd"/>
      <w:r>
        <w:rPr>
          <w:rFonts w:ascii="Arial Unicode MS" w:eastAsia="Arial Unicode MS" w:hAnsi="Arial Unicode MS" w:cs="Arial Unicode MS"/>
        </w:rPr>
        <w:t xml:space="preserve"> 1)</w:t>
      </w:r>
      <w:r>
        <w:rPr>
          <w:rFonts w:ascii="Arial Unicode MS" w:eastAsia="Arial Unicode MS" w:hAnsi="Arial Unicode MS" w:cs="Arial Unicode MS"/>
        </w:rPr>
        <w:t>과</w:t>
      </w:r>
      <w:r>
        <w:rPr>
          <w:rFonts w:ascii="Arial Unicode MS" w:eastAsia="Arial Unicode MS" w:hAnsi="Arial Unicode MS" w:cs="Arial Unicode MS"/>
        </w:rPr>
        <w:t xml:space="preserve"> "</w:t>
      </w:r>
      <w:r>
        <w:rPr>
          <w:rFonts w:ascii="Arial Unicode MS" w:eastAsia="Arial Unicode MS" w:hAnsi="Arial Unicode MS" w:cs="Arial Unicode MS"/>
        </w:rPr>
        <w:t>필터</w:t>
      </w:r>
      <w:r>
        <w:rPr>
          <w:rFonts w:ascii="Arial Unicode MS" w:eastAsia="Arial Unicode MS" w:hAnsi="Arial Unicode MS" w:cs="Arial Unicode MS"/>
        </w:rPr>
        <w:t>" (</w:t>
      </w:r>
      <w:r>
        <w:rPr>
          <w:rFonts w:ascii="Arial Unicode MS" w:eastAsia="Arial Unicode MS" w:hAnsi="Arial Unicode MS" w:cs="Arial Unicode MS"/>
        </w:rPr>
        <w:t>병행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적용</w:t>
      </w:r>
      <w:r>
        <w:rPr>
          <w:rFonts w:ascii="Arial Unicode MS" w:eastAsia="Arial Unicode MS" w:hAnsi="Arial Unicode MS" w:cs="Arial Unicode MS"/>
        </w:rPr>
        <w:t>)</w:t>
      </w:r>
      <w:r>
        <w:rPr>
          <w:rFonts w:ascii="Arial Unicode MS" w:eastAsia="Arial Unicode MS" w:hAnsi="Arial Unicode MS" w:cs="Arial Unicode MS"/>
        </w:rPr>
        <w:t>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구분된다</w:t>
      </w:r>
      <w:r>
        <w:rPr>
          <w:rFonts w:ascii="Arial Unicode MS" w:eastAsia="Arial Unicode MS" w:hAnsi="Arial Unicode MS" w:cs="Arial Unicode MS"/>
        </w:rPr>
        <w:t>.</w:t>
      </w:r>
    </w:p>
    <w:p w14:paraId="7A009FF0" w14:textId="77777777" w:rsidR="00D80D8A" w:rsidRDefault="00BE6280">
      <w:pPr>
        <w:spacing w:before="240" w:after="120"/>
        <w:rPr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>검색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방식</w:t>
      </w:r>
      <w:r>
        <w:rPr>
          <w:rFonts w:ascii="Arial Unicode MS" w:eastAsia="Arial Unicode MS" w:hAnsi="Arial Unicode MS" w:cs="Arial Unicode MS"/>
          <w:b/>
          <w:bCs/>
        </w:rPr>
        <w:t xml:space="preserve"> (</w:t>
      </w:r>
      <w:r>
        <w:rPr>
          <w:rFonts w:ascii="Arial Unicode MS" w:eastAsia="Arial Unicode MS" w:hAnsi="Arial Unicode MS" w:cs="Arial Unicode MS"/>
          <w:b/>
          <w:bCs/>
        </w:rPr>
        <w:t>메모리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유형별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b/>
          <w:bCs/>
        </w:rPr>
        <w:t>택</w:t>
      </w:r>
      <w:proofErr w:type="spellEnd"/>
      <w:r>
        <w:rPr>
          <w:rFonts w:ascii="Arial Unicode MS" w:eastAsia="Arial Unicode MS" w:hAnsi="Arial Unicode MS" w:cs="Arial Unicode MS"/>
          <w:b/>
          <w:bCs/>
        </w:rPr>
        <w:t xml:space="preserve"> 1):</w:t>
      </w:r>
    </w:p>
    <w:tbl>
      <w:tblPr>
        <w:tblStyle w:val="afffffffff4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565"/>
        <w:gridCol w:w="3389"/>
        <w:gridCol w:w="3071"/>
      </w:tblGrid>
      <w:tr w:rsidR="00D80D8A" w14:paraId="22FBC0B3" w14:textId="77777777">
        <w:trPr>
          <w:trHeight w:val="420"/>
        </w:trPr>
        <w:tc>
          <w:tcPr>
            <w:tcW w:w="2564" w:type="dxa"/>
            <w:tcBorders>
              <w:top w:val="single" w:sz="5" w:space="0" w:color="F0F4F8"/>
              <w:left w:val="single" w:sz="5" w:space="0" w:color="F0F4F8"/>
              <w:bottom w:val="single" w:sz="5" w:space="0" w:color="F0F4F8"/>
              <w:right w:val="single" w:sz="5" w:space="0" w:color="F0F4F8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04B96B" w14:textId="77777777" w:rsidR="00D80D8A" w:rsidRDefault="00BE6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jc w:val="center"/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  <w:sz w:val="20"/>
                <w:szCs w:val="20"/>
              </w:rPr>
              <w:t>검색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  <w:sz w:val="20"/>
                <w:szCs w:val="20"/>
              </w:rPr>
              <w:t>방식</w:t>
            </w:r>
          </w:p>
        </w:tc>
        <w:tc>
          <w:tcPr>
            <w:tcW w:w="3389" w:type="dxa"/>
            <w:tcBorders>
              <w:top w:val="single" w:sz="5" w:space="0" w:color="F0F4F8"/>
              <w:left w:val="single" w:sz="5" w:space="0" w:color="F0F4F8"/>
              <w:bottom w:val="single" w:sz="5" w:space="0" w:color="F0F4F8"/>
              <w:right w:val="single" w:sz="5" w:space="0" w:color="F0F4F8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4A01D5" w14:textId="77777777" w:rsidR="00D80D8A" w:rsidRDefault="00BE6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jc w:val="center"/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  <w:sz w:val="20"/>
                <w:szCs w:val="20"/>
              </w:rPr>
              <w:t>설명</w:t>
            </w:r>
          </w:p>
        </w:tc>
        <w:tc>
          <w:tcPr>
            <w:tcW w:w="3071" w:type="dxa"/>
            <w:tcBorders>
              <w:top w:val="single" w:sz="5" w:space="0" w:color="F0F4F8"/>
              <w:left w:val="single" w:sz="5" w:space="0" w:color="F0F4F8"/>
              <w:bottom w:val="single" w:sz="5" w:space="0" w:color="F0F4F8"/>
              <w:right w:val="single" w:sz="5" w:space="0" w:color="F0F4F8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35188E" w14:textId="77777777" w:rsidR="00D80D8A" w:rsidRDefault="00BE6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jc w:val="center"/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  <w:sz w:val="20"/>
                <w:szCs w:val="20"/>
              </w:rPr>
              <w:t>적용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  <w:sz w:val="20"/>
                <w:szCs w:val="20"/>
              </w:rPr>
              <w:t>권고</w:t>
            </w:r>
          </w:p>
        </w:tc>
      </w:tr>
      <w:tr w:rsidR="00D80D8A" w14:paraId="15360C12" w14:textId="77777777">
        <w:trPr>
          <w:trHeight w:val="1275"/>
        </w:trPr>
        <w:tc>
          <w:tcPr>
            <w:tcW w:w="2564" w:type="dxa"/>
            <w:tcBorders>
              <w:top w:val="single" w:sz="5" w:space="0" w:color="F0F4F8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1C66F3" w14:textId="77777777" w:rsidR="00D80D8A" w:rsidRDefault="00BE6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lastRenderedPageBreak/>
              <w:t>Cosine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Similarity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Top</w:t>
            </w:r>
            <w:proofErr w:type="spellEnd"/>
            <w:r>
              <w:rPr>
                <w:sz w:val="18"/>
                <w:szCs w:val="18"/>
              </w:rPr>
              <w:t>-K)</w:t>
            </w:r>
          </w:p>
        </w:tc>
        <w:tc>
          <w:tcPr>
            <w:tcW w:w="3389" w:type="dxa"/>
            <w:tcBorders>
              <w:top w:val="single" w:sz="5" w:space="0" w:color="F0F4F8"/>
              <w:left w:val="nil"/>
              <w:bottom w:val="single" w:sz="5" w:space="0" w:color="CCCCCC"/>
              <w:right w:val="single" w:sz="5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A63C89" w14:textId="77777777" w:rsidR="00D80D8A" w:rsidRDefault="00BE6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rPr>
                <w:sz w:val="18"/>
                <w:szCs w:val="18"/>
              </w:rPr>
            </w:pPr>
            <w:proofErr w:type="spellStart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임베딩</w:t>
            </w:r>
            <w:proofErr w:type="spellEnd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코사인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유사도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기반으로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상위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K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개</w:t>
            </w:r>
            <w:proofErr w:type="spellEnd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반환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.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대부분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시스템의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기본값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.</w:t>
            </w:r>
          </w:p>
        </w:tc>
        <w:tc>
          <w:tcPr>
            <w:tcW w:w="3071" w:type="dxa"/>
            <w:tcBorders>
              <w:top w:val="single" w:sz="5" w:space="0" w:color="F0F4F8"/>
              <w:left w:val="nil"/>
              <w:bottom w:val="single" w:sz="5" w:space="0" w:color="CCCCCC"/>
              <w:right w:val="single" w:sz="5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6D3FD1" w14:textId="77777777" w:rsidR="00D80D8A" w:rsidRDefault="00BE6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rPr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K=5~10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으로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시작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(SHOULD)</w:t>
            </w:r>
            <w:r>
              <w:rPr>
                <w:sz w:val="18"/>
                <w:szCs w:val="18"/>
                <w:vertAlign w:val="superscript"/>
              </w:rPr>
              <w:footnoteReference w:id="14"/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.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메모리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유형별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K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값</w:t>
            </w:r>
            <w:proofErr w:type="spellEnd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차별화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권고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.</w:t>
            </w:r>
          </w:p>
        </w:tc>
      </w:tr>
      <w:tr w:rsidR="00D80D8A" w14:paraId="5D48EF6E" w14:textId="77777777">
        <w:trPr>
          <w:trHeight w:val="1275"/>
        </w:trPr>
        <w:tc>
          <w:tcPr>
            <w:tcW w:w="2564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79CB88" w14:textId="77777777" w:rsidR="00D80D8A" w:rsidRDefault="00BE6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Hybrid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Cosine</w:t>
            </w:r>
            <w:proofErr w:type="spellEnd"/>
            <w:r>
              <w:rPr>
                <w:sz w:val="18"/>
                <w:szCs w:val="18"/>
              </w:rPr>
              <w:t xml:space="preserve"> + BM25 + </w:t>
            </w:r>
            <w:proofErr w:type="spellStart"/>
            <w:r>
              <w:rPr>
                <w:sz w:val="18"/>
                <w:szCs w:val="18"/>
              </w:rPr>
              <w:t>Rerank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3389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81F4B3" w14:textId="77777777" w:rsidR="00D80D8A" w:rsidRDefault="00BE6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rPr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벡터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검색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+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키워드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검색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결합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후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LLM/</w:t>
            </w:r>
            <w:proofErr w:type="spellStart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Cross-encoder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로</w:t>
            </w:r>
            <w:proofErr w:type="spellEnd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리랭킹</w:t>
            </w:r>
            <w:proofErr w:type="spellEnd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.</w:t>
            </w:r>
          </w:p>
        </w:tc>
        <w:tc>
          <w:tcPr>
            <w:tcW w:w="3071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955E21" w14:textId="77777777" w:rsidR="00D80D8A" w:rsidRDefault="00BE6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rPr>
                <w:sz w:val="18"/>
                <w:szCs w:val="18"/>
              </w:rPr>
            </w:pPr>
            <w:proofErr w:type="spellStart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Semantic</w:t>
            </w:r>
            <w:proofErr w:type="spellEnd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Memory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에</w:t>
            </w:r>
            <w:proofErr w:type="spellEnd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권고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(SHOULD).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검색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실패율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감소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효과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.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추가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LLM/</w:t>
            </w:r>
            <w:proofErr w:type="spellStart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Cross-encoder</w:t>
            </w:r>
            <w:proofErr w:type="spellEnd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비용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발생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.</w:t>
            </w:r>
          </w:p>
        </w:tc>
      </w:tr>
      <w:tr w:rsidR="00D80D8A" w14:paraId="52931CF8" w14:textId="77777777">
        <w:trPr>
          <w:trHeight w:val="990"/>
        </w:trPr>
        <w:tc>
          <w:tcPr>
            <w:tcW w:w="2564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1627D3" w14:textId="77777777" w:rsidR="00D80D8A" w:rsidRDefault="00BE6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rPr>
                <w:sz w:val="18"/>
                <w:szCs w:val="18"/>
              </w:rPr>
            </w:pPr>
            <w:proofErr w:type="spellStart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Recency-Relevance-Importance</w:t>
            </w:r>
            <w:proofErr w:type="spellEnd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결합</w:t>
            </w:r>
          </w:p>
        </w:tc>
        <w:tc>
          <w:tcPr>
            <w:tcW w:w="3389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02B3D4" w14:textId="77777777" w:rsidR="00D80D8A" w:rsidRDefault="00BE6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rPr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시간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경과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의미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유사도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중요도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점수를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결합하여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가중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랭킹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.</w:t>
            </w:r>
          </w:p>
        </w:tc>
        <w:tc>
          <w:tcPr>
            <w:tcW w:w="3071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B98E40" w14:textId="77777777" w:rsidR="00D80D8A" w:rsidRDefault="00BE6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rPr>
                <w:sz w:val="18"/>
                <w:szCs w:val="18"/>
              </w:rPr>
            </w:pPr>
            <w:proofErr w:type="spellStart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Episodic</w:t>
            </w:r>
            <w:proofErr w:type="spellEnd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Memory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에</w:t>
            </w:r>
            <w:proofErr w:type="spellEnd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권고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(SHOULD). </w:t>
            </w:r>
            <w:proofErr w:type="spellStart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Park</w:t>
            </w:r>
            <w:proofErr w:type="spellEnd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et</w:t>
            </w:r>
            <w:proofErr w:type="spellEnd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al</w:t>
            </w:r>
            <w:proofErr w:type="spellEnd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.(2023) </w:t>
            </w:r>
            <w:proofErr w:type="spellStart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Generative</w:t>
            </w:r>
            <w:proofErr w:type="spellEnd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Agents</w:t>
            </w:r>
            <w:proofErr w:type="spellEnd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-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대표적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메모리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검색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구조</w:t>
            </w:r>
          </w:p>
        </w:tc>
      </w:tr>
    </w:tbl>
    <w:p w14:paraId="70CB2956" w14:textId="77777777" w:rsidR="00D80D8A" w:rsidRDefault="00BE6280">
      <w:pPr>
        <w:spacing w:before="240" w:after="60"/>
        <w:rPr>
          <w:b/>
          <w:bCs/>
        </w:rPr>
      </w:pPr>
      <w: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메모리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유형별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권장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검색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전략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매핑</w:t>
      </w:r>
      <w:r>
        <w:rPr>
          <w:rFonts w:ascii="Arial Unicode MS" w:eastAsia="Arial Unicode MS" w:hAnsi="Arial Unicode MS" w:cs="Arial Unicode MS"/>
          <w:b/>
          <w:bCs/>
        </w:rPr>
        <w:t>:</w:t>
      </w:r>
    </w:p>
    <w:tbl>
      <w:tblPr>
        <w:tblStyle w:val="afffffffff5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000"/>
        <w:gridCol w:w="2506"/>
        <w:gridCol w:w="1970"/>
        <w:gridCol w:w="2549"/>
      </w:tblGrid>
      <w:tr w:rsidR="00D80D8A" w14:paraId="679439A5" w14:textId="77777777">
        <w:trPr>
          <w:trHeight w:val="420"/>
        </w:trPr>
        <w:tc>
          <w:tcPr>
            <w:tcW w:w="1999" w:type="dxa"/>
            <w:tcBorders>
              <w:top w:val="single" w:sz="5" w:space="0" w:color="F0F4F8"/>
              <w:left w:val="single" w:sz="5" w:space="0" w:color="F0F4F8"/>
              <w:bottom w:val="single" w:sz="5" w:space="0" w:color="F0F4F8"/>
              <w:right w:val="single" w:sz="5" w:space="0" w:color="F0F4F8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FDC0E1" w14:textId="77777777" w:rsidR="00D80D8A" w:rsidRDefault="00BE6280">
            <w:pPr>
              <w:spacing w:before="240" w:after="240"/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  <w:sz w:val="20"/>
                <w:szCs w:val="20"/>
              </w:rPr>
              <w:t>메모리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  <w:sz w:val="20"/>
                <w:szCs w:val="20"/>
              </w:rPr>
              <w:t>유형</w:t>
            </w:r>
          </w:p>
        </w:tc>
        <w:tc>
          <w:tcPr>
            <w:tcW w:w="2506" w:type="dxa"/>
            <w:tcBorders>
              <w:top w:val="single" w:sz="5" w:space="0" w:color="F0F4F8"/>
              <w:left w:val="single" w:sz="5" w:space="0" w:color="F0F4F8"/>
              <w:bottom w:val="single" w:sz="5" w:space="0" w:color="F0F4F8"/>
              <w:right w:val="single" w:sz="5" w:space="0" w:color="F0F4F8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DD3C4C" w14:textId="77777777" w:rsidR="00D80D8A" w:rsidRDefault="00BE6280">
            <w:pPr>
              <w:spacing w:before="240" w:after="240"/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  <w:sz w:val="20"/>
                <w:szCs w:val="20"/>
              </w:rPr>
              <w:t>권장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  <w:sz w:val="20"/>
                <w:szCs w:val="20"/>
              </w:rPr>
              <w:t>검색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  <w:sz w:val="20"/>
                <w:szCs w:val="20"/>
              </w:rPr>
              <w:t>방식</w:t>
            </w:r>
          </w:p>
        </w:tc>
        <w:tc>
          <w:tcPr>
            <w:tcW w:w="1970" w:type="dxa"/>
            <w:tcBorders>
              <w:top w:val="single" w:sz="5" w:space="0" w:color="F0F4F8"/>
              <w:left w:val="single" w:sz="5" w:space="0" w:color="F0F4F8"/>
              <w:bottom w:val="single" w:sz="5" w:space="0" w:color="F0F4F8"/>
              <w:right w:val="single" w:sz="5" w:space="0" w:color="F0F4F8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5F112A" w14:textId="77777777" w:rsidR="00D80D8A" w:rsidRDefault="00BE6280">
            <w:pPr>
              <w:spacing w:before="240" w:after="240"/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  <w:sz w:val="20"/>
                <w:szCs w:val="20"/>
              </w:rPr>
              <w:t>필터</w:t>
            </w:r>
          </w:p>
        </w:tc>
        <w:tc>
          <w:tcPr>
            <w:tcW w:w="2549" w:type="dxa"/>
            <w:tcBorders>
              <w:top w:val="single" w:sz="5" w:space="0" w:color="F0F4F8"/>
              <w:left w:val="single" w:sz="5" w:space="0" w:color="F0F4F8"/>
              <w:bottom w:val="single" w:sz="5" w:space="0" w:color="F0F4F8"/>
              <w:right w:val="single" w:sz="5" w:space="0" w:color="F0F4F8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226547" w14:textId="77777777" w:rsidR="00D80D8A" w:rsidRDefault="00BE6280">
            <w:pPr>
              <w:spacing w:before="240" w:after="240"/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  <w:sz w:val="20"/>
                <w:szCs w:val="20"/>
              </w:rPr>
              <w:t>비고</w:t>
            </w:r>
          </w:p>
        </w:tc>
      </w:tr>
      <w:tr w:rsidR="00D80D8A" w14:paraId="7A9E843A" w14:textId="77777777">
        <w:trPr>
          <w:trHeight w:val="705"/>
        </w:trPr>
        <w:tc>
          <w:tcPr>
            <w:tcW w:w="1999" w:type="dxa"/>
            <w:tcBorders>
              <w:top w:val="single" w:sz="5" w:space="0" w:color="F0F4F8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745B83" w14:textId="77777777" w:rsidR="00D80D8A" w:rsidRDefault="00BE6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Semantic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Memory</w:t>
            </w:r>
            <w:proofErr w:type="spellEnd"/>
          </w:p>
        </w:tc>
        <w:tc>
          <w:tcPr>
            <w:tcW w:w="2506" w:type="dxa"/>
            <w:tcBorders>
              <w:top w:val="single" w:sz="5" w:space="0" w:color="F0F4F8"/>
              <w:left w:val="nil"/>
              <w:bottom w:val="single" w:sz="5" w:space="0" w:color="CCCCCC"/>
              <w:right w:val="single" w:sz="5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E791FF" w14:textId="77777777" w:rsidR="00D80D8A" w:rsidRDefault="00BE6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Hybrid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Cosine</w:t>
            </w:r>
            <w:proofErr w:type="spellEnd"/>
            <w:r>
              <w:rPr>
                <w:sz w:val="18"/>
                <w:szCs w:val="18"/>
              </w:rPr>
              <w:t xml:space="preserve"> + BM25 + </w:t>
            </w:r>
            <w:proofErr w:type="spellStart"/>
            <w:r>
              <w:rPr>
                <w:sz w:val="18"/>
                <w:szCs w:val="18"/>
              </w:rPr>
              <w:t>Rerank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1970" w:type="dxa"/>
            <w:tcBorders>
              <w:top w:val="single" w:sz="5" w:space="0" w:color="F0F4F8"/>
              <w:left w:val="nil"/>
              <w:bottom w:val="single" w:sz="5" w:space="0" w:color="CCCCCC"/>
              <w:right w:val="single" w:sz="5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D8C293" w14:textId="77777777" w:rsidR="00D80D8A" w:rsidRDefault="00BE6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Similarity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Threshold</w:t>
            </w:r>
            <w:proofErr w:type="spellEnd"/>
          </w:p>
        </w:tc>
        <w:tc>
          <w:tcPr>
            <w:tcW w:w="2549" w:type="dxa"/>
            <w:tcBorders>
              <w:top w:val="single" w:sz="5" w:space="0" w:color="F0F4F8"/>
              <w:left w:val="nil"/>
              <w:bottom w:val="single" w:sz="5" w:space="0" w:color="CCCCCC"/>
              <w:right w:val="single" w:sz="5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AD3A32" w14:textId="77777777" w:rsidR="00D80D8A" w:rsidRDefault="00BE6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rPr>
                <w:sz w:val="18"/>
                <w:szCs w:val="18"/>
              </w:rPr>
            </w:pPr>
            <w:proofErr w:type="spellStart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의미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+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키워드</w:t>
            </w:r>
            <w:proofErr w:type="spellEnd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결합으로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검색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실패율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최소화</w:t>
            </w:r>
          </w:p>
        </w:tc>
      </w:tr>
      <w:tr w:rsidR="00D80D8A" w14:paraId="0B4774C3" w14:textId="77777777">
        <w:trPr>
          <w:trHeight w:val="705"/>
        </w:trPr>
        <w:tc>
          <w:tcPr>
            <w:tcW w:w="1999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438CD9" w14:textId="77777777" w:rsidR="00D80D8A" w:rsidRDefault="00BE6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Episodic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Memory</w:t>
            </w:r>
            <w:proofErr w:type="spellEnd"/>
          </w:p>
        </w:tc>
        <w:tc>
          <w:tcPr>
            <w:tcW w:w="2506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7F2A56" w14:textId="77777777" w:rsidR="00D80D8A" w:rsidRDefault="00BE6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RRI (</w:t>
            </w:r>
            <w:proofErr w:type="spellStart"/>
            <w:r>
              <w:rPr>
                <w:sz w:val="18"/>
                <w:szCs w:val="18"/>
              </w:rPr>
              <w:t>Recency-Relevance-Importance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1970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880659" w14:textId="77777777" w:rsidR="00D80D8A" w:rsidRDefault="00BE6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Similarity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Threshold</w:t>
            </w:r>
            <w:proofErr w:type="spellEnd"/>
          </w:p>
        </w:tc>
        <w:tc>
          <w:tcPr>
            <w:tcW w:w="2549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686DC1" w14:textId="77777777" w:rsidR="00D80D8A" w:rsidRDefault="00BE6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rPr>
                <w:sz w:val="18"/>
                <w:szCs w:val="18"/>
              </w:rPr>
            </w:pPr>
            <w:proofErr w:type="spellStart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시간순</w:t>
            </w:r>
            <w:proofErr w:type="spellEnd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경험에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최적화된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가중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랭킹</w:t>
            </w:r>
          </w:p>
        </w:tc>
      </w:tr>
      <w:tr w:rsidR="00D80D8A" w14:paraId="02401AAC" w14:textId="77777777">
        <w:trPr>
          <w:trHeight w:val="705"/>
        </w:trPr>
        <w:tc>
          <w:tcPr>
            <w:tcW w:w="1999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5702AE" w14:textId="77777777" w:rsidR="00D80D8A" w:rsidRDefault="00BE6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rPr>
                <w:sz w:val="18"/>
                <w:szCs w:val="18"/>
              </w:rPr>
            </w:pPr>
            <w:proofErr w:type="spellStart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Entity</w:t>
            </w:r>
            <w:proofErr w:type="spellEnd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Memory</w:t>
            </w:r>
            <w:proofErr w:type="spellEnd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(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구조화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)</w:t>
            </w:r>
          </w:p>
        </w:tc>
        <w:tc>
          <w:tcPr>
            <w:tcW w:w="2506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0E9CA2" w14:textId="77777777" w:rsidR="00D80D8A" w:rsidRDefault="00BE6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rPr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구조화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쿼리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(SQL/</w:t>
            </w:r>
            <w:proofErr w:type="spellStart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Cypher</w:t>
            </w:r>
            <w:proofErr w:type="spellEnd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)</w:t>
            </w:r>
          </w:p>
        </w:tc>
        <w:tc>
          <w:tcPr>
            <w:tcW w:w="1970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9BE15F" w14:textId="77777777" w:rsidR="00D80D8A" w:rsidRDefault="00BE6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rPr>
                <w:sz w:val="18"/>
                <w:szCs w:val="18"/>
              </w:rPr>
            </w:pPr>
            <w:proofErr w:type="spellStart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N</w:t>
            </w:r>
            <w:proofErr w:type="spellEnd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/</w:t>
            </w:r>
            <w:proofErr w:type="spellStart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A</w:t>
            </w:r>
            <w:proofErr w:type="spellEnd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(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벡터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검색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비해당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)</w:t>
            </w:r>
          </w:p>
        </w:tc>
        <w:tc>
          <w:tcPr>
            <w:tcW w:w="2549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21D047" w14:textId="77777777" w:rsidR="00D80D8A" w:rsidRDefault="00BE6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rPr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KV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조회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또는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RDBMS JOIN. </w:t>
            </w:r>
            <w:proofErr w:type="spellStart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Graph</w:t>
            </w:r>
            <w:proofErr w:type="spellEnd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DB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시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Cypher</w:t>
            </w:r>
            <w:proofErr w:type="spellEnd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쿼리</w:t>
            </w:r>
          </w:p>
        </w:tc>
      </w:tr>
      <w:tr w:rsidR="00D80D8A" w14:paraId="56BA0222" w14:textId="77777777">
        <w:trPr>
          <w:trHeight w:val="705"/>
        </w:trPr>
        <w:tc>
          <w:tcPr>
            <w:tcW w:w="1999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4BFB05" w14:textId="77777777" w:rsidR="00D80D8A" w:rsidRDefault="00BE6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User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Preferences</w:t>
            </w:r>
            <w:proofErr w:type="spellEnd"/>
          </w:p>
        </w:tc>
        <w:tc>
          <w:tcPr>
            <w:tcW w:w="2506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E9D40C" w14:textId="77777777" w:rsidR="00D80D8A" w:rsidRDefault="00BE6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rPr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구조화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쿼리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(KV </w:t>
            </w:r>
            <w:proofErr w:type="spellStart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Lookup</w:t>
            </w:r>
            <w:proofErr w:type="spellEnd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)</w:t>
            </w:r>
          </w:p>
        </w:tc>
        <w:tc>
          <w:tcPr>
            <w:tcW w:w="1970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78AA0C" w14:textId="77777777" w:rsidR="00D80D8A" w:rsidRDefault="00BE6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rPr>
                <w:sz w:val="18"/>
                <w:szCs w:val="18"/>
              </w:rPr>
            </w:pPr>
            <w:proofErr w:type="spellStart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N</w:t>
            </w:r>
            <w:proofErr w:type="spellEnd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/</w:t>
            </w:r>
            <w:proofErr w:type="spellStart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A</w:t>
            </w:r>
            <w:proofErr w:type="spellEnd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(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벡터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검색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비해당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)</w:t>
            </w:r>
          </w:p>
        </w:tc>
        <w:tc>
          <w:tcPr>
            <w:tcW w:w="2549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207874" w14:textId="77777777" w:rsidR="00D80D8A" w:rsidRDefault="00BE6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rPr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단순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키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-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값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조회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.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벡터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검색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불필요</w:t>
            </w:r>
          </w:p>
        </w:tc>
      </w:tr>
      <w:tr w:rsidR="00D80D8A" w14:paraId="2B5D5E1D" w14:textId="77777777">
        <w:trPr>
          <w:trHeight w:val="705"/>
        </w:trPr>
        <w:tc>
          <w:tcPr>
            <w:tcW w:w="1999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F0C644" w14:textId="77777777" w:rsidR="00D80D8A" w:rsidRDefault="00BE6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Summary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Memory</w:t>
            </w:r>
            <w:proofErr w:type="spellEnd"/>
          </w:p>
        </w:tc>
        <w:tc>
          <w:tcPr>
            <w:tcW w:w="2506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F2F879" w14:textId="77777777" w:rsidR="00D80D8A" w:rsidRDefault="00BE6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Cosine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Similarity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Top</w:t>
            </w:r>
            <w:proofErr w:type="spellEnd"/>
            <w:r>
              <w:rPr>
                <w:sz w:val="18"/>
                <w:szCs w:val="18"/>
              </w:rPr>
              <w:t>-K)</w:t>
            </w:r>
          </w:p>
        </w:tc>
        <w:tc>
          <w:tcPr>
            <w:tcW w:w="1970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32DE4D" w14:textId="77777777" w:rsidR="00D80D8A" w:rsidRDefault="00BE6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Similarity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Threshold</w:t>
            </w:r>
            <w:proofErr w:type="spellEnd"/>
          </w:p>
        </w:tc>
        <w:tc>
          <w:tcPr>
            <w:tcW w:w="2549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86E71F" w14:textId="77777777" w:rsidR="00D80D8A" w:rsidRDefault="00BE6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rPr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요약본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간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유사도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검색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.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경량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운영</w:t>
            </w:r>
          </w:p>
        </w:tc>
      </w:tr>
    </w:tbl>
    <w:p w14:paraId="37F04DCF" w14:textId="77777777" w:rsidR="00D80D8A" w:rsidRDefault="00BE6280">
      <w:pPr>
        <w:spacing w:after="120"/>
        <w:ind w:left="360"/>
        <w:rPr>
          <w:color w:val="555555"/>
          <w:sz w:val="20"/>
          <w:szCs w:val="20"/>
        </w:rPr>
      </w:pPr>
      <w:r>
        <w:rPr>
          <w:rFonts w:ascii="Arial Unicode MS" w:eastAsia="Arial Unicode MS" w:hAnsi="Arial Unicode MS" w:cs="Arial Unicode MS"/>
          <w:b/>
          <w:bCs/>
          <w:color w:val="2E75B6"/>
          <w:sz w:val="20"/>
          <w:szCs w:val="20"/>
        </w:rPr>
        <w:t>[</w:t>
      </w:r>
      <w:r>
        <w:rPr>
          <w:rFonts w:ascii="Arial Unicode MS" w:eastAsia="Arial Unicode MS" w:hAnsi="Arial Unicode MS" w:cs="Arial Unicode MS"/>
          <w:b/>
          <w:bCs/>
          <w:color w:val="2E75B6"/>
          <w:sz w:val="20"/>
          <w:szCs w:val="20"/>
        </w:rPr>
        <w:t>참고</w:t>
      </w:r>
      <w:r>
        <w:rPr>
          <w:rFonts w:ascii="Arial Unicode MS" w:eastAsia="Arial Unicode MS" w:hAnsi="Arial Unicode MS" w:cs="Arial Unicode MS"/>
          <w:b/>
          <w:bCs/>
          <w:color w:val="2E75B6"/>
          <w:sz w:val="20"/>
          <w:szCs w:val="20"/>
        </w:rPr>
        <w:t xml:space="preserve">] </w:t>
      </w:r>
      <w:proofErr w:type="spellStart"/>
      <w:r>
        <w:rPr>
          <w:rFonts w:ascii="Arial Unicode MS" w:eastAsia="Arial Unicode MS" w:hAnsi="Arial Unicode MS" w:cs="Arial Unicode MS"/>
          <w:color w:val="555555"/>
          <w:sz w:val="20"/>
          <w:szCs w:val="20"/>
        </w:rPr>
        <w:t>Entity</w:t>
      </w:r>
      <w:proofErr w:type="spellEnd"/>
      <w:r>
        <w:rPr>
          <w:rFonts w:ascii="Arial Unicode MS" w:eastAsia="Arial Unicode MS" w:hAnsi="Arial Unicode MS" w:cs="Arial Unicode MS"/>
          <w:color w:val="555555"/>
          <w:sz w:val="20"/>
          <w:szCs w:val="20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555555"/>
          <w:sz w:val="20"/>
          <w:szCs w:val="20"/>
        </w:rPr>
        <w:t>Memory</w:t>
      </w:r>
      <w:r>
        <w:rPr>
          <w:rFonts w:ascii="Arial Unicode MS" w:eastAsia="Arial Unicode MS" w:hAnsi="Arial Unicode MS" w:cs="Arial Unicode MS"/>
          <w:color w:val="555555"/>
          <w:sz w:val="20"/>
          <w:szCs w:val="20"/>
        </w:rPr>
        <w:t>와</w:t>
      </w:r>
      <w:proofErr w:type="spellEnd"/>
      <w:r>
        <w:rPr>
          <w:rFonts w:ascii="Arial Unicode MS" w:eastAsia="Arial Unicode MS" w:hAnsi="Arial Unicode MS" w:cs="Arial Unicode MS"/>
          <w:color w:val="555555"/>
          <w:sz w:val="20"/>
          <w:szCs w:val="20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555555"/>
          <w:sz w:val="20"/>
          <w:szCs w:val="20"/>
        </w:rPr>
        <w:t>User</w:t>
      </w:r>
      <w:proofErr w:type="spellEnd"/>
      <w:r>
        <w:rPr>
          <w:rFonts w:ascii="Arial Unicode MS" w:eastAsia="Arial Unicode MS" w:hAnsi="Arial Unicode MS" w:cs="Arial Unicode MS"/>
          <w:color w:val="555555"/>
          <w:sz w:val="20"/>
          <w:szCs w:val="20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555555"/>
          <w:sz w:val="20"/>
          <w:szCs w:val="20"/>
        </w:rPr>
        <w:t>Preferences</w:t>
      </w:r>
      <w:r>
        <w:rPr>
          <w:rFonts w:ascii="Arial Unicode MS" w:eastAsia="Arial Unicode MS" w:hAnsi="Arial Unicode MS" w:cs="Arial Unicode MS"/>
          <w:color w:val="555555"/>
          <w:sz w:val="20"/>
          <w:szCs w:val="20"/>
        </w:rPr>
        <w:t>는</w:t>
      </w:r>
      <w:proofErr w:type="spellEnd"/>
      <w:r>
        <w:rPr>
          <w:rFonts w:ascii="Arial Unicode MS" w:eastAsia="Arial Unicode MS" w:hAnsi="Arial Unicode MS" w:cs="Arial Unicode MS"/>
          <w:color w:val="555555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color w:val="555555"/>
          <w:sz w:val="20"/>
          <w:szCs w:val="20"/>
        </w:rPr>
        <w:t>구조화</w:t>
      </w:r>
      <w:r>
        <w:rPr>
          <w:rFonts w:ascii="Arial Unicode MS" w:eastAsia="Arial Unicode MS" w:hAnsi="Arial Unicode MS" w:cs="Arial Unicode MS"/>
          <w:color w:val="555555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color w:val="555555"/>
          <w:sz w:val="20"/>
          <w:szCs w:val="20"/>
        </w:rPr>
        <w:t>데이터로</w:t>
      </w:r>
      <w:r>
        <w:rPr>
          <w:rFonts w:ascii="Arial Unicode MS" w:eastAsia="Arial Unicode MS" w:hAnsi="Arial Unicode MS" w:cs="Arial Unicode MS"/>
          <w:color w:val="555555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color w:val="555555"/>
          <w:sz w:val="20"/>
          <w:szCs w:val="20"/>
        </w:rPr>
        <w:t>관리되므로</w:t>
      </w:r>
      <w:r>
        <w:rPr>
          <w:rFonts w:ascii="Arial Unicode MS" w:eastAsia="Arial Unicode MS" w:hAnsi="Arial Unicode MS" w:cs="Arial Unicode MS"/>
          <w:color w:val="555555"/>
          <w:sz w:val="20"/>
          <w:szCs w:val="20"/>
        </w:rPr>
        <w:t xml:space="preserve">, </w:t>
      </w:r>
      <w:r>
        <w:rPr>
          <w:rFonts w:ascii="Arial Unicode MS" w:eastAsia="Arial Unicode MS" w:hAnsi="Arial Unicode MS" w:cs="Arial Unicode MS"/>
          <w:color w:val="555555"/>
          <w:sz w:val="20"/>
          <w:szCs w:val="20"/>
        </w:rPr>
        <w:t>벡터</w:t>
      </w:r>
      <w:r>
        <w:rPr>
          <w:rFonts w:ascii="Arial Unicode MS" w:eastAsia="Arial Unicode MS" w:hAnsi="Arial Unicode MS" w:cs="Arial Unicode MS"/>
          <w:color w:val="555555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color w:val="555555"/>
          <w:sz w:val="20"/>
          <w:szCs w:val="20"/>
        </w:rPr>
        <w:t>기반</w:t>
      </w:r>
      <w:r>
        <w:rPr>
          <w:rFonts w:ascii="Arial Unicode MS" w:eastAsia="Arial Unicode MS" w:hAnsi="Arial Unicode MS" w:cs="Arial Unicode MS"/>
          <w:color w:val="555555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color w:val="555555"/>
          <w:sz w:val="20"/>
          <w:szCs w:val="20"/>
        </w:rPr>
        <w:t>검색</w:t>
      </w:r>
      <w:r>
        <w:rPr>
          <w:rFonts w:ascii="Arial Unicode MS" w:eastAsia="Arial Unicode MS" w:hAnsi="Arial Unicode MS" w:cs="Arial Unicode MS"/>
          <w:color w:val="555555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color w:val="555555"/>
          <w:sz w:val="20"/>
          <w:szCs w:val="20"/>
        </w:rPr>
        <w:t>전략</w:t>
      </w:r>
      <w:r>
        <w:rPr>
          <w:rFonts w:ascii="Arial Unicode MS" w:eastAsia="Arial Unicode MS" w:hAnsi="Arial Unicode MS" w:cs="Arial Unicode MS"/>
          <w:color w:val="555555"/>
          <w:sz w:val="20"/>
          <w:szCs w:val="20"/>
        </w:rPr>
        <w:t>(</w:t>
      </w:r>
      <w:proofErr w:type="spellStart"/>
      <w:r>
        <w:rPr>
          <w:rFonts w:ascii="Arial Unicode MS" w:eastAsia="Arial Unicode MS" w:hAnsi="Arial Unicode MS" w:cs="Arial Unicode MS"/>
          <w:color w:val="555555"/>
          <w:sz w:val="20"/>
          <w:szCs w:val="20"/>
        </w:rPr>
        <w:t>Cosine</w:t>
      </w:r>
      <w:proofErr w:type="spellEnd"/>
      <w:r>
        <w:rPr>
          <w:rFonts w:ascii="Arial Unicode MS" w:eastAsia="Arial Unicode MS" w:hAnsi="Arial Unicode MS" w:cs="Arial Unicode MS"/>
          <w:color w:val="555555"/>
          <w:sz w:val="20"/>
          <w:szCs w:val="20"/>
        </w:rPr>
        <w:t xml:space="preserve">, </w:t>
      </w:r>
      <w:proofErr w:type="spellStart"/>
      <w:r>
        <w:rPr>
          <w:rFonts w:ascii="Arial Unicode MS" w:eastAsia="Arial Unicode MS" w:hAnsi="Arial Unicode MS" w:cs="Arial Unicode MS"/>
          <w:color w:val="555555"/>
          <w:sz w:val="20"/>
          <w:szCs w:val="20"/>
        </w:rPr>
        <w:t>Hybrid</w:t>
      </w:r>
      <w:proofErr w:type="spellEnd"/>
      <w:r>
        <w:rPr>
          <w:rFonts w:ascii="Arial Unicode MS" w:eastAsia="Arial Unicode MS" w:hAnsi="Arial Unicode MS" w:cs="Arial Unicode MS"/>
          <w:color w:val="555555"/>
          <w:sz w:val="20"/>
          <w:szCs w:val="20"/>
        </w:rPr>
        <w:t>, RRI)</w:t>
      </w:r>
      <w:r>
        <w:rPr>
          <w:rFonts w:ascii="Arial Unicode MS" w:eastAsia="Arial Unicode MS" w:hAnsi="Arial Unicode MS" w:cs="Arial Unicode MS"/>
          <w:color w:val="555555"/>
          <w:sz w:val="20"/>
          <w:szCs w:val="20"/>
        </w:rPr>
        <w:t>이</w:t>
      </w:r>
      <w:r>
        <w:rPr>
          <w:rFonts w:ascii="Arial Unicode MS" w:eastAsia="Arial Unicode MS" w:hAnsi="Arial Unicode MS" w:cs="Arial Unicode MS"/>
          <w:color w:val="555555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color w:val="555555"/>
          <w:sz w:val="20"/>
          <w:szCs w:val="20"/>
        </w:rPr>
        <w:t>아닌</w:t>
      </w:r>
      <w:r>
        <w:rPr>
          <w:rFonts w:ascii="Arial Unicode MS" w:eastAsia="Arial Unicode MS" w:hAnsi="Arial Unicode MS" w:cs="Arial Unicode MS"/>
          <w:color w:val="555555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color w:val="555555"/>
          <w:sz w:val="20"/>
          <w:szCs w:val="20"/>
        </w:rPr>
        <w:t>구조화</w:t>
      </w:r>
      <w:r>
        <w:rPr>
          <w:rFonts w:ascii="Arial Unicode MS" w:eastAsia="Arial Unicode MS" w:hAnsi="Arial Unicode MS" w:cs="Arial Unicode MS"/>
          <w:color w:val="555555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color w:val="555555"/>
          <w:sz w:val="20"/>
          <w:szCs w:val="20"/>
        </w:rPr>
        <w:t>쿼리로</w:t>
      </w:r>
      <w:r>
        <w:rPr>
          <w:rFonts w:ascii="Arial Unicode MS" w:eastAsia="Arial Unicode MS" w:hAnsi="Arial Unicode MS" w:cs="Arial Unicode MS"/>
          <w:color w:val="555555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color w:val="555555"/>
          <w:sz w:val="20"/>
          <w:szCs w:val="20"/>
        </w:rPr>
        <w:t>조회한다</w:t>
      </w:r>
      <w:r>
        <w:rPr>
          <w:rFonts w:ascii="Arial Unicode MS" w:eastAsia="Arial Unicode MS" w:hAnsi="Arial Unicode MS" w:cs="Arial Unicode MS"/>
          <w:color w:val="555555"/>
          <w:sz w:val="20"/>
          <w:szCs w:val="20"/>
        </w:rPr>
        <w:t xml:space="preserve">. </w:t>
      </w:r>
      <w:r>
        <w:rPr>
          <w:rFonts w:ascii="Arial Unicode MS" w:eastAsia="Arial Unicode MS" w:hAnsi="Arial Unicode MS" w:cs="Arial Unicode MS"/>
          <w:color w:val="555555"/>
          <w:sz w:val="20"/>
          <w:szCs w:val="20"/>
        </w:rPr>
        <w:t>위</w:t>
      </w:r>
      <w:r>
        <w:rPr>
          <w:rFonts w:ascii="Arial Unicode MS" w:eastAsia="Arial Unicode MS" w:hAnsi="Arial Unicode MS" w:cs="Arial Unicode MS"/>
          <w:color w:val="555555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color w:val="555555"/>
          <w:sz w:val="20"/>
          <w:szCs w:val="20"/>
        </w:rPr>
        <w:t>매핑</w:t>
      </w:r>
      <w:r>
        <w:rPr>
          <w:rFonts w:ascii="Arial Unicode MS" w:eastAsia="Arial Unicode MS" w:hAnsi="Arial Unicode MS" w:cs="Arial Unicode MS"/>
          <w:color w:val="555555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color w:val="555555"/>
          <w:sz w:val="20"/>
          <w:szCs w:val="20"/>
        </w:rPr>
        <w:t>테이블에서</w:t>
      </w:r>
      <w:r>
        <w:rPr>
          <w:rFonts w:ascii="Arial Unicode MS" w:eastAsia="Arial Unicode MS" w:hAnsi="Arial Unicode MS" w:cs="Arial Unicode MS"/>
          <w:color w:val="555555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color w:val="555555"/>
          <w:sz w:val="20"/>
          <w:szCs w:val="20"/>
        </w:rPr>
        <w:t>벡터</w:t>
      </w:r>
      <w:r>
        <w:rPr>
          <w:rFonts w:ascii="Arial Unicode MS" w:eastAsia="Arial Unicode MS" w:hAnsi="Arial Unicode MS" w:cs="Arial Unicode MS"/>
          <w:color w:val="555555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color w:val="555555"/>
          <w:sz w:val="20"/>
          <w:szCs w:val="20"/>
        </w:rPr>
        <w:t>검색</w:t>
      </w:r>
      <w:r>
        <w:rPr>
          <w:rFonts w:ascii="Arial Unicode MS" w:eastAsia="Arial Unicode MS" w:hAnsi="Arial Unicode MS" w:cs="Arial Unicode MS"/>
          <w:color w:val="555555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color w:val="555555"/>
          <w:sz w:val="20"/>
          <w:szCs w:val="20"/>
        </w:rPr>
        <w:t>관련</w:t>
      </w:r>
      <w:r>
        <w:rPr>
          <w:rFonts w:ascii="Arial Unicode MS" w:eastAsia="Arial Unicode MS" w:hAnsi="Arial Unicode MS" w:cs="Arial Unicode MS"/>
          <w:color w:val="555555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color w:val="555555"/>
          <w:sz w:val="20"/>
          <w:szCs w:val="20"/>
        </w:rPr>
        <w:t>필터</w:t>
      </w:r>
      <w:r>
        <w:rPr>
          <w:rFonts w:ascii="Arial Unicode MS" w:eastAsia="Arial Unicode MS" w:hAnsi="Arial Unicode MS" w:cs="Arial Unicode MS"/>
          <w:color w:val="555555"/>
          <w:sz w:val="20"/>
          <w:szCs w:val="20"/>
        </w:rPr>
        <w:t>(</w:t>
      </w:r>
      <w:proofErr w:type="spellStart"/>
      <w:r>
        <w:rPr>
          <w:rFonts w:ascii="Arial Unicode MS" w:eastAsia="Arial Unicode MS" w:hAnsi="Arial Unicode MS" w:cs="Arial Unicode MS"/>
          <w:color w:val="555555"/>
          <w:sz w:val="20"/>
          <w:szCs w:val="20"/>
        </w:rPr>
        <w:t>Similarity</w:t>
      </w:r>
      <w:proofErr w:type="spellEnd"/>
      <w:r>
        <w:rPr>
          <w:rFonts w:ascii="Arial Unicode MS" w:eastAsia="Arial Unicode MS" w:hAnsi="Arial Unicode MS" w:cs="Arial Unicode MS"/>
          <w:color w:val="555555"/>
          <w:sz w:val="20"/>
          <w:szCs w:val="20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555555"/>
          <w:sz w:val="20"/>
          <w:szCs w:val="20"/>
        </w:rPr>
        <w:t>Threshold</w:t>
      </w:r>
      <w:proofErr w:type="spellEnd"/>
      <w:r>
        <w:rPr>
          <w:rFonts w:ascii="Arial Unicode MS" w:eastAsia="Arial Unicode MS" w:hAnsi="Arial Unicode MS" w:cs="Arial Unicode MS"/>
          <w:color w:val="555555"/>
          <w:sz w:val="20"/>
          <w:szCs w:val="20"/>
        </w:rPr>
        <w:t>)</w:t>
      </w:r>
      <w:r>
        <w:rPr>
          <w:rFonts w:ascii="Arial Unicode MS" w:eastAsia="Arial Unicode MS" w:hAnsi="Arial Unicode MS" w:cs="Arial Unicode MS"/>
          <w:color w:val="555555"/>
          <w:sz w:val="20"/>
          <w:szCs w:val="20"/>
        </w:rPr>
        <w:t>는</w:t>
      </w:r>
      <w:r>
        <w:rPr>
          <w:rFonts w:ascii="Arial Unicode MS" w:eastAsia="Arial Unicode MS" w:hAnsi="Arial Unicode MS" w:cs="Arial Unicode MS"/>
          <w:color w:val="555555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color w:val="555555"/>
          <w:sz w:val="20"/>
          <w:szCs w:val="20"/>
        </w:rPr>
        <w:t>해당</w:t>
      </w:r>
      <w:r>
        <w:rPr>
          <w:rFonts w:ascii="Arial Unicode MS" w:eastAsia="Arial Unicode MS" w:hAnsi="Arial Unicode MS" w:cs="Arial Unicode MS"/>
          <w:color w:val="555555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color w:val="555555"/>
          <w:sz w:val="20"/>
          <w:szCs w:val="20"/>
        </w:rPr>
        <w:t>유형에는</w:t>
      </w:r>
      <w:r>
        <w:rPr>
          <w:rFonts w:ascii="Arial Unicode MS" w:eastAsia="Arial Unicode MS" w:hAnsi="Arial Unicode MS" w:cs="Arial Unicode MS"/>
          <w:color w:val="555555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color w:val="555555"/>
          <w:sz w:val="20"/>
          <w:szCs w:val="20"/>
        </w:rPr>
        <w:t>적용되지</w:t>
      </w:r>
      <w:r>
        <w:rPr>
          <w:rFonts w:ascii="Arial Unicode MS" w:eastAsia="Arial Unicode MS" w:hAnsi="Arial Unicode MS" w:cs="Arial Unicode MS"/>
          <w:color w:val="555555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color w:val="555555"/>
          <w:sz w:val="20"/>
          <w:szCs w:val="20"/>
        </w:rPr>
        <w:t>않는다</w:t>
      </w:r>
      <w:r>
        <w:rPr>
          <w:rFonts w:ascii="Arial Unicode MS" w:eastAsia="Arial Unicode MS" w:hAnsi="Arial Unicode MS" w:cs="Arial Unicode MS"/>
          <w:color w:val="555555"/>
          <w:sz w:val="20"/>
          <w:szCs w:val="20"/>
        </w:rPr>
        <w:t>.</w:t>
      </w:r>
    </w:p>
    <w:p w14:paraId="18E5DEC9" w14:textId="77777777" w:rsidR="00D80D8A" w:rsidRDefault="00D80D8A">
      <w:pPr>
        <w:spacing w:before="240" w:after="60"/>
      </w:pPr>
    </w:p>
    <w:p w14:paraId="45A07DAA" w14:textId="77777777" w:rsidR="00D80D8A" w:rsidRDefault="00BE6280">
      <w:pPr>
        <w:spacing w:before="240" w:after="120"/>
        <w:rPr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>필터</w:t>
      </w:r>
      <w:r>
        <w:rPr>
          <w:rFonts w:ascii="Arial Unicode MS" w:eastAsia="Arial Unicode MS" w:hAnsi="Arial Unicode MS" w:cs="Arial Unicode MS"/>
          <w:b/>
          <w:bCs/>
        </w:rPr>
        <w:t xml:space="preserve"> (</w:t>
      </w:r>
      <w:r>
        <w:rPr>
          <w:rFonts w:ascii="Arial Unicode MS" w:eastAsia="Arial Unicode MS" w:hAnsi="Arial Unicode MS" w:cs="Arial Unicode MS"/>
          <w:b/>
          <w:bCs/>
        </w:rPr>
        <w:t>위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검색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방식과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항상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병행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적용</w:t>
      </w:r>
      <w:r>
        <w:rPr>
          <w:rFonts w:ascii="Arial Unicode MS" w:eastAsia="Arial Unicode MS" w:hAnsi="Arial Unicode MS" w:cs="Arial Unicode MS"/>
          <w:b/>
          <w:bCs/>
        </w:rPr>
        <w:t>):</w:t>
      </w:r>
    </w:p>
    <w:tbl>
      <w:tblPr>
        <w:tblStyle w:val="afffffffff6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579"/>
        <w:gridCol w:w="3346"/>
        <w:gridCol w:w="3100"/>
      </w:tblGrid>
      <w:tr w:rsidR="00D80D8A" w14:paraId="098BD3D9" w14:textId="77777777">
        <w:trPr>
          <w:trHeight w:val="420"/>
        </w:trPr>
        <w:tc>
          <w:tcPr>
            <w:tcW w:w="2578" w:type="dxa"/>
            <w:tcBorders>
              <w:top w:val="single" w:sz="5" w:space="0" w:color="F0F4F8"/>
              <w:left w:val="single" w:sz="5" w:space="0" w:color="F0F4F8"/>
              <w:bottom w:val="single" w:sz="5" w:space="0" w:color="F0F4F8"/>
              <w:right w:val="single" w:sz="5" w:space="0" w:color="F0F4F8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01C8E3" w14:textId="77777777" w:rsidR="00D80D8A" w:rsidRDefault="00BE6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jc w:val="center"/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  <w:sz w:val="20"/>
                <w:szCs w:val="20"/>
              </w:rPr>
              <w:t>필터</w:t>
            </w:r>
          </w:p>
        </w:tc>
        <w:tc>
          <w:tcPr>
            <w:tcW w:w="3346" w:type="dxa"/>
            <w:tcBorders>
              <w:top w:val="single" w:sz="5" w:space="0" w:color="F0F4F8"/>
              <w:left w:val="single" w:sz="5" w:space="0" w:color="F0F4F8"/>
              <w:bottom w:val="single" w:sz="5" w:space="0" w:color="F0F4F8"/>
              <w:right w:val="single" w:sz="5" w:space="0" w:color="F0F4F8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84760C" w14:textId="77777777" w:rsidR="00D80D8A" w:rsidRDefault="00BE6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jc w:val="center"/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  <w:sz w:val="20"/>
                <w:szCs w:val="20"/>
              </w:rPr>
              <w:t>설명</w:t>
            </w:r>
          </w:p>
        </w:tc>
        <w:tc>
          <w:tcPr>
            <w:tcW w:w="3100" w:type="dxa"/>
            <w:tcBorders>
              <w:top w:val="single" w:sz="5" w:space="0" w:color="F0F4F8"/>
              <w:left w:val="single" w:sz="5" w:space="0" w:color="F0F4F8"/>
              <w:bottom w:val="single" w:sz="5" w:space="0" w:color="F0F4F8"/>
              <w:right w:val="single" w:sz="5" w:space="0" w:color="F0F4F8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B16C12" w14:textId="77777777" w:rsidR="00D80D8A" w:rsidRDefault="00BE6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jc w:val="center"/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  <w:sz w:val="20"/>
                <w:szCs w:val="20"/>
              </w:rPr>
              <w:t>적용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  <w:sz w:val="20"/>
                <w:szCs w:val="20"/>
              </w:rPr>
              <w:t>권고</w:t>
            </w:r>
          </w:p>
        </w:tc>
      </w:tr>
      <w:tr w:rsidR="00D80D8A" w14:paraId="73D2A458" w14:textId="77777777">
        <w:trPr>
          <w:trHeight w:val="1275"/>
        </w:trPr>
        <w:tc>
          <w:tcPr>
            <w:tcW w:w="2578" w:type="dxa"/>
            <w:tcBorders>
              <w:top w:val="single" w:sz="5" w:space="0" w:color="F0F4F8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4ACF1F" w14:textId="77777777" w:rsidR="00D80D8A" w:rsidRDefault="00BE6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Similarity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Threshold</w:t>
            </w:r>
            <w:proofErr w:type="spellEnd"/>
          </w:p>
        </w:tc>
        <w:tc>
          <w:tcPr>
            <w:tcW w:w="3346" w:type="dxa"/>
            <w:tcBorders>
              <w:top w:val="single" w:sz="5" w:space="0" w:color="F0F4F8"/>
              <w:left w:val="nil"/>
              <w:bottom w:val="single" w:sz="5" w:space="0" w:color="CCCCCC"/>
              <w:right w:val="single" w:sz="5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F8C74E" w14:textId="77777777" w:rsidR="00D80D8A" w:rsidRDefault="00BE6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rPr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최소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유사도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임계값</w:t>
            </w:r>
            <w:proofErr w:type="spellEnd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설정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. </w:t>
            </w:r>
            <w:proofErr w:type="spellStart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임계값</w:t>
            </w:r>
            <w:proofErr w:type="spellEnd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미달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결과는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반환하지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않음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.</w:t>
            </w:r>
          </w:p>
        </w:tc>
        <w:tc>
          <w:tcPr>
            <w:tcW w:w="3100" w:type="dxa"/>
            <w:tcBorders>
              <w:top w:val="single" w:sz="5" w:space="0" w:color="F0F4F8"/>
              <w:left w:val="nil"/>
              <w:bottom w:val="single" w:sz="5" w:space="0" w:color="CCCCCC"/>
              <w:right w:val="single" w:sz="5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02DC84" w14:textId="77777777" w:rsidR="00D80D8A" w:rsidRDefault="00BE6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rPr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모든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장기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메모리에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적용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(SHOULD).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무관한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메모리가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컨텍스트에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주입되는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것을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방지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.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검색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방식과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독립적으로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병행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.</w:t>
            </w:r>
          </w:p>
        </w:tc>
      </w:tr>
    </w:tbl>
    <w:p w14:paraId="72F7AF7D" w14:textId="77777777" w:rsidR="00D80D8A" w:rsidRDefault="00BE6280">
      <w:pPr>
        <w:spacing w:before="240" w:after="60"/>
        <w:rPr>
          <w:i/>
          <w:iCs/>
          <w:color w:val="444444"/>
          <w:sz w:val="20"/>
          <w:szCs w:val="20"/>
        </w:rPr>
      </w:pPr>
      <w:r>
        <w:t xml:space="preserve"> </w:t>
      </w:r>
    </w:p>
    <w:tbl>
      <w:tblPr>
        <w:tblStyle w:val="afffffffff7"/>
        <w:tblW w:w="901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015"/>
      </w:tblGrid>
      <w:tr w:rsidR="00D80D8A" w14:paraId="5B1EC58B" w14:textId="77777777">
        <w:trPr>
          <w:trHeight w:val="810"/>
        </w:trPr>
        <w:tc>
          <w:tcPr>
            <w:tcW w:w="9015" w:type="dxa"/>
            <w:tcBorders>
              <w:top w:val="single" w:sz="6" w:space="0" w:color="B0BEC5"/>
              <w:left w:val="single" w:sz="6" w:space="0" w:color="1B3A5C"/>
              <w:bottom w:val="single" w:sz="6" w:space="0" w:color="B0BEC5"/>
              <w:right w:val="single" w:sz="6" w:space="0" w:color="B0BEC5"/>
            </w:tcBorders>
            <w:shd w:val="clear" w:color="auto" w:fill="FFF8E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314416D" w14:textId="77777777" w:rsidR="00D80D8A" w:rsidRDefault="00BE6280">
            <w:pPr>
              <w:shd w:val="clear" w:color="auto" w:fill="FFF8E1"/>
              <w:spacing w:after="120"/>
              <w:ind w:right="360"/>
              <w:rPr>
                <w:color w:val="434343"/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color w:val="434343"/>
                <w:sz w:val="18"/>
                <w:szCs w:val="18"/>
              </w:rPr>
              <w:t>주의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br/>
            </w:r>
            <w:proofErr w:type="spellStart"/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>Similarity</w:t>
            </w:r>
            <w:proofErr w:type="spellEnd"/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>Threshold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>는</w:t>
            </w:r>
            <w:proofErr w:type="spellEnd"/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>검색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 xml:space="preserve"> "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>방식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>"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>이</w:t>
            </w:r>
            <w:proofErr w:type="spellEnd"/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>아니라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>결과를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>걸러내는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 xml:space="preserve"> "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>필터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>"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>이다</w:t>
            </w:r>
            <w:proofErr w:type="spellEnd"/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 xml:space="preserve">. 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>Cosine</w:t>
            </w:r>
            <w:proofErr w:type="spellEnd"/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>Top</w:t>
            </w:r>
            <w:proofErr w:type="spellEnd"/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 xml:space="preserve">-K, 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>Hybrid</w:t>
            </w:r>
            <w:proofErr w:type="spellEnd"/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 xml:space="preserve">, RRI 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>중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>어떤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>방식을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>선택하든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>항상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>병행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>적용할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>수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>있다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 xml:space="preserve">. 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>메모리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>검색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>품질이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>운영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>요건을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>충족하지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>못하면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>, 9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>장의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>리랭킹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>·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>쿼리</w:t>
            </w:r>
            <w:proofErr w:type="spellEnd"/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>변환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>기법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>(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>HyDE</w:t>
            </w:r>
            <w:proofErr w:type="spellEnd"/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>Multi-Query</w:t>
            </w:r>
            <w:proofErr w:type="spellEnd"/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>)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>을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>메모리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>검색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>파이프라인에도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>적용할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>수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>있다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>(MAY).</w:t>
            </w:r>
          </w:p>
        </w:tc>
      </w:tr>
    </w:tbl>
    <w:p w14:paraId="468D4242" w14:textId="77777777" w:rsidR="00D80D8A" w:rsidRDefault="00BE6280">
      <w:pPr>
        <w:pStyle w:val="3"/>
        <w:keepNext w:val="0"/>
        <w:keepLines w:val="0"/>
        <w:spacing w:before="480"/>
      </w:pPr>
      <w:bookmarkStart w:id="191" w:name="_qsj7zevjdljn" w:colFirst="0" w:colLast="0"/>
      <w:bookmarkEnd w:id="191"/>
      <w:r>
        <w:rPr>
          <w:rFonts w:ascii="Arial Unicode MS" w:eastAsia="Arial Unicode MS" w:hAnsi="Arial Unicode MS" w:cs="Arial Unicode MS"/>
        </w:rPr>
        <w:t xml:space="preserve">7.5 </w:t>
      </w:r>
      <w:r>
        <w:rPr>
          <w:rFonts w:ascii="Arial Unicode MS" w:eastAsia="Arial Unicode MS" w:hAnsi="Arial Unicode MS" w:cs="Arial Unicode MS"/>
        </w:rPr>
        <w:t>저장소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선정</w:t>
      </w:r>
    </w:p>
    <w:p w14:paraId="3433B2DF" w14:textId="77777777" w:rsidR="00D80D8A" w:rsidRDefault="00BE6280">
      <w:pPr>
        <w:spacing w:before="240" w:after="120"/>
      </w:pPr>
      <w:r>
        <w:rPr>
          <w:rFonts w:ascii="Arial Unicode MS" w:eastAsia="Arial Unicode MS" w:hAnsi="Arial Unicode MS" w:cs="Arial Unicode MS"/>
        </w:rPr>
        <w:t>7.3~7.4</w:t>
      </w:r>
      <w:r>
        <w:rPr>
          <w:rFonts w:ascii="Arial Unicode MS" w:eastAsia="Arial Unicode MS" w:hAnsi="Arial Unicode MS" w:cs="Arial Unicode MS"/>
        </w:rPr>
        <w:t>에서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결정된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메모리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유형에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적합한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저장소를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선정한다</w:t>
      </w:r>
      <w:r>
        <w:rPr>
          <w:rFonts w:ascii="Arial Unicode MS" w:eastAsia="Arial Unicode MS" w:hAnsi="Arial Unicode MS" w:cs="Arial Unicode MS"/>
        </w:rPr>
        <w:t xml:space="preserve">. </w:t>
      </w:r>
      <w:r>
        <w:rPr>
          <w:rFonts w:ascii="Arial Unicode MS" w:eastAsia="Arial Unicode MS" w:hAnsi="Arial Unicode MS" w:cs="Arial Unicode MS"/>
        </w:rPr>
        <w:t>본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절은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저장소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티어</w:t>
      </w:r>
      <w:proofErr w:type="spellEnd"/>
      <w:r>
        <w:rPr>
          <w:rFonts w:ascii="Arial Unicode MS" w:eastAsia="Arial Unicode MS" w:hAnsi="Arial Unicode MS" w:cs="Arial Unicode MS"/>
        </w:rPr>
        <w:t>(</w:t>
      </w:r>
      <w:r>
        <w:rPr>
          <w:rFonts w:ascii="Arial Unicode MS" w:eastAsia="Arial Unicode MS" w:hAnsi="Arial Unicode MS" w:cs="Arial Unicode MS"/>
        </w:rPr>
        <w:t>종류</w:t>
      </w:r>
      <w:r>
        <w:rPr>
          <w:rFonts w:ascii="Arial Unicode MS" w:eastAsia="Arial Unicode MS" w:hAnsi="Arial Unicode MS" w:cs="Arial Unicode MS"/>
        </w:rPr>
        <w:t>)</w:t>
      </w:r>
      <w:proofErr w:type="spellStart"/>
      <w:r>
        <w:rPr>
          <w:rFonts w:ascii="Arial Unicode MS" w:eastAsia="Arial Unicode MS" w:hAnsi="Arial Unicode MS" w:cs="Arial Unicode MS"/>
        </w:rPr>
        <w:t>를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결정하며</w:t>
      </w:r>
      <w:r>
        <w:rPr>
          <w:rFonts w:ascii="Arial Unicode MS" w:eastAsia="Arial Unicode MS" w:hAnsi="Arial Unicode MS" w:cs="Arial Unicode MS"/>
        </w:rPr>
        <w:t xml:space="preserve">, </w:t>
      </w:r>
      <w:proofErr w:type="spellStart"/>
      <w:r>
        <w:rPr>
          <w:rFonts w:ascii="Arial Unicode MS" w:eastAsia="Arial Unicode MS" w:hAnsi="Arial Unicode MS" w:cs="Arial Unicode MS"/>
        </w:rPr>
        <w:t>Vector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DB·Embedding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모델의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구체적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제품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선정은</w:t>
      </w:r>
      <w:r>
        <w:rPr>
          <w:rFonts w:ascii="Arial Unicode MS" w:eastAsia="Arial Unicode MS" w:hAnsi="Arial Unicode MS" w:cs="Arial Unicode MS"/>
        </w:rPr>
        <w:t xml:space="preserve"> 8</w:t>
      </w:r>
      <w:r>
        <w:rPr>
          <w:rFonts w:ascii="Arial Unicode MS" w:eastAsia="Arial Unicode MS" w:hAnsi="Arial Unicode MS" w:cs="Arial Unicode MS"/>
        </w:rPr>
        <w:t>장을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참조한다</w:t>
      </w:r>
      <w:r>
        <w:rPr>
          <w:rFonts w:ascii="Arial Unicode MS" w:eastAsia="Arial Unicode MS" w:hAnsi="Arial Unicode MS" w:cs="Arial Unicode MS"/>
        </w:rPr>
        <w:t>.</w:t>
      </w:r>
    </w:p>
    <w:p w14:paraId="3E61E722" w14:textId="77777777" w:rsidR="00D80D8A" w:rsidRDefault="00BE6280">
      <w:pPr>
        <w:pStyle w:val="4"/>
        <w:keepNext w:val="0"/>
        <w:keepLines w:val="0"/>
      </w:pPr>
      <w:bookmarkStart w:id="192" w:name="_av614fft0g39" w:colFirst="0" w:colLast="0"/>
      <w:bookmarkEnd w:id="192"/>
      <w:r>
        <w:rPr>
          <w:rFonts w:ascii="Arial Unicode MS" w:eastAsia="Arial Unicode MS" w:hAnsi="Arial Unicode MS" w:cs="Arial Unicode MS"/>
        </w:rPr>
        <w:t xml:space="preserve">7.5.1 </w:t>
      </w:r>
      <w:proofErr w:type="spellStart"/>
      <w:r>
        <w:rPr>
          <w:rFonts w:ascii="Arial Unicode MS" w:eastAsia="Arial Unicode MS" w:hAnsi="Arial Unicode MS" w:cs="Arial Unicode MS"/>
        </w:rPr>
        <w:t>조건별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권장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저장소</w:t>
      </w:r>
    </w:p>
    <w:tbl>
      <w:tblPr>
        <w:tblStyle w:val="afffffffff8"/>
        <w:tblW w:w="901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505"/>
        <w:gridCol w:w="2265"/>
        <w:gridCol w:w="4245"/>
      </w:tblGrid>
      <w:tr w:rsidR="00D80D8A" w14:paraId="02EB5DAC" w14:textId="77777777">
        <w:trPr>
          <w:trHeight w:val="435"/>
        </w:trPr>
        <w:tc>
          <w:tcPr>
            <w:tcW w:w="2505" w:type="dxa"/>
            <w:tcBorders>
              <w:top w:val="single" w:sz="5" w:space="0" w:color="F0F4F8"/>
              <w:left w:val="single" w:sz="5" w:space="0" w:color="F0F4F8"/>
              <w:bottom w:val="single" w:sz="5" w:space="0" w:color="F0F4F8"/>
              <w:right w:val="single" w:sz="5" w:space="0" w:color="F0F4F8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ECE030" w14:textId="77777777" w:rsidR="00D80D8A" w:rsidRDefault="00BE6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jc w:val="center"/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  <w:sz w:val="20"/>
                <w:szCs w:val="20"/>
              </w:rPr>
              <w:t>조건</w:t>
            </w:r>
          </w:p>
        </w:tc>
        <w:tc>
          <w:tcPr>
            <w:tcW w:w="2265" w:type="dxa"/>
            <w:tcBorders>
              <w:top w:val="single" w:sz="5" w:space="0" w:color="F0F4F8"/>
              <w:left w:val="single" w:sz="5" w:space="0" w:color="F0F4F8"/>
              <w:bottom w:val="single" w:sz="5" w:space="0" w:color="F0F4F8"/>
              <w:right w:val="single" w:sz="5" w:space="0" w:color="F0F4F8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616D4D" w14:textId="77777777" w:rsidR="00D80D8A" w:rsidRDefault="00BE6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jc w:val="center"/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  <w:sz w:val="20"/>
                <w:szCs w:val="20"/>
              </w:rPr>
              <w:t>권장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  <w:sz w:val="20"/>
                <w:szCs w:val="20"/>
              </w:rPr>
              <w:t>저장소</w:t>
            </w:r>
          </w:p>
        </w:tc>
        <w:tc>
          <w:tcPr>
            <w:tcW w:w="4245" w:type="dxa"/>
            <w:tcBorders>
              <w:top w:val="single" w:sz="5" w:space="0" w:color="F0F4F8"/>
              <w:left w:val="single" w:sz="5" w:space="0" w:color="F0F4F8"/>
              <w:bottom w:val="single" w:sz="5" w:space="0" w:color="F0F4F8"/>
              <w:right w:val="single" w:sz="5" w:space="0" w:color="F0F4F8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AAF0F9" w14:textId="77777777" w:rsidR="00D80D8A" w:rsidRDefault="00BE6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jc w:val="center"/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  <w:sz w:val="20"/>
                <w:szCs w:val="20"/>
              </w:rPr>
              <w:t>판단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  <w:sz w:val="20"/>
                <w:szCs w:val="20"/>
              </w:rPr>
              <w:t>근거</w:t>
            </w:r>
          </w:p>
        </w:tc>
      </w:tr>
      <w:tr w:rsidR="00D80D8A" w14:paraId="7105EEA5" w14:textId="77777777">
        <w:trPr>
          <w:trHeight w:val="435"/>
        </w:trPr>
        <w:tc>
          <w:tcPr>
            <w:tcW w:w="2505" w:type="dxa"/>
            <w:tcBorders>
              <w:top w:val="single" w:sz="5" w:space="0" w:color="F0F4F8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754177" w14:textId="77777777" w:rsidR="00D80D8A" w:rsidRDefault="00BE6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rPr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프로토타이핑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영속성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불필요</w:t>
            </w:r>
          </w:p>
        </w:tc>
        <w:tc>
          <w:tcPr>
            <w:tcW w:w="2265" w:type="dxa"/>
            <w:tcBorders>
              <w:top w:val="single" w:sz="5" w:space="0" w:color="F0F4F8"/>
              <w:left w:val="nil"/>
              <w:bottom w:val="single" w:sz="5" w:space="0" w:color="CCCCCC"/>
              <w:right w:val="single" w:sz="5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5D2BA1" w14:textId="77777777" w:rsidR="00D80D8A" w:rsidRDefault="00BE6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Python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list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dict</w:t>
            </w:r>
            <w:proofErr w:type="spellEnd"/>
          </w:p>
        </w:tc>
        <w:tc>
          <w:tcPr>
            <w:tcW w:w="4245" w:type="dxa"/>
            <w:tcBorders>
              <w:top w:val="single" w:sz="5" w:space="0" w:color="F0F4F8"/>
              <w:left w:val="nil"/>
              <w:bottom w:val="single" w:sz="5" w:space="0" w:color="CCCCCC"/>
              <w:right w:val="single" w:sz="5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5F8F36" w14:textId="77777777" w:rsidR="00D80D8A" w:rsidRDefault="00BE6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rPr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외부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의존성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제로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.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비즈니스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로직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검증에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집중</w:t>
            </w:r>
          </w:p>
        </w:tc>
      </w:tr>
      <w:tr w:rsidR="00D80D8A" w14:paraId="682E232E" w14:textId="77777777">
        <w:trPr>
          <w:trHeight w:val="690"/>
        </w:trPr>
        <w:tc>
          <w:tcPr>
            <w:tcW w:w="2505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A11C97" w14:textId="77777777" w:rsidR="00D80D8A" w:rsidRDefault="00BE6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rPr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로컬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개발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+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세션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간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영속성</w:t>
            </w:r>
          </w:p>
        </w:tc>
        <w:tc>
          <w:tcPr>
            <w:tcW w:w="2265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D28F04" w14:textId="77777777" w:rsidR="00D80D8A" w:rsidRDefault="00BE6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SQLite</w:t>
            </w:r>
            <w:proofErr w:type="spellEnd"/>
          </w:p>
        </w:tc>
        <w:tc>
          <w:tcPr>
            <w:tcW w:w="4245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C57534" w14:textId="77777777" w:rsidR="00D80D8A" w:rsidRDefault="00BE6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rPr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파일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기반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DB.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설치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불필요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. </w:t>
            </w:r>
            <w:proofErr w:type="spellStart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LangGraph</w:t>
            </w:r>
            <w:proofErr w:type="spellEnd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생태계에서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SQLite</w:t>
            </w:r>
            <w:proofErr w:type="spellEnd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체크포인터</w:t>
            </w:r>
            <w:proofErr w:type="spellEnd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지원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(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패키지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)</w:t>
            </w:r>
            <w:r>
              <w:rPr>
                <w:sz w:val="18"/>
                <w:szCs w:val="18"/>
                <w:vertAlign w:val="superscript"/>
              </w:rPr>
              <w:footnoteReference w:id="15"/>
            </w:r>
          </w:p>
        </w:tc>
      </w:tr>
      <w:tr w:rsidR="00D80D8A" w14:paraId="7AB2BED1" w14:textId="77777777">
        <w:trPr>
          <w:trHeight w:val="690"/>
        </w:trPr>
        <w:tc>
          <w:tcPr>
            <w:tcW w:w="2505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088D01" w14:textId="77777777" w:rsidR="00D80D8A" w:rsidRDefault="00BE6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rPr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멀티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사용자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+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세션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관리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+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단기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선호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정보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캐시</w:t>
            </w:r>
          </w:p>
        </w:tc>
        <w:tc>
          <w:tcPr>
            <w:tcW w:w="2265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162B6A" w14:textId="77777777" w:rsidR="00D80D8A" w:rsidRDefault="00BE6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Redis</w:t>
            </w:r>
            <w:proofErr w:type="spellEnd"/>
          </w:p>
        </w:tc>
        <w:tc>
          <w:tcPr>
            <w:tcW w:w="4245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8C695B" w14:textId="77777777" w:rsidR="00D80D8A" w:rsidRDefault="00BE6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rPr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인메모리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기반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고속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R</w:t>
            </w:r>
            <w:proofErr w:type="spellEnd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/</w:t>
            </w:r>
            <w:proofErr w:type="spellStart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W</w:t>
            </w:r>
            <w:proofErr w:type="spellEnd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가능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. TTL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기반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자동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만료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지원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.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세션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상태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·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임시</w:t>
            </w:r>
            <w:proofErr w:type="spellEnd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컨텍스트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·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단기</w:t>
            </w:r>
            <w:proofErr w:type="spellEnd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캐시에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적합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User</w:t>
            </w:r>
            <w:proofErr w:type="spellEnd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Preferencer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과</w:t>
            </w:r>
            <w:proofErr w:type="spellEnd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같은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자주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조회되는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캐시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정보의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계층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)</w:t>
            </w:r>
          </w:p>
        </w:tc>
      </w:tr>
      <w:tr w:rsidR="00D80D8A" w14:paraId="6992C1E7" w14:textId="77777777">
        <w:trPr>
          <w:trHeight w:val="690"/>
        </w:trPr>
        <w:tc>
          <w:tcPr>
            <w:tcW w:w="2505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4F544F" w14:textId="77777777" w:rsidR="00D80D8A" w:rsidRDefault="00BE6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rPr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lastRenderedPageBreak/>
              <w:t>멀티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사용자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+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장기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보존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+ ACID</w:t>
            </w:r>
          </w:p>
        </w:tc>
        <w:tc>
          <w:tcPr>
            <w:tcW w:w="2265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622242" w14:textId="77777777" w:rsidR="00D80D8A" w:rsidRDefault="00BE6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PostgreSQL</w:t>
            </w:r>
            <w:proofErr w:type="spellEnd"/>
          </w:p>
        </w:tc>
        <w:tc>
          <w:tcPr>
            <w:tcW w:w="4245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C9035B" w14:textId="77777777" w:rsidR="00D80D8A" w:rsidRDefault="00BE6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rPr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ACID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보장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. </w:t>
            </w:r>
            <w:proofErr w:type="spellStart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pgvector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로</w:t>
            </w:r>
            <w:proofErr w:type="spellEnd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벡터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검색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통합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가능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. </w:t>
            </w:r>
            <w:proofErr w:type="spellStart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LangGraph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에</w:t>
            </w:r>
            <w:proofErr w:type="spellEnd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PostgreSQL</w:t>
            </w:r>
            <w:proofErr w:type="spellEnd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체크포인터</w:t>
            </w:r>
            <w:proofErr w:type="spellEnd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공식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지원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(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별도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패키지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)</w:t>
            </w:r>
            <w:r>
              <w:rPr>
                <w:sz w:val="18"/>
                <w:szCs w:val="18"/>
                <w:vertAlign w:val="superscript"/>
              </w:rPr>
              <w:footnoteReference w:id="16"/>
            </w:r>
          </w:p>
        </w:tc>
      </w:tr>
      <w:tr w:rsidR="00D80D8A" w14:paraId="3351743D" w14:textId="77777777">
        <w:trPr>
          <w:trHeight w:val="690"/>
        </w:trPr>
        <w:tc>
          <w:tcPr>
            <w:tcW w:w="2505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25A0E5" w14:textId="77777777" w:rsidR="00D80D8A" w:rsidRDefault="00BE6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Semantic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Episodic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Memory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수백만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벡터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규모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2265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9A5333" w14:textId="77777777" w:rsidR="00D80D8A" w:rsidRDefault="00BE6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rPr>
                <w:sz w:val="18"/>
                <w:szCs w:val="18"/>
              </w:rPr>
            </w:pPr>
            <w:proofErr w:type="spellStart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PostgreSQL</w:t>
            </w:r>
            <w:proofErr w:type="spellEnd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+ </w:t>
            </w:r>
            <w:proofErr w:type="spellStart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pgvector</w:t>
            </w:r>
            <w:proofErr w:type="spellEnd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우선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검토</w:t>
            </w:r>
          </w:p>
        </w:tc>
        <w:tc>
          <w:tcPr>
            <w:tcW w:w="424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76957B" w14:textId="77777777" w:rsidR="00D80D8A" w:rsidRDefault="00BE6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rPr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AWS </w:t>
            </w:r>
            <w:proofErr w:type="spellStart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Aurora</w:t>
            </w:r>
            <w:proofErr w:type="spellEnd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(2025.05)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벤치마크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: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수백만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벡터까지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안정적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성능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.</w:t>
            </w:r>
            <w:r>
              <w:rPr>
                <w:sz w:val="18"/>
                <w:szCs w:val="18"/>
                <w:vertAlign w:val="superscript"/>
              </w:rPr>
              <w:footnoteReference w:id="17"/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(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아래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전제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조건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참고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.)</w:t>
            </w:r>
          </w:p>
        </w:tc>
      </w:tr>
      <w:tr w:rsidR="00D80D8A" w14:paraId="05714D46" w14:textId="77777777">
        <w:trPr>
          <w:trHeight w:val="690"/>
        </w:trPr>
        <w:tc>
          <w:tcPr>
            <w:tcW w:w="2505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E51902" w14:textId="77777777" w:rsidR="00D80D8A" w:rsidRDefault="00BE6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rPr>
                <w:sz w:val="18"/>
                <w:szCs w:val="18"/>
              </w:rPr>
            </w:pPr>
            <w:proofErr w:type="spellStart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Semantic</w:t>
            </w:r>
            <w:proofErr w:type="spellEnd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/</w:t>
            </w:r>
            <w:proofErr w:type="spellStart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Episodic</w:t>
            </w:r>
            <w:proofErr w:type="spellEnd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Memory</w:t>
            </w:r>
            <w:proofErr w:type="spellEnd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(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약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50M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벡터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내외</w:t>
            </w:r>
            <w:r>
              <w:rPr>
                <w:sz w:val="18"/>
                <w:szCs w:val="18"/>
                <w:vertAlign w:val="superscript"/>
              </w:rPr>
              <w:footnoteReference w:id="18"/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대규모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벡터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규모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2265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FD3B31" w14:textId="77777777" w:rsidR="00D80D8A" w:rsidRDefault="00BE6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rPr>
                <w:sz w:val="18"/>
                <w:szCs w:val="18"/>
              </w:rPr>
            </w:pPr>
            <w:proofErr w:type="spellStart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pgvectorscale</w:t>
            </w:r>
            <w:proofErr w:type="spellEnd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또는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전용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Vector</w:t>
            </w:r>
            <w:proofErr w:type="spellEnd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DB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검토</w:t>
            </w:r>
          </w:p>
        </w:tc>
        <w:tc>
          <w:tcPr>
            <w:tcW w:w="4245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D49BFE" w14:textId="77777777" w:rsidR="00D80D8A" w:rsidRDefault="00BE6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rPr>
                <w:sz w:val="18"/>
                <w:szCs w:val="18"/>
              </w:rPr>
            </w:pPr>
            <w:proofErr w:type="spellStart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Firecrawl</w:t>
            </w:r>
            <w:proofErr w:type="spellEnd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(2025.10): </w:t>
            </w:r>
            <w:proofErr w:type="spellStart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pgvectorscale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이</w:t>
            </w:r>
            <w:proofErr w:type="spellEnd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50M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에서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471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QPS. (</w:t>
            </w:r>
            <w:proofErr w:type="spellStart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pgvectorscale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은</w:t>
            </w:r>
            <w:proofErr w:type="spellEnd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pgvector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와</w:t>
            </w:r>
            <w:proofErr w:type="spellEnd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별도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확장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.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아래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주의사항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참고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.)</w:t>
            </w:r>
          </w:p>
        </w:tc>
      </w:tr>
      <w:tr w:rsidR="00D80D8A" w14:paraId="00E0E8A3" w14:textId="77777777">
        <w:trPr>
          <w:trHeight w:val="690"/>
        </w:trPr>
        <w:tc>
          <w:tcPr>
            <w:tcW w:w="250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AE1C6B" w14:textId="77777777" w:rsidR="00D80D8A" w:rsidRDefault="00BE6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rPr>
                <w:sz w:val="18"/>
                <w:szCs w:val="18"/>
              </w:rPr>
            </w:pPr>
            <w:proofErr w:type="spellStart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Semantic</w:t>
            </w:r>
            <w:proofErr w:type="spellEnd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/</w:t>
            </w:r>
            <w:proofErr w:type="spellStart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Episodic</w:t>
            </w:r>
            <w:proofErr w:type="spellEnd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Memory</w:t>
            </w:r>
            <w:proofErr w:type="spellEnd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(50M+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벡터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초대규모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벡터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규모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/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고성능</w:t>
            </w:r>
            <w:proofErr w:type="gramEnd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요구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)</w:t>
            </w:r>
          </w:p>
        </w:tc>
        <w:tc>
          <w:tcPr>
            <w:tcW w:w="2265" w:type="dxa"/>
            <w:tcBorders>
              <w:top w:val="single" w:sz="5" w:space="0" w:color="CCCCCC"/>
              <w:left w:val="nil"/>
              <w:bottom w:val="single" w:sz="5" w:space="0" w:color="CCCCCC"/>
              <w:right w:val="single" w:sz="5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85123B" w14:textId="77777777" w:rsidR="00D80D8A" w:rsidRDefault="00BE6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rPr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전용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Vector</w:t>
            </w:r>
            <w:proofErr w:type="spellEnd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DB </w:t>
            </w:r>
          </w:p>
        </w:tc>
        <w:tc>
          <w:tcPr>
            <w:tcW w:w="4245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1947B6" w14:textId="77777777" w:rsidR="00D80D8A" w:rsidRDefault="00BE6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rPr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8.1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절에서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제품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선정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. GPU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가속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검색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DiskANN</w:t>
            </w:r>
            <w:proofErr w:type="spellEnd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등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고급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인덱싱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필요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.</w:t>
            </w:r>
          </w:p>
        </w:tc>
      </w:tr>
      <w:tr w:rsidR="00D80D8A" w14:paraId="5BDA6B7E" w14:textId="77777777">
        <w:trPr>
          <w:trHeight w:val="690"/>
        </w:trPr>
        <w:tc>
          <w:tcPr>
            <w:tcW w:w="250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496EAF" w14:textId="77777777" w:rsidR="00D80D8A" w:rsidRDefault="00BE6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rPr>
                <w:sz w:val="18"/>
                <w:szCs w:val="18"/>
              </w:rPr>
            </w:pPr>
            <w:proofErr w:type="spellStart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Entity</w:t>
            </w:r>
            <w:proofErr w:type="spellEnd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Memory</w:t>
            </w:r>
            <w:proofErr w:type="spellEnd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(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단순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속성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)</w:t>
            </w:r>
          </w:p>
        </w:tc>
        <w:tc>
          <w:tcPr>
            <w:tcW w:w="2265" w:type="dxa"/>
            <w:tcBorders>
              <w:top w:val="single" w:sz="5" w:space="0" w:color="CCCCCC"/>
              <w:left w:val="nil"/>
              <w:bottom w:val="single" w:sz="5" w:space="0" w:color="CCCCCC"/>
              <w:right w:val="single" w:sz="5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2815A1" w14:textId="77777777" w:rsidR="00D80D8A" w:rsidRDefault="00BE6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rPr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RDBMS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또는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KV </w:t>
            </w:r>
            <w:proofErr w:type="spellStart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Store</w:t>
            </w:r>
            <w:proofErr w:type="spellEnd"/>
          </w:p>
        </w:tc>
        <w:tc>
          <w:tcPr>
            <w:tcW w:w="4245" w:type="dxa"/>
            <w:tcBorders>
              <w:top w:val="single" w:sz="5" w:space="0" w:color="CCCCCC"/>
              <w:left w:val="nil"/>
              <w:bottom w:val="single" w:sz="5" w:space="0" w:color="CCCCCC"/>
              <w:right w:val="single" w:sz="5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D28F90" w14:textId="77777777" w:rsidR="00D80D8A" w:rsidRDefault="00BE6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rPr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2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홉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이내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관계는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RDBMS </w:t>
            </w:r>
            <w:proofErr w:type="spellStart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JOIN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으로</w:t>
            </w:r>
            <w:proofErr w:type="spellEnd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충분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.</w:t>
            </w:r>
          </w:p>
        </w:tc>
      </w:tr>
      <w:tr w:rsidR="00D80D8A" w14:paraId="6DC86975" w14:textId="77777777">
        <w:trPr>
          <w:trHeight w:val="690"/>
        </w:trPr>
        <w:tc>
          <w:tcPr>
            <w:tcW w:w="2505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5A94FE" w14:textId="77777777" w:rsidR="00D80D8A" w:rsidRDefault="00BE6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rPr>
                <w:sz w:val="18"/>
                <w:szCs w:val="18"/>
              </w:rPr>
            </w:pPr>
            <w:proofErr w:type="spellStart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Entity</w:t>
            </w:r>
            <w:proofErr w:type="spellEnd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Memory</w:t>
            </w:r>
            <w:proofErr w:type="spellEnd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(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다중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홉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관계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)</w:t>
            </w:r>
          </w:p>
        </w:tc>
        <w:tc>
          <w:tcPr>
            <w:tcW w:w="2265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12B468" w14:textId="77777777" w:rsidR="00D80D8A" w:rsidRDefault="00BE6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Graph</w:t>
            </w:r>
            <w:proofErr w:type="spellEnd"/>
            <w:r>
              <w:rPr>
                <w:sz w:val="18"/>
                <w:szCs w:val="18"/>
              </w:rPr>
              <w:t xml:space="preserve"> DB</w:t>
            </w:r>
          </w:p>
        </w:tc>
        <w:tc>
          <w:tcPr>
            <w:tcW w:w="4245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9FD557" w14:textId="77777777" w:rsidR="00D80D8A" w:rsidRDefault="00BE6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rPr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엔티티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간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3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홉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+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관계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탐색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. 8.3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절에서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도입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판단</w:t>
            </w:r>
          </w:p>
        </w:tc>
      </w:tr>
    </w:tbl>
    <w:p w14:paraId="3C829B46" w14:textId="77777777" w:rsidR="00D80D8A" w:rsidRDefault="00BE6280">
      <w:pPr>
        <w:spacing w:before="240" w:after="80"/>
        <w:rPr>
          <w:i/>
          <w:iCs/>
          <w:color w:val="444444"/>
          <w:sz w:val="20"/>
          <w:szCs w:val="20"/>
        </w:rPr>
      </w:pPr>
      <w:r>
        <w:t xml:space="preserve"> </w:t>
      </w:r>
    </w:p>
    <w:tbl>
      <w:tblPr>
        <w:tblStyle w:val="afffffffff9"/>
        <w:tblW w:w="901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015"/>
      </w:tblGrid>
      <w:tr w:rsidR="00D80D8A" w14:paraId="48C54DF9" w14:textId="77777777">
        <w:trPr>
          <w:trHeight w:val="810"/>
        </w:trPr>
        <w:tc>
          <w:tcPr>
            <w:tcW w:w="9015" w:type="dxa"/>
            <w:tcBorders>
              <w:top w:val="single" w:sz="6" w:space="0" w:color="B0BEC5"/>
              <w:left w:val="single" w:sz="6" w:space="0" w:color="1B3A5C"/>
              <w:bottom w:val="single" w:sz="6" w:space="0" w:color="B0BEC5"/>
              <w:right w:val="single" w:sz="6" w:space="0" w:color="B0BEC5"/>
            </w:tcBorders>
            <w:shd w:val="clear" w:color="auto" w:fill="FFF8E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98BAA50" w14:textId="77777777" w:rsidR="00D80D8A" w:rsidRDefault="00BE6280">
            <w:pPr>
              <w:shd w:val="clear" w:color="auto" w:fill="FFF8E1"/>
              <w:spacing w:after="120"/>
              <w:ind w:right="360"/>
              <w:rPr>
                <w:color w:val="434343"/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color w:val="434343"/>
                <w:sz w:val="18"/>
                <w:szCs w:val="18"/>
              </w:rPr>
              <w:t>[</w:t>
            </w:r>
            <w:proofErr w:type="spellStart"/>
            <w:r>
              <w:rPr>
                <w:rFonts w:ascii="Arial Unicode MS" w:eastAsia="Arial Unicode MS" w:hAnsi="Arial Unicode MS" w:cs="Arial Unicode MS"/>
                <w:b/>
                <w:bCs/>
                <w:color w:val="434343"/>
                <w:sz w:val="18"/>
                <w:szCs w:val="18"/>
              </w:rPr>
              <w:t>pgvector</w:t>
            </w:r>
            <w:proofErr w:type="spellEnd"/>
            <w:r>
              <w:rPr>
                <w:rFonts w:ascii="Arial Unicode MS" w:eastAsia="Arial Unicode MS" w:hAnsi="Arial Unicode MS" w:cs="Arial Unicode MS"/>
                <w:b/>
                <w:bCs/>
                <w:color w:val="434343"/>
                <w:sz w:val="18"/>
                <w:szCs w:val="18"/>
              </w:rPr>
              <w:t xml:space="preserve"> ~5M </w:t>
            </w:r>
            <w:proofErr w:type="spellStart"/>
            <w:r>
              <w:rPr>
                <w:rFonts w:ascii="Arial Unicode MS" w:eastAsia="Arial Unicode MS" w:hAnsi="Arial Unicode MS" w:cs="Arial Unicode MS"/>
                <w:b/>
                <w:bCs/>
                <w:color w:val="434343"/>
                <w:sz w:val="18"/>
                <w:szCs w:val="18"/>
              </w:rPr>
              <w:t>임계값의</w:t>
            </w:r>
            <w:proofErr w:type="spellEnd"/>
            <w:r>
              <w:rPr>
                <w:rFonts w:ascii="Arial Unicode MS" w:eastAsia="Arial Unicode MS" w:hAnsi="Arial Unicode MS" w:cs="Arial Unicode MS"/>
                <w:b/>
                <w:bCs/>
                <w:color w:val="434343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434343"/>
                <w:sz w:val="18"/>
                <w:szCs w:val="18"/>
              </w:rPr>
              <w:t>전제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434343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434343"/>
                <w:sz w:val="18"/>
                <w:szCs w:val="18"/>
              </w:rPr>
              <w:t>조건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434343"/>
                <w:sz w:val="18"/>
                <w:szCs w:val="18"/>
              </w:rPr>
              <w:t xml:space="preserve">] 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434343"/>
                <w:sz w:val="18"/>
                <w:szCs w:val="18"/>
              </w:rPr>
              <w:br/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>위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 xml:space="preserve"> "~5M" 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>기준은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>다음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>조건에서의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>벤치마크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>결과를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>종합한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>것이다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 xml:space="preserve">: 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br/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 xml:space="preserve">(1) 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>벡터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>차원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 xml:space="preserve"> 1536 (text-embedding-3-small 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>등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>일반적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>차원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>)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br/>
              <w:t xml:space="preserve">(2) HNSW 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>인덱스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>사용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br/>
              <w:t xml:space="preserve">(3) 16GB+ RAM 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>인스턴스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 xml:space="preserve">. 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br/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>벡터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>차원이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 xml:space="preserve"> 3072 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>이상이거나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>IVFFlat</w:t>
            </w:r>
            <w:proofErr w:type="spellEnd"/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>인덱스를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>사용하거나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>메모리가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>제한적인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>환경에서는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>임계값이</w:t>
            </w:r>
            <w:proofErr w:type="spellEnd"/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>낮아질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>수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>있다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 xml:space="preserve">. 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>실제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>적용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>시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>자체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>벤치마크를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>수행해야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>한다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>.(</w:t>
            </w:r>
            <w:proofErr w:type="gramEnd"/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>SHOULD)</w:t>
            </w:r>
          </w:p>
          <w:p w14:paraId="7E11AFC0" w14:textId="77777777" w:rsidR="00D80D8A" w:rsidRDefault="00BE6280">
            <w:pPr>
              <w:shd w:val="clear" w:color="auto" w:fill="FFF8E1"/>
              <w:spacing w:after="120"/>
              <w:rPr>
                <w:color w:val="434343"/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color w:val="434343"/>
                <w:sz w:val="18"/>
                <w:szCs w:val="18"/>
              </w:rPr>
              <w:t>[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434343"/>
                <w:sz w:val="18"/>
                <w:szCs w:val="18"/>
              </w:rPr>
              <w:t>참고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434343"/>
                <w:sz w:val="18"/>
                <w:szCs w:val="18"/>
              </w:rPr>
              <w:t xml:space="preserve">] 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434343"/>
                <w:sz w:val="18"/>
                <w:szCs w:val="18"/>
              </w:rPr>
              <w:t>벡터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434343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434343"/>
                <w:sz w:val="18"/>
                <w:szCs w:val="18"/>
              </w:rPr>
              <w:t>규모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434343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434343"/>
                <w:sz w:val="18"/>
                <w:szCs w:val="18"/>
              </w:rPr>
              <w:t>경계의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434343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434343"/>
                <w:sz w:val="18"/>
                <w:szCs w:val="18"/>
              </w:rPr>
              <w:t>유연성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434343"/>
                <w:sz w:val="18"/>
                <w:szCs w:val="18"/>
              </w:rPr>
              <w:t>: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br/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>위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 xml:space="preserve"> 5M, 50M 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>기준은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>벤치마크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>결과를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>종합한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>근사치이며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>경계가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>명확한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>절대값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>이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>아니다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 xml:space="preserve">. 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>예를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>들어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 xml:space="preserve"> 3M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>에서도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>고빈도</w:t>
            </w:r>
            <w:proofErr w:type="spellEnd"/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>쿼리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>패턴이면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>성능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>저하가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>발생할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>수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>있고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>, 7M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>에서도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>저빈도</w:t>
            </w:r>
            <w:proofErr w:type="spellEnd"/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>배치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>쿼리면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>pgvector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>로</w:t>
            </w:r>
            <w:proofErr w:type="spellEnd"/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>충분할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>수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>있다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 xml:space="preserve">. QPS 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>요구사항과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>쿼리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>패턴을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>함께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>고려하여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>판단한다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>(SHOULD).</w:t>
            </w:r>
          </w:p>
          <w:p w14:paraId="07906026" w14:textId="77777777" w:rsidR="00D80D8A" w:rsidRDefault="00BE6280">
            <w:pPr>
              <w:shd w:val="clear" w:color="auto" w:fill="FFF8E1"/>
              <w:spacing w:before="240" w:after="120"/>
              <w:rPr>
                <w:b/>
                <w:bCs/>
                <w:color w:val="434343"/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color w:val="434343"/>
                <w:sz w:val="18"/>
                <w:szCs w:val="18"/>
              </w:rPr>
              <w:t>[</w:t>
            </w:r>
            <w:proofErr w:type="spellStart"/>
            <w:r>
              <w:rPr>
                <w:rFonts w:ascii="Arial Unicode MS" w:eastAsia="Arial Unicode MS" w:hAnsi="Arial Unicode MS" w:cs="Arial Unicode MS"/>
                <w:b/>
                <w:bCs/>
                <w:color w:val="434343"/>
                <w:sz w:val="18"/>
                <w:szCs w:val="18"/>
              </w:rPr>
              <w:t>pgvectorscale</w:t>
            </w:r>
            <w:proofErr w:type="spellEnd"/>
            <w:r>
              <w:rPr>
                <w:rFonts w:ascii="Arial Unicode MS" w:eastAsia="Arial Unicode MS" w:hAnsi="Arial Unicode MS" w:cs="Arial Unicode MS"/>
                <w:b/>
                <w:bCs/>
                <w:color w:val="434343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434343"/>
                <w:sz w:val="18"/>
                <w:szCs w:val="18"/>
              </w:rPr>
              <w:t>주의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434343"/>
                <w:sz w:val="18"/>
                <w:szCs w:val="18"/>
              </w:rPr>
              <w:t>]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br/>
            </w:r>
            <w:proofErr w:type="spellStart"/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>pgvectorscale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>은</w:t>
            </w:r>
            <w:proofErr w:type="spellEnd"/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>Timescale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>이</w:t>
            </w:r>
            <w:proofErr w:type="spellEnd"/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>개발한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>PostgreSQL</w:t>
            </w:r>
            <w:proofErr w:type="spellEnd"/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>확장으로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>pgvector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>와는</w:t>
            </w:r>
            <w:proofErr w:type="spellEnd"/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>별도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>아키텍처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>(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>StreamingDiskANN</w:t>
            </w:r>
            <w:proofErr w:type="spellEnd"/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>인덱스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>)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>를</w:t>
            </w:r>
            <w:proofErr w:type="spellEnd"/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>사용한다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 xml:space="preserve">. 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>pgvector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>의</w:t>
            </w:r>
            <w:proofErr w:type="spellEnd"/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>단순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>업그레이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>드가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>아니며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>별도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>설치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>·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>설정이</w:t>
            </w:r>
            <w:proofErr w:type="spellEnd"/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lastRenderedPageBreak/>
              <w:t>필요하다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 xml:space="preserve">. 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>도입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>시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>Timescale</w:t>
            </w:r>
            <w:proofErr w:type="spellEnd"/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>라이선스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>조건과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>사내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>PostgreSQL</w:t>
            </w:r>
            <w:proofErr w:type="spellEnd"/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>운영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>정책의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>호환성을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>확인해야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>한다</w:t>
            </w:r>
            <w:r>
              <w:rPr>
                <w:rFonts w:ascii="Arial Unicode MS" w:eastAsia="Arial Unicode MS" w:hAnsi="Arial Unicode MS" w:cs="Arial Unicode MS"/>
                <w:color w:val="434343"/>
                <w:sz w:val="18"/>
                <w:szCs w:val="18"/>
              </w:rPr>
              <w:t xml:space="preserve">. </w:t>
            </w:r>
            <w:r>
              <w:rPr>
                <w:color w:val="434343"/>
                <w:sz w:val="18"/>
                <w:szCs w:val="18"/>
              </w:rPr>
              <w:t xml:space="preserve">(MUST) </w:t>
            </w:r>
          </w:p>
        </w:tc>
      </w:tr>
    </w:tbl>
    <w:p w14:paraId="544D1DD3" w14:textId="77777777" w:rsidR="00D80D8A" w:rsidRDefault="00BE6280">
      <w:pPr>
        <w:pStyle w:val="4"/>
        <w:keepNext w:val="0"/>
        <w:keepLines w:val="0"/>
      </w:pPr>
      <w:bookmarkStart w:id="193" w:name="_232x2kjr100v" w:colFirst="0" w:colLast="0"/>
      <w:bookmarkEnd w:id="193"/>
      <w:r>
        <w:rPr>
          <w:rFonts w:ascii="Arial Unicode MS" w:eastAsia="Arial Unicode MS" w:hAnsi="Arial Unicode MS" w:cs="Arial Unicode MS"/>
        </w:rPr>
        <w:lastRenderedPageBreak/>
        <w:t xml:space="preserve">7.5.2 </w:t>
      </w:r>
      <w:proofErr w:type="spellStart"/>
      <w:r>
        <w:rPr>
          <w:rFonts w:ascii="Arial Unicode MS" w:eastAsia="Arial Unicode MS" w:hAnsi="Arial Unicode MS" w:cs="Arial Unicode MS"/>
        </w:rPr>
        <w:t>Framework</w:t>
      </w:r>
      <w:r>
        <w:rPr>
          <w:rFonts w:ascii="Arial Unicode MS" w:eastAsia="Arial Unicode MS" w:hAnsi="Arial Unicode MS" w:cs="Arial Unicode MS"/>
        </w:rPr>
        <w:t>별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메모리</w:t>
      </w:r>
      <w:r>
        <w:rPr>
          <w:rFonts w:ascii="Arial Unicode MS" w:eastAsia="Arial Unicode MS" w:hAnsi="Arial Unicode MS" w:cs="Arial Unicode MS"/>
        </w:rPr>
        <w:t>/</w:t>
      </w:r>
      <w:r>
        <w:rPr>
          <w:rFonts w:ascii="Arial Unicode MS" w:eastAsia="Arial Unicode MS" w:hAnsi="Arial Unicode MS" w:cs="Arial Unicode MS"/>
        </w:rPr>
        <w:t>세션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지원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현황</w:t>
      </w:r>
    </w:p>
    <w:p w14:paraId="2D7E15B9" w14:textId="77777777" w:rsidR="00D80D8A" w:rsidRDefault="00BE6280">
      <w:pPr>
        <w:spacing w:before="240" w:after="120"/>
      </w:pPr>
      <w:r>
        <w:rPr>
          <w:rFonts w:ascii="Arial Unicode MS" w:eastAsia="Arial Unicode MS" w:hAnsi="Arial Unicode MS" w:cs="Arial Unicode MS"/>
        </w:rPr>
        <w:t>프레임워크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내장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지원을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우선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활용하면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구현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복잡도를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줄일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있다</w:t>
      </w:r>
      <w:r>
        <w:rPr>
          <w:rFonts w:ascii="Arial Unicode MS" w:eastAsia="Arial Unicode MS" w:hAnsi="Arial Unicode MS" w:cs="Arial Unicode MS"/>
        </w:rPr>
        <w:t>(SHOULD).</w:t>
      </w:r>
    </w:p>
    <w:tbl>
      <w:tblPr>
        <w:tblStyle w:val="afffffffffa"/>
        <w:tblpPr w:leftFromText="180" w:rightFromText="180" w:topFromText="180" w:bottomFromText="180" w:vertAnchor="text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025"/>
      </w:tblGrid>
      <w:tr w:rsidR="00D80D8A" w14:paraId="76236D48" w14:textId="77777777">
        <w:trPr>
          <w:trHeight w:val="510"/>
        </w:trPr>
        <w:tc>
          <w:tcPr>
            <w:tcW w:w="9025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142D87" w14:textId="77777777" w:rsidR="00D80D8A" w:rsidRDefault="00BE6280">
            <w:pPr>
              <w:spacing w:before="40" w:after="40"/>
              <w:rPr>
                <w:color w:val="1A5276"/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color w:val="1A5276"/>
                <w:sz w:val="18"/>
                <w:szCs w:val="18"/>
              </w:rPr>
              <w:t>[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1A5276"/>
                <w:sz w:val="18"/>
                <w:szCs w:val="18"/>
              </w:rPr>
              <w:t>참고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1A5276"/>
                <w:sz w:val="18"/>
                <w:szCs w:val="18"/>
              </w:rPr>
              <w:t>]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>본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>표는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 xml:space="preserve"> 2026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>년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 xml:space="preserve"> 3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>월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 xml:space="preserve"> 19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>일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>기준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>공개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>공식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>문서를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>바탕으로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>정리하였다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 xml:space="preserve">. 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>프레임워크의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>메모리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>/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>세션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>지원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>범위는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>버전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>업데이트에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>따라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>변경될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>수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>있으므로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>도입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>시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>최신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>공식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>문서를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>재확인해야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>한다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>(MUST).</w:t>
            </w:r>
          </w:p>
        </w:tc>
      </w:tr>
    </w:tbl>
    <w:p w14:paraId="482449CF" w14:textId="77777777" w:rsidR="00D80D8A" w:rsidRDefault="00D80D8A">
      <w:pPr>
        <w:pStyle w:val="4"/>
        <w:keepNext w:val="0"/>
        <w:keepLines w:val="0"/>
      </w:pPr>
      <w:bookmarkStart w:id="194" w:name="_tmkl6cf1817d" w:colFirst="0" w:colLast="0"/>
      <w:bookmarkEnd w:id="194"/>
    </w:p>
    <w:tbl>
      <w:tblPr>
        <w:tblStyle w:val="afffffffffb"/>
        <w:tblW w:w="900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70"/>
        <w:gridCol w:w="1590"/>
        <w:gridCol w:w="1455"/>
        <w:gridCol w:w="1665"/>
        <w:gridCol w:w="1170"/>
        <w:gridCol w:w="1650"/>
      </w:tblGrid>
      <w:tr w:rsidR="00D80D8A" w14:paraId="63DDE17B" w14:textId="77777777">
        <w:trPr>
          <w:trHeight w:val="435"/>
        </w:trPr>
        <w:tc>
          <w:tcPr>
            <w:tcW w:w="1470" w:type="dxa"/>
            <w:tcBorders>
              <w:top w:val="single" w:sz="5" w:space="0" w:color="F0F4F8"/>
              <w:left w:val="single" w:sz="5" w:space="0" w:color="F0F4F8"/>
              <w:bottom w:val="single" w:sz="5" w:space="0" w:color="F0F4F8"/>
              <w:right w:val="single" w:sz="5" w:space="0" w:color="F0F4F8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305E58" w14:textId="77777777" w:rsidR="00D80D8A" w:rsidRDefault="00BE6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jc w:val="center"/>
              <w:rPr>
                <w:b/>
                <w:bCs/>
                <w:color w:val="FFFFFF"/>
                <w:sz w:val="20"/>
                <w:szCs w:val="20"/>
              </w:rPr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Framework</w:t>
            </w:r>
            <w:proofErr w:type="spellEnd"/>
          </w:p>
        </w:tc>
        <w:tc>
          <w:tcPr>
            <w:tcW w:w="1590" w:type="dxa"/>
            <w:tcBorders>
              <w:top w:val="single" w:sz="5" w:space="0" w:color="F0F4F8"/>
              <w:left w:val="single" w:sz="5" w:space="0" w:color="F0F4F8"/>
              <w:bottom w:val="single" w:sz="5" w:space="0" w:color="F0F4F8"/>
              <w:right w:val="single" w:sz="5" w:space="0" w:color="F0F4F8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A02F22" w14:textId="77777777" w:rsidR="00D80D8A" w:rsidRDefault="00BE6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jc w:val="center"/>
              <w:rPr>
                <w:b/>
                <w:bCs/>
                <w:color w:val="FFFFFF"/>
                <w:sz w:val="20"/>
                <w:szCs w:val="20"/>
              </w:rPr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In-Memory</w:t>
            </w:r>
            <w:proofErr w:type="spellEnd"/>
          </w:p>
        </w:tc>
        <w:tc>
          <w:tcPr>
            <w:tcW w:w="1455" w:type="dxa"/>
            <w:tcBorders>
              <w:top w:val="single" w:sz="5" w:space="0" w:color="F0F4F8"/>
              <w:left w:val="single" w:sz="5" w:space="0" w:color="F0F4F8"/>
              <w:bottom w:val="single" w:sz="5" w:space="0" w:color="F0F4F8"/>
              <w:right w:val="single" w:sz="5" w:space="0" w:color="F0F4F8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3D0B09" w14:textId="77777777" w:rsidR="00D80D8A" w:rsidRDefault="00BE6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jc w:val="center"/>
              <w:rPr>
                <w:b/>
                <w:bCs/>
                <w:color w:val="FFFFFF"/>
                <w:sz w:val="20"/>
                <w:szCs w:val="20"/>
              </w:rPr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SQLite</w:t>
            </w:r>
            <w:proofErr w:type="spellEnd"/>
          </w:p>
        </w:tc>
        <w:tc>
          <w:tcPr>
            <w:tcW w:w="1665" w:type="dxa"/>
            <w:tcBorders>
              <w:top w:val="single" w:sz="5" w:space="0" w:color="F0F4F8"/>
              <w:left w:val="single" w:sz="5" w:space="0" w:color="F0F4F8"/>
              <w:bottom w:val="single" w:sz="5" w:space="0" w:color="F0F4F8"/>
              <w:right w:val="single" w:sz="5" w:space="0" w:color="F0F4F8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DD3063" w14:textId="77777777" w:rsidR="00D80D8A" w:rsidRDefault="00BE6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jc w:val="center"/>
              <w:rPr>
                <w:b/>
                <w:bCs/>
                <w:color w:val="FFFFFF"/>
                <w:sz w:val="20"/>
                <w:szCs w:val="20"/>
              </w:rPr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PostgreSQL</w:t>
            </w:r>
            <w:proofErr w:type="spellEnd"/>
          </w:p>
        </w:tc>
        <w:tc>
          <w:tcPr>
            <w:tcW w:w="1170" w:type="dxa"/>
            <w:tcBorders>
              <w:top w:val="single" w:sz="5" w:space="0" w:color="F0F4F8"/>
              <w:left w:val="single" w:sz="5" w:space="0" w:color="F0F4F8"/>
              <w:bottom w:val="single" w:sz="5" w:space="0" w:color="F0F4F8"/>
              <w:right w:val="single" w:sz="5" w:space="0" w:color="F0F4F8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9610D1" w14:textId="77777777" w:rsidR="00D80D8A" w:rsidRDefault="00BE6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jc w:val="center"/>
              <w:rPr>
                <w:b/>
                <w:bCs/>
                <w:color w:val="FFFFFF"/>
                <w:sz w:val="20"/>
                <w:szCs w:val="20"/>
              </w:rPr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Redis</w:t>
            </w:r>
            <w:proofErr w:type="spellEnd"/>
          </w:p>
        </w:tc>
        <w:tc>
          <w:tcPr>
            <w:tcW w:w="1650" w:type="dxa"/>
            <w:tcBorders>
              <w:top w:val="single" w:sz="5" w:space="0" w:color="F0F4F8"/>
              <w:left w:val="single" w:sz="5" w:space="0" w:color="F0F4F8"/>
              <w:bottom w:val="single" w:sz="5" w:space="0" w:color="F0F4F8"/>
              <w:right w:val="single" w:sz="5" w:space="0" w:color="F0F4F8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100D5F" w14:textId="77777777" w:rsidR="00D80D8A" w:rsidRDefault="00BE6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jc w:val="center"/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  <w:sz w:val="20"/>
                <w:szCs w:val="20"/>
              </w:rPr>
              <w:t>외부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  <w:sz w:val="20"/>
                <w:szCs w:val="20"/>
              </w:rPr>
              <w:t>도구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  <w:sz w:val="20"/>
                <w:szCs w:val="20"/>
              </w:rPr>
              <w:t>연동</w:t>
            </w:r>
          </w:p>
        </w:tc>
      </w:tr>
      <w:tr w:rsidR="00D80D8A" w14:paraId="09F06D42" w14:textId="77777777">
        <w:trPr>
          <w:trHeight w:val="690"/>
        </w:trPr>
        <w:tc>
          <w:tcPr>
            <w:tcW w:w="1470" w:type="dxa"/>
            <w:tcBorders>
              <w:top w:val="single" w:sz="5" w:space="0" w:color="F0F4F8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202212" w14:textId="77777777" w:rsidR="00D80D8A" w:rsidRDefault="00BE6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LangGraph</w:t>
            </w:r>
            <w:proofErr w:type="spellEnd"/>
            <w:r>
              <w:rPr>
                <w:sz w:val="18"/>
                <w:szCs w:val="18"/>
                <w:vertAlign w:val="superscript"/>
              </w:rPr>
              <w:footnoteReference w:id="19"/>
            </w:r>
          </w:p>
        </w:tc>
        <w:tc>
          <w:tcPr>
            <w:tcW w:w="1590" w:type="dxa"/>
            <w:tcBorders>
              <w:top w:val="single" w:sz="5" w:space="0" w:color="F0F4F8"/>
              <w:left w:val="nil"/>
              <w:bottom w:val="single" w:sz="5" w:space="0" w:color="CCCCCC"/>
              <w:right w:val="single" w:sz="5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C7E614" w14:textId="77777777" w:rsidR="00D80D8A" w:rsidRDefault="00BE6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rPr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✔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기본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포함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- </w:t>
            </w:r>
            <w:proofErr w:type="spellStart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MemorySaver</w:t>
            </w:r>
            <w:proofErr w:type="spellEnd"/>
          </w:p>
        </w:tc>
        <w:tc>
          <w:tcPr>
            <w:tcW w:w="1455" w:type="dxa"/>
            <w:tcBorders>
              <w:top w:val="single" w:sz="5" w:space="0" w:color="F0F4F8"/>
              <w:left w:val="nil"/>
              <w:bottom w:val="single" w:sz="5" w:space="0" w:color="CCCCCC"/>
              <w:right w:val="single" w:sz="5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D2696D" w14:textId="77777777" w:rsidR="00D80D8A" w:rsidRDefault="00BE6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rPr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✔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공식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지원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(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별도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패키지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설치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- </w:t>
            </w:r>
            <w:proofErr w:type="spellStart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SqliteSaver</w:t>
            </w:r>
            <w:proofErr w:type="spellEnd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)</w:t>
            </w:r>
          </w:p>
        </w:tc>
        <w:tc>
          <w:tcPr>
            <w:tcW w:w="1665" w:type="dxa"/>
            <w:tcBorders>
              <w:top w:val="single" w:sz="5" w:space="0" w:color="F0F4F8"/>
              <w:left w:val="nil"/>
              <w:bottom w:val="single" w:sz="5" w:space="0" w:color="CCCCCC"/>
              <w:right w:val="single" w:sz="5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236479" w14:textId="77777777" w:rsidR="00D80D8A" w:rsidRDefault="00BE6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rPr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✔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공식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지원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(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별도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패키지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설치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- </w:t>
            </w:r>
            <w:proofErr w:type="spellStart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PostgresSaver</w:t>
            </w:r>
            <w:proofErr w:type="spellEnd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)</w:t>
            </w:r>
          </w:p>
        </w:tc>
        <w:tc>
          <w:tcPr>
            <w:tcW w:w="1170" w:type="dxa"/>
            <w:tcBorders>
              <w:top w:val="single" w:sz="5" w:space="0" w:color="F0F4F8"/>
              <w:left w:val="nil"/>
              <w:bottom w:val="single" w:sz="5" w:space="0" w:color="CCCCCC"/>
              <w:right w:val="single" w:sz="5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D242AE" w14:textId="77777777" w:rsidR="00D80D8A" w:rsidRDefault="00BE6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rPr>
                <w:sz w:val="18"/>
                <w:szCs w:val="18"/>
              </w:rPr>
            </w:pPr>
            <w:proofErr w:type="gramStart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✖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는</w:t>
            </w:r>
            <w:proofErr w:type="gramEnd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없음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)</w:t>
            </w:r>
          </w:p>
        </w:tc>
        <w:tc>
          <w:tcPr>
            <w:tcW w:w="1650" w:type="dxa"/>
            <w:tcBorders>
              <w:top w:val="single" w:sz="5" w:space="0" w:color="F0F4F8"/>
              <w:left w:val="nil"/>
              <w:bottom w:val="single" w:sz="5" w:space="0" w:color="CCCCCC"/>
              <w:right w:val="single" w:sz="5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550D69" w14:textId="77777777" w:rsidR="00D80D8A" w:rsidRDefault="00BE6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rPr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✔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공식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통합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LangChain</w:t>
            </w:r>
            <w:proofErr w:type="spellEnd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/</w:t>
            </w:r>
            <w:proofErr w:type="spellStart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LangGraph</w:t>
            </w:r>
            <w:proofErr w:type="spellEnd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agent</w:t>
            </w:r>
            <w:proofErr w:type="spellEnd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tooling</w:t>
            </w:r>
            <w:proofErr w:type="spellEnd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사용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)</w:t>
            </w:r>
          </w:p>
        </w:tc>
      </w:tr>
      <w:tr w:rsidR="00D80D8A" w14:paraId="20246172" w14:textId="77777777">
        <w:trPr>
          <w:trHeight w:val="435"/>
        </w:trPr>
        <w:tc>
          <w:tcPr>
            <w:tcW w:w="1470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9C370B" w14:textId="77777777" w:rsidR="00D80D8A" w:rsidRDefault="00BE6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CrewAI</w:t>
            </w:r>
            <w:proofErr w:type="spellEnd"/>
            <w:r>
              <w:rPr>
                <w:sz w:val="18"/>
                <w:szCs w:val="18"/>
                <w:vertAlign w:val="superscript"/>
              </w:rPr>
              <w:footnoteReference w:id="20"/>
            </w:r>
          </w:p>
        </w:tc>
        <w:tc>
          <w:tcPr>
            <w:tcW w:w="1590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F8986E" w14:textId="77777777" w:rsidR="00D80D8A" w:rsidRDefault="00BE6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rPr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✔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기본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포함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-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기본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저장소는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LanceDB</w:t>
            </w:r>
            <w:proofErr w:type="spellEnd"/>
          </w:p>
        </w:tc>
        <w:tc>
          <w:tcPr>
            <w:tcW w:w="1455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FCA254" w14:textId="77777777" w:rsidR="00D80D8A" w:rsidRDefault="00BE6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rPr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✔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내장</w:t>
            </w:r>
          </w:p>
        </w:tc>
        <w:tc>
          <w:tcPr>
            <w:tcW w:w="1665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EC5FC8" w14:textId="77777777" w:rsidR="00D80D8A" w:rsidRDefault="00BE6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rPr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✖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2371BD" w14:textId="77777777" w:rsidR="00D80D8A" w:rsidRDefault="00BE6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rPr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✖</w:t>
            </w:r>
          </w:p>
        </w:tc>
        <w:tc>
          <w:tcPr>
            <w:tcW w:w="1650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CF6A0E" w14:textId="77777777" w:rsidR="00D80D8A" w:rsidRDefault="00BE6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rPr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✔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기본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저장소는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LanceDB</w:t>
            </w:r>
            <w:proofErr w:type="spellEnd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커스텀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backend</w:t>
            </w:r>
            <w:proofErr w:type="spellEnd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가능</w:t>
            </w:r>
          </w:p>
        </w:tc>
      </w:tr>
      <w:tr w:rsidR="00D80D8A" w14:paraId="6C9747D7" w14:textId="77777777">
        <w:trPr>
          <w:trHeight w:val="435"/>
        </w:trPr>
        <w:tc>
          <w:tcPr>
            <w:tcW w:w="1470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BB1B65" w14:textId="77777777" w:rsidR="00D80D8A" w:rsidRDefault="00BE6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AutoGen</w:t>
            </w:r>
            <w:proofErr w:type="spellEnd"/>
            <w:r>
              <w:rPr>
                <w:sz w:val="18"/>
                <w:szCs w:val="18"/>
                <w:vertAlign w:val="superscript"/>
              </w:rPr>
              <w:footnoteReference w:id="21"/>
            </w:r>
          </w:p>
        </w:tc>
        <w:tc>
          <w:tcPr>
            <w:tcW w:w="1590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16C862" w14:textId="77777777" w:rsidR="00D80D8A" w:rsidRDefault="00BE6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rPr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✔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기본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포함</w:t>
            </w:r>
            <w:r>
              <w:rPr>
                <w:sz w:val="18"/>
                <w:szCs w:val="18"/>
              </w:rPr>
              <w:t xml:space="preserve"> - </w:t>
            </w:r>
            <w:proofErr w:type="spellStart"/>
            <w:r>
              <w:rPr>
                <w:sz w:val="18"/>
                <w:szCs w:val="18"/>
              </w:rPr>
              <w:t>ListMemory</w:t>
            </w:r>
            <w:proofErr w:type="spellEnd"/>
          </w:p>
        </w:tc>
        <w:tc>
          <w:tcPr>
            <w:tcW w:w="1455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123783" w14:textId="77777777" w:rsidR="00D80D8A" w:rsidRDefault="00BE6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rPr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✖</w:t>
            </w:r>
          </w:p>
        </w:tc>
        <w:tc>
          <w:tcPr>
            <w:tcW w:w="1665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E86340" w14:textId="77777777" w:rsidR="00D80D8A" w:rsidRDefault="00BE6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rPr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✖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344CBF" w14:textId="77777777" w:rsidR="00D80D8A" w:rsidRDefault="00BE6280">
            <w:pPr>
              <w:spacing w:before="240" w:after="240"/>
              <w:rPr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✔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공식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지원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RedisMemory</w:t>
            </w:r>
            <w:proofErr w:type="spellEnd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)</w:t>
            </w:r>
          </w:p>
        </w:tc>
        <w:tc>
          <w:tcPr>
            <w:tcW w:w="1650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70DB3C" w14:textId="77777777" w:rsidR="00D80D8A" w:rsidRDefault="00BE6280">
            <w:pPr>
              <w:spacing w:before="240" w:after="240"/>
              <w:rPr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✔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공식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통합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McpWorkbench</w:t>
            </w:r>
            <w:proofErr w:type="spellEnd"/>
            <w:r>
              <w:rPr>
                <w:sz w:val="18"/>
                <w:szCs w:val="18"/>
              </w:rPr>
              <w:t xml:space="preserve">, MCP </w:t>
            </w:r>
            <w:proofErr w:type="spellStart"/>
            <w:r>
              <w:rPr>
                <w:sz w:val="18"/>
                <w:szCs w:val="18"/>
              </w:rPr>
              <w:t>tool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adapters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</w:tr>
      <w:tr w:rsidR="00D80D8A" w14:paraId="3A0778C1" w14:textId="77777777">
        <w:trPr>
          <w:trHeight w:val="435"/>
        </w:trPr>
        <w:tc>
          <w:tcPr>
            <w:tcW w:w="1470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ABF90A" w14:textId="77777777" w:rsidR="00D80D8A" w:rsidRDefault="00BE6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OpenAI</w:t>
            </w:r>
            <w:proofErr w:type="spellEnd"/>
            <w:r>
              <w:rPr>
                <w:sz w:val="18"/>
                <w:szCs w:val="18"/>
              </w:rPr>
              <w:t xml:space="preserve"> SDK</w:t>
            </w:r>
            <w:r>
              <w:rPr>
                <w:sz w:val="18"/>
                <w:szCs w:val="18"/>
                <w:vertAlign w:val="superscript"/>
              </w:rPr>
              <w:footnoteReference w:id="22"/>
            </w:r>
          </w:p>
        </w:tc>
        <w:tc>
          <w:tcPr>
            <w:tcW w:w="1590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7D953B" w14:textId="77777777" w:rsidR="00D80D8A" w:rsidRDefault="00BE6280">
            <w:pPr>
              <w:spacing w:before="240" w:after="240"/>
              <w:rPr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✔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기본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포함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- </w:t>
            </w:r>
            <w:proofErr w:type="spellStart"/>
            <w:r>
              <w:rPr>
                <w:sz w:val="18"/>
                <w:szCs w:val="18"/>
              </w:rPr>
              <w:t>SQLiteSession</w:t>
            </w:r>
            <w:proofErr w:type="spellEnd"/>
            <w:r>
              <w:rPr>
                <w:sz w:val="18"/>
                <w:szCs w:val="18"/>
              </w:rPr>
              <w:t>()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인메모리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모드</w:t>
            </w:r>
          </w:p>
        </w:tc>
        <w:tc>
          <w:tcPr>
            <w:tcW w:w="1455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D2AC6F" w14:textId="77777777" w:rsidR="00D80D8A" w:rsidRDefault="00BE6280">
            <w:pPr>
              <w:spacing w:before="240" w:after="240"/>
              <w:rPr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✔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공식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지원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SQLiteSession</w:t>
            </w:r>
            <w:proofErr w:type="spellEnd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)</w:t>
            </w:r>
          </w:p>
        </w:tc>
        <w:tc>
          <w:tcPr>
            <w:tcW w:w="1665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2E116A" w14:textId="77777777" w:rsidR="00D80D8A" w:rsidRDefault="00BE6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rPr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✔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공식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지원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SQLAlchemySession</w:t>
            </w:r>
            <w:proofErr w:type="spellEnd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)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5EE959" w14:textId="77777777" w:rsidR="00D80D8A" w:rsidRDefault="00BE6280">
            <w:pPr>
              <w:spacing w:before="240" w:after="240"/>
              <w:rPr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✔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공식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지원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RedisSession</w:t>
            </w:r>
            <w:proofErr w:type="spellEnd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)</w:t>
            </w:r>
          </w:p>
        </w:tc>
        <w:tc>
          <w:tcPr>
            <w:tcW w:w="1650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2ACD01" w14:textId="77777777" w:rsidR="00D80D8A" w:rsidRDefault="00BE6280">
            <w:pPr>
              <w:spacing w:before="240" w:after="240"/>
              <w:rPr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✔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공식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통합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 (</w:t>
            </w:r>
            <w:proofErr w:type="gramEnd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MCP </w:t>
            </w:r>
            <w:proofErr w:type="spellStart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servers</w:t>
            </w:r>
            <w:proofErr w:type="spellEnd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hosted</w:t>
            </w:r>
            <w:proofErr w:type="spellEnd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MCP, </w:t>
            </w:r>
            <w:proofErr w:type="spellStart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tool</w:t>
            </w:r>
            <w:proofErr w:type="spellEnd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namespaces</w:t>
            </w:r>
            <w:proofErr w:type="spellEnd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)</w:t>
            </w:r>
          </w:p>
        </w:tc>
      </w:tr>
    </w:tbl>
    <w:p w14:paraId="4BB05257" w14:textId="77777777" w:rsidR="00D80D8A" w:rsidRDefault="00BE6280">
      <w:pPr>
        <w:spacing w:before="240" w:after="80"/>
        <w:rPr>
          <w:highlight w:val="yellow"/>
        </w:rPr>
      </w:pPr>
      <w:r>
        <w:t xml:space="preserve"> </w:t>
      </w:r>
      <w:r>
        <w:rPr>
          <w:rFonts w:ascii="Arial Unicode MS" w:eastAsia="Arial Unicode MS" w:hAnsi="Arial Unicode MS" w:cs="Arial Unicode MS"/>
          <w:highlight w:val="yellow"/>
        </w:rPr>
        <w:t>-&gt; 1</w:t>
      </w:r>
      <w:r>
        <w:rPr>
          <w:rFonts w:ascii="Arial Unicode MS" w:eastAsia="Arial Unicode MS" w:hAnsi="Arial Unicode MS" w:cs="Arial Unicode MS"/>
          <w:highlight w:val="yellow"/>
        </w:rPr>
        <w:t>차</w:t>
      </w:r>
      <w:r>
        <w:rPr>
          <w:rFonts w:ascii="Arial Unicode MS" w:eastAsia="Arial Unicode MS" w:hAnsi="Arial Unicode MS" w:cs="Arial Unicode MS"/>
          <w:highlight w:val="yellow"/>
        </w:rPr>
        <w:t xml:space="preserve"> </w:t>
      </w:r>
      <w:r>
        <w:rPr>
          <w:rFonts w:ascii="Arial Unicode MS" w:eastAsia="Arial Unicode MS" w:hAnsi="Arial Unicode MS" w:cs="Arial Unicode MS"/>
          <w:highlight w:val="yellow"/>
        </w:rPr>
        <w:t>검증</w:t>
      </w:r>
      <w:r>
        <w:rPr>
          <w:rFonts w:ascii="Arial Unicode MS" w:eastAsia="Arial Unicode MS" w:hAnsi="Arial Unicode MS" w:cs="Arial Unicode MS"/>
          <w:highlight w:val="yellow"/>
        </w:rPr>
        <w:t xml:space="preserve"> </w:t>
      </w:r>
      <w:r>
        <w:rPr>
          <w:rFonts w:ascii="Arial Unicode MS" w:eastAsia="Arial Unicode MS" w:hAnsi="Arial Unicode MS" w:cs="Arial Unicode MS"/>
          <w:highlight w:val="yellow"/>
        </w:rPr>
        <w:t>완료</w:t>
      </w:r>
      <w:r>
        <w:rPr>
          <w:rFonts w:ascii="Arial Unicode MS" w:eastAsia="Arial Unicode MS" w:hAnsi="Arial Unicode MS" w:cs="Arial Unicode MS"/>
          <w:highlight w:val="yellow"/>
        </w:rPr>
        <w:t xml:space="preserve">, </w:t>
      </w:r>
      <w:r>
        <w:rPr>
          <w:rFonts w:ascii="Arial Unicode MS" w:eastAsia="Arial Unicode MS" w:hAnsi="Arial Unicode MS" w:cs="Arial Unicode MS"/>
          <w:highlight w:val="yellow"/>
        </w:rPr>
        <w:t>추가</w:t>
      </w:r>
      <w:r>
        <w:rPr>
          <w:rFonts w:ascii="Arial Unicode MS" w:eastAsia="Arial Unicode MS" w:hAnsi="Arial Unicode MS" w:cs="Arial Unicode MS"/>
          <w:highlight w:val="yellow"/>
        </w:rPr>
        <w:t xml:space="preserve"> </w:t>
      </w:r>
      <w:r>
        <w:rPr>
          <w:rFonts w:ascii="Arial Unicode MS" w:eastAsia="Arial Unicode MS" w:hAnsi="Arial Unicode MS" w:cs="Arial Unicode MS"/>
          <w:highlight w:val="yellow"/>
        </w:rPr>
        <w:t>검증</w:t>
      </w:r>
      <w:r>
        <w:rPr>
          <w:rFonts w:ascii="Arial Unicode MS" w:eastAsia="Arial Unicode MS" w:hAnsi="Arial Unicode MS" w:cs="Arial Unicode MS"/>
          <w:highlight w:val="yellow"/>
        </w:rPr>
        <w:t xml:space="preserve"> </w:t>
      </w:r>
      <w:r>
        <w:rPr>
          <w:rFonts w:ascii="Arial Unicode MS" w:eastAsia="Arial Unicode MS" w:hAnsi="Arial Unicode MS" w:cs="Arial Unicode MS"/>
          <w:highlight w:val="yellow"/>
        </w:rPr>
        <w:t>및</w:t>
      </w:r>
      <w:r>
        <w:rPr>
          <w:rFonts w:ascii="Arial Unicode MS" w:eastAsia="Arial Unicode MS" w:hAnsi="Arial Unicode MS" w:cs="Arial Unicode MS"/>
          <w:highlight w:val="yellow"/>
        </w:rPr>
        <w:t xml:space="preserve"> </w:t>
      </w:r>
      <w:r>
        <w:rPr>
          <w:rFonts w:ascii="Arial Unicode MS" w:eastAsia="Arial Unicode MS" w:hAnsi="Arial Unicode MS" w:cs="Arial Unicode MS"/>
          <w:highlight w:val="yellow"/>
        </w:rPr>
        <w:t>확인</w:t>
      </w:r>
      <w:r>
        <w:rPr>
          <w:rFonts w:ascii="Arial Unicode MS" w:eastAsia="Arial Unicode MS" w:hAnsi="Arial Unicode MS" w:cs="Arial Unicode MS"/>
          <w:highlight w:val="yellow"/>
        </w:rPr>
        <w:t xml:space="preserve"> </w:t>
      </w:r>
      <w:r>
        <w:rPr>
          <w:rFonts w:ascii="Arial Unicode MS" w:eastAsia="Arial Unicode MS" w:hAnsi="Arial Unicode MS" w:cs="Arial Unicode MS"/>
          <w:highlight w:val="yellow"/>
        </w:rPr>
        <w:t>예정</w:t>
      </w:r>
    </w:p>
    <w:p w14:paraId="46539F5C" w14:textId="77777777" w:rsidR="00D80D8A" w:rsidRDefault="00BE6280">
      <w:pPr>
        <w:pStyle w:val="4"/>
        <w:keepNext w:val="0"/>
        <w:keepLines w:val="0"/>
      </w:pPr>
      <w:bookmarkStart w:id="195" w:name="_cfagx0hs2gwq" w:colFirst="0" w:colLast="0"/>
      <w:bookmarkEnd w:id="195"/>
      <w:r>
        <w:rPr>
          <w:rFonts w:ascii="Arial Unicode MS" w:eastAsia="Arial Unicode MS" w:hAnsi="Arial Unicode MS" w:cs="Arial Unicode MS"/>
        </w:rPr>
        <w:lastRenderedPageBreak/>
        <w:t xml:space="preserve">7.5.3 </w:t>
      </w:r>
      <w:r>
        <w:rPr>
          <w:rFonts w:ascii="Arial Unicode MS" w:eastAsia="Arial Unicode MS" w:hAnsi="Arial Unicode MS" w:cs="Arial Unicode MS"/>
        </w:rPr>
        <w:t>점진적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확장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경로</w:t>
      </w:r>
    </w:p>
    <w:tbl>
      <w:tblPr>
        <w:tblStyle w:val="afffffffffc"/>
        <w:tblW w:w="901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840"/>
        <w:gridCol w:w="1815"/>
        <w:gridCol w:w="2775"/>
        <w:gridCol w:w="3585"/>
      </w:tblGrid>
      <w:tr w:rsidR="00D80D8A" w14:paraId="16961D36" w14:textId="77777777">
        <w:trPr>
          <w:trHeight w:val="435"/>
        </w:trPr>
        <w:tc>
          <w:tcPr>
            <w:tcW w:w="840" w:type="dxa"/>
            <w:tcBorders>
              <w:top w:val="single" w:sz="5" w:space="0" w:color="F0F4F8"/>
              <w:left w:val="single" w:sz="5" w:space="0" w:color="F0F4F8"/>
              <w:bottom w:val="single" w:sz="5" w:space="0" w:color="F0F4F8"/>
              <w:right w:val="single" w:sz="5" w:space="0" w:color="F0F4F8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155867" w14:textId="77777777" w:rsidR="00D80D8A" w:rsidRDefault="00BE6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jc w:val="center"/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  <w:sz w:val="20"/>
                <w:szCs w:val="20"/>
              </w:rPr>
              <w:t>단계</w:t>
            </w:r>
          </w:p>
        </w:tc>
        <w:tc>
          <w:tcPr>
            <w:tcW w:w="1815" w:type="dxa"/>
            <w:tcBorders>
              <w:top w:val="single" w:sz="5" w:space="0" w:color="F0F4F8"/>
              <w:left w:val="single" w:sz="5" w:space="0" w:color="F0F4F8"/>
              <w:bottom w:val="single" w:sz="5" w:space="0" w:color="F0F4F8"/>
              <w:right w:val="single" w:sz="5" w:space="0" w:color="F0F4F8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ED21EF" w14:textId="77777777" w:rsidR="00D80D8A" w:rsidRDefault="00BE6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jc w:val="center"/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  <w:sz w:val="20"/>
                <w:szCs w:val="20"/>
              </w:rPr>
              <w:t>조건</w:t>
            </w:r>
          </w:p>
        </w:tc>
        <w:tc>
          <w:tcPr>
            <w:tcW w:w="2775" w:type="dxa"/>
            <w:tcBorders>
              <w:top w:val="single" w:sz="5" w:space="0" w:color="F0F4F8"/>
              <w:left w:val="single" w:sz="5" w:space="0" w:color="F0F4F8"/>
              <w:bottom w:val="single" w:sz="5" w:space="0" w:color="F0F4F8"/>
              <w:right w:val="single" w:sz="5" w:space="0" w:color="F0F4F8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3BC8B4" w14:textId="77777777" w:rsidR="00D80D8A" w:rsidRDefault="00BE6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jc w:val="center"/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  <w:sz w:val="20"/>
                <w:szCs w:val="20"/>
              </w:rPr>
              <w:t>권장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  <w:sz w:val="20"/>
                <w:szCs w:val="20"/>
              </w:rPr>
              <w:t>저장소</w:t>
            </w:r>
          </w:p>
        </w:tc>
        <w:tc>
          <w:tcPr>
            <w:tcW w:w="3585" w:type="dxa"/>
            <w:tcBorders>
              <w:top w:val="single" w:sz="5" w:space="0" w:color="F0F4F8"/>
              <w:left w:val="single" w:sz="5" w:space="0" w:color="F0F4F8"/>
              <w:bottom w:val="single" w:sz="5" w:space="0" w:color="F0F4F8"/>
              <w:right w:val="single" w:sz="5" w:space="0" w:color="F0F4F8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8F9D65" w14:textId="77777777" w:rsidR="00D80D8A" w:rsidRDefault="00BE6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jc w:val="center"/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  <w:sz w:val="20"/>
                <w:szCs w:val="20"/>
              </w:rPr>
              <w:t>비고</w:t>
            </w:r>
          </w:p>
        </w:tc>
      </w:tr>
      <w:tr w:rsidR="00D80D8A" w14:paraId="219A61B8" w14:textId="77777777">
        <w:trPr>
          <w:trHeight w:val="435"/>
        </w:trPr>
        <w:tc>
          <w:tcPr>
            <w:tcW w:w="840" w:type="dxa"/>
            <w:tcBorders>
              <w:top w:val="single" w:sz="5" w:space="0" w:color="F0F4F8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EB5B4A" w14:textId="77777777" w:rsidR="00D80D8A" w:rsidRDefault="00BE6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815" w:type="dxa"/>
            <w:tcBorders>
              <w:top w:val="single" w:sz="5" w:space="0" w:color="F0F4F8"/>
              <w:left w:val="nil"/>
              <w:bottom w:val="single" w:sz="5" w:space="0" w:color="CCCCCC"/>
              <w:right w:val="single" w:sz="5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19E1FA" w14:textId="77777777" w:rsidR="00D80D8A" w:rsidRDefault="00BE6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rPr>
                <w:sz w:val="18"/>
                <w:szCs w:val="18"/>
              </w:rPr>
            </w:pPr>
            <w:proofErr w:type="spellStart"/>
            <w:proofErr w:type="gramStart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PoC</w:t>
            </w:r>
            <w:proofErr w:type="spellEnd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/</w:t>
            </w:r>
            <w:proofErr w:type="gramEnd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해커톤</w:t>
            </w:r>
            <w:proofErr w:type="spellEnd"/>
          </w:p>
        </w:tc>
        <w:tc>
          <w:tcPr>
            <w:tcW w:w="2775" w:type="dxa"/>
            <w:tcBorders>
              <w:top w:val="single" w:sz="5" w:space="0" w:color="F0F4F8"/>
              <w:left w:val="nil"/>
              <w:bottom w:val="single" w:sz="5" w:space="0" w:color="CCCCCC"/>
              <w:right w:val="single" w:sz="5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FF0138" w14:textId="77777777" w:rsidR="00D80D8A" w:rsidRDefault="00BE6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In-Memory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list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dict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3585" w:type="dxa"/>
            <w:tcBorders>
              <w:top w:val="single" w:sz="5" w:space="0" w:color="F0F4F8"/>
              <w:left w:val="nil"/>
              <w:bottom w:val="single" w:sz="5" w:space="0" w:color="CCCCCC"/>
              <w:right w:val="single" w:sz="5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DEB389" w14:textId="77777777" w:rsidR="00D80D8A" w:rsidRDefault="00BE6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rPr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외부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의존성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제로</w:t>
            </w:r>
          </w:p>
        </w:tc>
      </w:tr>
      <w:tr w:rsidR="00D80D8A" w14:paraId="0F69521D" w14:textId="77777777">
        <w:trPr>
          <w:trHeight w:val="435"/>
        </w:trPr>
        <w:tc>
          <w:tcPr>
            <w:tcW w:w="840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A3863E" w14:textId="77777777" w:rsidR="00D80D8A" w:rsidRDefault="00BE6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61CD6B" w14:textId="77777777" w:rsidR="00D80D8A" w:rsidRDefault="00BE6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rPr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로컬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개발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+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영속성</w:t>
            </w:r>
          </w:p>
        </w:tc>
        <w:tc>
          <w:tcPr>
            <w:tcW w:w="2775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1253FD" w14:textId="77777777" w:rsidR="00D80D8A" w:rsidRDefault="00BE6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SQLite</w:t>
            </w:r>
            <w:proofErr w:type="spellEnd"/>
          </w:p>
        </w:tc>
        <w:tc>
          <w:tcPr>
            <w:tcW w:w="3585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2D141C" w14:textId="77777777" w:rsidR="00D80D8A" w:rsidRDefault="00BE6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rPr>
                <w:sz w:val="18"/>
                <w:szCs w:val="18"/>
              </w:rPr>
            </w:pPr>
            <w:proofErr w:type="spellStart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LangGraph</w:t>
            </w:r>
            <w:proofErr w:type="spellEnd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SqliteSaver</w:t>
            </w:r>
            <w:proofErr w:type="spellEnd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활용</w:t>
            </w:r>
          </w:p>
        </w:tc>
      </w:tr>
      <w:tr w:rsidR="00D80D8A" w14:paraId="08D698A1" w14:textId="77777777">
        <w:trPr>
          <w:trHeight w:val="690"/>
        </w:trPr>
        <w:tc>
          <w:tcPr>
            <w:tcW w:w="840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7FD124" w14:textId="77777777" w:rsidR="00D80D8A" w:rsidRDefault="00BE6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872B2C" w14:textId="77777777" w:rsidR="00D80D8A" w:rsidRDefault="00BE6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rPr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멀티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사용자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서비스</w:t>
            </w:r>
          </w:p>
        </w:tc>
        <w:tc>
          <w:tcPr>
            <w:tcW w:w="2775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8FE956" w14:textId="77777777" w:rsidR="00D80D8A" w:rsidRDefault="00BE6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rPr>
                <w:sz w:val="18"/>
                <w:szCs w:val="18"/>
              </w:rPr>
            </w:pPr>
            <w:proofErr w:type="spellStart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Redis</w:t>
            </w:r>
            <w:proofErr w:type="spellEnd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(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세션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) + </w:t>
            </w:r>
            <w:proofErr w:type="spellStart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PostgreSQL</w:t>
            </w:r>
            <w:proofErr w:type="spellEnd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(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장기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)</w:t>
            </w:r>
          </w:p>
        </w:tc>
        <w:tc>
          <w:tcPr>
            <w:tcW w:w="3585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F7647C" w14:textId="77777777" w:rsidR="00D80D8A" w:rsidRDefault="00BE6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rPr>
                <w:sz w:val="18"/>
                <w:szCs w:val="18"/>
              </w:rPr>
            </w:pPr>
            <w:proofErr w:type="spellStart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Redis</w:t>
            </w:r>
            <w:proofErr w:type="spellEnd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: TTL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만료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. </w:t>
            </w:r>
            <w:proofErr w:type="spellStart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PostgreSQL</w:t>
            </w:r>
            <w:proofErr w:type="spellEnd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: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영구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보존</w:t>
            </w:r>
          </w:p>
        </w:tc>
      </w:tr>
      <w:tr w:rsidR="00D80D8A" w14:paraId="5B4BADEC" w14:textId="77777777">
        <w:trPr>
          <w:trHeight w:val="690"/>
        </w:trPr>
        <w:tc>
          <w:tcPr>
            <w:tcW w:w="840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AA1914" w14:textId="77777777" w:rsidR="00D80D8A" w:rsidRDefault="00BE6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90DDC5" w14:textId="77777777" w:rsidR="00D80D8A" w:rsidRDefault="00BE6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rPr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벡터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검색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필요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(~5M, </w:t>
            </w:r>
            <w:proofErr w:type="spellStart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소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~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중규모</w:t>
            </w:r>
            <w:proofErr w:type="spellEnd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)</w:t>
            </w:r>
          </w:p>
        </w:tc>
        <w:tc>
          <w:tcPr>
            <w:tcW w:w="2775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98AFAC" w14:textId="77777777" w:rsidR="00D80D8A" w:rsidRDefault="00BE6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PostgreSQL</w:t>
            </w:r>
            <w:proofErr w:type="spellEnd"/>
            <w:r>
              <w:rPr>
                <w:sz w:val="18"/>
                <w:szCs w:val="18"/>
              </w:rPr>
              <w:t xml:space="preserve"> + </w:t>
            </w:r>
            <w:proofErr w:type="spellStart"/>
            <w:r>
              <w:rPr>
                <w:sz w:val="18"/>
                <w:szCs w:val="18"/>
              </w:rPr>
              <w:t>pgvector</w:t>
            </w:r>
            <w:proofErr w:type="spellEnd"/>
          </w:p>
        </w:tc>
        <w:tc>
          <w:tcPr>
            <w:tcW w:w="3585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9842E9" w14:textId="77777777" w:rsidR="00D80D8A" w:rsidRDefault="00BE6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rPr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수십만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건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이하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.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별도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DB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없이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통합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br/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사내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PostgreSQL</w:t>
            </w:r>
            <w:proofErr w:type="spellEnd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운영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중이면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우선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시작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(SHOULD)</w:t>
            </w:r>
          </w:p>
        </w:tc>
      </w:tr>
      <w:tr w:rsidR="00D80D8A" w14:paraId="781667B0" w14:textId="77777777">
        <w:trPr>
          <w:trHeight w:val="690"/>
        </w:trPr>
        <w:tc>
          <w:tcPr>
            <w:tcW w:w="840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5C294E" w14:textId="77777777" w:rsidR="00D80D8A" w:rsidRDefault="00BE6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815" w:type="dxa"/>
            <w:tcBorders>
              <w:top w:val="single" w:sz="5" w:space="0" w:color="CCCCCC"/>
              <w:left w:val="nil"/>
              <w:bottom w:val="single" w:sz="5" w:space="0" w:color="CCCCCC"/>
              <w:right w:val="single" w:sz="5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A93E66" w14:textId="77777777" w:rsidR="00D80D8A" w:rsidRDefault="00BE6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rPr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벡터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검색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(5M~50M,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대규모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)</w:t>
            </w:r>
          </w:p>
        </w:tc>
        <w:tc>
          <w:tcPr>
            <w:tcW w:w="2775" w:type="dxa"/>
            <w:tcBorders>
              <w:top w:val="single" w:sz="5" w:space="0" w:color="CCCCCC"/>
              <w:left w:val="nil"/>
              <w:bottom w:val="single" w:sz="5" w:space="0" w:color="CCCCCC"/>
              <w:right w:val="single" w:sz="5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CB9736" w14:textId="77777777" w:rsidR="00D80D8A" w:rsidRDefault="00BE6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rPr>
                <w:sz w:val="18"/>
                <w:szCs w:val="18"/>
              </w:rPr>
            </w:pPr>
            <w:proofErr w:type="spellStart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pgvectorscale</w:t>
            </w:r>
            <w:proofErr w:type="spellEnd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또는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전용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Vector</w:t>
            </w:r>
            <w:proofErr w:type="spellEnd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DB</w:t>
            </w:r>
          </w:p>
        </w:tc>
        <w:tc>
          <w:tcPr>
            <w:tcW w:w="3585" w:type="dxa"/>
            <w:tcBorders>
              <w:top w:val="single" w:sz="5" w:space="0" w:color="CCCCCC"/>
              <w:left w:val="nil"/>
              <w:bottom w:val="single" w:sz="5" w:space="0" w:color="CCCCCC"/>
              <w:right w:val="single" w:sz="5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74D4DA" w14:textId="77777777" w:rsidR="00D80D8A" w:rsidRDefault="00BE6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rPr>
                <w:sz w:val="18"/>
                <w:szCs w:val="18"/>
              </w:rPr>
            </w:pPr>
            <w:proofErr w:type="spellStart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pgvectorscale</w:t>
            </w:r>
            <w:proofErr w:type="spellEnd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또는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8.1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절에서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제품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선정</w:t>
            </w:r>
          </w:p>
        </w:tc>
      </w:tr>
      <w:tr w:rsidR="00D80D8A" w14:paraId="2D837140" w14:textId="77777777">
        <w:trPr>
          <w:trHeight w:val="435"/>
        </w:trPr>
        <w:tc>
          <w:tcPr>
            <w:tcW w:w="840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94C97F" w14:textId="77777777" w:rsidR="00D80D8A" w:rsidRDefault="00BE6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02B8AB" w14:textId="77777777" w:rsidR="00D80D8A" w:rsidRDefault="00BE6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rPr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벡터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검색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(50M+,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초대규모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)</w:t>
            </w:r>
          </w:p>
        </w:tc>
        <w:tc>
          <w:tcPr>
            <w:tcW w:w="2775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73666A" w14:textId="77777777" w:rsidR="00D80D8A" w:rsidRDefault="00BE6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rPr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전용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Vector</w:t>
            </w:r>
            <w:proofErr w:type="spellEnd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DB → 8.1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절</w:t>
            </w:r>
          </w:p>
        </w:tc>
        <w:tc>
          <w:tcPr>
            <w:tcW w:w="3585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2CD8BC" w14:textId="77777777" w:rsidR="00D80D8A" w:rsidRDefault="00BE6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rPr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GPU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가속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검색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DiskANN</w:t>
            </w:r>
            <w:proofErr w:type="spellEnd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등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고급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인덱싱</w:t>
            </w:r>
          </w:p>
        </w:tc>
      </w:tr>
    </w:tbl>
    <w:p w14:paraId="269C6CA2" w14:textId="77777777" w:rsidR="00D80D8A" w:rsidRDefault="00D80D8A">
      <w:pPr>
        <w:spacing w:before="240" w:after="80"/>
        <w:rPr>
          <w:i/>
          <w:iCs/>
          <w:color w:val="444444"/>
          <w:sz w:val="20"/>
          <w:szCs w:val="20"/>
        </w:rPr>
      </w:pPr>
    </w:p>
    <w:tbl>
      <w:tblPr>
        <w:tblStyle w:val="afffffffffd"/>
        <w:tblpPr w:leftFromText="180" w:rightFromText="180" w:topFromText="180" w:bottomFromText="180" w:vertAnchor="text" w:tblpX="-15"/>
        <w:tblW w:w="901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015"/>
      </w:tblGrid>
      <w:tr w:rsidR="00D80D8A" w14:paraId="57DD2768" w14:textId="77777777">
        <w:trPr>
          <w:trHeight w:val="810"/>
        </w:trPr>
        <w:tc>
          <w:tcPr>
            <w:tcW w:w="9015" w:type="dxa"/>
            <w:tcBorders>
              <w:top w:val="single" w:sz="6" w:space="0" w:color="B0BEC5"/>
              <w:left w:val="single" w:sz="6" w:space="0" w:color="1B3A5C"/>
              <w:bottom w:val="single" w:sz="6" w:space="0" w:color="B0BEC5"/>
              <w:right w:val="single" w:sz="6" w:space="0" w:color="B0BEC5"/>
            </w:tcBorders>
            <w:shd w:val="clear" w:color="auto" w:fill="FFF8E1"/>
            <w:tcMar>
              <w:left w:w="160" w:type="dxa"/>
              <w:right w:w="160" w:type="dxa"/>
            </w:tcMar>
          </w:tcPr>
          <w:p w14:paraId="5A004829" w14:textId="77777777" w:rsidR="00D80D8A" w:rsidRDefault="00BE6280">
            <w:pPr>
              <w:shd w:val="clear" w:color="auto" w:fill="FFF8E1"/>
              <w:spacing w:after="120"/>
              <w:ind w:right="360"/>
              <w:rPr>
                <w:color w:val="434343"/>
                <w:sz w:val="19"/>
                <w:szCs w:val="19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sz w:val="18"/>
                <w:szCs w:val="18"/>
              </w:rPr>
              <w:t>[</w:t>
            </w:r>
            <w:r>
              <w:rPr>
                <w:rFonts w:ascii="Arial Unicode MS" w:eastAsia="Arial Unicode MS" w:hAnsi="Arial Unicode MS" w:cs="Arial Unicode MS"/>
                <w:b/>
                <w:bCs/>
                <w:sz w:val="18"/>
                <w:szCs w:val="18"/>
              </w:rPr>
              <w:t>주의</w:t>
            </w:r>
            <w:r>
              <w:rPr>
                <w:rFonts w:ascii="Arial Unicode MS" w:eastAsia="Arial Unicode MS" w:hAnsi="Arial Unicode MS" w:cs="Arial Unicode MS"/>
                <w:b/>
                <w:bCs/>
                <w:sz w:val="18"/>
                <w:szCs w:val="18"/>
              </w:rPr>
              <w:t xml:space="preserve">] </w:t>
            </w:r>
            <w:proofErr w:type="spellStart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pgvector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는</w:t>
            </w:r>
            <w:proofErr w:type="spellEnd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소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~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중</w:t>
            </w:r>
            <w:proofErr w:type="spellEnd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규모에서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유효하지만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수백만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건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이상에서는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전용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Vector</w:t>
            </w:r>
            <w:proofErr w:type="spellEnd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DB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대비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검색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성능이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저하된다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.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사내에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PostgreSQL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이</w:t>
            </w:r>
            <w:proofErr w:type="spellEnd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운영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중이면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pgvector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부터</w:t>
            </w:r>
            <w:proofErr w:type="spellEnd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시작하고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(SHOULD),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규모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증가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시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8.1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절로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전환한다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.</w:t>
            </w:r>
          </w:p>
        </w:tc>
      </w:tr>
    </w:tbl>
    <w:p w14:paraId="5A3DAACE" w14:textId="77777777" w:rsidR="00D80D8A" w:rsidRDefault="00BE6280">
      <w:pPr>
        <w:pStyle w:val="3"/>
        <w:spacing w:before="240"/>
      </w:pPr>
      <w:bookmarkStart w:id="196" w:name="_n71tp2fv7edb" w:colFirst="0" w:colLast="0"/>
      <w:bookmarkEnd w:id="196"/>
      <w:r>
        <w:rPr>
          <w:rFonts w:ascii="Arial Unicode MS" w:eastAsia="Arial Unicode MS" w:hAnsi="Arial Unicode MS" w:cs="Arial Unicode MS"/>
        </w:rPr>
        <w:t xml:space="preserve">  7.6 </w:t>
      </w:r>
      <w:r>
        <w:rPr>
          <w:rFonts w:ascii="Arial Unicode MS" w:eastAsia="Arial Unicode MS" w:hAnsi="Arial Unicode MS" w:cs="Arial Unicode MS"/>
        </w:rPr>
        <w:t>메모리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관리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도구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선정</w:t>
      </w:r>
    </w:p>
    <w:p w14:paraId="0ACE7B81" w14:textId="77777777" w:rsidR="00D80D8A" w:rsidRDefault="00BE6280">
      <w:pPr>
        <w:spacing w:before="240" w:after="120"/>
      </w:pPr>
      <w:r>
        <w:rPr>
          <w:rFonts w:ascii="Arial Unicode MS" w:eastAsia="Arial Unicode MS" w:hAnsi="Arial Unicode MS" w:cs="Arial Unicode MS"/>
        </w:rPr>
        <w:t>메모리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추출</w:t>
      </w:r>
      <w:r>
        <w:rPr>
          <w:rFonts w:ascii="Arial Unicode MS" w:eastAsia="Arial Unicode MS" w:hAnsi="Arial Unicode MS" w:cs="Arial Unicode MS"/>
        </w:rPr>
        <w:t>·</w:t>
      </w:r>
      <w:r>
        <w:rPr>
          <w:rFonts w:ascii="Arial Unicode MS" w:eastAsia="Arial Unicode MS" w:hAnsi="Arial Unicode MS" w:cs="Arial Unicode MS"/>
        </w:rPr>
        <w:t>저장</w:t>
      </w:r>
      <w:r>
        <w:rPr>
          <w:rFonts w:ascii="Arial Unicode MS" w:eastAsia="Arial Unicode MS" w:hAnsi="Arial Unicode MS" w:cs="Arial Unicode MS"/>
        </w:rPr>
        <w:t>·</w:t>
      </w:r>
      <w:r>
        <w:rPr>
          <w:rFonts w:ascii="Arial Unicode MS" w:eastAsia="Arial Unicode MS" w:hAnsi="Arial Unicode MS" w:cs="Arial Unicode MS"/>
        </w:rPr>
        <w:t>검색</w:t>
      </w:r>
      <w:r>
        <w:rPr>
          <w:rFonts w:ascii="Arial Unicode MS" w:eastAsia="Arial Unicode MS" w:hAnsi="Arial Unicode MS" w:cs="Arial Unicode MS"/>
        </w:rPr>
        <w:t>·</w:t>
      </w:r>
      <w:r>
        <w:rPr>
          <w:rFonts w:ascii="Arial Unicode MS" w:eastAsia="Arial Unicode MS" w:hAnsi="Arial Unicode MS" w:cs="Arial Unicode MS"/>
        </w:rPr>
        <w:t>충돌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해소를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어떤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방식으로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관리할지를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결정한다</w:t>
      </w:r>
      <w:r>
        <w:rPr>
          <w:rFonts w:ascii="Arial Unicode MS" w:eastAsia="Arial Unicode MS" w:hAnsi="Arial Unicode MS" w:cs="Arial Unicode MS"/>
        </w:rPr>
        <w:t>. 7.2.3</w:t>
      </w:r>
      <w:r>
        <w:rPr>
          <w:rFonts w:ascii="Arial Unicode MS" w:eastAsia="Arial Unicode MS" w:hAnsi="Arial Unicode MS" w:cs="Arial Unicode MS"/>
        </w:rPr>
        <w:t>의</w:t>
      </w:r>
      <w:r>
        <w:rPr>
          <w:rFonts w:ascii="Arial Unicode MS" w:eastAsia="Arial Unicode MS" w:hAnsi="Arial Unicode MS" w:cs="Arial Unicode MS"/>
        </w:rPr>
        <w:t xml:space="preserve"> Q11~Q12 </w:t>
      </w:r>
      <w:r>
        <w:rPr>
          <w:rFonts w:ascii="Arial Unicode MS" w:eastAsia="Arial Unicode MS" w:hAnsi="Arial Unicode MS" w:cs="Arial Unicode MS"/>
        </w:rPr>
        <w:t>판단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결과에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따라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아래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선택지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중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선정한다</w:t>
      </w:r>
      <w:r>
        <w:rPr>
          <w:rFonts w:ascii="Arial Unicode MS" w:eastAsia="Arial Unicode MS" w:hAnsi="Arial Unicode MS" w:cs="Arial Unicode MS"/>
        </w:rPr>
        <w:t>.</w:t>
      </w:r>
    </w:p>
    <w:p w14:paraId="2E64AF19" w14:textId="77777777" w:rsidR="00D80D8A" w:rsidRDefault="00BE6280">
      <w:pPr>
        <w:pStyle w:val="4"/>
        <w:keepNext w:val="0"/>
        <w:keepLines w:val="0"/>
      </w:pPr>
      <w:bookmarkStart w:id="197" w:name="_xito2lyr5q6z" w:colFirst="0" w:colLast="0"/>
      <w:bookmarkEnd w:id="197"/>
      <w:r>
        <w:rPr>
          <w:rFonts w:ascii="Arial Unicode MS" w:eastAsia="Arial Unicode MS" w:hAnsi="Arial Unicode MS" w:cs="Arial Unicode MS"/>
        </w:rPr>
        <w:t xml:space="preserve">7.6.1 </w:t>
      </w:r>
      <w:r>
        <w:rPr>
          <w:rFonts w:ascii="Arial Unicode MS" w:eastAsia="Arial Unicode MS" w:hAnsi="Arial Unicode MS" w:cs="Arial Unicode MS"/>
        </w:rPr>
        <w:t>관리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도구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비교</w:t>
      </w:r>
    </w:p>
    <w:p w14:paraId="679E2480" w14:textId="77777777" w:rsidR="00D80D8A" w:rsidRDefault="00D80D8A"/>
    <w:tbl>
      <w:tblPr>
        <w:tblStyle w:val="afffffffffe"/>
        <w:tblW w:w="903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25"/>
        <w:gridCol w:w="1245"/>
        <w:gridCol w:w="1500"/>
        <w:gridCol w:w="2235"/>
        <w:gridCol w:w="1845"/>
        <w:gridCol w:w="780"/>
      </w:tblGrid>
      <w:tr w:rsidR="00D80D8A" w14:paraId="6467BC60" w14:textId="77777777">
        <w:trPr>
          <w:trHeight w:val="705"/>
        </w:trPr>
        <w:tc>
          <w:tcPr>
            <w:tcW w:w="1425" w:type="dxa"/>
            <w:tcBorders>
              <w:top w:val="single" w:sz="5" w:space="0" w:color="F0F4F8"/>
              <w:left w:val="single" w:sz="5" w:space="0" w:color="F0F4F8"/>
              <w:bottom w:val="single" w:sz="5" w:space="0" w:color="F0F4F8"/>
              <w:right w:val="single" w:sz="5" w:space="0" w:color="F0F4F8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EB3B36" w14:textId="77777777" w:rsidR="00D80D8A" w:rsidRDefault="00BE6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jc w:val="center"/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  <w:sz w:val="20"/>
                <w:szCs w:val="20"/>
              </w:rPr>
              <w:lastRenderedPageBreak/>
              <w:t>항목</w:t>
            </w:r>
          </w:p>
        </w:tc>
        <w:tc>
          <w:tcPr>
            <w:tcW w:w="1245" w:type="dxa"/>
            <w:tcBorders>
              <w:top w:val="single" w:sz="5" w:space="0" w:color="F0F4F8"/>
              <w:left w:val="single" w:sz="5" w:space="0" w:color="F0F4F8"/>
              <w:bottom w:val="single" w:sz="5" w:space="0" w:color="F0F4F8"/>
              <w:right w:val="single" w:sz="5" w:space="0" w:color="F0F4F8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4B51FF" w14:textId="77777777" w:rsidR="00D80D8A" w:rsidRDefault="00BE6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jc w:val="center"/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  <w:sz w:val="20"/>
                <w:szCs w:val="20"/>
              </w:rPr>
              <w:t>프레임워크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  <w:sz w:val="20"/>
                <w:szCs w:val="20"/>
              </w:rPr>
              <w:t>내장</w:t>
            </w:r>
          </w:p>
        </w:tc>
        <w:tc>
          <w:tcPr>
            <w:tcW w:w="1500" w:type="dxa"/>
            <w:tcBorders>
              <w:top w:val="single" w:sz="5" w:space="0" w:color="F0F4F8"/>
              <w:left w:val="single" w:sz="5" w:space="0" w:color="F0F4F8"/>
              <w:bottom w:val="single" w:sz="5" w:space="0" w:color="F0F4F8"/>
              <w:right w:val="single" w:sz="5" w:space="0" w:color="F0F4F8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957322" w14:textId="77777777" w:rsidR="00D80D8A" w:rsidRDefault="00BE6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jc w:val="center"/>
              <w:rPr>
                <w:b/>
                <w:bCs/>
                <w:color w:val="FFFFFF"/>
                <w:sz w:val="20"/>
                <w:szCs w:val="20"/>
              </w:rPr>
            </w:pPr>
            <w:commentRangeStart w:id="198"/>
            <w:commentRangeStart w:id="199"/>
            <w:commentRangeStart w:id="200"/>
            <w:r>
              <w:rPr>
                <w:b/>
                <w:bCs/>
                <w:color w:val="FFFFFF"/>
                <w:sz w:val="20"/>
                <w:szCs w:val="20"/>
              </w:rPr>
              <w:t>mem0</w:t>
            </w:r>
            <w:commentRangeEnd w:id="198"/>
            <w:r>
              <w:commentReference w:id="198"/>
            </w:r>
            <w:commentRangeEnd w:id="199"/>
            <w:r>
              <w:commentReference w:id="199"/>
            </w:r>
            <w:commentRangeEnd w:id="200"/>
            <w:r>
              <w:commentReference w:id="200"/>
            </w:r>
            <w:r>
              <w:rPr>
                <w:b/>
                <w:bCs/>
                <w:color w:val="FFFFFF"/>
                <w:sz w:val="20"/>
                <w:szCs w:val="20"/>
                <w:vertAlign w:val="superscript"/>
              </w:rPr>
              <w:footnoteReference w:id="23"/>
            </w:r>
          </w:p>
        </w:tc>
        <w:tc>
          <w:tcPr>
            <w:tcW w:w="2235" w:type="dxa"/>
            <w:tcBorders>
              <w:top w:val="single" w:sz="5" w:space="0" w:color="F0F4F8"/>
              <w:left w:val="single" w:sz="5" w:space="0" w:color="F0F4F8"/>
              <w:bottom w:val="single" w:sz="5" w:space="0" w:color="F0F4F8"/>
              <w:right w:val="single" w:sz="5" w:space="0" w:color="F0F4F8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6ED4D6" w14:textId="77777777" w:rsidR="00D80D8A" w:rsidRDefault="00BE6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jc w:val="center"/>
              <w:rPr>
                <w:b/>
                <w:bCs/>
                <w:color w:val="FFFFFF"/>
                <w:sz w:val="20"/>
                <w:szCs w:val="20"/>
              </w:rPr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Zep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  <w:vertAlign w:val="superscript"/>
              </w:rPr>
              <w:footnoteReference w:id="24"/>
            </w:r>
          </w:p>
        </w:tc>
        <w:tc>
          <w:tcPr>
            <w:tcW w:w="1845" w:type="dxa"/>
            <w:tcBorders>
              <w:top w:val="single" w:sz="5" w:space="0" w:color="F0F4F8"/>
              <w:left w:val="single" w:sz="5" w:space="0" w:color="F0F4F8"/>
              <w:bottom w:val="single" w:sz="5" w:space="0" w:color="F0F4F8"/>
              <w:right w:val="single" w:sz="5" w:space="0" w:color="F0F4F8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E80EC1" w14:textId="77777777" w:rsidR="00D80D8A" w:rsidRDefault="00BE6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jc w:val="center"/>
              <w:rPr>
                <w:b/>
                <w:bCs/>
                <w:color w:val="FFFFFF"/>
                <w:sz w:val="20"/>
                <w:szCs w:val="20"/>
              </w:rPr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Letta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(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MemGPT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>)</w:t>
            </w:r>
            <w:r>
              <w:rPr>
                <w:b/>
                <w:bCs/>
                <w:color w:val="FFFFFF"/>
                <w:sz w:val="20"/>
                <w:szCs w:val="20"/>
                <w:vertAlign w:val="superscript"/>
              </w:rPr>
              <w:footnoteReference w:id="25"/>
            </w:r>
          </w:p>
        </w:tc>
        <w:tc>
          <w:tcPr>
            <w:tcW w:w="780" w:type="dxa"/>
            <w:tcBorders>
              <w:top w:val="single" w:sz="5" w:space="0" w:color="F0F4F8"/>
              <w:left w:val="single" w:sz="5" w:space="0" w:color="F0F4F8"/>
              <w:bottom w:val="single" w:sz="5" w:space="0" w:color="F0F4F8"/>
              <w:right w:val="single" w:sz="5" w:space="0" w:color="F0F4F8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8AC301" w14:textId="77777777" w:rsidR="00D80D8A" w:rsidRDefault="00BE6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jc w:val="center"/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  <w:sz w:val="20"/>
                <w:szCs w:val="20"/>
              </w:rPr>
              <w:t>직접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  <w:sz w:val="20"/>
                <w:szCs w:val="20"/>
              </w:rPr>
              <w:t>구현</w:t>
            </w:r>
          </w:p>
        </w:tc>
      </w:tr>
      <w:tr w:rsidR="00D80D8A" w14:paraId="1E95C571" w14:textId="77777777">
        <w:trPr>
          <w:trHeight w:val="1275"/>
        </w:trPr>
        <w:tc>
          <w:tcPr>
            <w:tcW w:w="1425" w:type="dxa"/>
            <w:tcBorders>
              <w:top w:val="single" w:sz="5" w:space="0" w:color="F0F4F8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B2A5DC" w14:textId="77777777" w:rsidR="00D80D8A" w:rsidRDefault="00BE6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rPr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메모리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추출</w:t>
            </w:r>
          </w:p>
        </w:tc>
        <w:tc>
          <w:tcPr>
            <w:tcW w:w="1245" w:type="dxa"/>
            <w:tcBorders>
              <w:top w:val="single" w:sz="5" w:space="0" w:color="F0F4F8"/>
              <w:left w:val="nil"/>
              <w:bottom w:val="single" w:sz="5" w:space="0" w:color="CCCCCC"/>
              <w:right w:val="single" w:sz="5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91D3D8" w14:textId="77777777" w:rsidR="00D80D8A" w:rsidRDefault="00BE6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rPr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프레임워크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자동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관리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(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단기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위주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)</w:t>
            </w:r>
          </w:p>
        </w:tc>
        <w:tc>
          <w:tcPr>
            <w:tcW w:w="1500" w:type="dxa"/>
            <w:tcBorders>
              <w:top w:val="single" w:sz="5" w:space="0" w:color="F0F4F8"/>
              <w:left w:val="nil"/>
              <w:bottom w:val="single" w:sz="5" w:space="0" w:color="CCCCCC"/>
              <w:right w:val="single" w:sz="5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78E71A" w14:textId="77777777" w:rsidR="00D80D8A" w:rsidRDefault="00BE6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rPr>
                <w:sz w:val="18"/>
                <w:szCs w:val="18"/>
              </w:rPr>
            </w:pPr>
            <w:proofErr w:type="spellStart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LLM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이</w:t>
            </w:r>
            <w:proofErr w:type="spellEnd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중요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정보를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자동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감지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·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추출</w:t>
            </w:r>
            <w:proofErr w:type="spellEnd"/>
          </w:p>
        </w:tc>
        <w:tc>
          <w:tcPr>
            <w:tcW w:w="2235" w:type="dxa"/>
            <w:tcBorders>
              <w:top w:val="single" w:sz="5" w:space="0" w:color="F0F4F8"/>
              <w:left w:val="nil"/>
              <w:bottom w:val="single" w:sz="5" w:space="0" w:color="CCCCCC"/>
              <w:right w:val="single" w:sz="5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469DEB" w14:textId="77777777" w:rsidR="00D80D8A" w:rsidRDefault="00BE6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rPr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대화에서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자동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추출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+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시간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기반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정리</w:t>
            </w:r>
          </w:p>
        </w:tc>
        <w:tc>
          <w:tcPr>
            <w:tcW w:w="1845" w:type="dxa"/>
            <w:tcBorders>
              <w:top w:val="single" w:sz="5" w:space="0" w:color="F0F4F8"/>
              <w:left w:val="nil"/>
              <w:bottom w:val="single" w:sz="5" w:space="0" w:color="CCCCCC"/>
              <w:right w:val="single" w:sz="5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253988" w14:textId="77777777" w:rsidR="00D80D8A" w:rsidRDefault="00BE6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rPr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OS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스타일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working</w:t>
            </w:r>
            <w:proofErr w:type="spellEnd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/</w:t>
            </w:r>
            <w:proofErr w:type="spellStart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archival</w:t>
            </w:r>
            <w:proofErr w:type="spellEnd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메모리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관리</w:t>
            </w:r>
          </w:p>
        </w:tc>
        <w:tc>
          <w:tcPr>
            <w:tcW w:w="780" w:type="dxa"/>
            <w:tcBorders>
              <w:top w:val="single" w:sz="5" w:space="0" w:color="F0F4F8"/>
              <w:left w:val="nil"/>
              <w:bottom w:val="single" w:sz="5" w:space="0" w:color="CCCCCC"/>
              <w:right w:val="single" w:sz="5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1CE54D" w14:textId="77777777" w:rsidR="00D80D8A" w:rsidRDefault="00BE6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rPr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추출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로직을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직접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설계</w:t>
            </w:r>
          </w:p>
        </w:tc>
      </w:tr>
      <w:tr w:rsidR="00D80D8A" w14:paraId="186CF482" w14:textId="77777777">
        <w:trPr>
          <w:trHeight w:val="990"/>
        </w:trPr>
        <w:tc>
          <w:tcPr>
            <w:tcW w:w="1425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C44D4D" w14:textId="77777777" w:rsidR="00D80D8A" w:rsidRDefault="00BE6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rPr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장기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메모리</w:t>
            </w:r>
          </w:p>
        </w:tc>
        <w:tc>
          <w:tcPr>
            <w:tcW w:w="1245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D66739" w14:textId="77777777" w:rsidR="00D80D8A" w:rsidRDefault="00BE6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rPr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제한적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42F769" w14:textId="77777777" w:rsidR="00D80D8A" w:rsidRDefault="00BE6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rPr>
                <w:sz w:val="18"/>
                <w:szCs w:val="18"/>
              </w:rPr>
            </w:pPr>
            <w:proofErr w:type="spellStart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Semantic</w:t>
            </w:r>
            <w:proofErr w:type="spellEnd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+ </w:t>
            </w:r>
            <w:proofErr w:type="spellStart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Entity</w:t>
            </w:r>
            <w:proofErr w:type="spellEnd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+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충돌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해소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내장</w:t>
            </w:r>
          </w:p>
        </w:tc>
        <w:tc>
          <w:tcPr>
            <w:tcW w:w="2235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1A3ACF" w14:textId="77777777" w:rsidR="00D80D8A" w:rsidRDefault="00BE6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rPr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사실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기반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+ </w:t>
            </w:r>
            <w:proofErr w:type="spellStart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시간순</w:t>
            </w:r>
            <w:proofErr w:type="spellEnd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그래프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Temporal</w:t>
            </w:r>
            <w:proofErr w:type="spellEnd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KG)</w:t>
            </w:r>
          </w:p>
        </w:tc>
        <w:tc>
          <w:tcPr>
            <w:tcW w:w="1845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4ECB7F" w14:textId="77777777" w:rsidR="00D80D8A" w:rsidRDefault="00BE6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rPr>
                <w:sz w:val="18"/>
                <w:szCs w:val="18"/>
              </w:rPr>
            </w:pPr>
            <w:proofErr w:type="spellStart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Archival</w:t>
            </w:r>
            <w:proofErr w:type="spellEnd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Memory</w:t>
            </w:r>
            <w:proofErr w:type="spellEnd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(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벡터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) + </w:t>
            </w:r>
            <w:proofErr w:type="spellStart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Core</w:t>
            </w:r>
            <w:proofErr w:type="spellEnd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Memory</w:t>
            </w:r>
            <w:proofErr w:type="spellEnd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(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핵심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)</w:t>
            </w:r>
          </w:p>
        </w:tc>
        <w:tc>
          <w:tcPr>
            <w:tcW w:w="780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E1BF19" w14:textId="77777777" w:rsidR="00D80D8A" w:rsidRDefault="00BE6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rPr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유형별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개별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구현</w:t>
            </w:r>
          </w:p>
        </w:tc>
      </w:tr>
      <w:tr w:rsidR="00D80D8A" w14:paraId="3791AC40" w14:textId="77777777">
        <w:trPr>
          <w:trHeight w:val="1275"/>
        </w:trPr>
        <w:tc>
          <w:tcPr>
            <w:tcW w:w="1425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ECCB36" w14:textId="77777777" w:rsidR="00D80D8A" w:rsidRDefault="00BE6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rPr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충돌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해소</w:t>
            </w:r>
          </w:p>
        </w:tc>
        <w:tc>
          <w:tcPr>
            <w:tcW w:w="1245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3CA1FE" w14:textId="77777777" w:rsidR="00D80D8A" w:rsidRDefault="00BE6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rPr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미지원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(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직접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구현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)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1F8322" w14:textId="77777777" w:rsidR="00D80D8A" w:rsidRDefault="00BE6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rPr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LLM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기반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자동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병합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내장</w:t>
            </w:r>
          </w:p>
        </w:tc>
        <w:tc>
          <w:tcPr>
            <w:tcW w:w="2235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F6A4D6" w14:textId="77777777" w:rsidR="00D80D8A" w:rsidRDefault="00BE6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rPr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타임스탬프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기반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자동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업데이트</w:t>
            </w:r>
          </w:p>
        </w:tc>
        <w:tc>
          <w:tcPr>
            <w:tcW w:w="1845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1E9EC1" w14:textId="77777777" w:rsidR="00D80D8A" w:rsidRDefault="00BE6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rPr>
                <w:sz w:val="18"/>
                <w:szCs w:val="18"/>
              </w:rPr>
            </w:pPr>
            <w:proofErr w:type="spellStart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Core</w:t>
            </w:r>
            <w:proofErr w:type="spellEnd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Memory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의</w:t>
            </w:r>
            <w:proofErr w:type="spellEnd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명시적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수정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방식</w:t>
            </w:r>
          </w:p>
        </w:tc>
        <w:tc>
          <w:tcPr>
            <w:tcW w:w="780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BD1313" w14:textId="77777777" w:rsidR="00D80D8A" w:rsidRDefault="00BE6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rPr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7.4.3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전략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직접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구현</w:t>
            </w:r>
          </w:p>
        </w:tc>
      </w:tr>
      <w:tr w:rsidR="00D80D8A" w14:paraId="069CC450" w14:textId="77777777">
        <w:trPr>
          <w:trHeight w:val="990"/>
        </w:trPr>
        <w:tc>
          <w:tcPr>
            <w:tcW w:w="1425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89DFE6" w14:textId="77777777" w:rsidR="00D80D8A" w:rsidRDefault="00BE6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rPr>
                <w:sz w:val="18"/>
                <w:szCs w:val="18"/>
              </w:rPr>
            </w:pPr>
            <w:proofErr w:type="spellStart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Framework</w:t>
            </w:r>
            <w:proofErr w:type="spellEnd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연동</w:t>
            </w:r>
          </w:p>
        </w:tc>
        <w:tc>
          <w:tcPr>
            <w:tcW w:w="1245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5F73CA" w14:textId="77777777" w:rsidR="00D80D8A" w:rsidRDefault="00BE6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rPr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프레임워크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종속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E9E22D" w14:textId="77777777" w:rsidR="00D80D8A" w:rsidRDefault="00BE6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rPr>
                <w:sz w:val="18"/>
                <w:szCs w:val="18"/>
              </w:rPr>
            </w:pPr>
            <w:proofErr w:type="spellStart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CrewAI</w:t>
            </w:r>
            <w:proofErr w:type="spellEnd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네이티브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LangChain</w:t>
            </w:r>
            <w:proofErr w:type="spellEnd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SDK</w:t>
            </w:r>
          </w:p>
        </w:tc>
        <w:tc>
          <w:tcPr>
            <w:tcW w:w="2235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96B15C" w14:textId="77777777" w:rsidR="00D80D8A" w:rsidRDefault="00BE6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rPr>
                <w:sz w:val="18"/>
                <w:szCs w:val="18"/>
              </w:rPr>
            </w:pPr>
            <w:proofErr w:type="spellStart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LangChain</w:t>
            </w:r>
            <w:proofErr w:type="spellEnd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/</w:t>
            </w:r>
            <w:proofErr w:type="spellStart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LangGraph</w:t>
            </w:r>
            <w:proofErr w:type="spellEnd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통합</w:t>
            </w:r>
          </w:p>
        </w:tc>
        <w:tc>
          <w:tcPr>
            <w:tcW w:w="1845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1F0E88" w14:textId="77777777" w:rsidR="00D80D8A" w:rsidRDefault="00BE6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rPr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독립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서버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(REST API).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프레임워크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비의존</w:t>
            </w:r>
            <w:proofErr w:type="spellEnd"/>
          </w:p>
        </w:tc>
        <w:tc>
          <w:tcPr>
            <w:tcW w:w="780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7D57C3" w14:textId="77777777" w:rsidR="00D80D8A" w:rsidRDefault="00BE6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</w:tr>
      <w:tr w:rsidR="00D80D8A" w14:paraId="5782B164" w14:textId="77777777">
        <w:trPr>
          <w:trHeight w:val="990"/>
        </w:trPr>
        <w:tc>
          <w:tcPr>
            <w:tcW w:w="1425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23D6E7" w14:textId="77777777" w:rsidR="00D80D8A" w:rsidRDefault="00BE6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rPr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벤더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종속성</w:t>
            </w:r>
          </w:p>
        </w:tc>
        <w:tc>
          <w:tcPr>
            <w:tcW w:w="1245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F82B58" w14:textId="77777777" w:rsidR="00D80D8A" w:rsidRDefault="00BE6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rPr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프레임워크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종속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A3971F" w14:textId="77777777" w:rsidR="00D80D8A" w:rsidRDefault="00BE6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rPr>
                <w:sz w:val="18"/>
                <w:szCs w:val="18"/>
              </w:rPr>
            </w:pPr>
            <w:proofErr w:type="spellStart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Platform</w:t>
            </w:r>
            <w:proofErr w:type="spellEnd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시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종속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. OSS </w:t>
            </w:r>
            <w:proofErr w:type="spellStart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셀프호스팅</w:t>
            </w:r>
            <w:proofErr w:type="spellEnd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가능</w:t>
            </w:r>
          </w:p>
        </w:tc>
        <w:tc>
          <w:tcPr>
            <w:tcW w:w="2235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E97D64" w14:textId="77777777" w:rsidR="00D80D8A" w:rsidRDefault="00BE6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rPr>
                <w:sz w:val="18"/>
                <w:szCs w:val="18"/>
              </w:rPr>
            </w:pPr>
            <w:proofErr w:type="spellStart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Cloud</w:t>
            </w:r>
            <w:proofErr w:type="spellEnd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시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종속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. CE </w:t>
            </w:r>
            <w:proofErr w:type="spellStart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셀프호스팅</w:t>
            </w:r>
            <w:proofErr w:type="spellEnd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가능</w:t>
            </w:r>
          </w:p>
        </w:tc>
        <w:tc>
          <w:tcPr>
            <w:tcW w:w="1845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7C4C5B" w14:textId="77777777" w:rsidR="00D80D8A" w:rsidRDefault="00BE6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rPr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OSS. </w:t>
            </w:r>
            <w:proofErr w:type="spellStart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셀프호스팅</w:t>
            </w:r>
            <w:proofErr w:type="spellEnd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또는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Cloud</w:t>
            </w:r>
            <w:proofErr w:type="spellEnd"/>
          </w:p>
        </w:tc>
        <w:tc>
          <w:tcPr>
            <w:tcW w:w="780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8A0F87" w14:textId="77777777" w:rsidR="00D80D8A" w:rsidRDefault="00BE6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rPr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없음</w:t>
            </w:r>
          </w:p>
        </w:tc>
      </w:tr>
    </w:tbl>
    <w:p w14:paraId="4BDC3334" w14:textId="77777777" w:rsidR="00D80D8A" w:rsidRDefault="00D80D8A">
      <w:pPr>
        <w:spacing w:before="240" w:after="80"/>
        <w:rPr>
          <w:sz w:val="20"/>
          <w:szCs w:val="20"/>
        </w:rPr>
      </w:pPr>
    </w:p>
    <w:tbl>
      <w:tblPr>
        <w:tblStyle w:val="affffffffff"/>
        <w:tblpPr w:leftFromText="180" w:rightFromText="180" w:topFromText="180" w:bottomFromText="180" w:vertAnchor="text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025"/>
      </w:tblGrid>
      <w:tr w:rsidR="00D80D8A" w14:paraId="0F2F8ED6" w14:textId="77777777">
        <w:trPr>
          <w:trHeight w:val="510"/>
        </w:trPr>
        <w:tc>
          <w:tcPr>
            <w:tcW w:w="9025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A51E9E" w14:textId="77777777" w:rsidR="00D80D8A" w:rsidRDefault="00BE6280">
            <w:pPr>
              <w:spacing w:before="40" w:after="40"/>
              <w:rPr>
                <w:color w:val="1A5276"/>
                <w:sz w:val="18"/>
                <w:szCs w:val="18"/>
              </w:rPr>
            </w:pPr>
            <w:r>
              <w:rPr>
                <w:b/>
                <w:bCs/>
                <w:color w:val="1A5276"/>
                <w:sz w:val="18"/>
                <w:szCs w:val="18"/>
              </w:rPr>
              <w:lastRenderedPageBreak/>
              <w:t>[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1A5276"/>
                <w:sz w:val="18"/>
                <w:szCs w:val="18"/>
              </w:rPr>
              <w:t>참고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1A5276"/>
                <w:sz w:val="18"/>
                <w:szCs w:val="18"/>
              </w:rPr>
              <w:t>]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 xml:space="preserve"> mem0 - 26% 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>정확도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>향상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 xml:space="preserve">. 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>Zep</w:t>
            </w:r>
            <w:proofErr w:type="spellEnd"/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 xml:space="preserve"> - 18.5% 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>장기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>정확도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>향상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 xml:space="preserve">, 90% 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>레이턴시</w:t>
            </w:r>
            <w:proofErr w:type="spellEnd"/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>감소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 xml:space="preserve">. 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>Letta</w:t>
            </w:r>
            <w:proofErr w:type="spellEnd"/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 xml:space="preserve"> - 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>filesystem</w:t>
            </w:r>
            <w:proofErr w:type="spellEnd"/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>메모리로도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>전문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>시스템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>능가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 xml:space="preserve"> (The New 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>Stack</w:t>
            </w:r>
            <w:proofErr w:type="spellEnd"/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 xml:space="preserve"> 2026 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>보도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 xml:space="preserve">). </w:t>
            </w:r>
          </w:p>
          <w:p w14:paraId="2E946D3D" w14:textId="77777777" w:rsidR="00D80D8A" w:rsidRDefault="00BE6280">
            <w:pPr>
              <w:spacing w:before="40" w:after="40"/>
              <w:rPr>
                <w:color w:val="1A5276"/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color w:val="1A5276"/>
                <w:sz w:val="18"/>
                <w:szCs w:val="18"/>
              </w:rPr>
              <w:t>[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1A5276"/>
                <w:sz w:val="18"/>
                <w:szCs w:val="18"/>
              </w:rPr>
              <w:t>독립성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1A5276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1A5276"/>
                <w:sz w:val="18"/>
                <w:szCs w:val="18"/>
              </w:rPr>
              <w:t>주의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1A5276"/>
                <w:sz w:val="18"/>
                <w:szCs w:val="18"/>
              </w:rPr>
              <w:t>]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>위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>수치는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>각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>도구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>개발사가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>자체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>데이터셋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>/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>조건에서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>측정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>·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>발표한</w:t>
            </w:r>
            <w:proofErr w:type="spellEnd"/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>결과이며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>제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>3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>자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>독립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>검증이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>아니다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 xml:space="preserve">. 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>직접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>비교는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>불가하며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>참고용으로만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>활용한다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>.</w:t>
            </w:r>
          </w:p>
        </w:tc>
      </w:tr>
    </w:tbl>
    <w:p w14:paraId="2E875AC5" w14:textId="77777777" w:rsidR="00D80D8A" w:rsidRDefault="00D80D8A">
      <w:pPr>
        <w:pStyle w:val="4"/>
        <w:keepNext w:val="0"/>
        <w:keepLines w:val="0"/>
      </w:pPr>
      <w:bookmarkStart w:id="201" w:name="_k6c355gfbfk0" w:colFirst="0" w:colLast="0"/>
      <w:bookmarkEnd w:id="201"/>
    </w:p>
    <w:p w14:paraId="19B205CB" w14:textId="77777777" w:rsidR="00D80D8A" w:rsidRDefault="00BE6280">
      <w:pPr>
        <w:pStyle w:val="4"/>
        <w:keepNext w:val="0"/>
        <w:keepLines w:val="0"/>
      </w:pPr>
      <w:bookmarkStart w:id="202" w:name="_lk5mxyak2goo" w:colFirst="0" w:colLast="0"/>
      <w:bookmarkEnd w:id="202"/>
      <w:r>
        <w:rPr>
          <w:rFonts w:ascii="Arial Unicode MS" w:eastAsia="Arial Unicode MS" w:hAnsi="Arial Unicode MS" w:cs="Arial Unicode MS"/>
        </w:rPr>
        <w:t xml:space="preserve">7.6.2 </w:t>
      </w:r>
      <w:r>
        <w:rPr>
          <w:rFonts w:ascii="Arial Unicode MS" w:eastAsia="Arial Unicode MS" w:hAnsi="Arial Unicode MS" w:cs="Arial Unicode MS"/>
        </w:rPr>
        <w:t>관리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도구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선정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가이드</w:t>
      </w:r>
    </w:p>
    <w:tbl>
      <w:tblPr>
        <w:tblStyle w:val="affffffffff0"/>
        <w:tblW w:w="900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020"/>
        <w:gridCol w:w="4980"/>
      </w:tblGrid>
      <w:tr w:rsidR="00D80D8A" w14:paraId="2DC44334" w14:textId="77777777">
        <w:trPr>
          <w:trHeight w:val="435"/>
        </w:trPr>
        <w:tc>
          <w:tcPr>
            <w:tcW w:w="4020" w:type="dxa"/>
            <w:tcBorders>
              <w:top w:val="single" w:sz="5" w:space="0" w:color="F0F4F8"/>
              <w:left w:val="single" w:sz="5" w:space="0" w:color="F0F4F8"/>
              <w:bottom w:val="single" w:sz="5" w:space="0" w:color="F0F4F8"/>
              <w:right w:val="single" w:sz="5" w:space="0" w:color="F0F4F8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95087F" w14:textId="77777777" w:rsidR="00D80D8A" w:rsidRDefault="00BE6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jc w:val="center"/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  <w:sz w:val="20"/>
                <w:szCs w:val="20"/>
              </w:rPr>
              <w:t>조건</w:t>
            </w:r>
          </w:p>
        </w:tc>
        <w:tc>
          <w:tcPr>
            <w:tcW w:w="4980" w:type="dxa"/>
            <w:tcBorders>
              <w:top w:val="single" w:sz="5" w:space="0" w:color="F0F4F8"/>
              <w:left w:val="single" w:sz="5" w:space="0" w:color="F0F4F8"/>
              <w:bottom w:val="single" w:sz="5" w:space="0" w:color="F0F4F8"/>
              <w:right w:val="single" w:sz="5" w:space="0" w:color="F0F4F8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3E27A" w14:textId="77777777" w:rsidR="00D80D8A" w:rsidRDefault="00BE6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jc w:val="center"/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  <w:sz w:val="20"/>
                <w:szCs w:val="20"/>
              </w:rPr>
              <w:t>권장</w:t>
            </w:r>
          </w:p>
        </w:tc>
      </w:tr>
      <w:tr w:rsidR="00D80D8A" w14:paraId="41D2E376" w14:textId="77777777">
        <w:trPr>
          <w:trHeight w:val="690"/>
        </w:trPr>
        <w:tc>
          <w:tcPr>
            <w:tcW w:w="4020" w:type="dxa"/>
            <w:tcBorders>
              <w:top w:val="single" w:sz="5" w:space="0" w:color="F0F4F8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52F669" w14:textId="77777777" w:rsidR="00D80D8A" w:rsidRDefault="00BE6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rPr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단기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메모리만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필요하고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장기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메모리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불필요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commentRangeStart w:id="203"/>
            <w:commentRangeStart w:id="204"/>
            <w:r>
              <w:rPr>
                <w:sz w:val="18"/>
                <w:szCs w:val="18"/>
              </w:rPr>
              <w:t>(</w:t>
            </w:r>
            <w:commentRangeEnd w:id="203"/>
            <w:r>
              <w:commentReference w:id="203"/>
            </w:r>
            <w:commentRangeEnd w:id="204"/>
            <w:r>
              <w:commentReference w:id="204"/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7.2.2 </w:t>
            </w:r>
            <w:proofErr w:type="spellStart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Phase</w:t>
            </w:r>
            <w:proofErr w:type="spellEnd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2: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장기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메모리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유형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선정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Long-Term</w:t>
            </w:r>
            <w:proofErr w:type="spellEnd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)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의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commentRangeStart w:id="205"/>
            <w:commentRangeStart w:id="206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Q4="</w:t>
            </w:r>
            <w:proofErr w:type="spellStart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아니오</w:t>
            </w:r>
            <w:proofErr w:type="spellEnd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")</w:t>
            </w:r>
            <w:commentRangeEnd w:id="205"/>
            <w:r>
              <w:commentReference w:id="205"/>
            </w:r>
            <w:commentRangeEnd w:id="206"/>
            <w:r>
              <w:commentReference w:id="206"/>
            </w:r>
          </w:p>
        </w:tc>
        <w:tc>
          <w:tcPr>
            <w:tcW w:w="4980" w:type="dxa"/>
            <w:tcBorders>
              <w:top w:val="single" w:sz="5" w:space="0" w:color="F0F4F8"/>
              <w:left w:val="nil"/>
              <w:bottom w:val="single" w:sz="5" w:space="0" w:color="CCCCCC"/>
              <w:right w:val="single" w:sz="5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C3EFC9" w14:textId="77777777" w:rsidR="00D80D8A" w:rsidRDefault="00BE6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rPr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프레임워크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내장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기능으로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충분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.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추가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도구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불필요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.</w:t>
            </w:r>
          </w:p>
        </w:tc>
      </w:tr>
      <w:tr w:rsidR="00D80D8A" w14:paraId="33C9C6C5" w14:textId="77777777">
        <w:trPr>
          <w:trHeight w:val="435"/>
        </w:trPr>
        <w:tc>
          <w:tcPr>
            <w:tcW w:w="4020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6CFFDB" w14:textId="77777777" w:rsidR="00D80D8A" w:rsidRDefault="00BE6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rPr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장기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메모리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필요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+ </w:t>
            </w:r>
            <w:proofErr w:type="spellStart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CrewAI</w:t>
            </w:r>
            <w:proofErr w:type="spellEnd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환경</w:t>
            </w:r>
          </w:p>
        </w:tc>
        <w:tc>
          <w:tcPr>
            <w:tcW w:w="4980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A0542B" w14:textId="77777777" w:rsidR="00D80D8A" w:rsidRDefault="00BE6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rPr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mem0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네이티브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통합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우선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검토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(SHOULD).</w:t>
            </w:r>
          </w:p>
        </w:tc>
      </w:tr>
      <w:tr w:rsidR="00D80D8A" w14:paraId="0AE02163" w14:textId="77777777">
        <w:trPr>
          <w:trHeight w:val="690"/>
        </w:trPr>
        <w:tc>
          <w:tcPr>
            <w:tcW w:w="4020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DB428A" w14:textId="77777777" w:rsidR="00D80D8A" w:rsidRDefault="00BE6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rPr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장기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메모리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필요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+ </w:t>
            </w:r>
            <w:proofErr w:type="spellStart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LangGraph</w:t>
            </w:r>
            <w:proofErr w:type="spellEnd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환경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+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메모리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추출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/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충돌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해소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직접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구현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부담</w:t>
            </w:r>
          </w:p>
        </w:tc>
        <w:tc>
          <w:tcPr>
            <w:tcW w:w="4980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949335" w14:textId="77777777" w:rsidR="00D80D8A" w:rsidRDefault="00BE6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rPr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mem0 </w:t>
            </w:r>
            <w:proofErr w:type="spellStart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Python</w:t>
            </w:r>
            <w:proofErr w:type="spellEnd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SDK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연동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또는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Zep</w:t>
            </w:r>
            <w:proofErr w:type="spellEnd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SDK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검토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(MAY).</w:t>
            </w:r>
          </w:p>
        </w:tc>
      </w:tr>
      <w:tr w:rsidR="00D80D8A" w14:paraId="3DFF18DA" w14:textId="77777777">
        <w:trPr>
          <w:trHeight w:val="690"/>
        </w:trPr>
        <w:tc>
          <w:tcPr>
            <w:tcW w:w="4020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6D913B" w14:textId="77777777" w:rsidR="00D80D8A" w:rsidRDefault="00BE6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rPr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장기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메모리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필요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+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독립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서버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구성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선호</w:t>
            </w:r>
          </w:p>
        </w:tc>
        <w:tc>
          <w:tcPr>
            <w:tcW w:w="4980" w:type="dxa"/>
            <w:tcBorders>
              <w:top w:val="single" w:sz="5" w:space="0" w:color="CCCCCC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695C1A" w14:textId="77777777" w:rsidR="00D80D8A" w:rsidRDefault="00BE6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rPr>
                <w:sz w:val="18"/>
                <w:szCs w:val="18"/>
              </w:rPr>
            </w:pPr>
            <w:proofErr w:type="spellStart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Letta</w:t>
            </w:r>
            <w:proofErr w:type="spellEnd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검토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(MAY).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프레임워크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비의존</w:t>
            </w:r>
            <w:proofErr w:type="spellEnd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REST API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기반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.</w:t>
            </w:r>
          </w:p>
        </w:tc>
      </w:tr>
      <w:tr w:rsidR="00D80D8A" w14:paraId="53D00A38" w14:textId="77777777">
        <w:trPr>
          <w:trHeight w:val="690"/>
        </w:trPr>
        <w:tc>
          <w:tcPr>
            <w:tcW w:w="4020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694101" w14:textId="77777777" w:rsidR="00D80D8A" w:rsidRDefault="00BE6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rPr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장기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메모리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필요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+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메모리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추출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기준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·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저장</w:t>
            </w:r>
            <w:proofErr w:type="spellEnd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구조를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세밀하게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제어해야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하는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경우</w:t>
            </w:r>
          </w:p>
        </w:tc>
        <w:tc>
          <w:tcPr>
            <w:tcW w:w="4980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EFAD17" w14:textId="77777777" w:rsidR="00D80D8A" w:rsidRDefault="00BE6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rPr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직접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구현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.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가장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높은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자유도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.</w:t>
            </w:r>
          </w:p>
        </w:tc>
      </w:tr>
      <w:tr w:rsidR="00D80D8A" w14:paraId="73323CA7" w14:textId="77777777">
        <w:trPr>
          <w:trHeight w:val="435"/>
        </w:trPr>
        <w:tc>
          <w:tcPr>
            <w:tcW w:w="4020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24EF64" w14:textId="77777777" w:rsidR="00D80D8A" w:rsidRDefault="00BE6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rPr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사내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보안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정책상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외부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서비스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사용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제한</w:t>
            </w:r>
          </w:p>
        </w:tc>
        <w:tc>
          <w:tcPr>
            <w:tcW w:w="4980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00C27D" w14:textId="77777777" w:rsidR="00D80D8A" w:rsidRDefault="00BE6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rPr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mem0 </w:t>
            </w:r>
            <w:proofErr w:type="gramStart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OSS /</w:t>
            </w:r>
            <w:proofErr w:type="gramEnd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Zep</w:t>
            </w:r>
            <w:proofErr w:type="spellEnd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CE </w:t>
            </w:r>
            <w:proofErr w:type="spellStart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셀프호스팅</w:t>
            </w:r>
            <w:proofErr w:type="spellEnd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또는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직접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구현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.</w:t>
            </w:r>
          </w:p>
        </w:tc>
      </w:tr>
    </w:tbl>
    <w:p w14:paraId="694DCDA0" w14:textId="77777777" w:rsidR="00D80D8A" w:rsidRDefault="00D80D8A">
      <w:pPr>
        <w:spacing w:before="240" w:after="80"/>
        <w:rPr>
          <w:b/>
          <w:bCs/>
          <w:color w:val="1A5276"/>
          <w:sz w:val="18"/>
          <w:szCs w:val="18"/>
        </w:rPr>
      </w:pPr>
    </w:p>
    <w:tbl>
      <w:tblPr>
        <w:tblStyle w:val="affffffffff1"/>
        <w:tblpPr w:leftFromText="180" w:rightFromText="180" w:topFromText="180" w:bottomFromText="180" w:vertAnchor="text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025"/>
      </w:tblGrid>
      <w:tr w:rsidR="00D80D8A" w14:paraId="7AA60DA6" w14:textId="77777777">
        <w:trPr>
          <w:trHeight w:val="510"/>
        </w:trPr>
        <w:tc>
          <w:tcPr>
            <w:tcW w:w="9025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D64FCF" w14:textId="77777777" w:rsidR="00D80D8A" w:rsidRDefault="00BE6280">
            <w:pPr>
              <w:spacing w:before="40" w:after="40"/>
              <w:rPr>
                <w:color w:val="1A5276"/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color w:val="1A5276"/>
                <w:sz w:val="18"/>
                <w:szCs w:val="18"/>
              </w:rPr>
              <w:t xml:space="preserve">[mem0 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1A5276"/>
                <w:sz w:val="18"/>
                <w:szCs w:val="18"/>
              </w:rPr>
              <w:t>참고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1A5276"/>
                <w:sz w:val="18"/>
                <w:szCs w:val="18"/>
              </w:rPr>
              <w:t xml:space="preserve">] 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 xml:space="preserve">mem0 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>Documentation</w:t>
            </w:r>
            <w:proofErr w:type="spellEnd"/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 xml:space="preserve"> — 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>Python</w:t>
            </w:r>
            <w:proofErr w:type="spellEnd"/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 xml:space="preserve"> SDK, REST API, OSS/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>Platform</w:t>
            </w:r>
            <w:proofErr w:type="spellEnd"/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 xml:space="preserve">. 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>자동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>메모리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>추출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>의미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>기반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>검색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>충돌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>해소를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>내장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>지원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 xml:space="preserve">. 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>CrewAI</w:t>
            </w:r>
            <w:proofErr w:type="spellEnd"/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>네이티브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>LangGraph</w:t>
            </w:r>
            <w:proofErr w:type="spellEnd"/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>/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>LangChain</w:t>
            </w:r>
            <w:proofErr w:type="spellEnd"/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 xml:space="preserve"> SDK 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>연동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>가능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>.</w:t>
            </w:r>
          </w:p>
          <w:p w14:paraId="00C0AC7E" w14:textId="77777777" w:rsidR="00D80D8A" w:rsidRDefault="00BE6280">
            <w:pPr>
              <w:spacing w:before="40" w:after="40"/>
              <w:rPr>
                <w:color w:val="1A5276"/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color w:val="1A5276"/>
                <w:sz w:val="18"/>
                <w:szCs w:val="18"/>
              </w:rPr>
              <w:t>[</w:t>
            </w:r>
            <w:proofErr w:type="spellStart"/>
            <w:r>
              <w:rPr>
                <w:rFonts w:ascii="Arial Unicode MS" w:eastAsia="Arial Unicode MS" w:hAnsi="Arial Unicode MS" w:cs="Arial Unicode MS"/>
                <w:b/>
                <w:bCs/>
                <w:color w:val="1A5276"/>
                <w:sz w:val="18"/>
                <w:szCs w:val="18"/>
              </w:rPr>
              <w:t>Zep</w:t>
            </w:r>
            <w:proofErr w:type="spellEnd"/>
            <w:r>
              <w:rPr>
                <w:rFonts w:ascii="Arial Unicode MS" w:eastAsia="Arial Unicode MS" w:hAnsi="Arial Unicode MS" w:cs="Arial Unicode MS"/>
                <w:b/>
                <w:bCs/>
                <w:color w:val="1A5276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1A5276"/>
                <w:sz w:val="18"/>
                <w:szCs w:val="18"/>
              </w:rPr>
              <w:t>참고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1A5276"/>
                <w:sz w:val="18"/>
                <w:szCs w:val="18"/>
              </w:rPr>
              <w:t xml:space="preserve">] 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>Zep</w:t>
            </w:r>
            <w:proofErr w:type="spellEnd"/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>Documentation</w:t>
            </w:r>
            <w:proofErr w:type="spellEnd"/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 xml:space="preserve"> — 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>대화에서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>자동으로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>사실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>(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>Fact</w:t>
            </w:r>
            <w:proofErr w:type="spellEnd"/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>)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>을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>추출하여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>시간순</w:t>
            </w:r>
            <w:proofErr w:type="spellEnd"/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>그래프로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>관리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 xml:space="preserve">. 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>사용자별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>메모리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>격리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>자동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>업데이트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 xml:space="preserve">, REST API 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>제공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 xml:space="preserve">. 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>LangChain</w:t>
            </w:r>
            <w:proofErr w:type="spellEnd"/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>/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>LangGrap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>h</w:t>
            </w:r>
            <w:proofErr w:type="spellEnd"/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>통합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>지원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>.</w:t>
            </w:r>
          </w:p>
        </w:tc>
      </w:tr>
    </w:tbl>
    <w:p w14:paraId="4F669C21" w14:textId="77777777" w:rsidR="00D80D8A" w:rsidRDefault="00BE6280">
      <w:pPr>
        <w:pStyle w:val="3"/>
        <w:keepNext w:val="0"/>
        <w:keepLines w:val="0"/>
        <w:spacing w:before="480"/>
      </w:pPr>
      <w:bookmarkStart w:id="207" w:name="_5i94ku98mgpz" w:colFirst="0" w:colLast="0"/>
      <w:bookmarkEnd w:id="207"/>
      <w:r>
        <w:rPr>
          <w:rFonts w:ascii="Arial Unicode MS" w:eastAsia="Arial Unicode MS" w:hAnsi="Arial Unicode MS" w:cs="Arial Unicode MS"/>
        </w:rPr>
        <w:t xml:space="preserve">7.7 </w:t>
      </w:r>
      <w:proofErr w:type="spellStart"/>
      <w:r>
        <w:rPr>
          <w:rFonts w:ascii="Arial Unicode MS" w:eastAsia="Arial Unicode MS" w:hAnsi="Arial Unicode MS" w:cs="Arial Unicode MS"/>
        </w:rPr>
        <w:t>Memory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선정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고려사항</w:t>
      </w:r>
    </w:p>
    <w:p w14:paraId="2E8088EA" w14:textId="77777777" w:rsidR="00D80D8A" w:rsidRDefault="00BE6280">
      <w:pPr>
        <w:pStyle w:val="4"/>
        <w:keepNext w:val="0"/>
        <w:keepLines w:val="0"/>
      </w:pPr>
      <w:bookmarkStart w:id="208" w:name="_w7iggcgsx2mk" w:colFirst="0" w:colLast="0"/>
      <w:bookmarkEnd w:id="208"/>
      <w:r>
        <w:rPr>
          <w:rFonts w:ascii="Arial Unicode MS" w:eastAsia="Arial Unicode MS" w:hAnsi="Arial Unicode MS" w:cs="Arial Unicode MS"/>
        </w:rPr>
        <w:lastRenderedPageBreak/>
        <w:t xml:space="preserve">7.7.1 </w:t>
      </w:r>
      <w:r>
        <w:rPr>
          <w:rFonts w:ascii="Arial Unicode MS" w:eastAsia="Arial Unicode MS" w:hAnsi="Arial Unicode MS" w:cs="Arial Unicode MS"/>
        </w:rPr>
        <w:t>멀티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Agent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메모리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공유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패턴</w:t>
      </w:r>
    </w:p>
    <w:p w14:paraId="14113434" w14:textId="77777777" w:rsidR="00D80D8A" w:rsidRDefault="00BE6280">
      <w:pPr>
        <w:spacing w:before="240" w:after="120"/>
      </w:pPr>
      <w:r>
        <w:rPr>
          <w:rFonts w:ascii="Arial Unicode MS" w:eastAsia="Arial Unicode MS" w:hAnsi="Arial Unicode MS" w:cs="Arial Unicode MS"/>
        </w:rPr>
        <w:t>6</w:t>
      </w:r>
      <w:r>
        <w:rPr>
          <w:rFonts w:ascii="Arial Unicode MS" w:eastAsia="Arial Unicode MS" w:hAnsi="Arial Unicode MS" w:cs="Arial Unicode MS"/>
        </w:rPr>
        <w:t>장</w:t>
      </w:r>
      <w:r>
        <w:rPr>
          <w:rFonts w:ascii="Arial Unicode MS" w:eastAsia="Arial Unicode MS" w:hAnsi="Arial Unicode MS" w:cs="Arial Unicode MS"/>
        </w:rPr>
        <w:t>(A2A)</w:t>
      </w:r>
      <w:r>
        <w:rPr>
          <w:rFonts w:ascii="Arial Unicode MS" w:eastAsia="Arial Unicode MS" w:hAnsi="Arial Unicode MS" w:cs="Arial Unicode MS"/>
        </w:rPr>
        <w:t>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멀티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Agent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환경에서</w:t>
      </w:r>
      <w:r>
        <w:rPr>
          <w:rFonts w:ascii="Arial Unicode MS" w:eastAsia="Arial Unicode MS" w:hAnsi="Arial Unicode MS" w:cs="Arial Unicode MS"/>
        </w:rPr>
        <w:t xml:space="preserve">, </w:t>
      </w:r>
      <w:proofErr w:type="spellStart"/>
      <w:r>
        <w:rPr>
          <w:rFonts w:ascii="Arial Unicode MS" w:eastAsia="Arial Unicode MS" w:hAnsi="Arial Unicode MS" w:cs="Arial Unicode MS"/>
        </w:rPr>
        <w:t>Agent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메모리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공유</w:t>
      </w:r>
      <w:r>
        <w:rPr>
          <w:rFonts w:ascii="Arial Unicode MS" w:eastAsia="Arial Unicode MS" w:hAnsi="Arial Unicode MS" w:cs="Arial Unicode MS"/>
        </w:rPr>
        <w:t>/</w:t>
      </w:r>
      <w:r>
        <w:rPr>
          <w:rFonts w:ascii="Arial Unicode MS" w:eastAsia="Arial Unicode MS" w:hAnsi="Arial Unicode MS" w:cs="Arial Unicode MS"/>
        </w:rPr>
        <w:t>격리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전략을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정의한다</w:t>
      </w:r>
      <w:r>
        <w:rPr>
          <w:rFonts w:ascii="Arial Unicode MS" w:eastAsia="Arial Unicode MS" w:hAnsi="Arial Unicode MS" w:cs="Arial Unicode MS"/>
        </w:rPr>
        <w:t xml:space="preserve">. </w:t>
      </w:r>
      <w:r>
        <w:rPr>
          <w:rFonts w:ascii="Arial Unicode MS" w:eastAsia="Arial Unicode MS" w:hAnsi="Arial Unicode MS" w:cs="Arial Unicode MS"/>
        </w:rPr>
        <w:t>공유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범위를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명확히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설계하지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않으면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정보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유출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또는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메모리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오염이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발생한다</w:t>
      </w:r>
      <w:r>
        <w:rPr>
          <w:rFonts w:ascii="Arial Unicode MS" w:eastAsia="Arial Unicode MS" w:hAnsi="Arial Unicode MS" w:cs="Arial Unicode MS"/>
        </w:rPr>
        <w:t xml:space="preserve">(MUST </w:t>
      </w:r>
      <w:r>
        <w:rPr>
          <w:rFonts w:ascii="Arial Unicode MS" w:eastAsia="Arial Unicode MS" w:hAnsi="Arial Unicode MS" w:cs="Arial Unicode MS"/>
        </w:rPr>
        <w:t>설계</w:t>
      </w:r>
      <w:r>
        <w:rPr>
          <w:rFonts w:ascii="Arial Unicode MS" w:eastAsia="Arial Unicode MS" w:hAnsi="Arial Unicode MS" w:cs="Arial Unicode MS"/>
        </w:rPr>
        <w:t>).</w:t>
      </w:r>
    </w:p>
    <w:tbl>
      <w:tblPr>
        <w:tblStyle w:val="affffffffff2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105"/>
        <w:gridCol w:w="2438"/>
        <w:gridCol w:w="1538"/>
        <w:gridCol w:w="1363"/>
        <w:gridCol w:w="1581"/>
      </w:tblGrid>
      <w:tr w:rsidR="00D80D8A" w14:paraId="07703002" w14:textId="77777777">
        <w:trPr>
          <w:trHeight w:val="420"/>
        </w:trPr>
        <w:tc>
          <w:tcPr>
            <w:tcW w:w="2104" w:type="dxa"/>
            <w:tcBorders>
              <w:top w:val="single" w:sz="5" w:space="0" w:color="F0F4F8"/>
              <w:left w:val="single" w:sz="5" w:space="0" w:color="F0F4F8"/>
              <w:bottom w:val="single" w:sz="5" w:space="0" w:color="F0F4F8"/>
              <w:right w:val="single" w:sz="5" w:space="0" w:color="F0F4F8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0C7565" w14:textId="77777777" w:rsidR="00D80D8A" w:rsidRDefault="00BE6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jc w:val="center"/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  <w:sz w:val="20"/>
                <w:szCs w:val="20"/>
              </w:rPr>
              <w:t>패턴</w:t>
            </w:r>
          </w:p>
        </w:tc>
        <w:tc>
          <w:tcPr>
            <w:tcW w:w="2437" w:type="dxa"/>
            <w:tcBorders>
              <w:top w:val="single" w:sz="5" w:space="0" w:color="F0F4F8"/>
              <w:left w:val="single" w:sz="5" w:space="0" w:color="F0F4F8"/>
              <w:bottom w:val="single" w:sz="5" w:space="0" w:color="F0F4F8"/>
              <w:right w:val="single" w:sz="5" w:space="0" w:color="F0F4F8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00A0F9" w14:textId="77777777" w:rsidR="00D80D8A" w:rsidRDefault="00BE6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jc w:val="center"/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  <w:sz w:val="20"/>
                <w:szCs w:val="20"/>
              </w:rPr>
              <w:t>설명</w:t>
            </w:r>
          </w:p>
        </w:tc>
        <w:tc>
          <w:tcPr>
            <w:tcW w:w="1538" w:type="dxa"/>
            <w:tcBorders>
              <w:top w:val="single" w:sz="5" w:space="0" w:color="F0F4F8"/>
              <w:left w:val="single" w:sz="5" w:space="0" w:color="F0F4F8"/>
              <w:bottom w:val="single" w:sz="5" w:space="0" w:color="F0F4F8"/>
              <w:right w:val="single" w:sz="5" w:space="0" w:color="F0F4F8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2C3EE7" w14:textId="77777777" w:rsidR="00D80D8A" w:rsidRDefault="00BE6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jc w:val="center"/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  <w:sz w:val="20"/>
                <w:szCs w:val="20"/>
              </w:rPr>
              <w:t>장점</w:t>
            </w:r>
          </w:p>
        </w:tc>
        <w:tc>
          <w:tcPr>
            <w:tcW w:w="1363" w:type="dxa"/>
            <w:tcBorders>
              <w:top w:val="single" w:sz="5" w:space="0" w:color="F0F4F8"/>
              <w:left w:val="single" w:sz="5" w:space="0" w:color="F0F4F8"/>
              <w:bottom w:val="single" w:sz="5" w:space="0" w:color="F0F4F8"/>
              <w:right w:val="single" w:sz="5" w:space="0" w:color="F0F4F8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762AF1" w14:textId="77777777" w:rsidR="00D80D8A" w:rsidRDefault="00BE6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jc w:val="center"/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  <w:sz w:val="20"/>
                <w:szCs w:val="20"/>
              </w:rPr>
              <w:t>오염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  <w:sz w:val="20"/>
                <w:szCs w:val="20"/>
              </w:rPr>
              <w:t>위험도</w:t>
            </w:r>
          </w:p>
        </w:tc>
        <w:tc>
          <w:tcPr>
            <w:tcW w:w="1581" w:type="dxa"/>
            <w:tcBorders>
              <w:top w:val="single" w:sz="5" w:space="0" w:color="F0F4F8"/>
              <w:left w:val="single" w:sz="5" w:space="0" w:color="F0F4F8"/>
              <w:bottom w:val="single" w:sz="5" w:space="0" w:color="F0F4F8"/>
              <w:right w:val="single" w:sz="5" w:space="0" w:color="F0F4F8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5A1F50" w14:textId="77777777" w:rsidR="00D80D8A" w:rsidRDefault="00BE6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jc w:val="center"/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  <w:sz w:val="20"/>
                <w:szCs w:val="20"/>
              </w:rPr>
              <w:t>제약</w:t>
            </w:r>
          </w:p>
        </w:tc>
      </w:tr>
      <w:tr w:rsidR="00D80D8A" w14:paraId="58BDAD5E" w14:textId="77777777">
        <w:trPr>
          <w:trHeight w:val="705"/>
        </w:trPr>
        <w:tc>
          <w:tcPr>
            <w:tcW w:w="2104" w:type="dxa"/>
            <w:tcBorders>
              <w:top w:val="single" w:sz="5" w:space="0" w:color="F0F4F8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EE7E70" w14:textId="77777777" w:rsidR="00D80D8A" w:rsidRDefault="00BE6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rPr>
                <w:b/>
                <w:bCs/>
                <w:sz w:val="18"/>
                <w:szCs w:val="18"/>
              </w:rPr>
            </w:pPr>
            <w:proofErr w:type="spellStart"/>
            <w:r>
              <w:rPr>
                <w:rFonts w:ascii="Arial Unicode MS" w:eastAsia="Arial Unicode MS" w:hAnsi="Arial Unicode MS" w:cs="Arial Unicode MS"/>
                <w:b/>
                <w:bCs/>
                <w:sz w:val="18"/>
                <w:szCs w:val="18"/>
              </w:rPr>
              <w:t>Isolated</w:t>
            </w:r>
            <w:proofErr w:type="spellEnd"/>
            <w:r>
              <w:rPr>
                <w:rFonts w:ascii="Arial Unicode MS" w:eastAsia="Arial Unicode MS" w:hAnsi="Arial Unicode MS" w:cs="Arial Unicode MS"/>
                <w:b/>
                <w:bCs/>
                <w:sz w:val="18"/>
                <w:szCs w:val="18"/>
              </w:rPr>
              <w:t xml:space="preserve"> (</w:t>
            </w:r>
            <w:r>
              <w:rPr>
                <w:rFonts w:ascii="Arial Unicode MS" w:eastAsia="Arial Unicode MS" w:hAnsi="Arial Unicode MS" w:cs="Arial Unicode MS"/>
                <w:b/>
                <w:bCs/>
                <w:sz w:val="18"/>
                <w:szCs w:val="18"/>
              </w:rPr>
              <w:t>완전</w:t>
            </w:r>
            <w:r>
              <w:rPr>
                <w:rFonts w:ascii="Arial Unicode MS" w:eastAsia="Arial Unicode MS" w:hAnsi="Arial Unicode MS" w:cs="Arial Unicode MS"/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  <w:sz w:val="18"/>
                <w:szCs w:val="18"/>
              </w:rPr>
              <w:t>격리</w:t>
            </w:r>
            <w:r>
              <w:rPr>
                <w:rFonts w:ascii="Arial Unicode MS" w:eastAsia="Arial Unicode MS" w:hAnsi="Arial Unicode MS" w:cs="Arial Unicode MS"/>
                <w:b/>
                <w:bCs/>
                <w:sz w:val="18"/>
                <w:szCs w:val="18"/>
              </w:rPr>
              <w:t>)</w:t>
            </w:r>
          </w:p>
        </w:tc>
        <w:tc>
          <w:tcPr>
            <w:tcW w:w="2437" w:type="dxa"/>
            <w:tcBorders>
              <w:top w:val="single" w:sz="5" w:space="0" w:color="F0F4F8"/>
              <w:left w:val="nil"/>
              <w:bottom w:val="single" w:sz="5" w:space="0" w:color="CCCCCC"/>
              <w:right w:val="single" w:sz="5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7573FD" w14:textId="77777777" w:rsidR="00D80D8A" w:rsidRDefault="00BE6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rPr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각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Agent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가</w:t>
            </w:r>
            <w:proofErr w:type="spellEnd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독립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메모리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.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공유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없음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.</w:t>
            </w:r>
          </w:p>
        </w:tc>
        <w:tc>
          <w:tcPr>
            <w:tcW w:w="1538" w:type="dxa"/>
            <w:tcBorders>
              <w:top w:val="single" w:sz="5" w:space="0" w:color="F0F4F8"/>
              <w:left w:val="nil"/>
              <w:bottom w:val="single" w:sz="5" w:space="0" w:color="CCCCCC"/>
              <w:right w:val="single" w:sz="5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EFA0EE" w14:textId="77777777" w:rsidR="00D80D8A" w:rsidRDefault="00BE6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rPr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보안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최고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.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구현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단순</w:t>
            </w:r>
          </w:p>
        </w:tc>
        <w:tc>
          <w:tcPr>
            <w:tcW w:w="1363" w:type="dxa"/>
            <w:tcBorders>
              <w:top w:val="single" w:sz="5" w:space="0" w:color="F0F4F8"/>
              <w:left w:val="nil"/>
              <w:bottom w:val="single" w:sz="5" w:space="0" w:color="CCCCCC"/>
              <w:right w:val="single" w:sz="5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FD9324" w14:textId="77777777" w:rsidR="00D80D8A" w:rsidRDefault="00BE6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rPr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없음</w:t>
            </w:r>
          </w:p>
        </w:tc>
        <w:tc>
          <w:tcPr>
            <w:tcW w:w="1581" w:type="dxa"/>
            <w:tcBorders>
              <w:top w:val="single" w:sz="5" w:space="0" w:color="F0F4F8"/>
              <w:left w:val="nil"/>
              <w:bottom w:val="single" w:sz="5" w:space="0" w:color="CCCCCC"/>
              <w:right w:val="single" w:sz="5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02AD43" w14:textId="77777777" w:rsidR="00D80D8A" w:rsidRDefault="00BE6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rPr>
                <w:sz w:val="18"/>
                <w:szCs w:val="18"/>
              </w:rPr>
            </w:pPr>
            <w:proofErr w:type="spellStart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Agent</w:t>
            </w:r>
            <w:proofErr w:type="spellEnd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간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맥락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공유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불가</w:t>
            </w:r>
          </w:p>
        </w:tc>
      </w:tr>
      <w:tr w:rsidR="00D80D8A" w14:paraId="0574218F" w14:textId="77777777">
        <w:trPr>
          <w:trHeight w:val="990"/>
        </w:trPr>
        <w:tc>
          <w:tcPr>
            <w:tcW w:w="2104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B0DAAB" w14:textId="77777777" w:rsidR="00D80D8A" w:rsidRDefault="00BE6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rPr>
                <w:b/>
                <w:bCs/>
                <w:sz w:val="18"/>
                <w:szCs w:val="18"/>
              </w:rPr>
            </w:pPr>
            <w:proofErr w:type="spellStart"/>
            <w:r>
              <w:rPr>
                <w:b/>
                <w:bCs/>
                <w:sz w:val="18"/>
                <w:szCs w:val="18"/>
              </w:rPr>
              <w:t>Read-Only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Shared</w:t>
            </w:r>
            <w:proofErr w:type="spellEnd"/>
          </w:p>
        </w:tc>
        <w:tc>
          <w:tcPr>
            <w:tcW w:w="2437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C1C510" w14:textId="77777777" w:rsidR="00D80D8A" w:rsidRDefault="00BE6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rPr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공유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메모리는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읽기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전용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.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각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Agent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가</w:t>
            </w:r>
            <w:proofErr w:type="spellEnd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자체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메모리에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쓰기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.</w:t>
            </w:r>
          </w:p>
        </w:tc>
        <w:tc>
          <w:tcPr>
            <w:tcW w:w="1538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B1C2DE" w14:textId="77777777" w:rsidR="00D80D8A" w:rsidRDefault="00BE6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rPr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오염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방지</w:t>
            </w:r>
          </w:p>
        </w:tc>
        <w:tc>
          <w:tcPr>
            <w:tcW w:w="1363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8D8024" w14:textId="77777777" w:rsidR="00D80D8A" w:rsidRDefault="00BE6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rPr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낮음</w:t>
            </w:r>
          </w:p>
        </w:tc>
        <w:tc>
          <w:tcPr>
            <w:tcW w:w="1581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798F1D" w14:textId="77777777" w:rsidR="00D80D8A" w:rsidRDefault="00BE6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rPr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병합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지연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. </w:t>
            </w:r>
            <w:proofErr w:type="spellStart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최신성</w:t>
            </w:r>
            <w:proofErr w:type="spellEnd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보장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어려움</w:t>
            </w:r>
          </w:p>
        </w:tc>
      </w:tr>
      <w:tr w:rsidR="00D80D8A" w14:paraId="3D64636E" w14:textId="77777777">
        <w:trPr>
          <w:trHeight w:val="705"/>
        </w:trPr>
        <w:tc>
          <w:tcPr>
            <w:tcW w:w="2104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38179B" w14:textId="77777777" w:rsidR="00D80D8A" w:rsidRDefault="00BE6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rPr>
                <w:b/>
                <w:bCs/>
                <w:sz w:val="18"/>
                <w:szCs w:val="18"/>
              </w:rPr>
            </w:pPr>
            <w:proofErr w:type="spellStart"/>
            <w:r>
              <w:rPr>
                <w:b/>
                <w:bCs/>
                <w:sz w:val="18"/>
                <w:szCs w:val="18"/>
              </w:rPr>
              <w:t>Event-Based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Sync</w:t>
            </w:r>
            <w:proofErr w:type="spellEnd"/>
          </w:p>
        </w:tc>
        <w:tc>
          <w:tcPr>
            <w:tcW w:w="2437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EE790A" w14:textId="77777777" w:rsidR="00D80D8A" w:rsidRDefault="00BE6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rPr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메모리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변경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시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이벤트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발행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관련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Agent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에</w:t>
            </w:r>
            <w:proofErr w:type="spellEnd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전파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.</w:t>
            </w:r>
          </w:p>
        </w:tc>
        <w:tc>
          <w:tcPr>
            <w:tcW w:w="1538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A64568" w14:textId="77777777" w:rsidR="00D80D8A" w:rsidRDefault="00BE6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rPr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느슨한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결합</w:t>
            </w:r>
          </w:p>
        </w:tc>
        <w:tc>
          <w:tcPr>
            <w:tcW w:w="1363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C17947" w14:textId="77777777" w:rsidR="00D80D8A" w:rsidRDefault="00BE6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rPr>
                <w:sz w:val="18"/>
                <w:szCs w:val="18"/>
              </w:rPr>
            </w:pPr>
            <w:proofErr w:type="spellStart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낮음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~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중간</w:t>
            </w:r>
            <w:proofErr w:type="spellEnd"/>
          </w:p>
        </w:tc>
        <w:tc>
          <w:tcPr>
            <w:tcW w:w="1581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56721D" w14:textId="77777777" w:rsidR="00D80D8A" w:rsidRDefault="00BE6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rPr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이벤트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순서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보장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필요</w:t>
            </w:r>
          </w:p>
        </w:tc>
      </w:tr>
      <w:tr w:rsidR="00D80D8A" w14:paraId="41F9D83C" w14:textId="77777777">
        <w:trPr>
          <w:trHeight w:val="1275"/>
        </w:trPr>
        <w:tc>
          <w:tcPr>
            <w:tcW w:w="2104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4742D5" w14:textId="77777777" w:rsidR="00D80D8A" w:rsidRDefault="00BE6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rPr>
                <w:b/>
                <w:bCs/>
                <w:sz w:val="18"/>
                <w:szCs w:val="18"/>
              </w:rPr>
            </w:pPr>
            <w:proofErr w:type="spellStart"/>
            <w:r>
              <w:rPr>
                <w:rFonts w:ascii="Arial Unicode MS" w:eastAsia="Arial Unicode MS" w:hAnsi="Arial Unicode MS" w:cs="Arial Unicode MS"/>
                <w:b/>
                <w:bCs/>
                <w:sz w:val="18"/>
                <w:szCs w:val="18"/>
              </w:rPr>
              <w:t>Shared</w:t>
            </w:r>
            <w:proofErr w:type="spellEnd"/>
            <w:r>
              <w:rPr>
                <w:rFonts w:ascii="Arial Unicode MS" w:eastAsia="Arial Unicode MS" w:hAnsi="Arial Unicode MS" w:cs="Arial Unicode MS"/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b/>
                <w:bCs/>
                <w:sz w:val="18"/>
                <w:szCs w:val="18"/>
              </w:rPr>
              <w:t>Store</w:t>
            </w:r>
            <w:proofErr w:type="spellEnd"/>
            <w:r>
              <w:rPr>
                <w:rFonts w:ascii="Arial Unicode MS" w:eastAsia="Arial Unicode MS" w:hAnsi="Arial Unicode MS" w:cs="Arial Unicode MS"/>
                <w:b/>
                <w:bCs/>
                <w:sz w:val="18"/>
                <w:szCs w:val="18"/>
              </w:rPr>
              <w:t xml:space="preserve"> (</w:t>
            </w:r>
            <w:r>
              <w:rPr>
                <w:rFonts w:ascii="Arial Unicode MS" w:eastAsia="Arial Unicode MS" w:hAnsi="Arial Unicode MS" w:cs="Arial Unicode MS"/>
                <w:b/>
                <w:bCs/>
                <w:sz w:val="18"/>
                <w:szCs w:val="18"/>
              </w:rPr>
              <w:t>공유</w:t>
            </w:r>
            <w:r>
              <w:rPr>
                <w:rFonts w:ascii="Arial Unicode MS" w:eastAsia="Arial Unicode MS" w:hAnsi="Arial Unicode MS" w:cs="Arial Unicode MS"/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  <w:sz w:val="18"/>
                <w:szCs w:val="18"/>
              </w:rPr>
              <w:t>저장소</w:t>
            </w:r>
            <w:r>
              <w:rPr>
                <w:rFonts w:ascii="Arial Unicode MS" w:eastAsia="Arial Unicode MS" w:hAnsi="Arial Unicode MS" w:cs="Arial Unicode MS"/>
                <w:b/>
                <w:bCs/>
                <w:sz w:val="18"/>
                <w:szCs w:val="18"/>
              </w:rPr>
              <w:t>)</w:t>
            </w:r>
          </w:p>
        </w:tc>
        <w:tc>
          <w:tcPr>
            <w:tcW w:w="2437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DBD757" w14:textId="77777777" w:rsidR="00D80D8A" w:rsidRDefault="00BE6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rPr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동일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저장소에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R</w:t>
            </w:r>
            <w:proofErr w:type="spellEnd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/</w:t>
            </w:r>
            <w:proofErr w:type="spellStart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W</w:t>
            </w:r>
            <w:proofErr w:type="spellEnd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. </w:t>
            </w:r>
            <w:proofErr w:type="spellStart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namespace</w:t>
            </w:r>
            <w:proofErr w:type="spellEnd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구분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.</w:t>
            </w:r>
          </w:p>
        </w:tc>
        <w:tc>
          <w:tcPr>
            <w:tcW w:w="1538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E12F60" w14:textId="77777777" w:rsidR="00D80D8A" w:rsidRDefault="00BE6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rPr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맥락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공유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용이</w:t>
            </w:r>
          </w:p>
        </w:tc>
        <w:tc>
          <w:tcPr>
            <w:tcW w:w="1363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E338A3" w14:textId="77777777" w:rsidR="00D80D8A" w:rsidRDefault="00BE6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rPr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높음</w:t>
            </w:r>
          </w:p>
        </w:tc>
        <w:tc>
          <w:tcPr>
            <w:tcW w:w="1581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0098FC" w14:textId="77777777" w:rsidR="00D80D8A" w:rsidRDefault="00BE6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rPr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동시성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제어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필요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.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한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Agent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의</w:t>
            </w:r>
            <w:proofErr w:type="spellEnd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잘못된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쓰기가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전체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오염</w:t>
            </w:r>
          </w:p>
        </w:tc>
      </w:tr>
    </w:tbl>
    <w:p w14:paraId="28E943B9" w14:textId="77777777" w:rsidR="00D80D8A" w:rsidRDefault="00D80D8A">
      <w:pPr>
        <w:spacing w:before="240" w:after="80"/>
        <w:rPr>
          <w:i/>
          <w:iCs/>
          <w:color w:val="444444"/>
          <w:sz w:val="20"/>
          <w:szCs w:val="20"/>
        </w:rPr>
      </w:pPr>
    </w:p>
    <w:tbl>
      <w:tblPr>
        <w:tblStyle w:val="affffffffff3"/>
        <w:tblpPr w:leftFromText="180" w:rightFromText="180" w:topFromText="180" w:bottomFromText="180" w:vertAnchor="text"/>
        <w:tblW w:w="901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015"/>
      </w:tblGrid>
      <w:tr w:rsidR="00D80D8A" w14:paraId="50B0A63D" w14:textId="77777777">
        <w:trPr>
          <w:trHeight w:val="810"/>
        </w:trPr>
        <w:tc>
          <w:tcPr>
            <w:tcW w:w="9015" w:type="dxa"/>
            <w:tcBorders>
              <w:top w:val="single" w:sz="6" w:space="0" w:color="B0BEC5"/>
              <w:left w:val="single" w:sz="6" w:space="0" w:color="1B3A5C"/>
              <w:bottom w:val="single" w:sz="6" w:space="0" w:color="B0BEC5"/>
              <w:right w:val="single" w:sz="6" w:space="0" w:color="B0BEC5"/>
            </w:tcBorders>
            <w:shd w:val="clear" w:color="auto" w:fill="FFF8E1"/>
            <w:tcMar>
              <w:left w:w="160" w:type="dxa"/>
              <w:right w:w="160" w:type="dxa"/>
            </w:tcMar>
          </w:tcPr>
          <w:p w14:paraId="17D7E674" w14:textId="77777777" w:rsidR="00D80D8A" w:rsidRDefault="00BE6280">
            <w:pPr>
              <w:shd w:val="clear" w:color="auto" w:fill="FFF8E1"/>
              <w:spacing w:after="120"/>
              <w:ind w:right="360"/>
              <w:rPr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sz w:val="18"/>
                <w:szCs w:val="18"/>
              </w:rPr>
              <w:t>권장</w:t>
            </w:r>
            <w:r>
              <w:rPr>
                <w:rFonts w:ascii="Arial Unicode MS" w:eastAsia="Arial Unicode MS" w:hAnsi="Arial Unicode MS" w:cs="Arial Unicode MS"/>
                <w:b/>
                <w:bCs/>
                <w:sz w:val="18"/>
                <w:szCs w:val="18"/>
              </w:rPr>
              <w:t>: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프레임워크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내부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멀티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Agent</w:t>
            </w:r>
            <w:proofErr w:type="spellEnd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(</w:t>
            </w:r>
            <w:proofErr w:type="spellStart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LangGraph</w:t>
            </w:r>
            <w:proofErr w:type="spellEnd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CrewAI</w:t>
            </w:r>
            <w:proofErr w:type="spellEnd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)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는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Shared</w:t>
            </w:r>
            <w:proofErr w:type="spellEnd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Store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가</w:t>
            </w:r>
            <w:proofErr w:type="spellEnd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기본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.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독립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배포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Agent</w:t>
            </w:r>
            <w:proofErr w:type="spellEnd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(A2A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환경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)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는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Read-Only</w:t>
            </w:r>
            <w:proofErr w:type="spellEnd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Shared</w:t>
            </w:r>
            <w:proofErr w:type="spellEnd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또는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Event-Based</w:t>
            </w:r>
            <w:proofErr w:type="spellEnd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Sync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를</w:t>
            </w:r>
            <w:proofErr w:type="spellEnd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적용해야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(SHOULD)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한다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.</w:t>
            </w:r>
            <w:r>
              <w:rPr>
                <w:sz w:val="18"/>
                <w:szCs w:val="18"/>
                <w:vertAlign w:val="superscript"/>
              </w:rPr>
              <w:footnoteReference w:id="26"/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메모리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오염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방지가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핵심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설계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목표이며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, 6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장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6.5.2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보안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체크리스트와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연계한다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.</w:t>
            </w:r>
          </w:p>
        </w:tc>
      </w:tr>
    </w:tbl>
    <w:p w14:paraId="23E6518C" w14:textId="77777777" w:rsidR="00D80D8A" w:rsidRDefault="00BE6280">
      <w:pPr>
        <w:spacing w:before="240" w:after="120"/>
      </w:pPr>
      <w:r>
        <w:rPr>
          <w:rFonts w:ascii="Arial Unicode MS" w:eastAsia="Arial Unicode MS" w:hAnsi="Arial Unicode MS" w:cs="Arial Unicode MS"/>
        </w:rPr>
        <w:t>메모리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유형별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공유</w:t>
      </w:r>
      <w:r>
        <w:rPr>
          <w:rFonts w:ascii="Arial Unicode MS" w:eastAsia="Arial Unicode MS" w:hAnsi="Arial Unicode MS" w:cs="Arial Unicode MS"/>
        </w:rPr>
        <w:t>/</w:t>
      </w:r>
      <w:r>
        <w:rPr>
          <w:rFonts w:ascii="Arial Unicode MS" w:eastAsia="Arial Unicode MS" w:hAnsi="Arial Unicode MS" w:cs="Arial Unicode MS"/>
        </w:rPr>
        <w:t>격리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권장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매트릭스</w:t>
      </w:r>
      <w:r>
        <w:rPr>
          <w:rFonts w:ascii="Arial Unicode MS" w:eastAsia="Arial Unicode MS" w:hAnsi="Arial Unicode MS" w:cs="Arial Unicode MS"/>
        </w:rPr>
        <w:t>:</w:t>
      </w:r>
    </w:p>
    <w:tbl>
      <w:tblPr>
        <w:tblStyle w:val="affffffffff4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053"/>
        <w:gridCol w:w="2734"/>
        <w:gridCol w:w="4238"/>
      </w:tblGrid>
      <w:tr w:rsidR="00D80D8A" w14:paraId="026A9C02" w14:textId="77777777">
        <w:trPr>
          <w:trHeight w:val="420"/>
        </w:trPr>
        <w:tc>
          <w:tcPr>
            <w:tcW w:w="2053" w:type="dxa"/>
            <w:tcBorders>
              <w:top w:val="single" w:sz="5" w:space="0" w:color="F0F4F8"/>
              <w:left w:val="single" w:sz="5" w:space="0" w:color="F0F4F8"/>
              <w:bottom w:val="single" w:sz="5" w:space="0" w:color="F0F4F8"/>
              <w:right w:val="single" w:sz="5" w:space="0" w:color="F0F4F8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D3241A" w14:textId="77777777" w:rsidR="00D80D8A" w:rsidRDefault="00BE6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jc w:val="center"/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  <w:sz w:val="20"/>
                <w:szCs w:val="20"/>
              </w:rPr>
              <w:t>메모리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  <w:sz w:val="20"/>
                <w:szCs w:val="20"/>
              </w:rPr>
              <w:t>유형</w:t>
            </w:r>
          </w:p>
        </w:tc>
        <w:tc>
          <w:tcPr>
            <w:tcW w:w="2733" w:type="dxa"/>
            <w:tcBorders>
              <w:top w:val="single" w:sz="5" w:space="0" w:color="F0F4F8"/>
              <w:left w:val="single" w:sz="5" w:space="0" w:color="F0F4F8"/>
              <w:bottom w:val="single" w:sz="5" w:space="0" w:color="F0F4F8"/>
              <w:right w:val="single" w:sz="5" w:space="0" w:color="F0F4F8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1CD4C9" w14:textId="77777777" w:rsidR="00D80D8A" w:rsidRDefault="00BE6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jc w:val="center"/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  <w:sz w:val="20"/>
                <w:szCs w:val="20"/>
              </w:rPr>
              <w:t>공유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  <w:sz w:val="20"/>
                <w:szCs w:val="20"/>
              </w:rPr>
              <w:t>권장</w:t>
            </w:r>
          </w:p>
        </w:tc>
        <w:tc>
          <w:tcPr>
            <w:tcW w:w="4237" w:type="dxa"/>
            <w:tcBorders>
              <w:top w:val="single" w:sz="5" w:space="0" w:color="F0F4F8"/>
              <w:left w:val="single" w:sz="5" w:space="0" w:color="F0F4F8"/>
              <w:bottom w:val="single" w:sz="5" w:space="0" w:color="F0F4F8"/>
              <w:right w:val="single" w:sz="5" w:space="0" w:color="F0F4F8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1BE69C" w14:textId="77777777" w:rsidR="00D80D8A" w:rsidRDefault="00BE6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jc w:val="center"/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  <w:sz w:val="20"/>
                <w:szCs w:val="20"/>
              </w:rPr>
              <w:t>권장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  <w:sz w:val="20"/>
                <w:szCs w:val="20"/>
              </w:rPr>
              <w:t>근거</w:t>
            </w:r>
          </w:p>
        </w:tc>
      </w:tr>
      <w:tr w:rsidR="00D80D8A" w14:paraId="4C4D75C3" w14:textId="77777777">
        <w:trPr>
          <w:trHeight w:val="705"/>
        </w:trPr>
        <w:tc>
          <w:tcPr>
            <w:tcW w:w="2053" w:type="dxa"/>
            <w:tcBorders>
              <w:top w:val="single" w:sz="5" w:space="0" w:color="F0F4F8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EFA815" w14:textId="77777777" w:rsidR="00D80D8A" w:rsidRDefault="00BE6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rPr>
                <w:color w:val="000000"/>
                <w:sz w:val="18"/>
                <w:szCs w:val="18"/>
              </w:rPr>
            </w:pPr>
            <w:proofErr w:type="spellStart"/>
            <w:r>
              <w:rPr>
                <w:color w:val="000000"/>
                <w:sz w:val="18"/>
                <w:szCs w:val="18"/>
              </w:rPr>
              <w:t>User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Preferences</w:t>
            </w:r>
            <w:proofErr w:type="spellEnd"/>
          </w:p>
        </w:tc>
        <w:tc>
          <w:tcPr>
            <w:tcW w:w="2733" w:type="dxa"/>
            <w:tcBorders>
              <w:top w:val="single" w:sz="5" w:space="0" w:color="F0F4F8"/>
              <w:left w:val="nil"/>
              <w:bottom w:val="single" w:sz="5" w:space="0" w:color="CCCCCC"/>
              <w:right w:val="single" w:sz="5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0FFFAD" w14:textId="77777777" w:rsidR="00D80D8A" w:rsidRDefault="00BE6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rPr>
                <w:color w:val="000000"/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공유</w:t>
            </w:r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Read-Only</w:t>
            </w:r>
            <w:proofErr w:type="spellEnd"/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)</w:t>
            </w:r>
          </w:p>
        </w:tc>
        <w:tc>
          <w:tcPr>
            <w:tcW w:w="4237" w:type="dxa"/>
            <w:tcBorders>
              <w:top w:val="single" w:sz="5" w:space="0" w:color="F0F4F8"/>
              <w:left w:val="nil"/>
              <w:bottom w:val="single" w:sz="5" w:space="0" w:color="CCCCCC"/>
              <w:right w:val="single" w:sz="5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D07CB9" w14:textId="77777777" w:rsidR="00D80D8A" w:rsidRDefault="00BE6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rPr>
                <w:color w:val="000000"/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사용자</w:t>
            </w:r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설정은</w:t>
            </w:r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모든</w:t>
            </w:r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Agent</w:t>
            </w:r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가</w:t>
            </w:r>
            <w:proofErr w:type="spellEnd"/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참조해야</w:t>
            </w:r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일관된</w:t>
            </w:r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 xml:space="preserve"> UX </w:t>
            </w:r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제공</w:t>
            </w:r>
          </w:p>
        </w:tc>
      </w:tr>
      <w:tr w:rsidR="00D80D8A" w14:paraId="6A016F2D" w14:textId="77777777">
        <w:trPr>
          <w:trHeight w:val="705"/>
        </w:trPr>
        <w:tc>
          <w:tcPr>
            <w:tcW w:w="2053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AB884A" w14:textId="77777777" w:rsidR="00D80D8A" w:rsidRDefault="00BE6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rPr>
                <w:color w:val="000000"/>
                <w:sz w:val="18"/>
                <w:szCs w:val="18"/>
              </w:rPr>
            </w:pPr>
            <w:proofErr w:type="spellStart"/>
            <w:r>
              <w:rPr>
                <w:color w:val="000000"/>
                <w:sz w:val="18"/>
                <w:szCs w:val="18"/>
              </w:rPr>
              <w:lastRenderedPageBreak/>
              <w:t>Entity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Memory</w:t>
            </w:r>
            <w:proofErr w:type="spellEnd"/>
          </w:p>
        </w:tc>
        <w:tc>
          <w:tcPr>
            <w:tcW w:w="2733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985F8B" w14:textId="77777777" w:rsidR="00D80D8A" w:rsidRDefault="00BE6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rPr>
                <w:color w:val="000000"/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공유</w:t>
            </w:r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Read-Only</w:t>
            </w:r>
            <w:proofErr w:type="spellEnd"/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또는</w:t>
            </w:r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Event-Based</w:t>
            </w:r>
            <w:proofErr w:type="spellEnd"/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)</w:t>
            </w:r>
          </w:p>
        </w:tc>
        <w:tc>
          <w:tcPr>
            <w:tcW w:w="4237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96171D" w14:textId="77777777" w:rsidR="00D80D8A" w:rsidRDefault="00BE6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rPr>
                <w:color w:val="000000"/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엔티티</w:t>
            </w:r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정보는</w:t>
            </w:r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공유하되</w:t>
            </w:r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쓰기는</w:t>
            </w:r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단일</w:t>
            </w:r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Agent</w:t>
            </w:r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가</w:t>
            </w:r>
            <w:proofErr w:type="spellEnd"/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담당</w:t>
            </w:r>
          </w:p>
        </w:tc>
      </w:tr>
      <w:tr w:rsidR="00D80D8A" w14:paraId="38475071" w14:textId="77777777">
        <w:trPr>
          <w:trHeight w:val="705"/>
        </w:trPr>
        <w:tc>
          <w:tcPr>
            <w:tcW w:w="2053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1301AA" w14:textId="77777777" w:rsidR="00D80D8A" w:rsidRDefault="00BE6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rPr>
                <w:color w:val="000000"/>
                <w:sz w:val="18"/>
                <w:szCs w:val="18"/>
              </w:rPr>
            </w:pPr>
            <w:proofErr w:type="spellStart"/>
            <w:r>
              <w:rPr>
                <w:color w:val="000000"/>
                <w:sz w:val="18"/>
                <w:szCs w:val="18"/>
              </w:rPr>
              <w:t>Episodic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Memory</w:t>
            </w:r>
            <w:proofErr w:type="spellEnd"/>
          </w:p>
        </w:tc>
        <w:tc>
          <w:tcPr>
            <w:tcW w:w="2733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33BB4F" w14:textId="77777777" w:rsidR="00D80D8A" w:rsidRDefault="00BE6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rPr>
                <w:color w:val="000000"/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격리</w:t>
            </w:r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Isolated</w:t>
            </w:r>
            <w:proofErr w:type="spellEnd"/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)</w:t>
            </w:r>
          </w:p>
        </w:tc>
        <w:tc>
          <w:tcPr>
            <w:tcW w:w="4237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A5BCC2" w14:textId="77777777" w:rsidR="00D80D8A" w:rsidRDefault="00BE6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rPr>
                <w:color w:val="000000"/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각</w:t>
            </w:r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Agent</w:t>
            </w:r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의</w:t>
            </w:r>
            <w:proofErr w:type="spellEnd"/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경험은</w:t>
            </w:r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해당</w:t>
            </w:r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Agent</w:t>
            </w:r>
            <w:proofErr w:type="spellEnd"/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고유</w:t>
            </w:r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 xml:space="preserve">. 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혹합</w:t>
            </w:r>
            <w:proofErr w:type="spellEnd"/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시</w:t>
            </w:r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맥락</w:t>
            </w:r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오염</w:t>
            </w:r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위험</w:t>
            </w:r>
          </w:p>
        </w:tc>
      </w:tr>
      <w:tr w:rsidR="00D80D8A" w14:paraId="5E5D14D8" w14:textId="77777777">
        <w:trPr>
          <w:trHeight w:val="420"/>
        </w:trPr>
        <w:tc>
          <w:tcPr>
            <w:tcW w:w="2053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E5E388" w14:textId="77777777" w:rsidR="00D80D8A" w:rsidRDefault="00BE6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rPr>
                <w:color w:val="000000"/>
                <w:sz w:val="18"/>
                <w:szCs w:val="18"/>
              </w:rPr>
            </w:pPr>
            <w:proofErr w:type="spellStart"/>
            <w:r>
              <w:rPr>
                <w:color w:val="000000"/>
                <w:sz w:val="18"/>
                <w:szCs w:val="18"/>
              </w:rPr>
              <w:t>Semantic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Memory</w:t>
            </w:r>
            <w:proofErr w:type="spellEnd"/>
          </w:p>
        </w:tc>
        <w:tc>
          <w:tcPr>
            <w:tcW w:w="2733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56A222" w14:textId="77777777" w:rsidR="00D80D8A" w:rsidRDefault="00BE6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rPr>
                <w:color w:val="000000"/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조건부</w:t>
            </w:r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공유</w:t>
            </w:r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Read-Only</w:t>
            </w:r>
            <w:proofErr w:type="spellEnd"/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)</w:t>
            </w:r>
          </w:p>
        </w:tc>
        <w:tc>
          <w:tcPr>
            <w:tcW w:w="4237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96E85D" w14:textId="77777777" w:rsidR="00D80D8A" w:rsidRDefault="00BE6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rPr>
                <w:color w:val="000000"/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동일</w:t>
            </w:r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도메인</w:t>
            </w:r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지식은</w:t>
            </w:r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공유</w:t>
            </w:r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 xml:space="preserve">. </w:t>
            </w:r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별도</w:t>
            </w:r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도메인은</w:t>
            </w:r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격리</w:t>
            </w:r>
          </w:p>
        </w:tc>
      </w:tr>
      <w:tr w:rsidR="00D80D8A" w14:paraId="3D6B3F44" w14:textId="77777777">
        <w:trPr>
          <w:trHeight w:val="420"/>
        </w:trPr>
        <w:tc>
          <w:tcPr>
            <w:tcW w:w="2053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F5933D" w14:textId="77777777" w:rsidR="00D80D8A" w:rsidRDefault="00BE6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rPr>
                <w:color w:val="000000"/>
                <w:sz w:val="18"/>
                <w:szCs w:val="18"/>
              </w:rPr>
            </w:pPr>
            <w:proofErr w:type="spellStart"/>
            <w:r>
              <w:rPr>
                <w:color w:val="000000"/>
                <w:sz w:val="18"/>
                <w:szCs w:val="18"/>
              </w:rPr>
              <w:t>Summary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Memory</w:t>
            </w:r>
            <w:proofErr w:type="spellEnd"/>
          </w:p>
        </w:tc>
        <w:tc>
          <w:tcPr>
            <w:tcW w:w="2733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1E4CCB" w14:textId="77777777" w:rsidR="00D80D8A" w:rsidRDefault="00BE6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rPr>
                <w:color w:val="000000"/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격리</w:t>
            </w:r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Isolated</w:t>
            </w:r>
            <w:proofErr w:type="spellEnd"/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)</w:t>
            </w:r>
          </w:p>
        </w:tc>
        <w:tc>
          <w:tcPr>
            <w:tcW w:w="4237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750C71" w14:textId="77777777" w:rsidR="00D80D8A" w:rsidRDefault="00BE6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rPr>
                <w:color w:val="000000"/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세션</w:t>
            </w:r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요약은</w:t>
            </w:r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해당</w:t>
            </w:r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Agent</w:t>
            </w:r>
            <w:proofErr w:type="spellEnd"/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세션에</w:t>
            </w:r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000000"/>
                <w:sz w:val="18"/>
                <w:szCs w:val="18"/>
              </w:rPr>
              <w:t>종속적</w:t>
            </w:r>
          </w:p>
        </w:tc>
      </w:tr>
    </w:tbl>
    <w:p w14:paraId="5666E30D" w14:textId="77777777" w:rsidR="00D80D8A" w:rsidRDefault="00D80D8A">
      <w:pPr>
        <w:pStyle w:val="4"/>
        <w:keepNext w:val="0"/>
        <w:keepLines w:val="0"/>
      </w:pPr>
      <w:bookmarkStart w:id="209" w:name="_n97uva37xs5m" w:colFirst="0" w:colLast="0"/>
      <w:bookmarkEnd w:id="209"/>
    </w:p>
    <w:p w14:paraId="44215146" w14:textId="77777777" w:rsidR="00D80D8A" w:rsidRDefault="00BE6280">
      <w:pPr>
        <w:pStyle w:val="4"/>
        <w:keepNext w:val="0"/>
        <w:keepLines w:val="0"/>
      </w:pPr>
      <w:bookmarkStart w:id="210" w:name="_5yt4bp7wh261" w:colFirst="0" w:colLast="0"/>
      <w:bookmarkEnd w:id="210"/>
      <w:commentRangeStart w:id="211"/>
      <w:commentRangeStart w:id="212"/>
      <w:r>
        <w:rPr>
          <w:rFonts w:ascii="Arial Unicode MS" w:eastAsia="Arial Unicode MS" w:hAnsi="Arial Unicode MS" w:cs="Arial Unicode MS"/>
        </w:rPr>
        <w:t xml:space="preserve">7.7.2 </w:t>
      </w:r>
      <w:r>
        <w:rPr>
          <w:rFonts w:ascii="Arial Unicode MS" w:eastAsia="Arial Unicode MS" w:hAnsi="Arial Unicode MS" w:cs="Arial Unicode MS"/>
        </w:rPr>
        <w:t>보안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및</w:t>
      </w:r>
      <w:r>
        <w:rPr>
          <w:rFonts w:ascii="Arial Unicode MS" w:eastAsia="Arial Unicode MS" w:hAnsi="Arial Unicode MS" w:cs="Arial Unicode MS"/>
        </w:rPr>
        <w:t xml:space="preserve"> PII </w:t>
      </w:r>
      <w:r>
        <w:rPr>
          <w:rFonts w:ascii="Arial Unicode MS" w:eastAsia="Arial Unicode MS" w:hAnsi="Arial Unicode MS" w:cs="Arial Unicode MS"/>
        </w:rPr>
        <w:t>처리</w:t>
      </w:r>
      <w:commentRangeEnd w:id="211"/>
      <w:r>
        <w:commentReference w:id="211"/>
      </w:r>
      <w:commentRangeEnd w:id="212"/>
      <w:r>
        <w:commentReference w:id="212"/>
      </w:r>
    </w:p>
    <w:p w14:paraId="4D37C551" w14:textId="77777777" w:rsidR="00D80D8A" w:rsidRDefault="00BE6280">
      <w:pPr>
        <w:spacing w:before="240" w:after="120"/>
      </w:pPr>
      <w:r>
        <w:rPr>
          <w:rFonts w:ascii="Arial Unicode MS" w:eastAsia="Arial Unicode MS" w:hAnsi="Arial Unicode MS" w:cs="Arial Unicode MS"/>
        </w:rPr>
        <w:t>메모리에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저장되는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데이터에는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개인정보</w:t>
      </w:r>
      <w:r>
        <w:rPr>
          <w:rFonts w:ascii="Arial Unicode MS" w:eastAsia="Arial Unicode MS" w:hAnsi="Arial Unicode MS" w:cs="Arial Unicode MS"/>
        </w:rPr>
        <w:t>(PII)</w:t>
      </w:r>
      <w:r>
        <w:rPr>
          <w:rFonts w:ascii="Arial Unicode MS" w:eastAsia="Arial Unicode MS" w:hAnsi="Arial Unicode MS" w:cs="Arial Unicode MS"/>
        </w:rPr>
        <w:t>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포함될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수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proofErr w:type="gramStart"/>
      <w:r>
        <w:rPr>
          <w:rFonts w:ascii="Arial Unicode MS" w:eastAsia="Arial Unicode MS" w:hAnsi="Arial Unicode MS" w:cs="Arial Unicode MS"/>
        </w:rPr>
        <w:t>있다</w:t>
      </w:r>
      <w:r>
        <w:rPr>
          <w:rFonts w:ascii="Arial Unicode MS" w:eastAsia="Arial Unicode MS" w:hAnsi="Arial Unicode MS" w:cs="Arial Unicode MS"/>
        </w:rPr>
        <w:t>.</w:t>
      </w:r>
      <w:r>
        <w:rPr>
          <w:rFonts w:ascii="Arial Unicode MS" w:eastAsia="Arial Unicode MS" w:hAnsi="Arial Unicode MS" w:cs="Arial Unicode MS"/>
        </w:rPr>
        <w:t>다음</w:t>
      </w:r>
      <w:proofErr w:type="spellEnd"/>
      <w:proofErr w:type="gram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요구사항은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메모리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전략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및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관리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도구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선정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충족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여부를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확인해야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하는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항목이다</w:t>
      </w:r>
      <w:r>
        <w:rPr>
          <w:rFonts w:ascii="Arial Unicode MS" w:eastAsia="Arial Unicode MS" w:hAnsi="Arial Unicode MS" w:cs="Arial Unicode MS"/>
        </w:rPr>
        <w:t xml:space="preserve">(MUST). </w:t>
      </w:r>
      <w:r>
        <w:rPr>
          <w:rFonts w:ascii="Arial Unicode MS" w:eastAsia="Arial Unicode MS" w:hAnsi="Arial Unicode MS" w:cs="Arial Unicode MS"/>
        </w:rPr>
        <w:t>구체적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구현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방법은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별도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구현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가이드에서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다룬다</w:t>
      </w:r>
      <w:r>
        <w:rPr>
          <w:rFonts w:ascii="Arial Unicode MS" w:eastAsia="Arial Unicode MS" w:hAnsi="Arial Unicode MS" w:cs="Arial Unicode MS"/>
        </w:rPr>
        <w:t>.</w:t>
      </w:r>
    </w:p>
    <w:tbl>
      <w:tblPr>
        <w:tblStyle w:val="affffffffff5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93"/>
        <w:gridCol w:w="970"/>
        <w:gridCol w:w="2985"/>
        <w:gridCol w:w="3477"/>
      </w:tblGrid>
      <w:tr w:rsidR="00D80D8A" w14:paraId="1DE64756" w14:textId="77777777">
        <w:trPr>
          <w:trHeight w:val="465"/>
        </w:trPr>
        <w:tc>
          <w:tcPr>
            <w:tcW w:w="1593" w:type="dxa"/>
            <w:tcBorders>
              <w:top w:val="single" w:sz="5" w:space="0" w:color="F0F4F8"/>
              <w:left w:val="single" w:sz="5" w:space="0" w:color="F0F4F8"/>
              <w:bottom w:val="single" w:sz="5" w:space="0" w:color="F0F4F8"/>
              <w:right w:val="single" w:sz="5" w:space="0" w:color="F0F4F8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999AED" w14:textId="77777777" w:rsidR="00D80D8A" w:rsidRDefault="00BE6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jc w:val="center"/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  <w:sz w:val="20"/>
                <w:szCs w:val="20"/>
              </w:rPr>
              <w:t>요구사항</w:t>
            </w:r>
          </w:p>
        </w:tc>
        <w:tc>
          <w:tcPr>
            <w:tcW w:w="970" w:type="dxa"/>
            <w:tcBorders>
              <w:top w:val="single" w:sz="5" w:space="0" w:color="F0F4F8"/>
              <w:left w:val="single" w:sz="5" w:space="0" w:color="F0F4F8"/>
              <w:bottom w:val="single" w:sz="5" w:space="0" w:color="F0F4F8"/>
              <w:right w:val="single" w:sz="5" w:space="0" w:color="F0F4F8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D96284" w14:textId="77777777" w:rsidR="00D80D8A" w:rsidRDefault="00BE6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jc w:val="center"/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  <w:sz w:val="20"/>
                <w:szCs w:val="20"/>
              </w:rPr>
              <w:t>강도</w:t>
            </w:r>
          </w:p>
        </w:tc>
        <w:tc>
          <w:tcPr>
            <w:tcW w:w="2984" w:type="dxa"/>
            <w:tcBorders>
              <w:top w:val="single" w:sz="5" w:space="0" w:color="F0F4F8"/>
              <w:left w:val="single" w:sz="5" w:space="0" w:color="F0F4F8"/>
              <w:bottom w:val="single" w:sz="5" w:space="0" w:color="F0F4F8"/>
              <w:right w:val="single" w:sz="5" w:space="0" w:color="F0F4F8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A55BDD" w14:textId="77777777" w:rsidR="00D80D8A" w:rsidRDefault="00BE6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jc w:val="center"/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  <w:sz w:val="20"/>
                <w:szCs w:val="20"/>
              </w:rPr>
              <w:t>선정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  <w:sz w:val="20"/>
                <w:szCs w:val="20"/>
              </w:rPr>
              <w:t>시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  <w:sz w:val="20"/>
                <w:szCs w:val="20"/>
              </w:rPr>
              <w:t>확인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  <w:sz w:val="20"/>
                <w:szCs w:val="20"/>
              </w:rPr>
              <w:t>포인트</w:t>
            </w:r>
          </w:p>
        </w:tc>
        <w:tc>
          <w:tcPr>
            <w:tcW w:w="3476" w:type="dxa"/>
            <w:tcBorders>
              <w:top w:val="single" w:sz="5" w:space="0" w:color="F0F4F8"/>
              <w:left w:val="single" w:sz="5" w:space="0" w:color="F0F4F8"/>
              <w:bottom w:val="single" w:sz="5" w:space="0" w:color="F0F4F8"/>
              <w:right w:val="single" w:sz="5" w:space="0" w:color="F0F4F8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C1F525" w14:textId="77777777" w:rsidR="00D80D8A" w:rsidRDefault="00BE6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jc w:val="center"/>
              <w:rPr>
                <w:b/>
                <w:bCs/>
                <w:color w:val="FFFFFF"/>
                <w:sz w:val="20"/>
                <w:szCs w:val="20"/>
              </w:rPr>
            </w:pPr>
            <w:proofErr w:type="spellStart"/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  <w:sz w:val="20"/>
                <w:szCs w:val="20"/>
              </w:rPr>
              <w:t>미충족</w:t>
            </w:r>
            <w:proofErr w:type="spellEnd"/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  <w:sz w:val="20"/>
                <w:szCs w:val="20"/>
              </w:rPr>
              <w:t>시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  <w:sz w:val="20"/>
                <w:szCs w:val="20"/>
              </w:rPr>
              <w:t>조치</w:t>
            </w:r>
          </w:p>
        </w:tc>
      </w:tr>
      <w:tr w:rsidR="00D80D8A" w14:paraId="3EBB954D" w14:textId="77777777">
        <w:trPr>
          <w:trHeight w:val="735"/>
        </w:trPr>
        <w:tc>
          <w:tcPr>
            <w:tcW w:w="1593" w:type="dxa"/>
            <w:tcBorders>
              <w:top w:val="single" w:sz="5" w:space="0" w:color="F0F4F8"/>
              <w:left w:val="single" w:sz="5" w:space="0" w:color="BFBFBF"/>
              <w:bottom w:val="single" w:sz="5" w:space="0" w:color="BFBFBF"/>
              <w:right w:val="single" w:sz="5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4B7F3E" w14:textId="77777777" w:rsidR="00D80D8A" w:rsidRDefault="00BE6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rPr>
                <w:b/>
                <w:bCs/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sz w:val="18"/>
                <w:szCs w:val="18"/>
              </w:rPr>
              <w:t xml:space="preserve">PII </w:t>
            </w:r>
            <w:r>
              <w:rPr>
                <w:rFonts w:ascii="Arial Unicode MS" w:eastAsia="Arial Unicode MS" w:hAnsi="Arial Unicode MS" w:cs="Arial Unicode MS"/>
                <w:b/>
                <w:bCs/>
                <w:sz w:val="18"/>
                <w:szCs w:val="18"/>
              </w:rPr>
              <w:t>감지</w:t>
            </w:r>
          </w:p>
        </w:tc>
        <w:tc>
          <w:tcPr>
            <w:tcW w:w="970" w:type="dxa"/>
            <w:tcBorders>
              <w:top w:val="single" w:sz="5" w:space="0" w:color="F0F4F8"/>
              <w:left w:val="nil"/>
              <w:bottom w:val="single" w:sz="5" w:space="0" w:color="BFBFBF"/>
              <w:right w:val="single" w:sz="5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5D2E90" w14:textId="77777777" w:rsidR="00D80D8A" w:rsidRDefault="00BE6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MUST</w:t>
            </w:r>
          </w:p>
        </w:tc>
        <w:tc>
          <w:tcPr>
            <w:tcW w:w="2984" w:type="dxa"/>
            <w:tcBorders>
              <w:top w:val="single" w:sz="5" w:space="0" w:color="F0F4F8"/>
              <w:left w:val="nil"/>
              <w:bottom w:val="single" w:sz="5" w:space="0" w:color="BFBFBF"/>
              <w:right w:val="single" w:sz="5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D01744" w14:textId="77777777" w:rsidR="00D80D8A" w:rsidRDefault="00BE6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rPr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메모리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저장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전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개인정보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자동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감지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기능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지원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여부</w:t>
            </w:r>
          </w:p>
        </w:tc>
        <w:tc>
          <w:tcPr>
            <w:tcW w:w="3476" w:type="dxa"/>
            <w:tcBorders>
              <w:top w:val="single" w:sz="5" w:space="0" w:color="F0F4F8"/>
              <w:left w:val="nil"/>
              <w:bottom w:val="single" w:sz="5" w:space="0" w:color="BFBFBF"/>
              <w:right w:val="single" w:sz="5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195416" w14:textId="77777777" w:rsidR="00D80D8A" w:rsidRDefault="00BE6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rPr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외부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도구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(mem0, </w:t>
            </w:r>
            <w:proofErr w:type="spellStart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Zep</w:t>
            </w:r>
            <w:proofErr w:type="spellEnd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)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도입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검토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또는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직접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구현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계획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수립</w:t>
            </w:r>
          </w:p>
        </w:tc>
      </w:tr>
      <w:tr w:rsidR="00D80D8A" w14:paraId="4828BE93" w14:textId="77777777">
        <w:trPr>
          <w:trHeight w:val="735"/>
        </w:trPr>
        <w:tc>
          <w:tcPr>
            <w:tcW w:w="1593" w:type="dxa"/>
            <w:tcBorders>
              <w:top w:val="nil"/>
              <w:left w:val="single" w:sz="5" w:space="0" w:color="BFBFBF"/>
              <w:bottom w:val="single" w:sz="5" w:space="0" w:color="BFBFBF"/>
              <w:right w:val="single" w:sz="5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5B857D" w14:textId="77777777" w:rsidR="00D80D8A" w:rsidRDefault="00BE6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rPr>
                <w:b/>
                <w:bCs/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sz w:val="18"/>
                <w:szCs w:val="18"/>
              </w:rPr>
              <w:t xml:space="preserve">PII </w:t>
            </w:r>
            <w:proofErr w:type="spellStart"/>
            <w:r>
              <w:rPr>
                <w:rFonts w:ascii="Arial Unicode MS" w:eastAsia="Arial Unicode MS" w:hAnsi="Arial Unicode MS" w:cs="Arial Unicode MS"/>
                <w:b/>
                <w:bCs/>
                <w:sz w:val="18"/>
                <w:szCs w:val="18"/>
              </w:rPr>
              <w:t>마스킹</w:t>
            </w:r>
            <w:proofErr w:type="spellEnd"/>
            <w:r>
              <w:rPr>
                <w:rFonts w:ascii="Arial Unicode MS" w:eastAsia="Arial Unicode MS" w:hAnsi="Arial Unicode MS" w:cs="Arial Unicode MS"/>
                <w:b/>
                <w:bCs/>
                <w:sz w:val="18"/>
                <w:szCs w:val="18"/>
              </w:rPr>
              <w:t>/</w:t>
            </w:r>
            <w:r>
              <w:rPr>
                <w:rFonts w:ascii="Arial Unicode MS" w:eastAsia="Arial Unicode MS" w:hAnsi="Arial Unicode MS" w:cs="Arial Unicode MS"/>
                <w:b/>
                <w:bCs/>
                <w:sz w:val="18"/>
                <w:szCs w:val="18"/>
              </w:rPr>
              <w:t>익명화</w:t>
            </w:r>
          </w:p>
        </w:tc>
        <w:tc>
          <w:tcPr>
            <w:tcW w:w="970" w:type="dxa"/>
            <w:tcBorders>
              <w:top w:val="nil"/>
              <w:left w:val="nil"/>
              <w:bottom w:val="single" w:sz="5" w:space="0" w:color="BFBFBF"/>
              <w:right w:val="single" w:sz="5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1CD011" w14:textId="77777777" w:rsidR="00D80D8A" w:rsidRDefault="00BE6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MUST</w:t>
            </w:r>
          </w:p>
        </w:tc>
        <w:tc>
          <w:tcPr>
            <w:tcW w:w="2984" w:type="dxa"/>
            <w:tcBorders>
              <w:top w:val="nil"/>
              <w:left w:val="nil"/>
              <w:bottom w:val="single" w:sz="5" w:space="0" w:color="BFBFBF"/>
              <w:right w:val="single" w:sz="5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671D34" w14:textId="77777777" w:rsidR="00D80D8A" w:rsidRDefault="00BE6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rPr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감지된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PII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의</w:t>
            </w:r>
            <w:proofErr w:type="spellEnd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마스킹</w:t>
            </w:r>
            <w:proofErr w:type="spellEnd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또는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가명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처리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지원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여부</w:t>
            </w:r>
          </w:p>
        </w:tc>
        <w:tc>
          <w:tcPr>
            <w:tcW w:w="3476" w:type="dxa"/>
            <w:tcBorders>
              <w:top w:val="nil"/>
              <w:left w:val="nil"/>
              <w:bottom w:val="single" w:sz="5" w:space="0" w:color="BFBFBF"/>
              <w:right w:val="single" w:sz="5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D825A3" w14:textId="77777777" w:rsidR="00D80D8A" w:rsidRDefault="00BE6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rPr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동일</w:t>
            </w:r>
          </w:p>
        </w:tc>
      </w:tr>
      <w:tr w:rsidR="00D80D8A" w14:paraId="547D5ED3" w14:textId="77777777">
        <w:trPr>
          <w:trHeight w:val="735"/>
        </w:trPr>
        <w:tc>
          <w:tcPr>
            <w:tcW w:w="1593" w:type="dxa"/>
            <w:tcBorders>
              <w:top w:val="nil"/>
              <w:left w:val="single" w:sz="5" w:space="0" w:color="BFBFBF"/>
              <w:bottom w:val="single" w:sz="5" w:space="0" w:color="BFBFBF"/>
              <w:right w:val="single" w:sz="5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23D781" w14:textId="77777777" w:rsidR="00D80D8A" w:rsidRDefault="00BE6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rPr>
                <w:b/>
                <w:bCs/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sz w:val="18"/>
                <w:szCs w:val="18"/>
              </w:rPr>
              <w:t>삭제</w:t>
            </w:r>
            <w:r>
              <w:rPr>
                <w:rFonts w:ascii="Arial Unicode MS" w:eastAsia="Arial Unicode MS" w:hAnsi="Arial Unicode MS" w:cs="Arial Unicode MS"/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  <w:sz w:val="18"/>
                <w:szCs w:val="18"/>
              </w:rPr>
              <w:t>권한</w:t>
            </w:r>
            <w:r>
              <w:rPr>
                <w:rFonts w:ascii="Arial Unicode MS" w:eastAsia="Arial Unicode MS" w:hAnsi="Arial Unicode MS" w:cs="Arial Unicode MS"/>
                <w:b/>
                <w:bCs/>
                <w:sz w:val="18"/>
                <w:szCs w:val="18"/>
              </w:rPr>
              <w:t xml:space="preserve"> (</w:t>
            </w:r>
            <w:r>
              <w:rPr>
                <w:rFonts w:ascii="Arial Unicode MS" w:eastAsia="Arial Unicode MS" w:hAnsi="Arial Unicode MS" w:cs="Arial Unicode MS"/>
                <w:b/>
                <w:bCs/>
                <w:sz w:val="18"/>
                <w:szCs w:val="18"/>
              </w:rPr>
              <w:t>잊힐</w:t>
            </w:r>
            <w:r>
              <w:rPr>
                <w:rFonts w:ascii="Arial Unicode MS" w:eastAsia="Arial Unicode MS" w:hAnsi="Arial Unicode MS" w:cs="Arial Unicode MS"/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  <w:sz w:val="18"/>
                <w:szCs w:val="18"/>
              </w:rPr>
              <w:t>권리</w:t>
            </w:r>
            <w:r>
              <w:rPr>
                <w:rFonts w:ascii="Arial Unicode MS" w:eastAsia="Arial Unicode MS" w:hAnsi="Arial Unicode MS" w:cs="Arial Unicode MS"/>
                <w:b/>
                <w:bCs/>
                <w:sz w:val="18"/>
                <w:szCs w:val="18"/>
              </w:rPr>
              <w:t>)</w:t>
            </w:r>
          </w:p>
        </w:tc>
        <w:tc>
          <w:tcPr>
            <w:tcW w:w="970" w:type="dxa"/>
            <w:tcBorders>
              <w:top w:val="nil"/>
              <w:left w:val="nil"/>
              <w:bottom w:val="single" w:sz="5" w:space="0" w:color="BFBFBF"/>
              <w:right w:val="single" w:sz="5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0F625B" w14:textId="77777777" w:rsidR="00D80D8A" w:rsidRDefault="00BE6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MUST</w:t>
            </w:r>
          </w:p>
        </w:tc>
        <w:tc>
          <w:tcPr>
            <w:tcW w:w="2984" w:type="dxa"/>
            <w:tcBorders>
              <w:top w:val="nil"/>
              <w:left w:val="nil"/>
              <w:bottom w:val="single" w:sz="5" w:space="0" w:color="BFBFBF"/>
              <w:right w:val="single" w:sz="5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3D0585" w14:textId="77777777" w:rsidR="00D80D8A" w:rsidRDefault="00BE6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rPr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사용자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단위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메모리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전체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삭제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가능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여부</w:t>
            </w:r>
          </w:p>
        </w:tc>
        <w:tc>
          <w:tcPr>
            <w:tcW w:w="3476" w:type="dxa"/>
            <w:tcBorders>
              <w:top w:val="nil"/>
              <w:left w:val="nil"/>
              <w:bottom w:val="single" w:sz="5" w:space="0" w:color="BFBFBF"/>
              <w:right w:val="single" w:sz="5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09653C" w14:textId="77777777" w:rsidR="00D80D8A" w:rsidRDefault="00BE6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rPr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저장소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선정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(7.5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절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)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시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user_id</w:t>
            </w:r>
            <w:proofErr w:type="spellEnd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기반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삭제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가능한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저장소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선택</w:t>
            </w:r>
          </w:p>
        </w:tc>
      </w:tr>
      <w:tr w:rsidR="00D80D8A" w14:paraId="38CF521D" w14:textId="77777777">
        <w:trPr>
          <w:trHeight w:val="990"/>
        </w:trPr>
        <w:tc>
          <w:tcPr>
            <w:tcW w:w="1593" w:type="dxa"/>
            <w:tcBorders>
              <w:top w:val="nil"/>
              <w:left w:val="single" w:sz="5" w:space="0" w:color="BFBFBF"/>
              <w:bottom w:val="single" w:sz="5" w:space="0" w:color="BFBFBF"/>
              <w:right w:val="single" w:sz="5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ABAF0C" w14:textId="77777777" w:rsidR="00D80D8A" w:rsidRDefault="00BE6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rPr>
                <w:b/>
                <w:bCs/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sz w:val="18"/>
                <w:szCs w:val="18"/>
              </w:rPr>
              <w:t>메모리</w:t>
            </w:r>
            <w:r>
              <w:rPr>
                <w:rFonts w:ascii="Arial Unicode MS" w:eastAsia="Arial Unicode MS" w:hAnsi="Arial Unicode MS" w:cs="Arial Unicode MS"/>
                <w:b/>
                <w:bCs/>
                <w:sz w:val="18"/>
                <w:szCs w:val="18"/>
              </w:rPr>
              <w:t xml:space="preserve"> TTL</w:t>
            </w:r>
          </w:p>
        </w:tc>
        <w:tc>
          <w:tcPr>
            <w:tcW w:w="970" w:type="dxa"/>
            <w:tcBorders>
              <w:top w:val="nil"/>
              <w:left w:val="nil"/>
              <w:bottom w:val="single" w:sz="5" w:space="0" w:color="BFBFBF"/>
              <w:right w:val="single" w:sz="5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675CDE" w14:textId="77777777" w:rsidR="00D80D8A" w:rsidRDefault="00BE6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SHOULD</w:t>
            </w:r>
          </w:p>
        </w:tc>
        <w:tc>
          <w:tcPr>
            <w:tcW w:w="2984" w:type="dxa"/>
            <w:tcBorders>
              <w:top w:val="nil"/>
              <w:left w:val="nil"/>
              <w:bottom w:val="single" w:sz="5" w:space="0" w:color="BFBFBF"/>
              <w:right w:val="single" w:sz="5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626DA4" w14:textId="77777777" w:rsidR="00D80D8A" w:rsidRDefault="00BE6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rPr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메모리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유형별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만료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기한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설정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가능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여부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.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사내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보안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정책의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개인정보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보유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기간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준수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(MUST).</w:t>
            </w:r>
          </w:p>
        </w:tc>
        <w:tc>
          <w:tcPr>
            <w:tcW w:w="3476" w:type="dxa"/>
            <w:tcBorders>
              <w:top w:val="nil"/>
              <w:left w:val="nil"/>
              <w:bottom w:val="single" w:sz="5" w:space="0" w:color="BFBFBF"/>
              <w:right w:val="single" w:sz="5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1500DF" w14:textId="77777777" w:rsidR="00D80D8A" w:rsidRDefault="00BE6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rPr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TTL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미지원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저장소는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배치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삭제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방안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확보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후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도입</w:t>
            </w:r>
          </w:p>
        </w:tc>
      </w:tr>
      <w:tr w:rsidR="00D80D8A" w14:paraId="60AF0D43" w14:textId="77777777">
        <w:trPr>
          <w:trHeight w:val="990"/>
        </w:trPr>
        <w:tc>
          <w:tcPr>
            <w:tcW w:w="1593" w:type="dxa"/>
            <w:tcBorders>
              <w:top w:val="nil"/>
              <w:left w:val="single" w:sz="5" w:space="0" w:color="BFBFBF"/>
              <w:bottom w:val="single" w:sz="5" w:space="0" w:color="BFBFBF"/>
              <w:right w:val="single" w:sz="5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8DF9FB" w14:textId="77777777" w:rsidR="00D80D8A" w:rsidRDefault="00BE6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rPr>
                <w:b/>
                <w:bCs/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sz w:val="18"/>
                <w:szCs w:val="18"/>
              </w:rPr>
              <w:t>접근</w:t>
            </w:r>
            <w:r>
              <w:rPr>
                <w:rFonts w:ascii="Arial Unicode MS" w:eastAsia="Arial Unicode MS" w:hAnsi="Arial Unicode MS" w:cs="Arial Unicode MS"/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  <w:sz w:val="18"/>
                <w:szCs w:val="18"/>
              </w:rPr>
              <w:t>제어</w:t>
            </w:r>
          </w:p>
        </w:tc>
        <w:tc>
          <w:tcPr>
            <w:tcW w:w="970" w:type="dxa"/>
            <w:tcBorders>
              <w:top w:val="nil"/>
              <w:left w:val="nil"/>
              <w:bottom w:val="single" w:sz="5" w:space="0" w:color="BFBFBF"/>
              <w:right w:val="single" w:sz="5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BBC4AF" w14:textId="77777777" w:rsidR="00D80D8A" w:rsidRDefault="00BE6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MUST</w:t>
            </w:r>
          </w:p>
        </w:tc>
        <w:tc>
          <w:tcPr>
            <w:tcW w:w="2984" w:type="dxa"/>
            <w:tcBorders>
              <w:top w:val="nil"/>
              <w:left w:val="nil"/>
              <w:bottom w:val="single" w:sz="5" w:space="0" w:color="BFBFBF"/>
              <w:right w:val="single" w:sz="5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7557C0" w14:textId="77777777" w:rsidR="00D80D8A" w:rsidRDefault="00BE6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rPr>
                <w:sz w:val="18"/>
                <w:szCs w:val="18"/>
              </w:rPr>
            </w:pPr>
            <w:proofErr w:type="spellStart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Agent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별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·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사용자별</w:t>
            </w:r>
            <w:proofErr w:type="spellEnd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메모리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접근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범위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통제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가능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여부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. 7.7.1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공유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패턴과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연계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.</w:t>
            </w:r>
          </w:p>
        </w:tc>
        <w:tc>
          <w:tcPr>
            <w:tcW w:w="3476" w:type="dxa"/>
            <w:tcBorders>
              <w:top w:val="nil"/>
              <w:left w:val="nil"/>
              <w:bottom w:val="single" w:sz="5" w:space="0" w:color="BFBFBF"/>
              <w:right w:val="single" w:sz="5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B422FC" w14:textId="77777777" w:rsidR="00D80D8A" w:rsidRDefault="00BE6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rPr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7.7.1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공유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패턴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재검토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.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격리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(</w:t>
            </w:r>
            <w:proofErr w:type="spellStart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Isolated</w:t>
            </w:r>
            <w:proofErr w:type="spellEnd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)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패턴으로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전환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검토</w:t>
            </w:r>
          </w:p>
        </w:tc>
      </w:tr>
      <w:tr w:rsidR="00D80D8A" w14:paraId="4092D7B5" w14:textId="77777777">
        <w:trPr>
          <w:trHeight w:val="735"/>
        </w:trPr>
        <w:tc>
          <w:tcPr>
            <w:tcW w:w="1593" w:type="dxa"/>
            <w:tcBorders>
              <w:top w:val="nil"/>
              <w:left w:val="single" w:sz="5" w:space="0" w:color="BFBFBF"/>
              <w:bottom w:val="single" w:sz="5" w:space="0" w:color="BFBFBF"/>
              <w:right w:val="single" w:sz="5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9CBCF3" w14:textId="77777777" w:rsidR="00D80D8A" w:rsidRDefault="00BE6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rPr>
                <w:b/>
                <w:bCs/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sz w:val="18"/>
                <w:szCs w:val="18"/>
              </w:rPr>
              <w:lastRenderedPageBreak/>
              <w:t>감사</w:t>
            </w:r>
            <w:r>
              <w:rPr>
                <w:rFonts w:ascii="Arial Unicode MS" w:eastAsia="Arial Unicode MS" w:hAnsi="Arial Unicode MS" w:cs="Arial Unicode MS"/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  <w:sz w:val="18"/>
                <w:szCs w:val="18"/>
              </w:rPr>
              <w:t>로그</w:t>
            </w:r>
          </w:p>
        </w:tc>
        <w:tc>
          <w:tcPr>
            <w:tcW w:w="970" w:type="dxa"/>
            <w:tcBorders>
              <w:top w:val="nil"/>
              <w:left w:val="nil"/>
              <w:bottom w:val="single" w:sz="5" w:space="0" w:color="BFBFBF"/>
              <w:right w:val="single" w:sz="5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09888D" w14:textId="77777777" w:rsidR="00D80D8A" w:rsidRDefault="00BE6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SHOULD</w:t>
            </w:r>
          </w:p>
        </w:tc>
        <w:tc>
          <w:tcPr>
            <w:tcW w:w="2984" w:type="dxa"/>
            <w:tcBorders>
              <w:top w:val="nil"/>
              <w:left w:val="nil"/>
              <w:bottom w:val="single" w:sz="5" w:space="0" w:color="BFBFBF"/>
              <w:right w:val="single" w:sz="5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C84DA2" w14:textId="77777777" w:rsidR="00D80D8A" w:rsidRDefault="00BE6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rPr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메모리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R</w:t>
            </w:r>
            <w:proofErr w:type="spellEnd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/</w:t>
            </w:r>
            <w:proofErr w:type="spellStart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W</w:t>
            </w:r>
            <w:proofErr w:type="spellEnd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/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삭제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로그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기록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가능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여부</w:t>
            </w:r>
          </w:p>
        </w:tc>
        <w:tc>
          <w:tcPr>
            <w:tcW w:w="3476" w:type="dxa"/>
            <w:tcBorders>
              <w:top w:val="nil"/>
              <w:left w:val="nil"/>
              <w:bottom w:val="single" w:sz="5" w:space="0" w:color="BFBFBF"/>
              <w:right w:val="single" w:sz="5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571378" w14:textId="77777777" w:rsidR="00D80D8A" w:rsidRDefault="00BE6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rPr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사내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컴플라이언스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요건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확인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후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MUST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승격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여부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판단</w:t>
            </w:r>
          </w:p>
        </w:tc>
      </w:tr>
    </w:tbl>
    <w:p w14:paraId="5C6A10FF" w14:textId="77777777" w:rsidR="00D80D8A" w:rsidRDefault="00D80D8A">
      <w:pPr>
        <w:spacing w:before="240" w:after="80"/>
      </w:pPr>
    </w:p>
    <w:tbl>
      <w:tblPr>
        <w:tblStyle w:val="affffffffff6"/>
        <w:tblpPr w:leftFromText="180" w:rightFromText="180" w:topFromText="180" w:bottomFromText="180" w:vertAnchor="text" w:tblpX="61"/>
        <w:tblW w:w="901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015"/>
      </w:tblGrid>
      <w:tr w:rsidR="00D80D8A" w14:paraId="7F4F58E8" w14:textId="77777777">
        <w:trPr>
          <w:trHeight w:val="525"/>
        </w:trPr>
        <w:tc>
          <w:tcPr>
            <w:tcW w:w="9015" w:type="dxa"/>
            <w:tcBorders>
              <w:top w:val="single" w:sz="6" w:space="0" w:color="B0BEC5"/>
              <w:left w:val="single" w:sz="6" w:space="0" w:color="1B3A5C"/>
              <w:bottom w:val="single" w:sz="6" w:space="0" w:color="B0BEC5"/>
              <w:right w:val="single" w:sz="6" w:space="0" w:color="B0BEC5"/>
            </w:tcBorders>
            <w:shd w:val="clear" w:color="auto" w:fill="FFF8E1"/>
            <w:tcMar>
              <w:left w:w="160" w:type="dxa"/>
              <w:right w:w="160" w:type="dxa"/>
            </w:tcMar>
          </w:tcPr>
          <w:p w14:paraId="6C1AE319" w14:textId="77777777" w:rsidR="00D80D8A" w:rsidRDefault="00BE6280">
            <w:pPr>
              <w:shd w:val="clear" w:color="auto" w:fill="FFF8E1"/>
              <w:spacing w:after="120"/>
              <w:ind w:right="360"/>
              <w:rPr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sz w:val="18"/>
                <w:szCs w:val="18"/>
              </w:rPr>
              <w:t>[</w:t>
            </w:r>
            <w:r>
              <w:rPr>
                <w:rFonts w:ascii="Arial Unicode MS" w:eastAsia="Arial Unicode MS" w:hAnsi="Arial Unicode MS" w:cs="Arial Unicode MS"/>
                <w:b/>
                <w:bCs/>
                <w:sz w:val="18"/>
                <w:szCs w:val="18"/>
              </w:rPr>
              <w:t>참고</w:t>
            </w:r>
            <w:r>
              <w:rPr>
                <w:rFonts w:ascii="Arial Unicode MS" w:eastAsia="Arial Unicode MS" w:hAnsi="Arial Unicode MS" w:cs="Arial Unicode MS"/>
                <w:b/>
                <w:bCs/>
                <w:sz w:val="18"/>
                <w:szCs w:val="18"/>
              </w:rPr>
              <w:t>]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MUST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항목이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미충족된</w:t>
            </w:r>
            <w:proofErr w:type="spellEnd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상태로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도입할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경우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, 7.9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절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안티패턴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"PII </w:t>
            </w:r>
            <w:proofErr w:type="spellStart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미처리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"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에</w:t>
            </w:r>
            <w:proofErr w:type="spellEnd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해당하며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개인정보보호법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위반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위험이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있다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.</w:t>
            </w:r>
          </w:p>
          <w:p w14:paraId="5E871577" w14:textId="77777777" w:rsidR="00D80D8A" w:rsidRDefault="00BE6280">
            <w:pPr>
              <w:shd w:val="clear" w:color="auto" w:fill="FFF8E1"/>
              <w:spacing w:after="120"/>
              <w:ind w:right="360"/>
              <w:rPr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sz w:val="18"/>
                <w:szCs w:val="18"/>
              </w:rPr>
              <w:t>5</w:t>
            </w:r>
            <w:r>
              <w:rPr>
                <w:rFonts w:ascii="Arial Unicode MS" w:eastAsia="Arial Unicode MS" w:hAnsi="Arial Unicode MS" w:cs="Arial Unicode MS"/>
                <w:b/>
                <w:bCs/>
                <w:sz w:val="18"/>
                <w:szCs w:val="18"/>
              </w:rPr>
              <w:t>장</w:t>
            </w:r>
            <w:r>
              <w:rPr>
                <w:rFonts w:ascii="Arial Unicode MS" w:eastAsia="Arial Unicode MS" w:hAnsi="Arial Unicode MS" w:cs="Arial Unicode MS"/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  <w:sz w:val="18"/>
                <w:szCs w:val="18"/>
              </w:rPr>
              <w:t>연계</w:t>
            </w:r>
            <w:r>
              <w:rPr>
                <w:rFonts w:ascii="Arial Unicode MS" w:eastAsia="Arial Unicode MS" w:hAnsi="Arial Unicode MS" w:cs="Arial Unicode MS"/>
                <w:b/>
                <w:bCs/>
                <w:sz w:val="18"/>
                <w:szCs w:val="18"/>
              </w:rPr>
              <w:t xml:space="preserve">: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5.2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절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보안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경계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설계의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민감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데이터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등급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분류를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메모리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저장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정책에도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동일하게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적용한다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(SHOULD).</w:t>
            </w:r>
          </w:p>
        </w:tc>
      </w:tr>
    </w:tbl>
    <w:p w14:paraId="2212C4F4" w14:textId="77777777" w:rsidR="00D80D8A" w:rsidRDefault="00BE6280">
      <w:pPr>
        <w:pStyle w:val="4"/>
        <w:keepNext w:val="0"/>
        <w:keepLines w:val="0"/>
      </w:pPr>
      <w:bookmarkStart w:id="213" w:name="_jku73xm8kbgu" w:colFirst="0" w:colLast="0"/>
      <w:bookmarkEnd w:id="213"/>
      <w:r>
        <w:rPr>
          <w:rFonts w:ascii="Arial Unicode MS" w:eastAsia="Arial Unicode MS" w:hAnsi="Arial Unicode MS" w:cs="Arial Unicode MS"/>
        </w:rPr>
        <w:t xml:space="preserve">7.7.3 </w:t>
      </w:r>
      <w:r>
        <w:rPr>
          <w:rFonts w:ascii="Arial Unicode MS" w:eastAsia="Arial Unicode MS" w:hAnsi="Arial Unicode MS" w:cs="Arial Unicode MS"/>
        </w:rPr>
        <w:t>비용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추정</w:t>
      </w:r>
    </w:p>
    <w:p w14:paraId="451A841B" w14:textId="77777777" w:rsidR="00D80D8A" w:rsidRDefault="00BE6280">
      <w:pPr>
        <w:spacing w:before="240" w:after="120"/>
      </w:pPr>
      <w:commentRangeStart w:id="214"/>
      <w:commentRangeStart w:id="215"/>
      <w:r>
        <w:rPr>
          <w:rFonts w:ascii="Arial Unicode MS" w:eastAsia="Arial Unicode MS" w:hAnsi="Arial Unicode MS" w:cs="Arial Unicode MS"/>
        </w:rPr>
        <w:t>메모리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전략별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추가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비용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요소를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사전에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추정하여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기술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선정의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비용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근거로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활용한다</w:t>
      </w:r>
      <w:r>
        <w:rPr>
          <w:rFonts w:ascii="Arial Unicode MS" w:eastAsia="Arial Unicode MS" w:hAnsi="Arial Unicode MS" w:cs="Arial Unicode MS"/>
        </w:rPr>
        <w:t>(SHOULD).</w:t>
      </w:r>
      <w:commentRangeEnd w:id="214"/>
      <w:r>
        <w:commentReference w:id="214"/>
      </w:r>
      <w:commentRangeEnd w:id="215"/>
      <w:r>
        <w:commentReference w:id="215"/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월간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비용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산출은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아래</w:t>
      </w:r>
      <w:r>
        <w:rPr>
          <w:rFonts w:ascii="Arial Unicode MS" w:eastAsia="Arial Unicode MS" w:hAnsi="Arial Unicode MS" w:cs="Arial Unicode MS"/>
        </w:rPr>
        <w:t xml:space="preserve"> "</w:t>
      </w:r>
      <w:r>
        <w:rPr>
          <w:rFonts w:ascii="Arial Unicode MS" w:eastAsia="Arial Unicode MS" w:hAnsi="Arial Unicode MS" w:cs="Arial Unicode MS"/>
        </w:rPr>
        <w:t>비용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추정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공식</w:t>
      </w:r>
      <w:r>
        <w:rPr>
          <w:rFonts w:ascii="Arial Unicode MS" w:eastAsia="Arial Unicode MS" w:hAnsi="Arial Unicode MS" w:cs="Arial Unicode MS"/>
        </w:rPr>
        <w:t xml:space="preserve"> (</w:t>
      </w:r>
      <w:r>
        <w:rPr>
          <w:rFonts w:ascii="Arial Unicode MS" w:eastAsia="Arial Unicode MS" w:hAnsi="Arial Unicode MS" w:cs="Arial Unicode MS"/>
        </w:rPr>
        <w:t>근사치</w:t>
      </w:r>
      <w:r>
        <w:rPr>
          <w:rFonts w:ascii="Arial Unicode MS" w:eastAsia="Arial Unicode MS" w:hAnsi="Arial Unicode MS" w:cs="Arial Unicode MS"/>
        </w:rPr>
        <w:t>)"</w:t>
      </w:r>
      <w:proofErr w:type="spellStart"/>
      <w:r>
        <w:rPr>
          <w:rFonts w:ascii="Arial Unicode MS" w:eastAsia="Arial Unicode MS" w:hAnsi="Arial Unicode MS" w:cs="Arial Unicode MS"/>
        </w:rPr>
        <w:t>를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참고한다</w:t>
      </w:r>
      <w:r>
        <w:rPr>
          <w:rFonts w:ascii="Arial Unicode MS" w:eastAsia="Arial Unicode MS" w:hAnsi="Arial Unicode MS" w:cs="Arial Unicode MS"/>
        </w:rPr>
        <w:t>.</w:t>
      </w:r>
    </w:p>
    <w:tbl>
      <w:tblPr>
        <w:tblStyle w:val="affffffffff7"/>
        <w:tblW w:w="900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90"/>
        <w:gridCol w:w="2205"/>
        <w:gridCol w:w="2160"/>
        <w:gridCol w:w="2745"/>
      </w:tblGrid>
      <w:tr w:rsidR="00D80D8A" w14:paraId="496101CF" w14:textId="77777777">
        <w:trPr>
          <w:trHeight w:val="435"/>
        </w:trPr>
        <w:tc>
          <w:tcPr>
            <w:tcW w:w="1890" w:type="dxa"/>
            <w:tcBorders>
              <w:top w:val="single" w:sz="5" w:space="0" w:color="F0F4F8"/>
              <w:left w:val="single" w:sz="5" w:space="0" w:color="F0F4F8"/>
              <w:bottom w:val="single" w:sz="5" w:space="0" w:color="F0F4F8"/>
              <w:right w:val="single" w:sz="5" w:space="0" w:color="F0F4F8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4AD3E1" w14:textId="77777777" w:rsidR="00D80D8A" w:rsidRDefault="00BE6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jc w:val="center"/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  <w:sz w:val="20"/>
                <w:szCs w:val="20"/>
              </w:rPr>
              <w:t>메모리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  <w:sz w:val="20"/>
                <w:szCs w:val="20"/>
              </w:rPr>
              <w:t>유형</w:t>
            </w:r>
          </w:p>
        </w:tc>
        <w:tc>
          <w:tcPr>
            <w:tcW w:w="2205" w:type="dxa"/>
            <w:tcBorders>
              <w:top w:val="single" w:sz="5" w:space="0" w:color="F0F4F8"/>
              <w:left w:val="single" w:sz="5" w:space="0" w:color="F0F4F8"/>
              <w:bottom w:val="single" w:sz="5" w:space="0" w:color="F0F4F8"/>
              <w:right w:val="single" w:sz="5" w:space="0" w:color="F0F4F8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AF30EF" w14:textId="77777777" w:rsidR="00D80D8A" w:rsidRDefault="00BE6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jc w:val="center"/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  <w:sz w:val="20"/>
                <w:szCs w:val="20"/>
              </w:rPr>
              <w:t>추가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  <w:sz w:val="20"/>
                <w:szCs w:val="20"/>
              </w:rPr>
              <w:t xml:space="preserve"> LLM 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  <w:sz w:val="20"/>
                <w:szCs w:val="20"/>
              </w:rPr>
              <w:t>호출</w:t>
            </w:r>
          </w:p>
        </w:tc>
        <w:tc>
          <w:tcPr>
            <w:tcW w:w="2160" w:type="dxa"/>
            <w:tcBorders>
              <w:top w:val="single" w:sz="5" w:space="0" w:color="F0F4F8"/>
              <w:left w:val="single" w:sz="5" w:space="0" w:color="F0F4F8"/>
              <w:bottom w:val="single" w:sz="5" w:space="0" w:color="F0F4F8"/>
              <w:right w:val="single" w:sz="5" w:space="0" w:color="F0F4F8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F524A1" w14:textId="77777777" w:rsidR="00D80D8A" w:rsidRDefault="00BE6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jc w:val="center"/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  <w:sz w:val="20"/>
                <w:szCs w:val="20"/>
              </w:rPr>
              <w:t>저장소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  <w:sz w:val="20"/>
                <w:szCs w:val="20"/>
              </w:rPr>
              <w:t>비용</w:t>
            </w:r>
          </w:p>
        </w:tc>
        <w:tc>
          <w:tcPr>
            <w:tcW w:w="2745" w:type="dxa"/>
            <w:tcBorders>
              <w:top w:val="single" w:sz="5" w:space="0" w:color="F0F4F8"/>
              <w:left w:val="single" w:sz="5" w:space="0" w:color="F0F4F8"/>
              <w:bottom w:val="single" w:sz="5" w:space="0" w:color="F0F4F8"/>
              <w:right w:val="single" w:sz="5" w:space="0" w:color="F0F4F8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8B0C3B" w14:textId="77777777" w:rsidR="00D80D8A" w:rsidRDefault="00BE6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jc w:val="center"/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  <w:sz w:val="20"/>
                <w:szCs w:val="20"/>
              </w:rPr>
              <w:t>비고</w:t>
            </w:r>
          </w:p>
        </w:tc>
      </w:tr>
      <w:tr w:rsidR="00D80D8A" w14:paraId="186D89FF" w14:textId="77777777">
        <w:trPr>
          <w:trHeight w:val="435"/>
        </w:trPr>
        <w:tc>
          <w:tcPr>
            <w:tcW w:w="1890" w:type="dxa"/>
            <w:tcBorders>
              <w:top w:val="single" w:sz="5" w:space="0" w:color="F0F4F8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8F3BE4" w14:textId="77777777" w:rsidR="00D80D8A" w:rsidRDefault="00BE6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rPr>
                <w:sz w:val="18"/>
                <w:szCs w:val="18"/>
              </w:rPr>
            </w:pPr>
            <w:proofErr w:type="spellStart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Short-Term</w:t>
            </w:r>
            <w:proofErr w:type="spellEnd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(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전체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)</w:t>
            </w:r>
          </w:p>
        </w:tc>
        <w:tc>
          <w:tcPr>
            <w:tcW w:w="2205" w:type="dxa"/>
            <w:tcBorders>
              <w:top w:val="single" w:sz="5" w:space="0" w:color="F0F4F8"/>
              <w:left w:val="nil"/>
              <w:bottom w:val="single" w:sz="5" w:space="0" w:color="CCCCCC"/>
              <w:right w:val="single" w:sz="5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F95D8F" w14:textId="77777777" w:rsidR="00D80D8A" w:rsidRDefault="00BE6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rPr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없음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Summary</w:t>
            </w:r>
            <w:proofErr w:type="spellEnd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제외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)</w:t>
            </w:r>
          </w:p>
        </w:tc>
        <w:tc>
          <w:tcPr>
            <w:tcW w:w="2160" w:type="dxa"/>
            <w:tcBorders>
              <w:top w:val="single" w:sz="5" w:space="0" w:color="F0F4F8"/>
              <w:left w:val="nil"/>
              <w:bottom w:val="single" w:sz="5" w:space="0" w:color="CCCCCC"/>
              <w:right w:val="single" w:sz="5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873EF1" w14:textId="77777777" w:rsidR="00D80D8A" w:rsidRDefault="00BE6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rPr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없음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(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컨텍스트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내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)</w:t>
            </w:r>
          </w:p>
        </w:tc>
        <w:tc>
          <w:tcPr>
            <w:tcW w:w="2745" w:type="dxa"/>
            <w:tcBorders>
              <w:top w:val="single" w:sz="5" w:space="0" w:color="F0F4F8"/>
              <w:left w:val="nil"/>
              <w:bottom w:val="single" w:sz="5" w:space="0" w:color="CCCCCC"/>
              <w:right w:val="single" w:sz="5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869776" w14:textId="77777777" w:rsidR="00D80D8A" w:rsidRDefault="00BE6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rPr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토큰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비용은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대화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길이에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비례</w:t>
            </w:r>
          </w:p>
        </w:tc>
      </w:tr>
      <w:tr w:rsidR="00D80D8A" w14:paraId="1B416B81" w14:textId="77777777">
        <w:trPr>
          <w:trHeight w:val="435"/>
        </w:trPr>
        <w:tc>
          <w:tcPr>
            <w:tcW w:w="1890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53C67E" w14:textId="77777777" w:rsidR="00D80D8A" w:rsidRDefault="00BE6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Summary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Memory</w:t>
            </w:r>
            <w:proofErr w:type="spellEnd"/>
          </w:p>
        </w:tc>
        <w:tc>
          <w:tcPr>
            <w:tcW w:w="2205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F294DB" w14:textId="77777777" w:rsidR="00D80D8A" w:rsidRDefault="00BE6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rPr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세션당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1~N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회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요약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호출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458187" w14:textId="77777777" w:rsidR="00D80D8A" w:rsidRDefault="00BE6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rPr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RDBMS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저장</w:t>
            </w:r>
          </w:p>
        </w:tc>
        <w:tc>
          <w:tcPr>
            <w:tcW w:w="2745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870E6F" w14:textId="77777777" w:rsidR="00D80D8A" w:rsidRDefault="00BE6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rPr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요약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빈도에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따라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변동</w:t>
            </w:r>
          </w:p>
        </w:tc>
      </w:tr>
      <w:tr w:rsidR="00D80D8A" w14:paraId="54D4422A" w14:textId="77777777">
        <w:trPr>
          <w:trHeight w:val="435"/>
        </w:trPr>
        <w:tc>
          <w:tcPr>
            <w:tcW w:w="1890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C5E9AA" w14:textId="77777777" w:rsidR="00D80D8A" w:rsidRDefault="00BE6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Semantic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Memory</w:t>
            </w:r>
            <w:proofErr w:type="spellEnd"/>
          </w:p>
        </w:tc>
        <w:tc>
          <w:tcPr>
            <w:tcW w:w="2205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A1E245" w14:textId="77777777" w:rsidR="00D80D8A" w:rsidRDefault="00BE6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rPr>
                <w:sz w:val="18"/>
                <w:szCs w:val="18"/>
              </w:rPr>
            </w:pPr>
            <w:proofErr w:type="spellStart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임베딩</w:t>
            </w:r>
            <w:proofErr w:type="spellEnd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호출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(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메시지당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)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723DCB" w14:textId="77777777" w:rsidR="00D80D8A" w:rsidRDefault="00BE6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rPr>
                <w:sz w:val="18"/>
                <w:szCs w:val="18"/>
              </w:rPr>
            </w:pPr>
            <w:proofErr w:type="spellStart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Vector</w:t>
            </w:r>
            <w:proofErr w:type="spellEnd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DB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운영비</w:t>
            </w:r>
          </w:p>
        </w:tc>
        <w:tc>
          <w:tcPr>
            <w:tcW w:w="2745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B96E96" w14:textId="77777777" w:rsidR="00D80D8A" w:rsidRDefault="00BE6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rPr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8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장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Embedding</w:t>
            </w:r>
            <w:proofErr w:type="spellEnd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모델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비용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참조</w:t>
            </w:r>
          </w:p>
        </w:tc>
      </w:tr>
      <w:tr w:rsidR="00D80D8A" w14:paraId="13B6B4E6" w14:textId="77777777">
        <w:trPr>
          <w:trHeight w:val="435"/>
        </w:trPr>
        <w:tc>
          <w:tcPr>
            <w:tcW w:w="1890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FB1EA5" w14:textId="77777777" w:rsidR="00D80D8A" w:rsidRDefault="00BE6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Episodic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Memory</w:t>
            </w:r>
            <w:proofErr w:type="spellEnd"/>
          </w:p>
        </w:tc>
        <w:tc>
          <w:tcPr>
            <w:tcW w:w="2205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D39487" w14:textId="77777777" w:rsidR="00D80D8A" w:rsidRDefault="00BE6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rPr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에피소드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추출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LLM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호출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F5F129" w14:textId="77777777" w:rsidR="00D80D8A" w:rsidRDefault="00BE6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RDBMS + </w:t>
            </w:r>
            <w:proofErr w:type="spellStart"/>
            <w:r>
              <w:rPr>
                <w:sz w:val="18"/>
                <w:szCs w:val="18"/>
              </w:rPr>
              <w:t>Vector</w:t>
            </w:r>
            <w:proofErr w:type="spellEnd"/>
            <w:r>
              <w:rPr>
                <w:sz w:val="18"/>
                <w:szCs w:val="18"/>
              </w:rPr>
              <w:t xml:space="preserve"> DB</w:t>
            </w:r>
          </w:p>
        </w:tc>
        <w:tc>
          <w:tcPr>
            <w:tcW w:w="2745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317DDF" w14:textId="77777777" w:rsidR="00D80D8A" w:rsidRDefault="00BE6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rPr>
                <w:sz w:val="18"/>
                <w:szCs w:val="18"/>
              </w:rPr>
            </w:pPr>
            <w:proofErr w:type="spellStart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Task</w:t>
            </w:r>
            <w:proofErr w:type="spellEnd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완료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시점에만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발생</w:t>
            </w:r>
          </w:p>
        </w:tc>
      </w:tr>
      <w:tr w:rsidR="00D80D8A" w14:paraId="5EDF9107" w14:textId="77777777">
        <w:trPr>
          <w:trHeight w:val="435"/>
        </w:trPr>
        <w:tc>
          <w:tcPr>
            <w:tcW w:w="1890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4689B5" w14:textId="77777777" w:rsidR="00D80D8A" w:rsidRDefault="00BE6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Entity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Memory</w:t>
            </w:r>
            <w:proofErr w:type="spellEnd"/>
          </w:p>
        </w:tc>
        <w:tc>
          <w:tcPr>
            <w:tcW w:w="2205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1DE0C3" w14:textId="77777777" w:rsidR="00D80D8A" w:rsidRDefault="00BE6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rPr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NER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또는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LLM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추출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4463EB" w14:textId="77777777" w:rsidR="00D80D8A" w:rsidRDefault="00BE6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rPr>
                <w:sz w:val="18"/>
                <w:szCs w:val="18"/>
              </w:rPr>
            </w:pPr>
            <w:proofErr w:type="gramStart"/>
            <w:r>
              <w:rPr>
                <w:sz w:val="18"/>
                <w:szCs w:val="18"/>
              </w:rPr>
              <w:t>RDBMS /</w:t>
            </w:r>
            <w:proofErr w:type="gramEnd"/>
            <w:r>
              <w:rPr>
                <w:sz w:val="18"/>
                <w:szCs w:val="18"/>
              </w:rPr>
              <w:t xml:space="preserve"> KV </w:t>
            </w:r>
            <w:proofErr w:type="spellStart"/>
            <w:r>
              <w:rPr>
                <w:sz w:val="18"/>
                <w:szCs w:val="18"/>
              </w:rPr>
              <w:t>Store</w:t>
            </w:r>
            <w:proofErr w:type="spellEnd"/>
          </w:p>
        </w:tc>
        <w:tc>
          <w:tcPr>
            <w:tcW w:w="2745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BA085C" w14:textId="77777777" w:rsidR="00D80D8A" w:rsidRDefault="00BE6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rPr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NER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사용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시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LLM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비용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절감</w:t>
            </w:r>
          </w:p>
        </w:tc>
      </w:tr>
      <w:tr w:rsidR="00D80D8A" w14:paraId="4DE135D4" w14:textId="77777777">
        <w:trPr>
          <w:trHeight w:val="435"/>
        </w:trPr>
        <w:tc>
          <w:tcPr>
            <w:tcW w:w="1890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CBB10E" w14:textId="77777777" w:rsidR="00D80D8A" w:rsidRDefault="00BE6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User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Preferences</w:t>
            </w:r>
            <w:proofErr w:type="spellEnd"/>
          </w:p>
        </w:tc>
        <w:tc>
          <w:tcPr>
            <w:tcW w:w="2205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543510" w14:textId="77777777" w:rsidR="00D80D8A" w:rsidRDefault="00BE6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rPr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패턴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매칭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시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없음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846B86" w14:textId="77777777" w:rsidR="00D80D8A" w:rsidRDefault="00BE6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KV </w:t>
            </w:r>
            <w:proofErr w:type="spellStart"/>
            <w:proofErr w:type="gramStart"/>
            <w:r>
              <w:rPr>
                <w:sz w:val="18"/>
                <w:szCs w:val="18"/>
              </w:rPr>
              <w:t>Store</w:t>
            </w:r>
            <w:proofErr w:type="spellEnd"/>
            <w:r>
              <w:rPr>
                <w:sz w:val="18"/>
                <w:szCs w:val="18"/>
              </w:rPr>
              <w:t xml:space="preserve"> /</w:t>
            </w:r>
            <w:proofErr w:type="gramEnd"/>
            <w:r>
              <w:rPr>
                <w:sz w:val="18"/>
                <w:szCs w:val="18"/>
              </w:rPr>
              <w:t xml:space="preserve"> RDBMS</w:t>
            </w:r>
          </w:p>
        </w:tc>
        <w:tc>
          <w:tcPr>
            <w:tcW w:w="2745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1DBCCF" w14:textId="77777777" w:rsidR="00D80D8A" w:rsidRDefault="00BE6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rPr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가장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경량</w:t>
            </w:r>
          </w:p>
        </w:tc>
      </w:tr>
    </w:tbl>
    <w:p w14:paraId="53DADDAE" w14:textId="77777777" w:rsidR="00D80D8A" w:rsidRDefault="00BE6280">
      <w:pPr>
        <w:spacing w:before="240" w:after="80"/>
      </w:pPr>
      <w:r>
        <w:t xml:space="preserve"> </w:t>
      </w:r>
    </w:p>
    <w:p w14:paraId="0E7749FC" w14:textId="77777777" w:rsidR="00D80D8A" w:rsidRDefault="00BE6280">
      <w:pPr>
        <w:spacing w:before="240" w:after="120"/>
        <w:rPr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>비용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추정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공식</w:t>
      </w:r>
      <w:r>
        <w:rPr>
          <w:rFonts w:ascii="Arial Unicode MS" w:eastAsia="Arial Unicode MS" w:hAnsi="Arial Unicode MS" w:cs="Arial Unicode MS"/>
          <w:b/>
          <w:bCs/>
        </w:rPr>
        <w:t xml:space="preserve"> (</w:t>
      </w:r>
      <w:r>
        <w:rPr>
          <w:rFonts w:ascii="Arial Unicode MS" w:eastAsia="Arial Unicode MS" w:hAnsi="Arial Unicode MS" w:cs="Arial Unicode MS"/>
          <w:b/>
          <w:bCs/>
        </w:rPr>
        <w:t>근사치</w:t>
      </w:r>
      <w:r>
        <w:rPr>
          <w:rFonts w:ascii="Arial Unicode MS" w:eastAsia="Arial Unicode MS" w:hAnsi="Arial Unicode MS" w:cs="Arial Unicode MS"/>
          <w:b/>
          <w:bCs/>
        </w:rPr>
        <w:t>)</w:t>
      </w:r>
    </w:p>
    <w:p w14:paraId="115DFFFF" w14:textId="77777777" w:rsidR="00D80D8A" w:rsidRDefault="00BE6280">
      <w:pPr>
        <w:pBdr>
          <w:top w:val="nil"/>
          <w:left w:val="nil"/>
          <w:bottom w:val="nil"/>
          <w:right w:val="nil"/>
          <w:between w:val="nil"/>
        </w:pBdr>
        <w:spacing w:before="240" w:after="120"/>
        <w:rPr>
          <w:color w:val="434343"/>
          <w:sz w:val="19"/>
          <w:szCs w:val="19"/>
        </w:rPr>
      </w:pPr>
      <w:proofErr w:type="spellStart"/>
      <w:r>
        <w:rPr>
          <w:rFonts w:ascii="Arial Unicode MS" w:eastAsia="Arial Unicode MS" w:hAnsi="Arial Unicode MS" w:cs="Arial Unicode MS"/>
          <w:b/>
          <w:bCs/>
          <w:color w:val="434343"/>
          <w:sz w:val="19"/>
          <w:szCs w:val="19"/>
        </w:rPr>
        <w:t>Summary</w:t>
      </w:r>
      <w:proofErr w:type="spellEnd"/>
      <w:r>
        <w:rPr>
          <w:rFonts w:ascii="Arial Unicode MS" w:eastAsia="Arial Unicode MS" w:hAnsi="Arial Unicode MS" w:cs="Arial Unicode MS"/>
          <w:b/>
          <w:bCs/>
          <w:color w:val="434343"/>
          <w:sz w:val="19"/>
          <w:szCs w:val="19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b/>
          <w:bCs/>
          <w:color w:val="434343"/>
          <w:sz w:val="19"/>
          <w:szCs w:val="19"/>
        </w:rPr>
        <w:t>Memory</w:t>
      </w:r>
      <w:proofErr w:type="spellEnd"/>
      <w:r>
        <w:rPr>
          <w:rFonts w:ascii="Arial Unicode MS" w:eastAsia="Arial Unicode MS" w:hAnsi="Arial Unicode MS" w:cs="Arial Unicode MS"/>
          <w:b/>
          <w:bCs/>
          <w:color w:val="434343"/>
          <w:sz w:val="19"/>
          <w:szCs w:val="19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color w:val="434343"/>
          <w:sz w:val="19"/>
          <w:szCs w:val="19"/>
        </w:rPr>
        <w:t>월간</w:t>
      </w:r>
      <w:r>
        <w:rPr>
          <w:rFonts w:ascii="Arial Unicode MS" w:eastAsia="Arial Unicode MS" w:hAnsi="Arial Unicode MS" w:cs="Arial Unicode MS"/>
          <w:b/>
          <w:bCs/>
          <w:color w:val="434343"/>
          <w:sz w:val="19"/>
          <w:szCs w:val="19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color w:val="434343"/>
          <w:sz w:val="19"/>
          <w:szCs w:val="19"/>
        </w:rPr>
        <w:t>비용</w:t>
      </w:r>
      <w:r>
        <w:rPr>
          <w:rFonts w:ascii="Arial Unicode MS" w:eastAsia="Arial Unicode MS" w:hAnsi="Arial Unicode MS" w:cs="Arial Unicode MS"/>
          <w:color w:val="434343"/>
          <w:sz w:val="19"/>
          <w:szCs w:val="19"/>
        </w:rPr>
        <w:t xml:space="preserve"> ≈ </w:t>
      </w:r>
      <w:proofErr w:type="spellStart"/>
      <w:r>
        <w:rPr>
          <w:rFonts w:ascii="Arial Unicode MS" w:eastAsia="Arial Unicode MS" w:hAnsi="Arial Unicode MS" w:cs="Arial Unicode MS"/>
          <w:color w:val="434343"/>
          <w:sz w:val="19"/>
          <w:szCs w:val="19"/>
        </w:rPr>
        <w:t>S</w:t>
      </w:r>
      <w:proofErr w:type="spellEnd"/>
      <w:r>
        <w:rPr>
          <w:rFonts w:ascii="Arial Unicode MS" w:eastAsia="Arial Unicode MS" w:hAnsi="Arial Unicode MS" w:cs="Arial Unicode MS"/>
          <w:color w:val="434343"/>
          <w:sz w:val="19"/>
          <w:szCs w:val="19"/>
        </w:rPr>
        <w:t xml:space="preserve"> × </w:t>
      </w:r>
      <w:proofErr w:type="spellStart"/>
      <w:r>
        <w:rPr>
          <w:rFonts w:ascii="Arial Unicode MS" w:eastAsia="Arial Unicode MS" w:hAnsi="Arial Unicode MS" w:cs="Arial Unicode MS"/>
          <w:color w:val="434343"/>
          <w:sz w:val="19"/>
          <w:szCs w:val="19"/>
        </w:rPr>
        <w:t>R</w:t>
      </w:r>
      <w:proofErr w:type="spellEnd"/>
      <w:r>
        <w:rPr>
          <w:rFonts w:ascii="Arial Unicode MS" w:eastAsia="Arial Unicode MS" w:hAnsi="Arial Unicode MS" w:cs="Arial Unicode MS"/>
          <w:color w:val="434343"/>
          <w:sz w:val="19"/>
          <w:szCs w:val="19"/>
        </w:rPr>
        <w:t xml:space="preserve"> × 30 × (</w:t>
      </w:r>
      <w:proofErr w:type="spellStart"/>
      <w:r>
        <w:rPr>
          <w:rFonts w:ascii="Arial Unicode MS" w:eastAsia="Arial Unicode MS" w:hAnsi="Arial Unicode MS" w:cs="Arial Unicode MS"/>
          <w:color w:val="434343"/>
          <w:sz w:val="19"/>
          <w:szCs w:val="19"/>
        </w:rPr>
        <w:t>T_in</w:t>
      </w:r>
      <w:proofErr w:type="spellEnd"/>
      <w:r>
        <w:rPr>
          <w:rFonts w:ascii="Arial Unicode MS" w:eastAsia="Arial Unicode MS" w:hAnsi="Arial Unicode MS" w:cs="Arial Unicode MS"/>
          <w:color w:val="434343"/>
          <w:sz w:val="19"/>
          <w:szCs w:val="19"/>
        </w:rPr>
        <w:t xml:space="preserve"> + </w:t>
      </w:r>
      <w:proofErr w:type="spellStart"/>
      <w:r>
        <w:rPr>
          <w:rFonts w:ascii="Arial Unicode MS" w:eastAsia="Arial Unicode MS" w:hAnsi="Arial Unicode MS" w:cs="Arial Unicode MS"/>
          <w:color w:val="434343"/>
          <w:sz w:val="19"/>
          <w:szCs w:val="19"/>
        </w:rPr>
        <w:t>T_out</w:t>
      </w:r>
      <w:proofErr w:type="spellEnd"/>
      <w:r>
        <w:rPr>
          <w:rFonts w:ascii="Arial Unicode MS" w:eastAsia="Arial Unicode MS" w:hAnsi="Arial Unicode MS" w:cs="Arial Unicode MS"/>
          <w:color w:val="434343"/>
          <w:sz w:val="19"/>
          <w:szCs w:val="19"/>
        </w:rPr>
        <w:t xml:space="preserve">) × </w:t>
      </w:r>
      <w:proofErr w:type="spellStart"/>
      <w:r>
        <w:rPr>
          <w:rFonts w:ascii="Arial Unicode MS" w:eastAsia="Arial Unicode MS" w:hAnsi="Arial Unicode MS" w:cs="Arial Unicode MS"/>
          <w:color w:val="434343"/>
          <w:sz w:val="19"/>
          <w:szCs w:val="19"/>
        </w:rPr>
        <w:t>P_token</w:t>
      </w:r>
      <w:proofErr w:type="spellEnd"/>
    </w:p>
    <w:p w14:paraId="5E329CFF" w14:textId="77777777" w:rsidR="00D80D8A" w:rsidRDefault="00BE6280">
      <w:pPr>
        <w:pBdr>
          <w:top w:val="nil"/>
          <w:left w:val="nil"/>
          <w:bottom w:val="nil"/>
          <w:right w:val="nil"/>
          <w:between w:val="nil"/>
        </w:pBdr>
        <w:spacing w:before="240" w:after="120"/>
        <w:rPr>
          <w:color w:val="434343"/>
          <w:sz w:val="19"/>
          <w:szCs w:val="19"/>
        </w:rPr>
      </w:pPr>
      <w:r>
        <w:rPr>
          <w:rFonts w:ascii="Arial Unicode MS" w:eastAsia="Arial Unicode MS" w:hAnsi="Arial Unicode MS" w:cs="Arial Unicode MS"/>
          <w:color w:val="434343"/>
          <w:sz w:val="19"/>
          <w:szCs w:val="19"/>
        </w:rPr>
        <w:lastRenderedPageBreak/>
        <w:t>(</w:t>
      </w:r>
      <w:proofErr w:type="spellStart"/>
      <w:r>
        <w:rPr>
          <w:rFonts w:ascii="Arial Unicode MS" w:eastAsia="Arial Unicode MS" w:hAnsi="Arial Unicode MS" w:cs="Arial Unicode MS"/>
          <w:color w:val="434343"/>
          <w:sz w:val="19"/>
          <w:szCs w:val="19"/>
        </w:rPr>
        <w:t>S</w:t>
      </w:r>
      <w:proofErr w:type="spellEnd"/>
      <w:r>
        <w:rPr>
          <w:rFonts w:ascii="Arial Unicode MS" w:eastAsia="Arial Unicode MS" w:hAnsi="Arial Unicode MS" w:cs="Arial Unicode MS"/>
          <w:color w:val="434343"/>
          <w:sz w:val="19"/>
          <w:szCs w:val="19"/>
        </w:rPr>
        <w:t xml:space="preserve"> = </w:t>
      </w:r>
      <w:r>
        <w:rPr>
          <w:rFonts w:ascii="Arial Unicode MS" w:eastAsia="Arial Unicode MS" w:hAnsi="Arial Unicode MS" w:cs="Arial Unicode MS"/>
          <w:color w:val="434343"/>
          <w:sz w:val="19"/>
          <w:szCs w:val="19"/>
        </w:rPr>
        <w:t>일평균</w:t>
      </w:r>
      <w:r>
        <w:rPr>
          <w:rFonts w:ascii="Arial Unicode MS" w:eastAsia="Arial Unicode MS" w:hAnsi="Arial Unicode MS" w:cs="Arial Unicode MS"/>
          <w:color w:val="434343"/>
          <w:sz w:val="19"/>
          <w:szCs w:val="19"/>
        </w:rPr>
        <w:t xml:space="preserve"> </w:t>
      </w:r>
      <w:r>
        <w:rPr>
          <w:rFonts w:ascii="Arial Unicode MS" w:eastAsia="Arial Unicode MS" w:hAnsi="Arial Unicode MS" w:cs="Arial Unicode MS"/>
          <w:color w:val="434343"/>
          <w:sz w:val="19"/>
          <w:szCs w:val="19"/>
        </w:rPr>
        <w:t>세션</w:t>
      </w:r>
      <w:r>
        <w:rPr>
          <w:rFonts w:ascii="Arial Unicode MS" w:eastAsia="Arial Unicode MS" w:hAnsi="Arial Unicode MS" w:cs="Arial Unicode MS"/>
          <w:color w:val="434343"/>
          <w:sz w:val="19"/>
          <w:szCs w:val="19"/>
        </w:rPr>
        <w:t xml:space="preserve"> </w:t>
      </w:r>
      <w:r>
        <w:rPr>
          <w:rFonts w:ascii="Arial Unicode MS" w:eastAsia="Arial Unicode MS" w:hAnsi="Arial Unicode MS" w:cs="Arial Unicode MS"/>
          <w:color w:val="434343"/>
          <w:sz w:val="19"/>
          <w:szCs w:val="19"/>
        </w:rPr>
        <w:t>수</w:t>
      </w:r>
      <w:r>
        <w:rPr>
          <w:rFonts w:ascii="Arial Unicode MS" w:eastAsia="Arial Unicode MS" w:hAnsi="Arial Unicode MS" w:cs="Arial Unicode MS"/>
          <w:color w:val="434343"/>
          <w:sz w:val="19"/>
          <w:szCs w:val="19"/>
        </w:rPr>
        <w:t xml:space="preserve">, </w:t>
      </w:r>
      <w:proofErr w:type="spellStart"/>
      <w:r>
        <w:rPr>
          <w:rFonts w:ascii="Arial Unicode MS" w:eastAsia="Arial Unicode MS" w:hAnsi="Arial Unicode MS" w:cs="Arial Unicode MS"/>
          <w:color w:val="434343"/>
          <w:sz w:val="19"/>
          <w:szCs w:val="19"/>
        </w:rPr>
        <w:t>R</w:t>
      </w:r>
      <w:proofErr w:type="spellEnd"/>
      <w:r>
        <w:rPr>
          <w:rFonts w:ascii="Arial Unicode MS" w:eastAsia="Arial Unicode MS" w:hAnsi="Arial Unicode MS" w:cs="Arial Unicode MS"/>
          <w:color w:val="434343"/>
          <w:sz w:val="19"/>
          <w:szCs w:val="19"/>
        </w:rPr>
        <w:t xml:space="preserve"> = </w:t>
      </w:r>
      <w:r>
        <w:rPr>
          <w:rFonts w:ascii="Arial Unicode MS" w:eastAsia="Arial Unicode MS" w:hAnsi="Arial Unicode MS" w:cs="Arial Unicode MS"/>
          <w:color w:val="434343"/>
          <w:sz w:val="19"/>
          <w:szCs w:val="19"/>
        </w:rPr>
        <w:t>세션당</w:t>
      </w:r>
      <w:r>
        <w:rPr>
          <w:rFonts w:ascii="Arial Unicode MS" w:eastAsia="Arial Unicode MS" w:hAnsi="Arial Unicode MS" w:cs="Arial Unicode MS"/>
          <w:color w:val="434343"/>
          <w:sz w:val="19"/>
          <w:szCs w:val="19"/>
        </w:rPr>
        <w:t xml:space="preserve"> </w:t>
      </w:r>
      <w:r>
        <w:rPr>
          <w:rFonts w:ascii="Arial Unicode MS" w:eastAsia="Arial Unicode MS" w:hAnsi="Arial Unicode MS" w:cs="Arial Unicode MS"/>
          <w:color w:val="434343"/>
          <w:sz w:val="19"/>
          <w:szCs w:val="19"/>
        </w:rPr>
        <w:t>요약</w:t>
      </w:r>
      <w:r>
        <w:rPr>
          <w:rFonts w:ascii="Arial Unicode MS" w:eastAsia="Arial Unicode MS" w:hAnsi="Arial Unicode MS" w:cs="Arial Unicode MS"/>
          <w:color w:val="434343"/>
          <w:sz w:val="19"/>
          <w:szCs w:val="19"/>
        </w:rPr>
        <w:t xml:space="preserve"> </w:t>
      </w:r>
      <w:r>
        <w:rPr>
          <w:rFonts w:ascii="Arial Unicode MS" w:eastAsia="Arial Unicode MS" w:hAnsi="Arial Unicode MS" w:cs="Arial Unicode MS"/>
          <w:color w:val="434343"/>
          <w:sz w:val="19"/>
          <w:szCs w:val="19"/>
        </w:rPr>
        <w:t>호출</w:t>
      </w:r>
      <w:r>
        <w:rPr>
          <w:rFonts w:ascii="Arial Unicode MS" w:eastAsia="Arial Unicode MS" w:hAnsi="Arial Unicode MS" w:cs="Arial Unicode MS"/>
          <w:color w:val="434343"/>
          <w:sz w:val="19"/>
          <w:szCs w:val="19"/>
        </w:rPr>
        <w:t xml:space="preserve"> </w:t>
      </w:r>
      <w:r>
        <w:rPr>
          <w:rFonts w:ascii="Arial Unicode MS" w:eastAsia="Arial Unicode MS" w:hAnsi="Arial Unicode MS" w:cs="Arial Unicode MS"/>
          <w:color w:val="434343"/>
          <w:sz w:val="19"/>
          <w:szCs w:val="19"/>
        </w:rPr>
        <w:t>횟수</w:t>
      </w:r>
      <w:r>
        <w:rPr>
          <w:rFonts w:ascii="Arial Unicode MS" w:eastAsia="Arial Unicode MS" w:hAnsi="Arial Unicode MS" w:cs="Arial Unicode MS"/>
          <w:color w:val="434343"/>
          <w:sz w:val="19"/>
          <w:szCs w:val="19"/>
        </w:rPr>
        <w:t xml:space="preserve">, </w:t>
      </w:r>
      <w:proofErr w:type="spellStart"/>
      <w:r>
        <w:rPr>
          <w:rFonts w:ascii="Arial Unicode MS" w:eastAsia="Arial Unicode MS" w:hAnsi="Arial Unicode MS" w:cs="Arial Unicode MS"/>
          <w:color w:val="434343"/>
          <w:sz w:val="19"/>
          <w:szCs w:val="19"/>
        </w:rPr>
        <w:t>T_in</w:t>
      </w:r>
      <w:proofErr w:type="spellEnd"/>
      <w:r>
        <w:rPr>
          <w:rFonts w:ascii="Arial Unicode MS" w:eastAsia="Arial Unicode MS" w:hAnsi="Arial Unicode MS" w:cs="Arial Unicode MS"/>
          <w:color w:val="434343"/>
          <w:sz w:val="19"/>
          <w:szCs w:val="19"/>
        </w:rPr>
        <w:t>/</w:t>
      </w:r>
      <w:proofErr w:type="spellStart"/>
      <w:r>
        <w:rPr>
          <w:rFonts w:ascii="Arial Unicode MS" w:eastAsia="Arial Unicode MS" w:hAnsi="Arial Unicode MS" w:cs="Arial Unicode MS"/>
          <w:color w:val="434343"/>
          <w:sz w:val="19"/>
          <w:szCs w:val="19"/>
        </w:rPr>
        <w:t>T_out</w:t>
      </w:r>
      <w:proofErr w:type="spellEnd"/>
      <w:r>
        <w:rPr>
          <w:rFonts w:ascii="Arial Unicode MS" w:eastAsia="Arial Unicode MS" w:hAnsi="Arial Unicode MS" w:cs="Arial Unicode MS"/>
          <w:color w:val="434343"/>
          <w:sz w:val="19"/>
          <w:szCs w:val="19"/>
        </w:rPr>
        <w:t xml:space="preserve"> = </w:t>
      </w:r>
      <w:r>
        <w:rPr>
          <w:rFonts w:ascii="Arial Unicode MS" w:eastAsia="Arial Unicode MS" w:hAnsi="Arial Unicode MS" w:cs="Arial Unicode MS"/>
          <w:color w:val="434343"/>
          <w:sz w:val="19"/>
          <w:szCs w:val="19"/>
        </w:rPr>
        <w:t>요약</w:t>
      </w:r>
      <w:r>
        <w:rPr>
          <w:rFonts w:ascii="Arial Unicode MS" w:eastAsia="Arial Unicode MS" w:hAnsi="Arial Unicode MS" w:cs="Arial Unicode MS"/>
          <w:color w:val="434343"/>
          <w:sz w:val="19"/>
          <w:szCs w:val="19"/>
        </w:rPr>
        <w:t xml:space="preserve"> 1</w:t>
      </w:r>
      <w:r>
        <w:rPr>
          <w:rFonts w:ascii="Arial Unicode MS" w:eastAsia="Arial Unicode MS" w:hAnsi="Arial Unicode MS" w:cs="Arial Unicode MS"/>
          <w:color w:val="434343"/>
          <w:sz w:val="19"/>
          <w:szCs w:val="19"/>
        </w:rPr>
        <w:t>회당</w:t>
      </w:r>
      <w:r>
        <w:rPr>
          <w:rFonts w:ascii="Arial Unicode MS" w:eastAsia="Arial Unicode MS" w:hAnsi="Arial Unicode MS" w:cs="Arial Unicode MS"/>
          <w:color w:val="434343"/>
          <w:sz w:val="19"/>
          <w:szCs w:val="19"/>
        </w:rPr>
        <w:t xml:space="preserve"> </w:t>
      </w:r>
      <w:r>
        <w:rPr>
          <w:rFonts w:ascii="Arial Unicode MS" w:eastAsia="Arial Unicode MS" w:hAnsi="Arial Unicode MS" w:cs="Arial Unicode MS"/>
          <w:color w:val="434343"/>
          <w:sz w:val="19"/>
          <w:szCs w:val="19"/>
        </w:rPr>
        <w:t>입력</w:t>
      </w:r>
      <w:r>
        <w:rPr>
          <w:rFonts w:ascii="Arial Unicode MS" w:eastAsia="Arial Unicode MS" w:hAnsi="Arial Unicode MS" w:cs="Arial Unicode MS"/>
          <w:color w:val="434343"/>
          <w:sz w:val="19"/>
          <w:szCs w:val="19"/>
        </w:rPr>
        <w:t>/</w:t>
      </w:r>
      <w:r>
        <w:rPr>
          <w:rFonts w:ascii="Arial Unicode MS" w:eastAsia="Arial Unicode MS" w:hAnsi="Arial Unicode MS" w:cs="Arial Unicode MS"/>
          <w:color w:val="434343"/>
          <w:sz w:val="19"/>
          <w:szCs w:val="19"/>
        </w:rPr>
        <w:t>출력</w:t>
      </w:r>
      <w:r>
        <w:rPr>
          <w:rFonts w:ascii="Arial Unicode MS" w:eastAsia="Arial Unicode MS" w:hAnsi="Arial Unicode MS" w:cs="Arial Unicode MS"/>
          <w:color w:val="434343"/>
          <w:sz w:val="19"/>
          <w:szCs w:val="19"/>
        </w:rPr>
        <w:t xml:space="preserve"> </w:t>
      </w:r>
      <w:r>
        <w:rPr>
          <w:rFonts w:ascii="Arial Unicode MS" w:eastAsia="Arial Unicode MS" w:hAnsi="Arial Unicode MS" w:cs="Arial Unicode MS"/>
          <w:color w:val="434343"/>
          <w:sz w:val="19"/>
          <w:szCs w:val="19"/>
        </w:rPr>
        <w:t>토큰</w:t>
      </w:r>
      <w:r>
        <w:rPr>
          <w:rFonts w:ascii="Arial Unicode MS" w:eastAsia="Arial Unicode MS" w:hAnsi="Arial Unicode MS" w:cs="Arial Unicode MS"/>
          <w:color w:val="434343"/>
          <w:sz w:val="19"/>
          <w:szCs w:val="19"/>
        </w:rPr>
        <w:t xml:space="preserve">, </w:t>
      </w:r>
      <w:proofErr w:type="spellStart"/>
      <w:r>
        <w:rPr>
          <w:rFonts w:ascii="Arial Unicode MS" w:eastAsia="Arial Unicode MS" w:hAnsi="Arial Unicode MS" w:cs="Arial Unicode MS"/>
          <w:color w:val="434343"/>
          <w:sz w:val="19"/>
          <w:szCs w:val="19"/>
        </w:rPr>
        <w:t>P_token</w:t>
      </w:r>
      <w:proofErr w:type="spellEnd"/>
      <w:r>
        <w:rPr>
          <w:rFonts w:ascii="Arial Unicode MS" w:eastAsia="Arial Unicode MS" w:hAnsi="Arial Unicode MS" w:cs="Arial Unicode MS"/>
          <w:color w:val="434343"/>
          <w:sz w:val="19"/>
          <w:szCs w:val="19"/>
        </w:rPr>
        <w:t xml:space="preserve"> = </w:t>
      </w:r>
      <w:r>
        <w:rPr>
          <w:rFonts w:ascii="Arial Unicode MS" w:eastAsia="Arial Unicode MS" w:hAnsi="Arial Unicode MS" w:cs="Arial Unicode MS"/>
          <w:color w:val="434343"/>
          <w:sz w:val="19"/>
          <w:szCs w:val="19"/>
        </w:rPr>
        <w:t>토큰</w:t>
      </w:r>
      <w:r>
        <w:rPr>
          <w:rFonts w:ascii="Arial Unicode MS" w:eastAsia="Arial Unicode MS" w:hAnsi="Arial Unicode MS" w:cs="Arial Unicode MS"/>
          <w:color w:val="434343"/>
          <w:sz w:val="19"/>
          <w:szCs w:val="19"/>
        </w:rPr>
        <w:t xml:space="preserve"> </w:t>
      </w:r>
      <w:r>
        <w:rPr>
          <w:rFonts w:ascii="Arial Unicode MS" w:eastAsia="Arial Unicode MS" w:hAnsi="Arial Unicode MS" w:cs="Arial Unicode MS"/>
          <w:color w:val="434343"/>
          <w:sz w:val="19"/>
          <w:szCs w:val="19"/>
        </w:rPr>
        <w:t>단가</w:t>
      </w:r>
      <w:r>
        <w:rPr>
          <w:rFonts w:ascii="Arial Unicode MS" w:eastAsia="Arial Unicode MS" w:hAnsi="Arial Unicode MS" w:cs="Arial Unicode MS"/>
          <w:color w:val="434343"/>
          <w:sz w:val="19"/>
          <w:szCs w:val="19"/>
        </w:rPr>
        <w:t>)</w:t>
      </w:r>
    </w:p>
    <w:p w14:paraId="56BDC7CA" w14:textId="77777777" w:rsidR="00D80D8A" w:rsidRDefault="00BE6280">
      <w:pPr>
        <w:pBdr>
          <w:top w:val="nil"/>
          <w:left w:val="nil"/>
          <w:bottom w:val="nil"/>
          <w:right w:val="nil"/>
          <w:between w:val="nil"/>
        </w:pBdr>
        <w:spacing w:before="240" w:after="120"/>
        <w:rPr>
          <w:color w:val="434343"/>
          <w:sz w:val="19"/>
          <w:szCs w:val="19"/>
        </w:rPr>
      </w:pPr>
      <w:proofErr w:type="spellStart"/>
      <w:r>
        <w:rPr>
          <w:rFonts w:ascii="Arial Unicode MS" w:eastAsia="Arial Unicode MS" w:hAnsi="Arial Unicode MS" w:cs="Arial Unicode MS"/>
          <w:b/>
          <w:bCs/>
          <w:color w:val="434343"/>
          <w:sz w:val="19"/>
          <w:szCs w:val="19"/>
        </w:rPr>
        <w:t>Semantic</w:t>
      </w:r>
      <w:proofErr w:type="spellEnd"/>
      <w:r>
        <w:rPr>
          <w:rFonts w:ascii="Arial Unicode MS" w:eastAsia="Arial Unicode MS" w:hAnsi="Arial Unicode MS" w:cs="Arial Unicode MS"/>
          <w:b/>
          <w:bCs/>
          <w:color w:val="434343"/>
          <w:sz w:val="19"/>
          <w:szCs w:val="19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b/>
          <w:bCs/>
          <w:color w:val="434343"/>
          <w:sz w:val="19"/>
          <w:szCs w:val="19"/>
        </w:rPr>
        <w:t>Memory</w:t>
      </w:r>
      <w:proofErr w:type="spellEnd"/>
      <w:r>
        <w:rPr>
          <w:rFonts w:ascii="Arial Unicode MS" w:eastAsia="Arial Unicode MS" w:hAnsi="Arial Unicode MS" w:cs="Arial Unicode MS"/>
          <w:b/>
          <w:bCs/>
          <w:color w:val="434343"/>
          <w:sz w:val="19"/>
          <w:szCs w:val="19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color w:val="434343"/>
          <w:sz w:val="19"/>
          <w:szCs w:val="19"/>
        </w:rPr>
        <w:t>월간</w:t>
      </w:r>
      <w:r>
        <w:rPr>
          <w:rFonts w:ascii="Arial Unicode MS" w:eastAsia="Arial Unicode MS" w:hAnsi="Arial Unicode MS" w:cs="Arial Unicode MS"/>
          <w:b/>
          <w:bCs/>
          <w:color w:val="434343"/>
          <w:sz w:val="19"/>
          <w:szCs w:val="19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color w:val="434343"/>
          <w:sz w:val="19"/>
          <w:szCs w:val="19"/>
        </w:rPr>
        <w:t>비용</w:t>
      </w:r>
      <w:r>
        <w:rPr>
          <w:rFonts w:ascii="Arial Unicode MS" w:eastAsia="Arial Unicode MS" w:hAnsi="Arial Unicode MS" w:cs="Arial Unicode MS"/>
          <w:color w:val="434343"/>
          <w:sz w:val="19"/>
          <w:szCs w:val="19"/>
        </w:rPr>
        <w:t xml:space="preserve"> ≈ </w:t>
      </w:r>
      <w:proofErr w:type="spellStart"/>
      <w:r>
        <w:rPr>
          <w:rFonts w:ascii="Arial Unicode MS" w:eastAsia="Arial Unicode MS" w:hAnsi="Arial Unicode MS" w:cs="Arial Unicode MS"/>
          <w:color w:val="434343"/>
          <w:sz w:val="19"/>
          <w:szCs w:val="19"/>
        </w:rPr>
        <w:t>M</w:t>
      </w:r>
      <w:proofErr w:type="spellEnd"/>
      <w:r>
        <w:rPr>
          <w:rFonts w:ascii="Arial Unicode MS" w:eastAsia="Arial Unicode MS" w:hAnsi="Arial Unicode MS" w:cs="Arial Unicode MS"/>
          <w:color w:val="434343"/>
          <w:sz w:val="19"/>
          <w:szCs w:val="19"/>
        </w:rPr>
        <w:t xml:space="preserve"> × 30 × </w:t>
      </w:r>
      <w:proofErr w:type="spellStart"/>
      <w:r>
        <w:rPr>
          <w:rFonts w:ascii="Arial Unicode MS" w:eastAsia="Arial Unicode MS" w:hAnsi="Arial Unicode MS" w:cs="Arial Unicode MS"/>
          <w:color w:val="434343"/>
          <w:sz w:val="19"/>
          <w:szCs w:val="19"/>
        </w:rPr>
        <w:t>P_embed</w:t>
      </w:r>
      <w:proofErr w:type="spellEnd"/>
      <w:r>
        <w:rPr>
          <w:rFonts w:ascii="Arial Unicode MS" w:eastAsia="Arial Unicode MS" w:hAnsi="Arial Unicode MS" w:cs="Arial Unicode MS"/>
          <w:color w:val="434343"/>
          <w:sz w:val="19"/>
          <w:szCs w:val="19"/>
        </w:rPr>
        <w:t xml:space="preserve"> + </w:t>
      </w:r>
      <w:proofErr w:type="spellStart"/>
      <w:r>
        <w:rPr>
          <w:rFonts w:ascii="Arial Unicode MS" w:eastAsia="Arial Unicode MS" w:hAnsi="Arial Unicode MS" w:cs="Arial Unicode MS"/>
          <w:color w:val="434343"/>
          <w:sz w:val="19"/>
          <w:szCs w:val="19"/>
        </w:rPr>
        <w:t>C_vectordb</w:t>
      </w:r>
      <w:proofErr w:type="spellEnd"/>
    </w:p>
    <w:p w14:paraId="49A67277" w14:textId="77777777" w:rsidR="00D80D8A" w:rsidRDefault="00BE6280">
      <w:pPr>
        <w:pBdr>
          <w:top w:val="nil"/>
          <w:left w:val="nil"/>
          <w:bottom w:val="nil"/>
          <w:right w:val="nil"/>
          <w:between w:val="nil"/>
        </w:pBdr>
        <w:spacing w:before="240" w:after="120"/>
        <w:rPr>
          <w:i/>
          <w:iCs/>
          <w:sz w:val="20"/>
          <w:szCs w:val="20"/>
        </w:rPr>
      </w:pPr>
      <w:r>
        <w:rPr>
          <w:rFonts w:ascii="Arial Unicode MS" w:eastAsia="Arial Unicode MS" w:hAnsi="Arial Unicode MS" w:cs="Arial Unicode MS"/>
          <w:color w:val="434343"/>
          <w:sz w:val="19"/>
          <w:szCs w:val="19"/>
        </w:rPr>
        <w:t>(</w:t>
      </w:r>
      <w:proofErr w:type="spellStart"/>
      <w:r>
        <w:rPr>
          <w:rFonts w:ascii="Arial Unicode MS" w:eastAsia="Arial Unicode MS" w:hAnsi="Arial Unicode MS" w:cs="Arial Unicode MS"/>
          <w:color w:val="434343"/>
          <w:sz w:val="19"/>
          <w:szCs w:val="19"/>
        </w:rPr>
        <w:t>M</w:t>
      </w:r>
      <w:proofErr w:type="spellEnd"/>
      <w:r>
        <w:rPr>
          <w:rFonts w:ascii="Arial Unicode MS" w:eastAsia="Arial Unicode MS" w:hAnsi="Arial Unicode MS" w:cs="Arial Unicode MS"/>
          <w:color w:val="434343"/>
          <w:sz w:val="19"/>
          <w:szCs w:val="19"/>
        </w:rPr>
        <w:t xml:space="preserve"> = </w:t>
      </w:r>
      <w:r>
        <w:rPr>
          <w:rFonts w:ascii="Arial Unicode MS" w:eastAsia="Arial Unicode MS" w:hAnsi="Arial Unicode MS" w:cs="Arial Unicode MS"/>
          <w:color w:val="434343"/>
          <w:sz w:val="19"/>
          <w:szCs w:val="19"/>
        </w:rPr>
        <w:t>일평균</w:t>
      </w:r>
      <w:r>
        <w:rPr>
          <w:rFonts w:ascii="Arial Unicode MS" w:eastAsia="Arial Unicode MS" w:hAnsi="Arial Unicode MS" w:cs="Arial Unicode MS"/>
          <w:color w:val="434343"/>
          <w:sz w:val="19"/>
          <w:szCs w:val="19"/>
        </w:rPr>
        <w:t xml:space="preserve"> </w:t>
      </w:r>
      <w:r>
        <w:rPr>
          <w:rFonts w:ascii="Arial Unicode MS" w:eastAsia="Arial Unicode MS" w:hAnsi="Arial Unicode MS" w:cs="Arial Unicode MS"/>
          <w:color w:val="434343"/>
          <w:sz w:val="19"/>
          <w:szCs w:val="19"/>
        </w:rPr>
        <w:t>메시지</w:t>
      </w:r>
      <w:r>
        <w:rPr>
          <w:rFonts w:ascii="Arial Unicode MS" w:eastAsia="Arial Unicode MS" w:hAnsi="Arial Unicode MS" w:cs="Arial Unicode MS"/>
          <w:color w:val="434343"/>
          <w:sz w:val="19"/>
          <w:szCs w:val="19"/>
        </w:rPr>
        <w:t xml:space="preserve"> </w:t>
      </w:r>
      <w:r>
        <w:rPr>
          <w:rFonts w:ascii="Arial Unicode MS" w:eastAsia="Arial Unicode MS" w:hAnsi="Arial Unicode MS" w:cs="Arial Unicode MS"/>
          <w:color w:val="434343"/>
          <w:sz w:val="19"/>
          <w:szCs w:val="19"/>
        </w:rPr>
        <w:t>수</w:t>
      </w:r>
      <w:r>
        <w:rPr>
          <w:rFonts w:ascii="Arial Unicode MS" w:eastAsia="Arial Unicode MS" w:hAnsi="Arial Unicode MS" w:cs="Arial Unicode MS"/>
          <w:color w:val="434343"/>
          <w:sz w:val="19"/>
          <w:szCs w:val="19"/>
        </w:rPr>
        <w:t xml:space="preserve">, </w:t>
      </w:r>
      <w:proofErr w:type="spellStart"/>
      <w:r>
        <w:rPr>
          <w:rFonts w:ascii="Arial Unicode MS" w:eastAsia="Arial Unicode MS" w:hAnsi="Arial Unicode MS" w:cs="Arial Unicode MS"/>
          <w:color w:val="434343"/>
          <w:sz w:val="19"/>
          <w:szCs w:val="19"/>
        </w:rPr>
        <w:t>P_embed</w:t>
      </w:r>
      <w:proofErr w:type="spellEnd"/>
      <w:r>
        <w:rPr>
          <w:rFonts w:ascii="Arial Unicode MS" w:eastAsia="Arial Unicode MS" w:hAnsi="Arial Unicode MS" w:cs="Arial Unicode MS"/>
          <w:color w:val="434343"/>
          <w:sz w:val="19"/>
          <w:szCs w:val="19"/>
        </w:rPr>
        <w:t xml:space="preserve"> = </w:t>
      </w:r>
      <w:proofErr w:type="spellStart"/>
      <w:r>
        <w:rPr>
          <w:rFonts w:ascii="Arial Unicode MS" w:eastAsia="Arial Unicode MS" w:hAnsi="Arial Unicode MS" w:cs="Arial Unicode MS"/>
          <w:color w:val="434343"/>
          <w:sz w:val="19"/>
          <w:szCs w:val="19"/>
        </w:rPr>
        <w:t>임베딩</w:t>
      </w:r>
      <w:proofErr w:type="spellEnd"/>
      <w:r>
        <w:rPr>
          <w:rFonts w:ascii="Arial Unicode MS" w:eastAsia="Arial Unicode MS" w:hAnsi="Arial Unicode MS" w:cs="Arial Unicode MS"/>
          <w:color w:val="434343"/>
          <w:sz w:val="19"/>
          <w:szCs w:val="19"/>
        </w:rPr>
        <w:t xml:space="preserve"> </w:t>
      </w:r>
      <w:r>
        <w:rPr>
          <w:rFonts w:ascii="Arial Unicode MS" w:eastAsia="Arial Unicode MS" w:hAnsi="Arial Unicode MS" w:cs="Arial Unicode MS"/>
          <w:color w:val="434343"/>
          <w:sz w:val="19"/>
          <w:szCs w:val="19"/>
        </w:rPr>
        <w:t>단가</w:t>
      </w:r>
      <w:r>
        <w:rPr>
          <w:rFonts w:ascii="Arial Unicode MS" w:eastAsia="Arial Unicode MS" w:hAnsi="Arial Unicode MS" w:cs="Arial Unicode MS"/>
          <w:color w:val="434343"/>
          <w:sz w:val="19"/>
          <w:szCs w:val="19"/>
        </w:rPr>
        <w:t xml:space="preserve">, </w:t>
      </w:r>
      <w:proofErr w:type="spellStart"/>
      <w:r>
        <w:rPr>
          <w:rFonts w:ascii="Arial Unicode MS" w:eastAsia="Arial Unicode MS" w:hAnsi="Arial Unicode MS" w:cs="Arial Unicode MS"/>
          <w:color w:val="434343"/>
          <w:sz w:val="19"/>
          <w:szCs w:val="19"/>
        </w:rPr>
        <w:t>C_vectordb</w:t>
      </w:r>
      <w:proofErr w:type="spellEnd"/>
      <w:r>
        <w:rPr>
          <w:rFonts w:ascii="Arial Unicode MS" w:eastAsia="Arial Unicode MS" w:hAnsi="Arial Unicode MS" w:cs="Arial Unicode MS"/>
          <w:color w:val="434343"/>
          <w:sz w:val="19"/>
          <w:szCs w:val="19"/>
        </w:rPr>
        <w:t xml:space="preserve"> = </w:t>
      </w:r>
      <w:proofErr w:type="spellStart"/>
      <w:r>
        <w:rPr>
          <w:rFonts w:ascii="Arial Unicode MS" w:eastAsia="Arial Unicode MS" w:hAnsi="Arial Unicode MS" w:cs="Arial Unicode MS"/>
          <w:color w:val="434343"/>
          <w:sz w:val="19"/>
          <w:szCs w:val="19"/>
        </w:rPr>
        <w:t>Vector</w:t>
      </w:r>
      <w:proofErr w:type="spellEnd"/>
      <w:r>
        <w:rPr>
          <w:rFonts w:ascii="Arial Unicode MS" w:eastAsia="Arial Unicode MS" w:hAnsi="Arial Unicode MS" w:cs="Arial Unicode MS"/>
          <w:color w:val="434343"/>
          <w:sz w:val="19"/>
          <w:szCs w:val="19"/>
        </w:rPr>
        <w:t xml:space="preserve"> DB </w:t>
      </w:r>
      <w:r>
        <w:rPr>
          <w:rFonts w:ascii="Arial Unicode MS" w:eastAsia="Arial Unicode MS" w:hAnsi="Arial Unicode MS" w:cs="Arial Unicode MS"/>
          <w:color w:val="434343"/>
          <w:sz w:val="19"/>
          <w:szCs w:val="19"/>
        </w:rPr>
        <w:t>월</w:t>
      </w:r>
      <w:r>
        <w:rPr>
          <w:rFonts w:ascii="Arial Unicode MS" w:eastAsia="Arial Unicode MS" w:hAnsi="Arial Unicode MS" w:cs="Arial Unicode MS"/>
          <w:color w:val="434343"/>
          <w:sz w:val="19"/>
          <w:szCs w:val="19"/>
        </w:rPr>
        <w:t xml:space="preserve"> </w:t>
      </w:r>
      <w:r>
        <w:rPr>
          <w:rFonts w:ascii="Arial Unicode MS" w:eastAsia="Arial Unicode MS" w:hAnsi="Arial Unicode MS" w:cs="Arial Unicode MS"/>
          <w:color w:val="434343"/>
          <w:sz w:val="19"/>
          <w:szCs w:val="19"/>
        </w:rPr>
        <w:t>운영비</w:t>
      </w:r>
      <w:r>
        <w:rPr>
          <w:rFonts w:ascii="Arial Unicode MS" w:eastAsia="Arial Unicode MS" w:hAnsi="Arial Unicode MS" w:cs="Arial Unicode MS"/>
          <w:color w:val="434343"/>
          <w:sz w:val="19"/>
          <w:szCs w:val="19"/>
        </w:rPr>
        <w:t>)</w:t>
      </w:r>
    </w:p>
    <w:p w14:paraId="11821028" w14:textId="77777777" w:rsidR="00D80D8A" w:rsidRDefault="00BE6280">
      <w:pPr>
        <w:spacing w:before="240" w:after="120"/>
        <w:rPr>
          <w:color w:val="434343"/>
          <w:sz w:val="19"/>
          <w:szCs w:val="19"/>
        </w:rPr>
      </w:pPr>
      <w:proofErr w:type="spellStart"/>
      <w:r>
        <w:rPr>
          <w:rFonts w:ascii="Arial Unicode MS" w:eastAsia="Arial Unicode MS" w:hAnsi="Arial Unicode MS" w:cs="Arial Unicode MS"/>
          <w:b/>
          <w:bCs/>
          <w:color w:val="434343"/>
          <w:sz w:val="19"/>
          <w:szCs w:val="19"/>
        </w:rPr>
        <w:t>Episodic</w:t>
      </w:r>
      <w:proofErr w:type="spellEnd"/>
      <w:r>
        <w:rPr>
          <w:rFonts w:ascii="Arial Unicode MS" w:eastAsia="Arial Unicode MS" w:hAnsi="Arial Unicode MS" w:cs="Arial Unicode MS"/>
          <w:b/>
          <w:bCs/>
          <w:color w:val="434343"/>
          <w:sz w:val="19"/>
          <w:szCs w:val="19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b/>
          <w:bCs/>
          <w:color w:val="434343"/>
          <w:sz w:val="19"/>
          <w:szCs w:val="19"/>
        </w:rPr>
        <w:t>Memory</w:t>
      </w:r>
      <w:proofErr w:type="spellEnd"/>
      <w:r>
        <w:rPr>
          <w:rFonts w:ascii="Arial Unicode MS" w:eastAsia="Arial Unicode MS" w:hAnsi="Arial Unicode MS" w:cs="Arial Unicode MS"/>
          <w:b/>
          <w:bCs/>
          <w:color w:val="434343"/>
          <w:sz w:val="19"/>
          <w:szCs w:val="19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color w:val="434343"/>
          <w:sz w:val="19"/>
          <w:szCs w:val="19"/>
        </w:rPr>
        <w:t>월간</w:t>
      </w:r>
      <w:r>
        <w:rPr>
          <w:rFonts w:ascii="Arial Unicode MS" w:eastAsia="Arial Unicode MS" w:hAnsi="Arial Unicode MS" w:cs="Arial Unicode MS"/>
          <w:b/>
          <w:bCs/>
          <w:color w:val="434343"/>
          <w:sz w:val="19"/>
          <w:szCs w:val="19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color w:val="434343"/>
          <w:sz w:val="19"/>
          <w:szCs w:val="19"/>
        </w:rPr>
        <w:t>비용</w:t>
      </w:r>
      <w:r>
        <w:rPr>
          <w:rFonts w:ascii="Arial Unicode MS" w:eastAsia="Arial Unicode MS" w:hAnsi="Arial Unicode MS" w:cs="Arial Unicode MS"/>
          <w:b/>
          <w:bCs/>
          <w:color w:val="434343"/>
          <w:sz w:val="19"/>
          <w:szCs w:val="19"/>
        </w:rPr>
        <w:t xml:space="preserve"> </w:t>
      </w:r>
      <w:r>
        <w:rPr>
          <w:rFonts w:ascii="Arial Unicode MS" w:eastAsia="Arial Unicode MS" w:hAnsi="Arial Unicode MS" w:cs="Arial Unicode MS"/>
          <w:color w:val="434343"/>
          <w:sz w:val="19"/>
          <w:szCs w:val="19"/>
        </w:rPr>
        <w:t xml:space="preserve">≈ </w:t>
      </w:r>
      <w:proofErr w:type="spellStart"/>
      <w:r>
        <w:rPr>
          <w:rFonts w:ascii="Arial Unicode MS" w:eastAsia="Arial Unicode MS" w:hAnsi="Arial Unicode MS" w:cs="Arial Unicode MS"/>
          <w:color w:val="434343"/>
          <w:sz w:val="19"/>
          <w:szCs w:val="19"/>
        </w:rPr>
        <w:t>T</w:t>
      </w:r>
      <w:proofErr w:type="spellEnd"/>
      <w:r>
        <w:rPr>
          <w:rFonts w:ascii="Arial Unicode MS" w:eastAsia="Arial Unicode MS" w:hAnsi="Arial Unicode MS" w:cs="Arial Unicode MS"/>
          <w:color w:val="434343"/>
          <w:sz w:val="19"/>
          <w:szCs w:val="19"/>
        </w:rPr>
        <w:t xml:space="preserve"> × 30 × (</w:t>
      </w:r>
      <w:proofErr w:type="spellStart"/>
      <w:r>
        <w:rPr>
          <w:rFonts w:ascii="Arial Unicode MS" w:eastAsia="Arial Unicode MS" w:hAnsi="Arial Unicode MS" w:cs="Arial Unicode MS"/>
          <w:color w:val="434343"/>
          <w:sz w:val="19"/>
          <w:szCs w:val="19"/>
        </w:rPr>
        <w:t>T_extract</w:t>
      </w:r>
      <w:proofErr w:type="spellEnd"/>
      <w:r>
        <w:rPr>
          <w:rFonts w:ascii="Arial Unicode MS" w:eastAsia="Arial Unicode MS" w:hAnsi="Arial Unicode MS" w:cs="Arial Unicode MS"/>
          <w:color w:val="434343"/>
          <w:sz w:val="19"/>
          <w:szCs w:val="19"/>
        </w:rPr>
        <w:t xml:space="preserve"> + </w:t>
      </w:r>
      <w:proofErr w:type="spellStart"/>
      <w:r>
        <w:rPr>
          <w:rFonts w:ascii="Arial Unicode MS" w:eastAsia="Arial Unicode MS" w:hAnsi="Arial Unicode MS" w:cs="Arial Unicode MS"/>
          <w:color w:val="434343"/>
          <w:sz w:val="19"/>
          <w:szCs w:val="19"/>
        </w:rPr>
        <w:t>T_embed</w:t>
      </w:r>
      <w:proofErr w:type="spellEnd"/>
      <w:r>
        <w:rPr>
          <w:rFonts w:ascii="Arial Unicode MS" w:eastAsia="Arial Unicode MS" w:hAnsi="Arial Unicode MS" w:cs="Arial Unicode MS"/>
          <w:color w:val="434343"/>
          <w:sz w:val="19"/>
          <w:szCs w:val="19"/>
        </w:rPr>
        <w:t xml:space="preserve">) × </w:t>
      </w:r>
      <w:proofErr w:type="spellStart"/>
      <w:r>
        <w:rPr>
          <w:rFonts w:ascii="Arial Unicode MS" w:eastAsia="Arial Unicode MS" w:hAnsi="Arial Unicode MS" w:cs="Arial Unicode MS"/>
          <w:color w:val="434343"/>
          <w:sz w:val="19"/>
          <w:szCs w:val="19"/>
        </w:rPr>
        <w:t>P</w:t>
      </w:r>
      <w:r>
        <w:rPr>
          <w:rFonts w:ascii="Arial Unicode MS" w:eastAsia="Arial Unicode MS" w:hAnsi="Arial Unicode MS" w:cs="Arial Unicode MS"/>
          <w:color w:val="434343"/>
          <w:sz w:val="19"/>
          <w:szCs w:val="19"/>
        </w:rPr>
        <w:t>_token</w:t>
      </w:r>
      <w:proofErr w:type="spellEnd"/>
      <w:r>
        <w:rPr>
          <w:rFonts w:ascii="Arial Unicode MS" w:eastAsia="Arial Unicode MS" w:hAnsi="Arial Unicode MS" w:cs="Arial Unicode MS"/>
          <w:color w:val="434343"/>
          <w:sz w:val="19"/>
          <w:szCs w:val="19"/>
        </w:rPr>
        <w:t xml:space="preserve"> + </w:t>
      </w:r>
      <w:proofErr w:type="spellStart"/>
      <w:r>
        <w:rPr>
          <w:rFonts w:ascii="Arial Unicode MS" w:eastAsia="Arial Unicode MS" w:hAnsi="Arial Unicode MS" w:cs="Arial Unicode MS"/>
          <w:color w:val="434343"/>
          <w:sz w:val="19"/>
          <w:szCs w:val="19"/>
        </w:rPr>
        <w:t>C_storage</w:t>
      </w:r>
      <w:proofErr w:type="spellEnd"/>
    </w:p>
    <w:p w14:paraId="45B2889A" w14:textId="77777777" w:rsidR="00D80D8A" w:rsidRDefault="00BE6280">
      <w:pPr>
        <w:spacing w:before="240" w:after="120"/>
        <w:rPr>
          <w:color w:val="434343"/>
          <w:sz w:val="19"/>
          <w:szCs w:val="19"/>
        </w:rPr>
      </w:pPr>
      <w:r>
        <w:rPr>
          <w:rFonts w:ascii="Arial Unicode MS" w:eastAsia="Arial Unicode MS" w:hAnsi="Arial Unicode MS" w:cs="Arial Unicode MS"/>
          <w:color w:val="434343"/>
          <w:sz w:val="19"/>
          <w:szCs w:val="19"/>
        </w:rPr>
        <w:t>(</w:t>
      </w:r>
      <w:proofErr w:type="spellStart"/>
      <w:r>
        <w:rPr>
          <w:rFonts w:ascii="Arial Unicode MS" w:eastAsia="Arial Unicode MS" w:hAnsi="Arial Unicode MS" w:cs="Arial Unicode MS"/>
          <w:color w:val="434343"/>
          <w:sz w:val="19"/>
          <w:szCs w:val="19"/>
        </w:rPr>
        <w:t>T</w:t>
      </w:r>
      <w:proofErr w:type="spellEnd"/>
      <w:r>
        <w:rPr>
          <w:rFonts w:ascii="Arial Unicode MS" w:eastAsia="Arial Unicode MS" w:hAnsi="Arial Unicode MS" w:cs="Arial Unicode MS"/>
          <w:color w:val="434343"/>
          <w:sz w:val="19"/>
          <w:szCs w:val="19"/>
        </w:rPr>
        <w:t xml:space="preserve"> = </w:t>
      </w:r>
      <w:r>
        <w:rPr>
          <w:rFonts w:ascii="Arial Unicode MS" w:eastAsia="Arial Unicode MS" w:hAnsi="Arial Unicode MS" w:cs="Arial Unicode MS"/>
          <w:color w:val="434343"/>
          <w:sz w:val="19"/>
          <w:szCs w:val="19"/>
        </w:rPr>
        <w:t>일평균</w:t>
      </w:r>
      <w:r>
        <w:rPr>
          <w:rFonts w:ascii="Arial Unicode MS" w:eastAsia="Arial Unicode MS" w:hAnsi="Arial Unicode MS" w:cs="Arial Unicode MS"/>
          <w:color w:val="434343"/>
          <w:sz w:val="19"/>
          <w:szCs w:val="19"/>
        </w:rPr>
        <w:t xml:space="preserve"> </w:t>
      </w:r>
      <w:r>
        <w:rPr>
          <w:rFonts w:ascii="Arial Unicode MS" w:eastAsia="Arial Unicode MS" w:hAnsi="Arial Unicode MS" w:cs="Arial Unicode MS"/>
          <w:color w:val="434343"/>
          <w:sz w:val="19"/>
          <w:szCs w:val="19"/>
        </w:rPr>
        <w:t>완료</w:t>
      </w:r>
      <w:r>
        <w:rPr>
          <w:rFonts w:ascii="Arial Unicode MS" w:eastAsia="Arial Unicode MS" w:hAnsi="Arial Unicode MS" w:cs="Arial Unicode MS"/>
          <w:color w:val="434343"/>
          <w:sz w:val="19"/>
          <w:szCs w:val="19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434343"/>
          <w:sz w:val="19"/>
          <w:szCs w:val="19"/>
        </w:rPr>
        <w:t>Task</w:t>
      </w:r>
      <w:proofErr w:type="spellEnd"/>
      <w:r>
        <w:rPr>
          <w:rFonts w:ascii="Arial Unicode MS" w:eastAsia="Arial Unicode MS" w:hAnsi="Arial Unicode MS" w:cs="Arial Unicode MS"/>
          <w:color w:val="434343"/>
          <w:sz w:val="19"/>
          <w:szCs w:val="19"/>
        </w:rPr>
        <w:t xml:space="preserve"> </w:t>
      </w:r>
      <w:r>
        <w:rPr>
          <w:rFonts w:ascii="Arial Unicode MS" w:eastAsia="Arial Unicode MS" w:hAnsi="Arial Unicode MS" w:cs="Arial Unicode MS"/>
          <w:color w:val="434343"/>
          <w:sz w:val="19"/>
          <w:szCs w:val="19"/>
        </w:rPr>
        <w:t>수</w:t>
      </w:r>
      <w:r>
        <w:rPr>
          <w:rFonts w:ascii="Arial Unicode MS" w:eastAsia="Arial Unicode MS" w:hAnsi="Arial Unicode MS" w:cs="Arial Unicode MS"/>
          <w:color w:val="434343"/>
          <w:sz w:val="19"/>
          <w:szCs w:val="19"/>
        </w:rPr>
        <w:t xml:space="preserve">, </w:t>
      </w:r>
      <w:proofErr w:type="spellStart"/>
      <w:r>
        <w:rPr>
          <w:rFonts w:ascii="Arial Unicode MS" w:eastAsia="Arial Unicode MS" w:hAnsi="Arial Unicode MS" w:cs="Arial Unicode MS"/>
          <w:color w:val="434343"/>
          <w:sz w:val="19"/>
          <w:szCs w:val="19"/>
        </w:rPr>
        <w:t>T_extract</w:t>
      </w:r>
      <w:proofErr w:type="spellEnd"/>
      <w:r>
        <w:rPr>
          <w:rFonts w:ascii="Arial Unicode MS" w:eastAsia="Arial Unicode MS" w:hAnsi="Arial Unicode MS" w:cs="Arial Unicode MS"/>
          <w:color w:val="434343"/>
          <w:sz w:val="19"/>
          <w:szCs w:val="19"/>
        </w:rPr>
        <w:t xml:space="preserve"> = </w:t>
      </w:r>
      <w:r>
        <w:rPr>
          <w:rFonts w:ascii="Arial Unicode MS" w:eastAsia="Arial Unicode MS" w:hAnsi="Arial Unicode MS" w:cs="Arial Unicode MS"/>
          <w:color w:val="434343"/>
          <w:sz w:val="19"/>
          <w:szCs w:val="19"/>
        </w:rPr>
        <w:t>에피소드</w:t>
      </w:r>
      <w:r>
        <w:rPr>
          <w:rFonts w:ascii="Arial Unicode MS" w:eastAsia="Arial Unicode MS" w:hAnsi="Arial Unicode MS" w:cs="Arial Unicode MS"/>
          <w:color w:val="434343"/>
          <w:sz w:val="19"/>
          <w:szCs w:val="19"/>
        </w:rPr>
        <w:t xml:space="preserve"> </w:t>
      </w:r>
      <w:r>
        <w:rPr>
          <w:rFonts w:ascii="Arial Unicode MS" w:eastAsia="Arial Unicode MS" w:hAnsi="Arial Unicode MS" w:cs="Arial Unicode MS"/>
          <w:color w:val="434343"/>
          <w:sz w:val="19"/>
          <w:szCs w:val="19"/>
        </w:rPr>
        <w:t>추출</w:t>
      </w:r>
      <w:r>
        <w:rPr>
          <w:rFonts w:ascii="Arial Unicode MS" w:eastAsia="Arial Unicode MS" w:hAnsi="Arial Unicode MS" w:cs="Arial Unicode MS"/>
          <w:color w:val="434343"/>
          <w:sz w:val="19"/>
          <w:szCs w:val="19"/>
        </w:rPr>
        <w:t xml:space="preserve"> 1</w:t>
      </w:r>
      <w:r>
        <w:rPr>
          <w:rFonts w:ascii="Arial Unicode MS" w:eastAsia="Arial Unicode MS" w:hAnsi="Arial Unicode MS" w:cs="Arial Unicode MS"/>
          <w:color w:val="434343"/>
          <w:sz w:val="19"/>
          <w:szCs w:val="19"/>
        </w:rPr>
        <w:t>회당</w:t>
      </w:r>
      <w:r>
        <w:rPr>
          <w:rFonts w:ascii="Arial Unicode MS" w:eastAsia="Arial Unicode MS" w:hAnsi="Arial Unicode MS" w:cs="Arial Unicode MS"/>
          <w:color w:val="434343"/>
          <w:sz w:val="19"/>
          <w:szCs w:val="19"/>
        </w:rPr>
        <w:t xml:space="preserve"> </w:t>
      </w:r>
      <w:r>
        <w:rPr>
          <w:rFonts w:ascii="Arial Unicode MS" w:eastAsia="Arial Unicode MS" w:hAnsi="Arial Unicode MS" w:cs="Arial Unicode MS"/>
          <w:color w:val="434343"/>
          <w:sz w:val="19"/>
          <w:szCs w:val="19"/>
        </w:rPr>
        <w:t>토큰</w:t>
      </w:r>
      <w:r>
        <w:rPr>
          <w:rFonts w:ascii="Arial Unicode MS" w:eastAsia="Arial Unicode MS" w:hAnsi="Arial Unicode MS" w:cs="Arial Unicode MS"/>
          <w:color w:val="434343"/>
          <w:sz w:val="19"/>
          <w:szCs w:val="19"/>
        </w:rPr>
        <w:t xml:space="preserve">, </w:t>
      </w:r>
      <w:proofErr w:type="spellStart"/>
      <w:r>
        <w:rPr>
          <w:rFonts w:ascii="Arial Unicode MS" w:eastAsia="Arial Unicode MS" w:hAnsi="Arial Unicode MS" w:cs="Arial Unicode MS"/>
          <w:color w:val="434343"/>
          <w:sz w:val="19"/>
          <w:szCs w:val="19"/>
        </w:rPr>
        <w:t>T_embed</w:t>
      </w:r>
      <w:proofErr w:type="spellEnd"/>
      <w:r>
        <w:rPr>
          <w:rFonts w:ascii="Arial Unicode MS" w:eastAsia="Arial Unicode MS" w:hAnsi="Arial Unicode MS" w:cs="Arial Unicode MS"/>
          <w:color w:val="434343"/>
          <w:sz w:val="19"/>
          <w:szCs w:val="19"/>
        </w:rPr>
        <w:t xml:space="preserve"> = </w:t>
      </w:r>
      <w:proofErr w:type="spellStart"/>
      <w:r>
        <w:rPr>
          <w:rFonts w:ascii="Arial Unicode MS" w:eastAsia="Arial Unicode MS" w:hAnsi="Arial Unicode MS" w:cs="Arial Unicode MS"/>
          <w:color w:val="434343"/>
          <w:sz w:val="19"/>
          <w:szCs w:val="19"/>
        </w:rPr>
        <w:t>임베딩</w:t>
      </w:r>
      <w:proofErr w:type="spellEnd"/>
      <w:r>
        <w:rPr>
          <w:rFonts w:ascii="Arial Unicode MS" w:eastAsia="Arial Unicode MS" w:hAnsi="Arial Unicode MS" w:cs="Arial Unicode MS"/>
          <w:color w:val="434343"/>
          <w:sz w:val="19"/>
          <w:szCs w:val="19"/>
        </w:rPr>
        <w:t xml:space="preserve"> </w:t>
      </w:r>
      <w:r>
        <w:rPr>
          <w:rFonts w:ascii="Arial Unicode MS" w:eastAsia="Arial Unicode MS" w:hAnsi="Arial Unicode MS" w:cs="Arial Unicode MS"/>
          <w:color w:val="434343"/>
          <w:sz w:val="19"/>
          <w:szCs w:val="19"/>
        </w:rPr>
        <w:t>토큰</w:t>
      </w:r>
      <w:r>
        <w:rPr>
          <w:rFonts w:ascii="Arial Unicode MS" w:eastAsia="Arial Unicode MS" w:hAnsi="Arial Unicode MS" w:cs="Arial Unicode MS"/>
          <w:color w:val="434343"/>
          <w:sz w:val="19"/>
          <w:szCs w:val="19"/>
        </w:rPr>
        <w:t xml:space="preserve">. </w:t>
      </w:r>
      <w:proofErr w:type="spellStart"/>
      <w:r>
        <w:rPr>
          <w:rFonts w:ascii="Arial Unicode MS" w:eastAsia="Arial Unicode MS" w:hAnsi="Arial Unicode MS" w:cs="Arial Unicode MS"/>
          <w:color w:val="434343"/>
          <w:sz w:val="19"/>
          <w:szCs w:val="19"/>
        </w:rPr>
        <w:t>Summary</w:t>
      </w:r>
      <w:proofErr w:type="spellEnd"/>
      <w:r>
        <w:rPr>
          <w:rFonts w:ascii="Arial Unicode MS" w:eastAsia="Arial Unicode MS" w:hAnsi="Arial Unicode MS" w:cs="Arial Unicode MS"/>
          <w:color w:val="434343"/>
          <w:sz w:val="19"/>
          <w:szCs w:val="19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434343"/>
          <w:sz w:val="19"/>
          <w:szCs w:val="19"/>
        </w:rPr>
        <w:t>Memory</w:t>
      </w:r>
      <w:proofErr w:type="spellEnd"/>
      <w:r>
        <w:rPr>
          <w:rFonts w:ascii="Arial Unicode MS" w:eastAsia="Arial Unicode MS" w:hAnsi="Arial Unicode MS" w:cs="Arial Unicode MS"/>
          <w:color w:val="434343"/>
          <w:sz w:val="19"/>
          <w:szCs w:val="19"/>
        </w:rPr>
        <w:t xml:space="preserve"> </w:t>
      </w:r>
      <w:r>
        <w:rPr>
          <w:rFonts w:ascii="Arial Unicode MS" w:eastAsia="Arial Unicode MS" w:hAnsi="Arial Unicode MS" w:cs="Arial Unicode MS"/>
          <w:color w:val="434343"/>
          <w:sz w:val="19"/>
          <w:szCs w:val="19"/>
        </w:rPr>
        <w:t>비용의</w:t>
      </w:r>
      <w:r>
        <w:rPr>
          <w:rFonts w:ascii="Arial Unicode MS" w:eastAsia="Arial Unicode MS" w:hAnsi="Arial Unicode MS" w:cs="Arial Unicode MS"/>
          <w:color w:val="434343"/>
          <w:sz w:val="19"/>
          <w:szCs w:val="19"/>
        </w:rPr>
        <w:t xml:space="preserve"> </w:t>
      </w:r>
      <w:r>
        <w:rPr>
          <w:rFonts w:ascii="Arial Unicode MS" w:eastAsia="Arial Unicode MS" w:hAnsi="Arial Unicode MS" w:cs="Arial Unicode MS"/>
          <w:color w:val="434343"/>
          <w:sz w:val="19"/>
          <w:szCs w:val="19"/>
        </w:rPr>
        <w:t>약</w:t>
      </w:r>
      <w:r>
        <w:rPr>
          <w:rFonts w:ascii="Arial Unicode MS" w:eastAsia="Arial Unicode MS" w:hAnsi="Arial Unicode MS" w:cs="Arial Unicode MS"/>
          <w:color w:val="434343"/>
          <w:sz w:val="19"/>
          <w:szCs w:val="19"/>
        </w:rPr>
        <w:t xml:space="preserve"> 1.5~2</w:t>
      </w:r>
      <w:r>
        <w:rPr>
          <w:rFonts w:ascii="Arial Unicode MS" w:eastAsia="Arial Unicode MS" w:hAnsi="Arial Unicode MS" w:cs="Arial Unicode MS"/>
          <w:color w:val="434343"/>
          <w:sz w:val="19"/>
          <w:szCs w:val="19"/>
        </w:rPr>
        <w:t>배</w:t>
      </w:r>
      <w:r>
        <w:rPr>
          <w:rFonts w:ascii="Arial Unicode MS" w:eastAsia="Arial Unicode MS" w:hAnsi="Arial Unicode MS" w:cs="Arial Unicode MS"/>
          <w:color w:val="434343"/>
          <w:sz w:val="19"/>
          <w:szCs w:val="19"/>
        </w:rPr>
        <w:t xml:space="preserve"> </w:t>
      </w:r>
      <w:r>
        <w:rPr>
          <w:rFonts w:ascii="Arial Unicode MS" w:eastAsia="Arial Unicode MS" w:hAnsi="Arial Unicode MS" w:cs="Arial Unicode MS"/>
          <w:color w:val="434343"/>
          <w:sz w:val="19"/>
          <w:szCs w:val="19"/>
        </w:rPr>
        <w:t>수준</w:t>
      </w:r>
      <w:r>
        <w:rPr>
          <w:rFonts w:ascii="Arial Unicode MS" w:eastAsia="Arial Unicode MS" w:hAnsi="Arial Unicode MS" w:cs="Arial Unicode MS"/>
          <w:color w:val="434343"/>
          <w:sz w:val="19"/>
          <w:szCs w:val="19"/>
        </w:rPr>
        <w:t xml:space="preserve"> </w:t>
      </w:r>
      <w:r>
        <w:rPr>
          <w:rFonts w:ascii="Arial Unicode MS" w:eastAsia="Arial Unicode MS" w:hAnsi="Arial Unicode MS" w:cs="Arial Unicode MS"/>
          <w:color w:val="434343"/>
          <w:sz w:val="19"/>
          <w:szCs w:val="19"/>
        </w:rPr>
        <w:t>예상</w:t>
      </w:r>
      <w:r>
        <w:rPr>
          <w:rFonts w:ascii="Arial Unicode MS" w:eastAsia="Arial Unicode MS" w:hAnsi="Arial Unicode MS" w:cs="Arial Unicode MS"/>
          <w:color w:val="434343"/>
          <w:sz w:val="19"/>
          <w:szCs w:val="19"/>
        </w:rPr>
        <w:t>)</w:t>
      </w:r>
    </w:p>
    <w:p w14:paraId="6D2F4D04" w14:textId="77777777" w:rsidR="00D80D8A" w:rsidRDefault="00BE6280">
      <w:pPr>
        <w:spacing w:before="240" w:after="120"/>
        <w:rPr>
          <w:color w:val="434343"/>
          <w:sz w:val="19"/>
          <w:szCs w:val="19"/>
        </w:rPr>
      </w:pPr>
      <w:proofErr w:type="spellStart"/>
      <w:r>
        <w:rPr>
          <w:rFonts w:ascii="Arial Unicode MS" w:eastAsia="Arial Unicode MS" w:hAnsi="Arial Unicode MS" w:cs="Arial Unicode MS"/>
          <w:b/>
          <w:bCs/>
          <w:color w:val="434343"/>
          <w:sz w:val="19"/>
          <w:szCs w:val="19"/>
        </w:rPr>
        <w:t>Entity</w:t>
      </w:r>
      <w:proofErr w:type="spellEnd"/>
      <w:r>
        <w:rPr>
          <w:rFonts w:ascii="Arial Unicode MS" w:eastAsia="Arial Unicode MS" w:hAnsi="Arial Unicode MS" w:cs="Arial Unicode MS"/>
          <w:b/>
          <w:bCs/>
          <w:color w:val="434343"/>
          <w:sz w:val="19"/>
          <w:szCs w:val="19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b/>
          <w:bCs/>
          <w:color w:val="434343"/>
          <w:sz w:val="19"/>
          <w:szCs w:val="19"/>
        </w:rPr>
        <w:t>Memory</w:t>
      </w:r>
      <w:proofErr w:type="spellEnd"/>
      <w:r>
        <w:rPr>
          <w:rFonts w:ascii="Arial Unicode MS" w:eastAsia="Arial Unicode MS" w:hAnsi="Arial Unicode MS" w:cs="Arial Unicode MS"/>
          <w:b/>
          <w:bCs/>
          <w:color w:val="434343"/>
          <w:sz w:val="19"/>
          <w:szCs w:val="19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color w:val="434343"/>
          <w:sz w:val="19"/>
          <w:szCs w:val="19"/>
        </w:rPr>
        <w:t>월간</w:t>
      </w:r>
      <w:r>
        <w:rPr>
          <w:rFonts w:ascii="Arial Unicode MS" w:eastAsia="Arial Unicode MS" w:hAnsi="Arial Unicode MS" w:cs="Arial Unicode MS"/>
          <w:b/>
          <w:bCs/>
          <w:color w:val="434343"/>
          <w:sz w:val="19"/>
          <w:szCs w:val="19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color w:val="434343"/>
          <w:sz w:val="19"/>
          <w:szCs w:val="19"/>
        </w:rPr>
        <w:t>비용</w:t>
      </w:r>
      <w:r>
        <w:rPr>
          <w:rFonts w:ascii="Arial Unicode MS" w:eastAsia="Arial Unicode MS" w:hAnsi="Arial Unicode MS" w:cs="Arial Unicode MS"/>
          <w:color w:val="434343"/>
          <w:sz w:val="19"/>
          <w:szCs w:val="19"/>
        </w:rPr>
        <w:t xml:space="preserve"> ≈ NER </w:t>
      </w:r>
      <w:r>
        <w:rPr>
          <w:rFonts w:ascii="Arial Unicode MS" w:eastAsia="Arial Unicode MS" w:hAnsi="Arial Unicode MS" w:cs="Arial Unicode MS"/>
          <w:color w:val="434343"/>
          <w:sz w:val="19"/>
          <w:szCs w:val="19"/>
        </w:rPr>
        <w:t>사용</w:t>
      </w:r>
      <w:r>
        <w:rPr>
          <w:rFonts w:ascii="Arial Unicode MS" w:eastAsia="Arial Unicode MS" w:hAnsi="Arial Unicode MS" w:cs="Arial Unicode MS"/>
          <w:color w:val="434343"/>
          <w:sz w:val="19"/>
          <w:szCs w:val="19"/>
        </w:rPr>
        <w:t xml:space="preserve"> </w:t>
      </w:r>
      <w:r>
        <w:rPr>
          <w:rFonts w:ascii="Arial Unicode MS" w:eastAsia="Arial Unicode MS" w:hAnsi="Arial Unicode MS" w:cs="Arial Unicode MS"/>
          <w:color w:val="434343"/>
          <w:sz w:val="19"/>
          <w:szCs w:val="19"/>
        </w:rPr>
        <w:t>시</w:t>
      </w:r>
      <w:r>
        <w:rPr>
          <w:rFonts w:ascii="Arial Unicode MS" w:eastAsia="Arial Unicode MS" w:hAnsi="Arial Unicode MS" w:cs="Arial Unicode MS"/>
          <w:color w:val="434343"/>
          <w:sz w:val="19"/>
          <w:szCs w:val="19"/>
        </w:rPr>
        <w:t xml:space="preserve"> </w:t>
      </w:r>
      <w:r>
        <w:rPr>
          <w:rFonts w:ascii="Arial Unicode MS" w:eastAsia="Arial Unicode MS" w:hAnsi="Arial Unicode MS" w:cs="Arial Unicode MS"/>
          <w:color w:val="434343"/>
          <w:sz w:val="19"/>
          <w:szCs w:val="19"/>
        </w:rPr>
        <w:t>미미한</w:t>
      </w:r>
      <w:r>
        <w:rPr>
          <w:rFonts w:ascii="Arial Unicode MS" w:eastAsia="Arial Unicode MS" w:hAnsi="Arial Unicode MS" w:cs="Arial Unicode MS"/>
          <w:color w:val="434343"/>
          <w:sz w:val="19"/>
          <w:szCs w:val="19"/>
        </w:rPr>
        <w:t xml:space="preserve"> </w:t>
      </w:r>
      <w:proofErr w:type="gramStart"/>
      <w:r>
        <w:rPr>
          <w:rFonts w:ascii="Arial Unicode MS" w:eastAsia="Arial Unicode MS" w:hAnsi="Arial Unicode MS" w:cs="Arial Unicode MS"/>
          <w:color w:val="434343"/>
          <w:sz w:val="19"/>
          <w:szCs w:val="19"/>
        </w:rPr>
        <w:t>수준</w:t>
      </w:r>
      <w:r>
        <w:rPr>
          <w:rFonts w:ascii="Arial Unicode MS" w:eastAsia="Arial Unicode MS" w:hAnsi="Arial Unicode MS" w:cs="Arial Unicode MS"/>
          <w:color w:val="434343"/>
          <w:sz w:val="19"/>
          <w:szCs w:val="19"/>
        </w:rPr>
        <w:t xml:space="preserve"> /</w:t>
      </w:r>
      <w:proofErr w:type="gramEnd"/>
      <w:r>
        <w:rPr>
          <w:rFonts w:ascii="Arial Unicode MS" w:eastAsia="Arial Unicode MS" w:hAnsi="Arial Unicode MS" w:cs="Arial Unicode MS"/>
          <w:color w:val="434343"/>
          <w:sz w:val="19"/>
          <w:szCs w:val="19"/>
        </w:rPr>
        <w:t xml:space="preserve"> LLM </w:t>
      </w:r>
      <w:r>
        <w:rPr>
          <w:rFonts w:ascii="Arial Unicode MS" w:eastAsia="Arial Unicode MS" w:hAnsi="Arial Unicode MS" w:cs="Arial Unicode MS"/>
          <w:color w:val="434343"/>
          <w:sz w:val="19"/>
          <w:szCs w:val="19"/>
        </w:rPr>
        <w:t>추출</w:t>
      </w:r>
      <w:r>
        <w:rPr>
          <w:rFonts w:ascii="Arial Unicode MS" w:eastAsia="Arial Unicode MS" w:hAnsi="Arial Unicode MS" w:cs="Arial Unicode MS"/>
          <w:color w:val="434343"/>
          <w:sz w:val="19"/>
          <w:szCs w:val="19"/>
        </w:rPr>
        <w:t xml:space="preserve"> </w:t>
      </w:r>
      <w:r>
        <w:rPr>
          <w:rFonts w:ascii="Arial Unicode MS" w:eastAsia="Arial Unicode MS" w:hAnsi="Arial Unicode MS" w:cs="Arial Unicode MS"/>
          <w:color w:val="434343"/>
          <w:sz w:val="19"/>
          <w:szCs w:val="19"/>
        </w:rPr>
        <w:t>시</w:t>
      </w:r>
      <w:r>
        <w:rPr>
          <w:rFonts w:ascii="Arial Unicode MS" w:eastAsia="Arial Unicode MS" w:hAnsi="Arial Unicode MS" w:cs="Arial Unicode MS"/>
          <w:color w:val="434343"/>
          <w:sz w:val="19"/>
          <w:szCs w:val="19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434343"/>
          <w:sz w:val="19"/>
          <w:szCs w:val="19"/>
        </w:rPr>
        <w:t>Summary</w:t>
      </w:r>
      <w:proofErr w:type="spellEnd"/>
      <w:r>
        <w:rPr>
          <w:rFonts w:ascii="Arial Unicode MS" w:eastAsia="Arial Unicode MS" w:hAnsi="Arial Unicode MS" w:cs="Arial Unicode MS"/>
          <w:color w:val="434343"/>
          <w:sz w:val="19"/>
          <w:szCs w:val="19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434343"/>
          <w:sz w:val="19"/>
          <w:szCs w:val="19"/>
        </w:rPr>
        <w:t>Memory</w:t>
      </w:r>
      <w:r>
        <w:rPr>
          <w:rFonts w:ascii="Arial Unicode MS" w:eastAsia="Arial Unicode MS" w:hAnsi="Arial Unicode MS" w:cs="Arial Unicode MS"/>
          <w:color w:val="434343"/>
          <w:sz w:val="19"/>
          <w:szCs w:val="19"/>
        </w:rPr>
        <w:t>와</w:t>
      </w:r>
      <w:proofErr w:type="spellEnd"/>
      <w:r>
        <w:rPr>
          <w:rFonts w:ascii="Arial Unicode MS" w:eastAsia="Arial Unicode MS" w:hAnsi="Arial Unicode MS" w:cs="Arial Unicode MS"/>
          <w:color w:val="434343"/>
          <w:sz w:val="19"/>
          <w:szCs w:val="19"/>
        </w:rPr>
        <w:t xml:space="preserve"> </w:t>
      </w:r>
      <w:r>
        <w:rPr>
          <w:rFonts w:ascii="Arial Unicode MS" w:eastAsia="Arial Unicode MS" w:hAnsi="Arial Unicode MS" w:cs="Arial Unicode MS"/>
          <w:color w:val="434343"/>
          <w:sz w:val="19"/>
          <w:szCs w:val="19"/>
        </w:rPr>
        <w:t>유사</w:t>
      </w:r>
      <w:r>
        <w:rPr>
          <w:rFonts w:ascii="Arial Unicode MS" w:eastAsia="Arial Unicode MS" w:hAnsi="Arial Unicode MS" w:cs="Arial Unicode MS"/>
          <w:color w:val="434343"/>
          <w:sz w:val="19"/>
          <w:szCs w:val="19"/>
        </w:rPr>
        <w:t xml:space="preserve">. </w:t>
      </w:r>
      <w:r>
        <w:rPr>
          <w:rFonts w:ascii="Arial Unicode MS" w:eastAsia="Arial Unicode MS" w:hAnsi="Arial Unicode MS" w:cs="Arial Unicode MS"/>
          <w:color w:val="434343"/>
          <w:sz w:val="19"/>
          <w:szCs w:val="19"/>
        </w:rPr>
        <w:t>저장소</w:t>
      </w:r>
      <w:r>
        <w:rPr>
          <w:rFonts w:ascii="Arial Unicode MS" w:eastAsia="Arial Unicode MS" w:hAnsi="Arial Unicode MS" w:cs="Arial Unicode MS"/>
          <w:color w:val="434343"/>
          <w:sz w:val="19"/>
          <w:szCs w:val="19"/>
        </w:rPr>
        <w:t xml:space="preserve"> </w:t>
      </w:r>
      <w:r>
        <w:rPr>
          <w:rFonts w:ascii="Arial Unicode MS" w:eastAsia="Arial Unicode MS" w:hAnsi="Arial Unicode MS" w:cs="Arial Unicode MS"/>
          <w:color w:val="434343"/>
          <w:sz w:val="19"/>
          <w:szCs w:val="19"/>
        </w:rPr>
        <w:t>비용은</w:t>
      </w:r>
      <w:r>
        <w:rPr>
          <w:rFonts w:ascii="Arial Unicode MS" w:eastAsia="Arial Unicode MS" w:hAnsi="Arial Unicode MS" w:cs="Arial Unicode MS"/>
          <w:color w:val="434343"/>
          <w:sz w:val="19"/>
          <w:szCs w:val="19"/>
        </w:rPr>
        <w:t xml:space="preserve"> RDBMS </w:t>
      </w:r>
      <w:r>
        <w:rPr>
          <w:rFonts w:ascii="Arial Unicode MS" w:eastAsia="Arial Unicode MS" w:hAnsi="Arial Unicode MS" w:cs="Arial Unicode MS"/>
          <w:color w:val="434343"/>
          <w:sz w:val="19"/>
          <w:szCs w:val="19"/>
        </w:rPr>
        <w:t>기준</w:t>
      </w:r>
      <w:r>
        <w:rPr>
          <w:rFonts w:ascii="Arial Unicode MS" w:eastAsia="Arial Unicode MS" w:hAnsi="Arial Unicode MS" w:cs="Arial Unicode MS"/>
          <w:color w:val="434343"/>
          <w:sz w:val="19"/>
          <w:szCs w:val="19"/>
        </w:rPr>
        <w:t xml:space="preserve"> </w:t>
      </w:r>
      <w:r>
        <w:rPr>
          <w:rFonts w:ascii="Arial Unicode MS" w:eastAsia="Arial Unicode MS" w:hAnsi="Arial Unicode MS" w:cs="Arial Unicode MS"/>
          <w:color w:val="434343"/>
          <w:sz w:val="19"/>
          <w:szCs w:val="19"/>
        </w:rPr>
        <w:t>최소</w:t>
      </w:r>
      <w:r>
        <w:rPr>
          <w:rFonts w:ascii="Arial Unicode MS" w:eastAsia="Arial Unicode MS" w:hAnsi="Arial Unicode MS" w:cs="Arial Unicode MS"/>
          <w:color w:val="434343"/>
          <w:sz w:val="19"/>
          <w:szCs w:val="19"/>
        </w:rPr>
        <w:t>.</w:t>
      </w:r>
    </w:p>
    <w:p w14:paraId="4AAA80D2" w14:textId="77777777" w:rsidR="00D80D8A" w:rsidRDefault="00D80D8A">
      <w:pPr>
        <w:spacing w:before="240" w:after="80"/>
        <w:rPr>
          <w:color w:val="434343"/>
          <w:sz w:val="19"/>
          <w:szCs w:val="19"/>
        </w:rPr>
      </w:pPr>
    </w:p>
    <w:tbl>
      <w:tblPr>
        <w:tblStyle w:val="affffffffff8"/>
        <w:tblW w:w="901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015"/>
      </w:tblGrid>
      <w:tr w:rsidR="00D80D8A" w14:paraId="795BB83C" w14:textId="77777777">
        <w:trPr>
          <w:trHeight w:val="810"/>
        </w:trPr>
        <w:tc>
          <w:tcPr>
            <w:tcW w:w="9015" w:type="dxa"/>
            <w:tcBorders>
              <w:top w:val="single" w:sz="6" w:space="0" w:color="B0BEC5"/>
              <w:left w:val="single" w:sz="6" w:space="0" w:color="1B3A5C"/>
              <w:bottom w:val="single" w:sz="6" w:space="0" w:color="B0BEC5"/>
              <w:right w:val="single" w:sz="6" w:space="0" w:color="B0BEC5"/>
            </w:tcBorders>
            <w:shd w:val="clear" w:color="auto" w:fill="FFF8E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A1CE790" w14:textId="77777777" w:rsidR="00D80D8A" w:rsidRDefault="00BE6280">
            <w:pPr>
              <w:shd w:val="clear" w:color="auto" w:fill="FFF8E1"/>
              <w:spacing w:before="240" w:after="120"/>
              <w:rPr>
                <w:color w:val="434343"/>
                <w:sz w:val="19"/>
                <w:szCs w:val="19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color w:val="434343"/>
                <w:sz w:val="19"/>
                <w:szCs w:val="19"/>
              </w:rPr>
              <w:t>예시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434343"/>
                <w:sz w:val="19"/>
                <w:szCs w:val="19"/>
              </w:rPr>
              <w:t xml:space="preserve"> (GPT-4o-mini 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434343"/>
                <w:sz w:val="19"/>
                <w:szCs w:val="19"/>
              </w:rPr>
              <w:t>기준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434343"/>
                <w:sz w:val="19"/>
                <w:szCs w:val="19"/>
              </w:rPr>
              <w:t xml:space="preserve">): 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434343"/>
                <w:sz w:val="19"/>
                <w:szCs w:val="19"/>
              </w:rPr>
              <w:br/>
            </w:r>
            <w:proofErr w:type="spellStart"/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>Summary</w:t>
            </w:r>
            <w:proofErr w:type="spellEnd"/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>Memory</w:t>
            </w:r>
            <w:proofErr w:type="spellEnd"/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>: 500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>세션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>/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>일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 xml:space="preserve"> × 1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>회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 xml:space="preserve"> × 30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>일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 xml:space="preserve"> × (2,000 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>input</w:t>
            </w:r>
            <w:proofErr w:type="spellEnd"/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 xml:space="preserve"> + 500 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>output</w:t>
            </w:r>
            <w:proofErr w:type="spellEnd"/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>토큰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>) ≈ $13.5/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>월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 xml:space="preserve">. 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br/>
            </w:r>
            <w:proofErr w:type="spellStart"/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>Semantic</w:t>
            </w:r>
            <w:proofErr w:type="spellEnd"/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>Memory</w:t>
            </w:r>
            <w:proofErr w:type="spellEnd"/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 xml:space="preserve"> (text-embedding-3-small): 5,000msg/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>일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 xml:space="preserve"> × 30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>일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 xml:space="preserve"> × 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>평균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 xml:space="preserve"> 200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>토큰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 xml:space="preserve"> ≈ $0.6/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>월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 xml:space="preserve"> (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>임베딩만</w:t>
            </w:r>
            <w:proofErr w:type="spellEnd"/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 xml:space="preserve">). 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br/>
            </w:r>
            <w:proofErr w:type="spellStart"/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>Episodic</w:t>
            </w:r>
            <w:proofErr w:type="spellEnd"/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>Memory</w:t>
            </w:r>
            <w:proofErr w:type="spellEnd"/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 xml:space="preserve">: 100 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>task</w:t>
            </w:r>
            <w:proofErr w:type="spellEnd"/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>/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>일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 xml:space="preserve"> × 30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>일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 xml:space="preserve"> × (2,500 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>추출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 xml:space="preserve"> + 500 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>임베딩</w:t>
            </w:r>
            <w:proofErr w:type="spellEnd"/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>) ≈ $4.1/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>월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>.</w:t>
            </w:r>
          </w:p>
          <w:p w14:paraId="11EC28AD" w14:textId="77777777" w:rsidR="00D80D8A" w:rsidRDefault="00D80D8A">
            <w:pPr>
              <w:shd w:val="clear" w:color="auto" w:fill="FFF8E1"/>
              <w:spacing w:after="120"/>
              <w:ind w:right="360"/>
              <w:rPr>
                <w:b/>
                <w:bCs/>
                <w:color w:val="434343"/>
                <w:sz w:val="19"/>
                <w:szCs w:val="19"/>
              </w:rPr>
            </w:pPr>
          </w:p>
          <w:p w14:paraId="2BE13284" w14:textId="77777777" w:rsidR="00D80D8A" w:rsidRDefault="00BE6280">
            <w:pPr>
              <w:shd w:val="clear" w:color="auto" w:fill="FFF8E1"/>
              <w:spacing w:after="120"/>
              <w:ind w:right="360"/>
              <w:rPr>
                <w:color w:val="434343"/>
                <w:sz w:val="19"/>
                <w:szCs w:val="19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color w:val="434343"/>
                <w:sz w:val="19"/>
                <w:szCs w:val="19"/>
              </w:rPr>
              <w:t>[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434343"/>
                <w:sz w:val="19"/>
                <w:szCs w:val="19"/>
              </w:rPr>
              <w:t>참고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434343"/>
                <w:sz w:val="19"/>
                <w:szCs w:val="19"/>
              </w:rPr>
              <w:t xml:space="preserve">] 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>토큰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>단가는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 xml:space="preserve"> 5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>장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>모델별</w:t>
            </w:r>
            <w:proofErr w:type="spellEnd"/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>비용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>표를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>참조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 xml:space="preserve">. 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>임베딩</w:t>
            </w:r>
            <w:proofErr w:type="spellEnd"/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>비용은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 xml:space="preserve"> 8.2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>절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>Embedding</w:t>
            </w:r>
            <w:proofErr w:type="spellEnd"/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>모델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>선정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>시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>함께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>비교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 xml:space="preserve">. 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>위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>예시는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>특정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>모델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>기준이며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>실제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>단가는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>모델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>·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>제공사에</w:t>
            </w:r>
            <w:proofErr w:type="spellEnd"/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>따라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>상이하다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>.</w:t>
            </w:r>
          </w:p>
        </w:tc>
      </w:tr>
    </w:tbl>
    <w:p w14:paraId="4EB7BE2C" w14:textId="77777777" w:rsidR="00D80D8A" w:rsidRDefault="00BE6280">
      <w:pPr>
        <w:pStyle w:val="4"/>
        <w:spacing w:before="240"/>
      </w:pPr>
      <w:bookmarkStart w:id="216" w:name="_53il5du3toba" w:colFirst="0" w:colLast="0"/>
      <w:bookmarkEnd w:id="216"/>
      <w:r>
        <w:rPr>
          <w:rFonts w:ascii="Arial Unicode MS" w:eastAsia="Arial Unicode MS" w:hAnsi="Arial Unicode MS" w:cs="Arial Unicode MS"/>
        </w:rPr>
        <w:t xml:space="preserve"> 7.7.4 </w:t>
      </w:r>
      <w:r>
        <w:rPr>
          <w:rFonts w:ascii="Arial Unicode MS" w:eastAsia="Arial Unicode MS" w:hAnsi="Arial Unicode MS" w:cs="Arial Unicode MS"/>
        </w:rPr>
        <w:t>모니터링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지표</w:t>
      </w:r>
    </w:p>
    <w:p w14:paraId="7A0778DF" w14:textId="77777777" w:rsidR="00D80D8A" w:rsidRDefault="00BE6280">
      <w:pPr>
        <w:spacing w:before="240" w:after="120"/>
      </w:pPr>
      <w:r>
        <w:rPr>
          <w:rFonts w:ascii="Arial Unicode MS" w:eastAsia="Arial Unicode MS" w:hAnsi="Arial Unicode MS" w:cs="Arial Unicode MS"/>
        </w:rPr>
        <w:t>메모리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시스템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도입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다음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운영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부담이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추가된다</w:t>
      </w:r>
      <w:r>
        <w:rPr>
          <w:rFonts w:ascii="Arial Unicode MS" w:eastAsia="Arial Unicode MS" w:hAnsi="Arial Unicode MS" w:cs="Arial Unicode MS"/>
        </w:rPr>
        <w:t xml:space="preserve">. </w:t>
      </w:r>
      <w:r>
        <w:rPr>
          <w:rFonts w:ascii="Arial Unicode MS" w:eastAsia="Arial Unicode MS" w:hAnsi="Arial Unicode MS" w:cs="Arial Unicode MS"/>
        </w:rPr>
        <w:t>의사결정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비용</w:t>
      </w:r>
      <w:r>
        <w:rPr>
          <w:rFonts w:ascii="Arial Unicode MS" w:eastAsia="Arial Unicode MS" w:hAnsi="Arial Unicode MS" w:cs="Arial Unicode MS"/>
        </w:rPr>
        <w:t>/</w:t>
      </w:r>
      <w:r>
        <w:rPr>
          <w:rFonts w:ascii="Arial Unicode MS" w:eastAsia="Arial Unicode MS" w:hAnsi="Arial Unicode MS" w:cs="Arial Unicode MS"/>
        </w:rPr>
        <w:t>리스크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요소로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고려한다</w:t>
      </w:r>
      <w:r>
        <w:rPr>
          <w:rFonts w:ascii="Arial Unicode MS" w:eastAsia="Arial Unicode MS" w:hAnsi="Arial Unicode MS" w:cs="Arial Unicode MS"/>
        </w:rPr>
        <w:t xml:space="preserve">. </w:t>
      </w:r>
      <w:r>
        <w:rPr>
          <w:rFonts w:ascii="Arial Unicode MS" w:eastAsia="Arial Unicode MS" w:hAnsi="Arial Unicode MS" w:cs="Arial Unicode MS"/>
          <w:highlight w:val="yellow"/>
        </w:rPr>
        <w:t>10</w:t>
      </w:r>
      <w:r>
        <w:rPr>
          <w:rFonts w:ascii="Arial Unicode MS" w:eastAsia="Arial Unicode MS" w:hAnsi="Arial Unicode MS" w:cs="Arial Unicode MS"/>
          <w:highlight w:val="yellow"/>
        </w:rPr>
        <w:t>장</w:t>
      </w:r>
      <w:r>
        <w:rPr>
          <w:rFonts w:ascii="Arial Unicode MS" w:eastAsia="Arial Unicode MS" w:hAnsi="Arial Unicode MS" w:cs="Arial Unicode MS"/>
          <w:highlight w:val="yellow"/>
        </w:rPr>
        <w:t>(</w:t>
      </w:r>
      <w:proofErr w:type="spellStart"/>
      <w:r>
        <w:rPr>
          <w:rFonts w:ascii="Arial Unicode MS" w:eastAsia="Arial Unicode MS" w:hAnsi="Arial Unicode MS" w:cs="Arial Unicode MS"/>
          <w:highlight w:val="yellow"/>
        </w:rPr>
        <w:t>Observability</w:t>
      </w:r>
      <w:proofErr w:type="spellEnd"/>
      <w:r>
        <w:rPr>
          <w:rFonts w:ascii="Arial Unicode MS" w:eastAsia="Arial Unicode MS" w:hAnsi="Arial Unicode MS" w:cs="Arial Unicode MS"/>
          <w:highlight w:val="yellow"/>
        </w:rPr>
        <w:t>)</w:t>
      </w:r>
      <w:r>
        <w:rPr>
          <w:rFonts w:ascii="Arial Unicode MS" w:eastAsia="Arial Unicode MS" w:hAnsi="Arial Unicode MS" w:cs="Arial Unicode MS"/>
          <w:highlight w:val="yellow"/>
        </w:rPr>
        <w:t>과</w:t>
      </w:r>
      <w:r>
        <w:rPr>
          <w:rFonts w:ascii="Arial Unicode MS" w:eastAsia="Arial Unicode MS" w:hAnsi="Arial Unicode MS" w:cs="Arial Unicode MS"/>
          <w:highlight w:val="yellow"/>
        </w:rPr>
        <w:t xml:space="preserve"> </w:t>
      </w:r>
      <w:r>
        <w:rPr>
          <w:rFonts w:ascii="Arial Unicode MS" w:eastAsia="Arial Unicode MS" w:hAnsi="Arial Unicode MS" w:cs="Arial Unicode MS"/>
          <w:highlight w:val="yellow"/>
        </w:rPr>
        <w:t>연계</w:t>
      </w:r>
      <w:r>
        <w:rPr>
          <w:rFonts w:ascii="Arial Unicode MS" w:eastAsia="Arial Unicode MS" w:hAnsi="Arial Unicode MS" w:cs="Arial Unicode MS"/>
        </w:rPr>
        <w:t>한다</w:t>
      </w:r>
      <w:r>
        <w:rPr>
          <w:rFonts w:ascii="Arial Unicode MS" w:eastAsia="Arial Unicode MS" w:hAnsi="Arial Unicode MS" w:cs="Arial Unicode MS"/>
        </w:rPr>
        <w:t>(SHOULD).</w:t>
      </w:r>
    </w:p>
    <w:tbl>
      <w:tblPr>
        <w:tblStyle w:val="affffffffff9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883"/>
        <w:gridCol w:w="3897"/>
        <w:gridCol w:w="2245"/>
      </w:tblGrid>
      <w:tr w:rsidR="00D80D8A" w14:paraId="4A4ECE20" w14:textId="77777777">
        <w:trPr>
          <w:trHeight w:val="420"/>
        </w:trPr>
        <w:tc>
          <w:tcPr>
            <w:tcW w:w="2882" w:type="dxa"/>
            <w:tcBorders>
              <w:top w:val="single" w:sz="5" w:space="0" w:color="F0F4F8"/>
              <w:left w:val="single" w:sz="5" w:space="0" w:color="F0F4F8"/>
              <w:bottom w:val="single" w:sz="5" w:space="0" w:color="F0F4F8"/>
              <w:right w:val="single" w:sz="5" w:space="0" w:color="F0F4F8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B4E984" w14:textId="77777777" w:rsidR="00D80D8A" w:rsidRDefault="00BE6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jc w:val="center"/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  <w:sz w:val="20"/>
                <w:szCs w:val="20"/>
              </w:rPr>
              <w:t>모니터링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  <w:sz w:val="20"/>
                <w:szCs w:val="20"/>
              </w:rPr>
              <w:t>항목</w:t>
            </w:r>
          </w:p>
        </w:tc>
        <w:tc>
          <w:tcPr>
            <w:tcW w:w="3897" w:type="dxa"/>
            <w:tcBorders>
              <w:top w:val="single" w:sz="5" w:space="0" w:color="F0F4F8"/>
              <w:left w:val="single" w:sz="5" w:space="0" w:color="F0F4F8"/>
              <w:bottom w:val="single" w:sz="5" w:space="0" w:color="F0F4F8"/>
              <w:right w:val="single" w:sz="5" w:space="0" w:color="F0F4F8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6F3303" w14:textId="77777777" w:rsidR="00D80D8A" w:rsidRDefault="00BE6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jc w:val="center"/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  <w:sz w:val="20"/>
                <w:szCs w:val="20"/>
              </w:rPr>
              <w:t>설명</w:t>
            </w:r>
          </w:p>
        </w:tc>
        <w:tc>
          <w:tcPr>
            <w:tcW w:w="2245" w:type="dxa"/>
            <w:tcBorders>
              <w:top w:val="single" w:sz="5" w:space="0" w:color="F0F4F8"/>
              <w:left w:val="single" w:sz="5" w:space="0" w:color="F0F4F8"/>
              <w:bottom w:val="single" w:sz="5" w:space="0" w:color="F0F4F8"/>
              <w:right w:val="single" w:sz="5" w:space="0" w:color="F0F4F8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04CD8F" w14:textId="77777777" w:rsidR="00D80D8A" w:rsidRDefault="00BE6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jc w:val="center"/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  <w:sz w:val="20"/>
                <w:szCs w:val="20"/>
              </w:rPr>
              <w:t>참고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  <w:sz w:val="20"/>
                <w:szCs w:val="20"/>
              </w:rPr>
              <w:t>기준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  <w:sz w:val="20"/>
                <w:szCs w:val="20"/>
              </w:rPr>
              <w:t xml:space="preserve"> (</w:t>
            </w:r>
            <w:proofErr w:type="spellStart"/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  <w:sz w:val="20"/>
                <w:szCs w:val="20"/>
              </w:rPr>
              <w:t>Reference</w:t>
            </w:r>
            <w:proofErr w:type="spellEnd"/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  <w:sz w:val="20"/>
                <w:szCs w:val="20"/>
              </w:rPr>
              <w:t>)</w:t>
            </w:r>
          </w:p>
        </w:tc>
      </w:tr>
      <w:tr w:rsidR="00D80D8A" w14:paraId="0446B94C" w14:textId="77777777">
        <w:trPr>
          <w:trHeight w:val="705"/>
        </w:trPr>
        <w:tc>
          <w:tcPr>
            <w:tcW w:w="2882" w:type="dxa"/>
            <w:tcBorders>
              <w:top w:val="single" w:sz="5" w:space="0" w:color="F0F4F8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468009" w14:textId="77777777" w:rsidR="00D80D8A" w:rsidRDefault="00BE6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rPr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장기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메모리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검색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적중률</w:t>
            </w:r>
          </w:p>
        </w:tc>
        <w:tc>
          <w:tcPr>
            <w:tcW w:w="3897" w:type="dxa"/>
            <w:tcBorders>
              <w:top w:val="single" w:sz="5" w:space="0" w:color="F0F4F8"/>
              <w:left w:val="nil"/>
              <w:bottom w:val="single" w:sz="5" w:space="0" w:color="CCCCCC"/>
              <w:right w:val="single" w:sz="5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AAAE03" w14:textId="77777777" w:rsidR="00D80D8A" w:rsidRDefault="00BE6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rPr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검색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결과가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실제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관련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정보를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포함하는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비율</w:t>
            </w:r>
          </w:p>
        </w:tc>
        <w:tc>
          <w:tcPr>
            <w:tcW w:w="2245" w:type="dxa"/>
            <w:tcBorders>
              <w:top w:val="single" w:sz="5" w:space="0" w:color="F0F4F8"/>
              <w:left w:val="nil"/>
              <w:bottom w:val="single" w:sz="5" w:space="0" w:color="CCCCCC"/>
              <w:right w:val="single" w:sz="5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E293A2" w14:textId="77777777" w:rsidR="00D80D8A" w:rsidRDefault="00BE6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rPr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≥80% (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업계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일반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기준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).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업무별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조정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필요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.</w:t>
            </w:r>
          </w:p>
        </w:tc>
      </w:tr>
      <w:tr w:rsidR="00D80D8A" w14:paraId="0C5A8BAF" w14:textId="77777777">
        <w:trPr>
          <w:trHeight w:val="705"/>
        </w:trPr>
        <w:tc>
          <w:tcPr>
            <w:tcW w:w="2882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3F4D70" w14:textId="77777777" w:rsidR="00D80D8A" w:rsidRDefault="00BE6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rPr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검색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레이턴시</w:t>
            </w:r>
            <w:proofErr w:type="spellEnd"/>
          </w:p>
        </w:tc>
        <w:tc>
          <w:tcPr>
            <w:tcW w:w="3897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8A7757" w14:textId="77777777" w:rsidR="00D80D8A" w:rsidRDefault="00BE6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rPr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메모리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검색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소요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시간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.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사용자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경험에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직접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영향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.</w:t>
            </w:r>
          </w:p>
        </w:tc>
        <w:tc>
          <w:tcPr>
            <w:tcW w:w="2245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10FA2E" w14:textId="77777777" w:rsidR="00D80D8A" w:rsidRDefault="00BE6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rPr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P95 ≤200ms (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일반적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대화형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서비스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기준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).</w:t>
            </w:r>
          </w:p>
        </w:tc>
      </w:tr>
      <w:tr w:rsidR="00D80D8A" w14:paraId="07B65DE8" w14:textId="77777777">
        <w:trPr>
          <w:trHeight w:val="705"/>
        </w:trPr>
        <w:tc>
          <w:tcPr>
            <w:tcW w:w="2882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AD6B4E" w14:textId="77777777" w:rsidR="00D80D8A" w:rsidRDefault="00BE6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rPr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단기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→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장기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승격률</w:t>
            </w:r>
            <w:proofErr w:type="spellEnd"/>
          </w:p>
        </w:tc>
        <w:tc>
          <w:tcPr>
            <w:tcW w:w="3897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FA41AF" w14:textId="77777777" w:rsidR="00D80D8A" w:rsidRDefault="00BE6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rPr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승격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기준에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의해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장기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저장되는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메모리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비율</w:t>
            </w:r>
          </w:p>
        </w:tc>
        <w:tc>
          <w:tcPr>
            <w:tcW w:w="2245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B6D92D" w14:textId="77777777" w:rsidR="00D80D8A" w:rsidRDefault="00BE6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rPr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5~20% (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과도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시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기준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강화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필요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).</w:t>
            </w:r>
          </w:p>
        </w:tc>
      </w:tr>
      <w:tr w:rsidR="00D80D8A" w14:paraId="4809037B" w14:textId="77777777">
        <w:trPr>
          <w:trHeight w:val="705"/>
        </w:trPr>
        <w:tc>
          <w:tcPr>
            <w:tcW w:w="2882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3D367D" w14:textId="77777777" w:rsidR="00D80D8A" w:rsidRDefault="00BE6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rPr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lastRenderedPageBreak/>
              <w:t>메모리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관련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LLM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비용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비율</w:t>
            </w:r>
          </w:p>
        </w:tc>
        <w:tc>
          <w:tcPr>
            <w:tcW w:w="3897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6055DE" w14:textId="77777777" w:rsidR="00D80D8A" w:rsidRDefault="00BE6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rPr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전체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LLM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비용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대비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메모리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관련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호출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비용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비율</w:t>
            </w:r>
          </w:p>
        </w:tc>
        <w:tc>
          <w:tcPr>
            <w:tcW w:w="2245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CAF440" w14:textId="77777777" w:rsidR="00D80D8A" w:rsidRDefault="00BE6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rPr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≤20% (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총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비용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대비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비중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통제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).</w:t>
            </w:r>
          </w:p>
        </w:tc>
      </w:tr>
      <w:tr w:rsidR="00D80D8A" w14:paraId="57F513C3" w14:textId="77777777">
        <w:trPr>
          <w:trHeight w:val="705"/>
        </w:trPr>
        <w:tc>
          <w:tcPr>
            <w:tcW w:w="2882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D7636C" w14:textId="77777777" w:rsidR="00D80D8A" w:rsidRDefault="00BE6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rPr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메모리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크기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증가율</w:t>
            </w:r>
          </w:p>
        </w:tc>
        <w:tc>
          <w:tcPr>
            <w:tcW w:w="3897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0DE2A1" w14:textId="77777777" w:rsidR="00D80D8A" w:rsidRDefault="00BE6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rPr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저장소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용량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증가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추세</w:t>
            </w:r>
          </w:p>
        </w:tc>
        <w:tc>
          <w:tcPr>
            <w:tcW w:w="2245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BBFD66" w14:textId="77777777" w:rsidR="00D80D8A" w:rsidRDefault="00BE6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rPr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월간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증가율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모니터링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.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저장소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비용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통제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.</w:t>
            </w:r>
          </w:p>
        </w:tc>
      </w:tr>
    </w:tbl>
    <w:p w14:paraId="7003F448" w14:textId="77777777" w:rsidR="00D80D8A" w:rsidRDefault="00D80D8A">
      <w:pPr>
        <w:spacing w:before="240" w:after="80"/>
        <w:rPr>
          <w:b/>
          <w:bCs/>
          <w:color w:val="1A5276"/>
          <w:sz w:val="18"/>
          <w:szCs w:val="18"/>
        </w:rPr>
      </w:pPr>
    </w:p>
    <w:tbl>
      <w:tblPr>
        <w:tblStyle w:val="affffffffffa"/>
        <w:tblpPr w:leftFromText="180" w:rightFromText="180" w:topFromText="180" w:bottomFromText="180" w:vertAnchor="text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025"/>
      </w:tblGrid>
      <w:tr w:rsidR="00D80D8A" w14:paraId="634D4483" w14:textId="77777777">
        <w:trPr>
          <w:trHeight w:val="510"/>
        </w:trPr>
        <w:tc>
          <w:tcPr>
            <w:tcW w:w="9025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BF6331" w14:textId="77777777" w:rsidR="00D80D8A" w:rsidRDefault="00BE6280">
            <w:pPr>
              <w:spacing w:before="40" w:after="40"/>
              <w:rPr>
                <w:color w:val="1A5276"/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color w:val="1A5276"/>
                <w:sz w:val="18"/>
                <w:szCs w:val="18"/>
              </w:rPr>
              <w:t>[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1A5276"/>
                <w:sz w:val="18"/>
                <w:szCs w:val="18"/>
              </w:rPr>
              <w:t>참고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1A5276"/>
                <w:sz w:val="18"/>
                <w:szCs w:val="18"/>
              </w:rPr>
              <w:t>]</w:t>
            </w:r>
            <w:r>
              <w:rPr>
                <w:color w:val="1A5276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>"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>참고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>기준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 xml:space="preserve">" 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>열의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>수치는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>업계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>일반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>기준이며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>절대적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>임계값이</w:t>
            </w:r>
            <w:proofErr w:type="spellEnd"/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>아니다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 xml:space="preserve">. 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>업무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>특성에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>따라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>조정이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>필요하다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 xml:space="preserve">. 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>구체적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>임계값은</w:t>
            </w:r>
            <w:proofErr w:type="spellEnd"/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>PoC</w:t>
            </w:r>
            <w:proofErr w:type="spellEnd"/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>결과와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>운영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>데이터를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>기반으로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>별도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>구현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>가이드에서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5276"/>
                <w:sz w:val="18"/>
                <w:szCs w:val="18"/>
              </w:rPr>
              <w:t>확정한다</w:t>
            </w:r>
            <w:r>
              <w:rPr>
                <w:i/>
                <w:iCs/>
                <w:color w:val="555555"/>
                <w:sz w:val="20"/>
                <w:szCs w:val="20"/>
              </w:rPr>
              <w:t>.</w:t>
            </w:r>
          </w:p>
        </w:tc>
      </w:tr>
    </w:tbl>
    <w:p w14:paraId="264A3D25" w14:textId="77777777" w:rsidR="00D80D8A" w:rsidRDefault="00BE6280">
      <w:pPr>
        <w:pStyle w:val="3"/>
        <w:keepNext w:val="0"/>
        <w:keepLines w:val="0"/>
        <w:spacing w:before="480"/>
      </w:pPr>
      <w:bookmarkStart w:id="217" w:name="_liryq4hhj0ck" w:colFirst="0" w:colLast="0"/>
      <w:bookmarkEnd w:id="217"/>
      <w:r>
        <w:rPr>
          <w:rFonts w:ascii="Arial Unicode MS" w:eastAsia="Arial Unicode MS" w:hAnsi="Arial Unicode MS" w:cs="Arial Unicode MS"/>
        </w:rPr>
        <w:t xml:space="preserve">7.8 </w:t>
      </w:r>
      <w:proofErr w:type="spellStart"/>
      <w:r>
        <w:rPr>
          <w:rFonts w:ascii="Arial Unicode MS" w:eastAsia="Arial Unicode MS" w:hAnsi="Arial Unicode MS" w:cs="Arial Unicode MS"/>
        </w:rPr>
        <w:t>유스케이스별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권장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아키텍처</w:t>
      </w:r>
    </w:p>
    <w:p w14:paraId="091868F8" w14:textId="77777777" w:rsidR="00D80D8A" w:rsidRDefault="00BE6280">
      <w:pPr>
        <w:spacing w:before="240" w:after="120"/>
      </w:pPr>
      <w:r>
        <w:rPr>
          <w:rFonts w:ascii="Arial Unicode MS" w:eastAsia="Arial Unicode MS" w:hAnsi="Arial Unicode MS" w:cs="Arial Unicode MS"/>
        </w:rPr>
        <w:t>사내에서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자주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구축하는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Agent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유형별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권장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메모리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조합이다</w:t>
      </w:r>
      <w:r>
        <w:rPr>
          <w:rFonts w:ascii="Arial Unicode MS" w:eastAsia="Arial Unicode MS" w:hAnsi="Arial Unicode MS" w:cs="Arial Unicode MS"/>
        </w:rPr>
        <w:t xml:space="preserve">. </w:t>
      </w:r>
      <w:r>
        <w:rPr>
          <w:rFonts w:ascii="Arial Unicode MS" w:eastAsia="Arial Unicode MS" w:hAnsi="Arial Unicode MS" w:cs="Arial Unicode MS"/>
        </w:rPr>
        <w:t>최소한의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조합으로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시작하고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운영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데이터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기반으로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추가한다</w:t>
      </w:r>
      <w:r>
        <w:rPr>
          <w:rFonts w:ascii="Arial Unicode MS" w:eastAsia="Arial Unicode MS" w:hAnsi="Arial Unicode MS" w:cs="Arial Unicode MS"/>
        </w:rPr>
        <w:t>(SHOULD).</w:t>
      </w:r>
    </w:p>
    <w:tbl>
      <w:tblPr>
        <w:tblStyle w:val="affffffffffb"/>
        <w:tblW w:w="901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40"/>
        <w:gridCol w:w="1950"/>
        <w:gridCol w:w="2445"/>
        <w:gridCol w:w="3180"/>
      </w:tblGrid>
      <w:tr w:rsidR="00D80D8A" w14:paraId="77966653" w14:textId="77777777">
        <w:trPr>
          <w:trHeight w:val="435"/>
        </w:trPr>
        <w:tc>
          <w:tcPr>
            <w:tcW w:w="1440" w:type="dxa"/>
            <w:tcBorders>
              <w:top w:val="single" w:sz="5" w:space="0" w:color="F0F4F8"/>
              <w:left w:val="single" w:sz="5" w:space="0" w:color="F0F4F8"/>
              <w:bottom w:val="single" w:sz="5" w:space="0" w:color="F0F4F8"/>
              <w:right w:val="single" w:sz="5" w:space="0" w:color="F0F4F8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7FB23C" w14:textId="77777777" w:rsidR="00D80D8A" w:rsidRDefault="00BE6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jc w:val="center"/>
              <w:rPr>
                <w:b/>
                <w:bCs/>
                <w:color w:val="FFFFFF"/>
                <w:sz w:val="20"/>
                <w:szCs w:val="20"/>
              </w:rPr>
            </w:pPr>
            <w:proofErr w:type="spellStart"/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  <w:sz w:val="20"/>
                <w:szCs w:val="20"/>
              </w:rPr>
              <w:t>Agent</w:t>
            </w:r>
            <w:proofErr w:type="spellEnd"/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  <w:sz w:val="20"/>
                <w:szCs w:val="20"/>
              </w:rPr>
              <w:t>유형</w:t>
            </w:r>
          </w:p>
        </w:tc>
        <w:tc>
          <w:tcPr>
            <w:tcW w:w="1950" w:type="dxa"/>
            <w:tcBorders>
              <w:top w:val="single" w:sz="5" w:space="0" w:color="F0F4F8"/>
              <w:left w:val="single" w:sz="5" w:space="0" w:color="F0F4F8"/>
              <w:bottom w:val="single" w:sz="5" w:space="0" w:color="F0F4F8"/>
              <w:right w:val="single" w:sz="5" w:space="0" w:color="F0F4F8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E56DDB" w14:textId="77777777" w:rsidR="00D80D8A" w:rsidRDefault="00BE6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jc w:val="center"/>
              <w:rPr>
                <w:b/>
                <w:bCs/>
                <w:color w:val="FFFFFF"/>
                <w:sz w:val="20"/>
                <w:szCs w:val="20"/>
              </w:rPr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Short-Term</w:t>
            </w:r>
            <w:proofErr w:type="spellEnd"/>
          </w:p>
        </w:tc>
        <w:tc>
          <w:tcPr>
            <w:tcW w:w="2445" w:type="dxa"/>
            <w:tcBorders>
              <w:top w:val="single" w:sz="5" w:space="0" w:color="F0F4F8"/>
              <w:left w:val="single" w:sz="5" w:space="0" w:color="F0F4F8"/>
              <w:bottom w:val="single" w:sz="5" w:space="0" w:color="F0F4F8"/>
              <w:right w:val="single" w:sz="5" w:space="0" w:color="F0F4F8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B43E07" w14:textId="77777777" w:rsidR="00D80D8A" w:rsidRDefault="00BE6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jc w:val="center"/>
              <w:rPr>
                <w:b/>
                <w:bCs/>
                <w:color w:val="FFFFFF"/>
                <w:sz w:val="20"/>
                <w:szCs w:val="20"/>
              </w:rPr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Long-Term</w:t>
            </w:r>
            <w:proofErr w:type="spellEnd"/>
          </w:p>
        </w:tc>
        <w:tc>
          <w:tcPr>
            <w:tcW w:w="3180" w:type="dxa"/>
            <w:tcBorders>
              <w:top w:val="single" w:sz="5" w:space="0" w:color="F0F4F8"/>
              <w:left w:val="single" w:sz="5" w:space="0" w:color="F0F4F8"/>
              <w:bottom w:val="single" w:sz="5" w:space="0" w:color="F0F4F8"/>
              <w:right w:val="single" w:sz="5" w:space="0" w:color="F0F4F8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BC79B8" w14:textId="77777777" w:rsidR="00D80D8A" w:rsidRDefault="00BE6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jc w:val="center"/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  <w:sz w:val="20"/>
                <w:szCs w:val="20"/>
              </w:rPr>
              <w:t>업무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  <w:sz w:val="20"/>
                <w:szCs w:val="20"/>
              </w:rPr>
              <w:t>특성</w:t>
            </w:r>
          </w:p>
        </w:tc>
      </w:tr>
      <w:tr w:rsidR="00D80D8A" w14:paraId="60071C37" w14:textId="77777777">
        <w:trPr>
          <w:trHeight w:val="690"/>
        </w:trPr>
        <w:tc>
          <w:tcPr>
            <w:tcW w:w="1440" w:type="dxa"/>
            <w:tcBorders>
              <w:top w:val="single" w:sz="5" w:space="0" w:color="F0F4F8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E0803A" w14:textId="77777777" w:rsidR="00D80D8A" w:rsidRDefault="00BE6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rPr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고객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상담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챗봇</w:t>
            </w:r>
            <w:proofErr w:type="spellEnd"/>
          </w:p>
        </w:tc>
        <w:tc>
          <w:tcPr>
            <w:tcW w:w="1950" w:type="dxa"/>
            <w:tcBorders>
              <w:top w:val="single" w:sz="5" w:space="0" w:color="F0F4F8"/>
              <w:left w:val="nil"/>
              <w:bottom w:val="single" w:sz="5" w:space="0" w:color="CCCCCC"/>
              <w:right w:val="single" w:sz="5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A4177F" w14:textId="77777777" w:rsidR="00D80D8A" w:rsidRDefault="00BE6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rPr>
                <w:sz w:val="18"/>
                <w:szCs w:val="18"/>
              </w:rPr>
            </w:pPr>
            <w:proofErr w:type="spellStart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Summary</w:t>
            </w:r>
            <w:proofErr w:type="spellEnd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+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최근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N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개</w:t>
            </w:r>
            <w:proofErr w:type="spellEnd"/>
          </w:p>
        </w:tc>
        <w:tc>
          <w:tcPr>
            <w:tcW w:w="2445" w:type="dxa"/>
            <w:tcBorders>
              <w:top w:val="single" w:sz="5" w:space="0" w:color="F0F4F8"/>
              <w:left w:val="nil"/>
              <w:bottom w:val="single" w:sz="5" w:space="0" w:color="CCCCCC"/>
              <w:right w:val="single" w:sz="5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264897" w14:textId="77777777" w:rsidR="00D80D8A" w:rsidRDefault="00BE6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User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Prefs</w:t>
            </w:r>
            <w:proofErr w:type="spellEnd"/>
            <w:r>
              <w:rPr>
                <w:sz w:val="18"/>
                <w:szCs w:val="18"/>
              </w:rPr>
              <w:t xml:space="preserve"> + </w:t>
            </w:r>
            <w:proofErr w:type="spellStart"/>
            <w:r>
              <w:rPr>
                <w:sz w:val="18"/>
                <w:szCs w:val="18"/>
              </w:rPr>
              <w:t>Summary</w:t>
            </w:r>
            <w:proofErr w:type="spellEnd"/>
            <w:r>
              <w:rPr>
                <w:sz w:val="18"/>
                <w:szCs w:val="18"/>
              </w:rPr>
              <w:t xml:space="preserve"> + </w:t>
            </w:r>
            <w:proofErr w:type="spellStart"/>
            <w:r>
              <w:rPr>
                <w:sz w:val="18"/>
                <w:szCs w:val="18"/>
              </w:rPr>
              <w:t>Episodic</w:t>
            </w:r>
            <w:proofErr w:type="spellEnd"/>
          </w:p>
        </w:tc>
        <w:tc>
          <w:tcPr>
            <w:tcW w:w="3180" w:type="dxa"/>
            <w:tcBorders>
              <w:top w:val="single" w:sz="5" w:space="0" w:color="F0F4F8"/>
              <w:left w:val="nil"/>
              <w:bottom w:val="single" w:sz="5" w:space="0" w:color="CCCCCC"/>
              <w:right w:val="single" w:sz="5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BBA072" w14:textId="77777777" w:rsidR="00D80D8A" w:rsidRDefault="00BE6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rPr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장기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대화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.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고객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선호도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+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이전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문의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경험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참조</w:t>
            </w:r>
          </w:p>
        </w:tc>
      </w:tr>
      <w:tr w:rsidR="00D80D8A" w14:paraId="3F6206FF" w14:textId="77777777">
        <w:trPr>
          <w:trHeight w:val="690"/>
        </w:trPr>
        <w:tc>
          <w:tcPr>
            <w:tcW w:w="1440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D24BEA" w14:textId="77777777" w:rsidR="00D80D8A" w:rsidRDefault="00BE6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rPr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사내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문서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검색</w:t>
            </w:r>
          </w:p>
        </w:tc>
        <w:tc>
          <w:tcPr>
            <w:tcW w:w="1950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B712FF" w14:textId="77777777" w:rsidR="00D80D8A" w:rsidRDefault="00BE6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Token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Window</w:t>
            </w:r>
            <w:proofErr w:type="spellEnd"/>
          </w:p>
        </w:tc>
        <w:tc>
          <w:tcPr>
            <w:tcW w:w="2445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6082F4" w14:textId="77777777" w:rsidR="00D80D8A" w:rsidRDefault="00BE6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Semantic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Memory</w:t>
            </w:r>
            <w:proofErr w:type="spellEnd"/>
          </w:p>
        </w:tc>
        <w:tc>
          <w:tcPr>
            <w:tcW w:w="3180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8C7499" w14:textId="77777777" w:rsidR="00D80D8A" w:rsidRDefault="00BE6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rPr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문서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참조가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길어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토큰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통제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필요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.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의미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검색이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핵심</w:t>
            </w:r>
          </w:p>
        </w:tc>
      </w:tr>
      <w:tr w:rsidR="00D80D8A" w14:paraId="7CEF3CED" w14:textId="77777777">
        <w:trPr>
          <w:trHeight w:val="690"/>
        </w:trPr>
        <w:tc>
          <w:tcPr>
            <w:tcW w:w="1440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B33064" w14:textId="77777777" w:rsidR="00D80D8A" w:rsidRDefault="00BE6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rPr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코드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리뷰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Agent</w:t>
            </w:r>
            <w:proofErr w:type="spellEnd"/>
          </w:p>
        </w:tc>
        <w:tc>
          <w:tcPr>
            <w:tcW w:w="1950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54384F" w14:textId="77777777" w:rsidR="00D80D8A" w:rsidRDefault="00BE6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Token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Window</w:t>
            </w:r>
            <w:proofErr w:type="spellEnd"/>
          </w:p>
        </w:tc>
        <w:tc>
          <w:tcPr>
            <w:tcW w:w="2445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00E938" w14:textId="77777777" w:rsidR="00D80D8A" w:rsidRDefault="00BE6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Entity</w:t>
            </w:r>
            <w:proofErr w:type="spellEnd"/>
            <w:r>
              <w:rPr>
                <w:sz w:val="18"/>
                <w:szCs w:val="18"/>
              </w:rPr>
              <w:t xml:space="preserve"> + </w:t>
            </w:r>
            <w:proofErr w:type="spellStart"/>
            <w:r>
              <w:rPr>
                <w:sz w:val="18"/>
                <w:szCs w:val="18"/>
              </w:rPr>
              <w:t>Episodic</w:t>
            </w:r>
            <w:proofErr w:type="spellEnd"/>
          </w:p>
        </w:tc>
        <w:tc>
          <w:tcPr>
            <w:tcW w:w="3180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FFDDDE" w14:textId="77777777" w:rsidR="00D80D8A" w:rsidRDefault="00BE6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rPr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코드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스니펫</w:t>
            </w:r>
            <w:proofErr w:type="spellEnd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길이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.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프로젝트별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컨텍스트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+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과거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리뷰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경험</w:t>
            </w:r>
          </w:p>
        </w:tc>
      </w:tr>
      <w:tr w:rsidR="00D80D8A" w14:paraId="5061F96C" w14:textId="77777777">
        <w:trPr>
          <w:trHeight w:val="690"/>
        </w:trPr>
        <w:tc>
          <w:tcPr>
            <w:tcW w:w="1440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01418B" w14:textId="77777777" w:rsidR="00D80D8A" w:rsidRDefault="00BE6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rPr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회의록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분석</w:t>
            </w:r>
          </w:p>
        </w:tc>
        <w:tc>
          <w:tcPr>
            <w:tcW w:w="1950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3C2546" w14:textId="77777777" w:rsidR="00D80D8A" w:rsidRDefault="00BE6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Summary</w:t>
            </w:r>
            <w:proofErr w:type="spellEnd"/>
          </w:p>
        </w:tc>
        <w:tc>
          <w:tcPr>
            <w:tcW w:w="2445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6EB59D" w14:textId="77777777" w:rsidR="00D80D8A" w:rsidRDefault="00BE6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Entity</w:t>
            </w:r>
            <w:proofErr w:type="spellEnd"/>
            <w:r>
              <w:rPr>
                <w:sz w:val="18"/>
                <w:szCs w:val="18"/>
              </w:rPr>
              <w:t xml:space="preserve"> + </w:t>
            </w:r>
            <w:proofErr w:type="spellStart"/>
            <w:r>
              <w:rPr>
                <w:sz w:val="18"/>
                <w:szCs w:val="18"/>
              </w:rPr>
              <w:t>Semantic</w:t>
            </w:r>
            <w:proofErr w:type="spellEnd"/>
          </w:p>
        </w:tc>
        <w:tc>
          <w:tcPr>
            <w:tcW w:w="3180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3A1C72" w14:textId="77777777" w:rsidR="00D80D8A" w:rsidRDefault="00BE6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rPr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참석자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/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안건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/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결정사항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엔티티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+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의미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검색</w:t>
            </w:r>
          </w:p>
        </w:tc>
      </w:tr>
      <w:tr w:rsidR="00D80D8A" w14:paraId="629BEAC0" w14:textId="77777777">
        <w:trPr>
          <w:trHeight w:val="690"/>
        </w:trPr>
        <w:tc>
          <w:tcPr>
            <w:tcW w:w="1440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AA88AD" w14:textId="77777777" w:rsidR="00D80D8A" w:rsidRDefault="00BE6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rPr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업무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보조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(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범용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)</w:t>
            </w:r>
          </w:p>
        </w:tc>
        <w:tc>
          <w:tcPr>
            <w:tcW w:w="1950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4A3C9F" w14:textId="77777777" w:rsidR="00D80D8A" w:rsidRDefault="00BE6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rPr>
                <w:sz w:val="18"/>
                <w:szCs w:val="18"/>
              </w:rPr>
            </w:pPr>
            <w:proofErr w:type="spellStart"/>
            <w:proofErr w:type="gramStart"/>
            <w:r>
              <w:rPr>
                <w:sz w:val="18"/>
                <w:szCs w:val="18"/>
              </w:rPr>
              <w:t>Sliding</w:t>
            </w:r>
            <w:proofErr w:type="spellEnd"/>
            <w:r>
              <w:rPr>
                <w:sz w:val="18"/>
                <w:szCs w:val="18"/>
              </w:rPr>
              <w:t xml:space="preserve"> /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Token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Window</w:t>
            </w:r>
            <w:proofErr w:type="spellEnd"/>
          </w:p>
        </w:tc>
        <w:tc>
          <w:tcPr>
            <w:tcW w:w="2445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048F8F" w14:textId="77777777" w:rsidR="00D80D8A" w:rsidRDefault="00BE6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User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Preferences</w:t>
            </w:r>
            <w:proofErr w:type="spellEnd"/>
          </w:p>
        </w:tc>
        <w:tc>
          <w:tcPr>
            <w:tcW w:w="3180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0414BA" w14:textId="77777777" w:rsidR="00D80D8A" w:rsidRDefault="00BE6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rPr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단순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질의응답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.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사용자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설정만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유지</w:t>
            </w:r>
          </w:p>
        </w:tc>
      </w:tr>
      <w:tr w:rsidR="00D80D8A" w14:paraId="6BDCE2BF" w14:textId="77777777">
        <w:trPr>
          <w:trHeight w:val="690"/>
        </w:trPr>
        <w:tc>
          <w:tcPr>
            <w:tcW w:w="1440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89C286" w14:textId="77777777" w:rsidR="00D80D8A" w:rsidRDefault="00BE6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rPr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lastRenderedPageBreak/>
              <w:t>MES/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설비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모니터링</w:t>
            </w:r>
          </w:p>
        </w:tc>
        <w:tc>
          <w:tcPr>
            <w:tcW w:w="1950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F846BA" w14:textId="77777777" w:rsidR="00D80D8A" w:rsidRDefault="00BE6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Token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Window</w:t>
            </w:r>
            <w:proofErr w:type="spellEnd"/>
          </w:p>
        </w:tc>
        <w:tc>
          <w:tcPr>
            <w:tcW w:w="2445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BE2250" w14:textId="77777777" w:rsidR="00D80D8A" w:rsidRDefault="00BE6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Entity</w:t>
            </w:r>
            <w:proofErr w:type="spellEnd"/>
            <w:r>
              <w:rPr>
                <w:sz w:val="18"/>
                <w:szCs w:val="18"/>
              </w:rPr>
              <w:t xml:space="preserve"> + </w:t>
            </w:r>
            <w:proofErr w:type="spellStart"/>
            <w:r>
              <w:rPr>
                <w:sz w:val="18"/>
                <w:szCs w:val="18"/>
              </w:rPr>
              <w:t>Summary</w:t>
            </w:r>
            <w:proofErr w:type="spellEnd"/>
          </w:p>
        </w:tc>
        <w:tc>
          <w:tcPr>
            <w:tcW w:w="3180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37419D" w14:textId="77777777" w:rsidR="00D80D8A" w:rsidRDefault="00BE6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rPr>
                <w:sz w:val="18"/>
                <w:szCs w:val="18"/>
              </w:rPr>
            </w:pPr>
            <w:proofErr w:type="spellStart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설비별</w:t>
            </w:r>
            <w:proofErr w:type="spellEnd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상태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추적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+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장기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트렌드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이력</w:t>
            </w:r>
          </w:p>
        </w:tc>
      </w:tr>
    </w:tbl>
    <w:p w14:paraId="13F3BADE" w14:textId="77777777" w:rsidR="00D80D8A" w:rsidRDefault="00BE6280">
      <w:pPr>
        <w:spacing w:before="240" w:after="80"/>
      </w:pPr>
      <w:r>
        <w:t xml:space="preserve"> </w:t>
      </w:r>
    </w:p>
    <w:p w14:paraId="08548555" w14:textId="77777777" w:rsidR="00D80D8A" w:rsidRDefault="00BE6280">
      <w:pPr>
        <w:pStyle w:val="3"/>
        <w:keepNext w:val="0"/>
        <w:keepLines w:val="0"/>
        <w:spacing w:before="480"/>
      </w:pPr>
      <w:bookmarkStart w:id="218" w:name="_8uevtwm4ucdh" w:colFirst="0" w:colLast="0"/>
      <w:bookmarkEnd w:id="218"/>
      <w:r>
        <w:rPr>
          <w:rFonts w:ascii="Arial Unicode MS" w:eastAsia="Arial Unicode MS" w:hAnsi="Arial Unicode MS" w:cs="Arial Unicode MS"/>
        </w:rPr>
        <w:t xml:space="preserve">7.9 </w:t>
      </w:r>
      <w:r>
        <w:rPr>
          <w:rFonts w:ascii="Arial Unicode MS" w:eastAsia="Arial Unicode MS" w:hAnsi="Arial Unicode MS" w:cs="Arial Unicode MS"/>
        </w:rPr>
        <w:t>안티패턴</w:t>
      </w:r>
    </w:p>
    <w:p w14:paraId="2D8BC793" w14:textId="77777777" w:rsidR="00D80D8A" w:rsidRDefault="00BE6280">
      <w:pPr>
        <w:spacing w:before="240" w:after="120"/>
      </w:pPr>
      <w:r>
        <w:rPr>
          <w:rFonts w:ascii="Arial Unicode MS" w:eastAsia="Arial Unicode MS" w:hAnsi="Arial Unicode MS" w:cs="Arial Unicode MS"/>
        </w:rPr>
        <w:t xml:space="preserve">7.2 </w:t>
      </w:r>
      <w:r>
        <w:rPr>
          <w:rFonts w:ascii="Arial Unicode MS" w:eastAsia="Arial Unicode MS" w:hAnsi="Arial Unicode MS" w:cs="Arial Unicode MS"/>
        </w:rPr>
        <w:t>의사결정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플로우를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따랐음에도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빠지기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쉬운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함정을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정리한다</w:t>
      </w:r>
      <w:r>
        <w:rPr>
          <w:rFonts w:ascii="Arial Unicode MS" w:eastAsia="Arial Unicode MS" w:hAnsi="Arial Unicode MS" w:cs="Arial Unicode MS"/>
        </w:rPr>
        <w:t xml:space="preserve">. </w:t>
      </w:r>
      <w:r>
        <w:rPr>
          <w:rFonts w:ascii="Arial Unicode MS" w:eastAsia="Arial Unicode MS" w:hAnsi="Arial Unicode MS" w:cs="Arial Unicode MS"/>
        </w:rPr>
        <w:t>예방을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위해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플로우를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반드시</w:t>
      </w:r>
      <w:r>
        <w:rPr>
          <w:rFonts w:ascii="Arial Unicode MS" w:eastAsia="Arial Unicode MS" w:hAnsi="Arial Unicode MS" w:cs="Arial Unicode MS"/>
        </w:rPr>
        <w:t xml:space="preserve">(MUST) </w:t>
      </w:r>
      <w:r>
        <w:rPr>
          <w:rFonts w:ascii="Arial Unicode MS" w:eastAsia="Arial Unicode MS" w:hAnsi="Arial Unicode MS" w:cs="Arial Unicode MS"/>
        </w:rPr>
        <w:t>거쳐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필요한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메모리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유형만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최소한으로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도입한다</w:t>
      </w:r>
      <w:r>
        <w:rPr>
          <w:rFonts w:ascii="Arial Unicode MS" w:eastAsia="Arial Unicode MS" w:hAnsi="Arial Unicode MS" w:cs="Arial Unicode MS"/>
        </w:rPr>
        <w:t>.</w:t>
      </w:r>
    </w:p>
    <w:p w14:paraId="667426FF" w14:textId="77777777" w:rsidR="00D80D8A" w:rsidRDefault="00D80D8A"/>
    <w:tbl>
      <w:tblPr>
        <w:tblStyle w:val="affffffffffc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174"/>
        <w:gridCol w:w="3056"/>
        <w:gridCol w:w="3795"/>
      </w:tblGrid>
      <w:tr w:rsidR="00D80D8A" w14:paraId="29BE7B7D" w14:textId="77777777">
        <w:trPr>
          <w:trHeight w:val="420"/>
        </w:trPr>
        <w:tc>
          <w:tcPr>
            <w:tcW w:w="2173" w:type="dxa"/>
            <w:tcBorders>
              <w:top w:val="single" w:sz="5" w:space="0" w:color="F0F4F8"/>
              <w:left w:val="single" w:sz="5" w:space="0" w:color="F0F4F8"/>
              <w:bottom w:val="single" w:sz="5" w:space="0" w:color="F0F4F8"/>
              <w:right w:val="single" w:sz="5" w:space="0" w:color="F0F4F8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08E140" w14:textId="77777777" w:rsidR="00D80D8A" w:rsidRDefault="00BE6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jc w:val="center"/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  <w:sz w:val="20"/>
                <w:szCs w:val="20"/>
              </w:rPr>
              <w:t>안티패턴</w:t>
            </w:r>
          </w:p>
        </w:tc>
        <w:tc>
          <w:tcPr>
            <w:tcW w:w="3056" w:type="dxa"/>
            <w:tcBorders>
              <w:top w:val="single" w:sz="5" w:space="0" w:color="F0F4F8"/>
              <w:left w:val="single" w:sz="5" w:space="0" w:color="F0F4F8"/>
              <w:bottom w:val="single" w:sz="5" w:space="0" w:color="F0F4F8"/>
              <w:right w:val="single" w:sz="5" w:space="0" w:color="F0F4F8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B61B36" w14:textId="77777777" w:rsidR="00D80D8A" w:rsidRDefault="00BE6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jc w:val="center"/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  <w:sz w:val="20"/>
                <w:szCs w:val="20"/>
              </w:rPr>
              <w:t>발생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  <w:sz w:val="20"/>
                <w:szCs w:val="20"/>
              </w:rPr>
              <w:t>조건</w:t>
            </w:r>
          </w:p>
        </w:tc>
        <w:tc>
          <w:tcPr>
            <w:tcW w:w="3795" w:type="dxa"/>
            <w:tcBorders>
              <w:top w:val="single" w:sz="5" w:space="0" w:color="F0F4F8"/>
              <w:left w:val="single" w:sz="5" w:space="0" w:color="F0F4F8"/>
              <w:bottom w:val="single" w:sz="5" w:space="0" w:color="F0F4F8"/>
              <w:right w:val="single" w:sz="5" w:space="0" w:color="F0F4F8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3E9A9F" w14:textId="77777777" w:rsidR="00D80D8A" w:rsidRDefault="00BE6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jc w:val="center"/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  <w:sz w:val="20"/>
                <w:szCs w:val="20"/>
              </w:rPr>
              <w:t>결과</w:t>
            </w:r>
          </w:p>
        </w:tc>
      </w:tr>
      <w:tr w:rsidR="00D80D8A" w14:paraId="1C961192" w14:textId="77777777">
        <w:trPr>
          <w:trHeight w:val="705"/>
        </w:trPr>
        <w:tc>
          <w:tcPr>
            <w:tcW w:w="2173" w:type="dxa"/>
            <w:tcBorders>
              <w:top w:val="single" w:sz="5" w:space="0" w:color="F0F4F8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9426F5" w14:textId="77777777" w:rsidR="00D80D8A" w:rsidRDefault="00BE6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rPr>
                <w:b/>
                <w:bCs/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sz w:val="18"/>
                <w:szCs w:val="18"/>
              </w:rPr>
              <w:t>과도한</w:t>
            </w:r>
            <w:r>
              <w:rPr>
                <w:rFonts w:ascii="Arial Unicode MS" w:eastAsia="Arial Unicode MS" w:hAnsi="Arial Unicode MS" w:cs="Arial Unicode MS"/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  <w:sz w:val="18"/>
                <w:szCs w:val="18"/>
              </w:rPr>
              <w:t>메모리</w:t>
            </w:r>
            <w:r>
              <w:rPr>
                <w:rFonts w:ascii="Arial Unicode MS" w:eastAsia="Arial Unicode MS" w:hAnsi="Arial Unicode MS" w:cs="Arial Unicode MS"/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  <w:sz w:val="18"/>
                <w:szCs w:val="18"/>
              </w:rPr>
              <w:t>복잡도</w:t>
            </w:r>
          </w:p>
        </w:tc>
        <w:tc>
          <w:tcPr>
            <w:tcW w:w="3056" w:type="dxa"/>
            <w:tcBorders>
              <w:top w:val="single" w:sz="5" w:space="0" w:color="F0F4F8"/>
              <w:left w:val="nil"/>
              <w:bottom w:val="single" w:sz="5" w:space="0" w:color="CCCCCC"/>
              <w:right w:val="single" w:sz="5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A72F7D" w14:textId="77777777" w:rsidR="00D80D8A" w:rsidRDefault="00BE6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rPr>
                <w:sz w:val="18"/>
                <w:szCs w:val="18"/>
              </w:rPr>
            </w:pPr>
            <w:proofErr w:type="spellStart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PoC</w:t>
            </w:r>
            <w:proofErr w:type="spellEnd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단계에서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모든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장기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메모리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유형을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동시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도입</w:t>
            </w:r>
          </w:p>
        </w:tc>
        <w:tc>
          <w:tcPr>
            <w:tcW w:w="3795" w:type="dxa"/>
            <w:tcBorders>
              <w:top w:val="single" w:sz="5" w:space="0" w:color="F0F4F8"/>
              <w:left w:val="nil"/>
              <w:bottom w:val="single" w:sz="5" w:space="0" w:color="CCCCCC"/>
              <w:right w:val="single" w:sz="5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D5A7E0" w14:textId="77777777" w:rsidR="00D80D8A" w:rsidRDefault="00BE6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rPr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구현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지연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2~4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주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+. LLM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비용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급증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.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메모리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자체가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프로젝트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병목</w:t>
            </w:r>
          </w:p>
        </w:tc>
      </w:tr>
      <w:tr w:rsidR="00D80D8A" w14:paraId="493869B9" w14:textId="77777777">
        <w:trPr>
          <w:trHeight w:val="705"/>
        </w:trPr>
        <w:tc>
          <w:tcPr>
            <w:tcW w:w="2173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2CD5AC" w14:textId="77777777" w:rsidR="00D80D8A" w:rsidRDefault="00BE6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rPr>
                <w:b/>
                <w:bCs/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sz w:val="18"/>
                <w:szCs w:val="18"/>
              </w:rPr>
              <w:t>무분별한</w:t>
            </w:r>
            <w:r>
              <w:rPr>
                <w:rFonts w:ascii="Arial Unicode MS" w:eastAsia="Arial Unicode MS" w:hAnsi="Arial Unicode MS" w:cs="Arial Unicode MS"/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  <w:sz w:val="18"/>
                <w:szCs w:val="18"/>
              </w:rPr>
              <w:t>장기</w:t>
            </w:r>
            <w:r>
              <w:rPr>
                <w:rFonts w:ascii="Arial Unicode MS" w:eastAsia="Arial Unicode MS" w:hAnsi="Arial Unicode MS" w:cs="Arial Unicode MS"/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  <w:sz w:val="18"/>
                <w:szCs w:val="18"/>
              </w:rPr>
              <w:t>저장</w:t>
            </w:r>
          </w:p>
        </w:tc>
        <w:tc>
          <w:tcPr>
            <w:tcW w:w="3056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0DF3D7" w14:textId="77777777" w:rsidR="00D80D8A" w:rsidRDefault="00BE6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rPr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승격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기준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(7.4.2)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없이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모든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단기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메모리를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장기로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저장</w:t>
            </w:r>
          </w:p>
        </w:tc>
        <w:tc>
          <w:tcPr>
            <w:tcW w:w="3795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50361A" w14:textId="77777777" w:rsidR="00D80D8A" w:rsidRDefault="00BE6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rPr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노이즈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축적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.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검색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품질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저하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.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저장소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비용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증가</w:t>
            </w:r>
          </w:p>
        </w:tc>
      </w:tr>
      <w:tr w:rsidR="00D80D8A" w14:paraId="06CC7DB4" w14:textId="77777777">
        <w:trPr>
          <w:trHeight w:val="705"/>
        </w:trPr>
        <w:tc>
          <w:tcPr>
            <w:tcW w:w="2173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3CB5BA" w14:textId="77777777" w:rsidR="00D80D8A" w:rsidRDefault="00BE6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rPr>
                <w:b/>
                <w:bCs/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sz w:val="18"/>
                <w:szCs w:val="18"/>
              </w:rPr>
              <w:t>충돌</w:t>
            </w:r>
            <w:r>
              <w:rPr>
                <w:rFonts w:ascii="Arial Unicode MS" w:eastAsia="Arial Unicode MS" w:hAnsi="Arial Unicode MS" w:cs="Arial Unicode MS"/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  <w:sz w:val="18"/>
                <w:szCs w:val="18"/>
              </w:rPr>
              <w:t>해소</w:t>
            </w:r>
            <w:r>
              <w:rPr>
                <w:rFonts w:ascii="Arial Unicode MS" w:eastAsia="Arial Unicode MS" w:hAnsi="Arial Unicode MS" w:cs="Arial Unicode MS"/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  <w:sz w:val="18"/>
                <w:szCs w:val="18"/>
              </w:rPr>
              <w:t>전략</w:t>
            </w:r>
            <w:r>
              <w:rPr>
                <w:rFonts w:ascii="Arial Unicode MS" w:eastAsia="Arial Unicode MS" w:hAnsi="Arial Unicode MS" w:cs="Arial Unicode MS"/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  <w:sz w:val="18"/>
                <w:szCs w:val="18"/>
              </w:rPr>
              <w:t>부재</w:t>
            </w:r>
          </w:p>
        </w:tc>
        <w:tc>
          <w:tcPr>
            <w:tcW w:w="3056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145A0A" w14:textId="77777777" w:rsidR="00D80D8A" w:rsidRDefault="00BE6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rPr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장기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메모리에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모순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정보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축적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해소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전략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없음</w:t>
            </w:r>
          </w:p>
        </w:tc>
        <w:tc>
          <w:tcPr>
            <w:tcW w:w="3795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CF17AF" w14:textId="77777777" w:rsidR="00D80D8A" w:rsidRDefault="00BE6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rPr>
                <w:sz w:val="18"/>
                <w:szCs w:val="18"/>
              </w:rPr>
            </w:pPr>
            <w:proofErr w:type="spellStart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Agent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가</w:t>
            </w:r>
            <w:proofErr w:type="spellEnd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상충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정보를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동시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참조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.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응답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일관성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저하</w:t>
            </w:r>
          </w:p>
        </w:tc>
      </w:tr>
      <w:tr w:rsidR="00D80D8A" w14:paraId="28159876" w14:textId="77777777">
        <w:trPr>
          <w:trHeight w:val="705"/>
        </w:trPr>
        <w:tc>
          <w:tcPr>
            <w:tcW w:w="2173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FF0FCB" w14:textId="77777777" w:rsidR="00D80D8A" w:rsidRDefault="00BE6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rPr>
                <w:b/>
                <w:bCs/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sz w:val="18"/>
                <w:szCs w:val="18"/>
              </w:rPr>
              <w:t xml:space="preserve">PII </w:t>
            </w:r>
            <w:r>
              <w:rPr>
                <w:rFonts w:ascii="Arial Unicode MS" w:eastAsia="Arial Unicode MS" w:hAnsi="Arial Unicode MS" w:cs="Arial Unicode MS"/>
                <w:b/>
                <w:bCs/>
                <w:sz w:val="18"/>
                <w:szCs w:val="18"/>
              </w:rPr>
              <w:t>미처리</w:t>
            </w:r>
          </w:p>
        </w:tc>
        <w:tc>
          <w:tcPr>
            <w:tcW w:w="3056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0DE1CB" w14:textId="77777777" w:rsidR="00D80D8A" w:rsidRDefault="00BE6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rPr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메모리에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개인정보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저장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감지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/</w:t>
            </w:r>
            <w:proofErr w:type="spellStart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마스킹</w:t>
            </w:r>
            <w:proofErr w:type="spellEnd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/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삭제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정책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없음</w:t>
            </w:r>
          </w:p>
        </w:tc>
        <w:tc>
          <w:tcPr>
            <w:tcW w:w="3795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9C1D1C" w14:textId="77777777" w:rsidR="00D80D8A" w:rsidRDefault="00BE6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rPr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개인정보보호법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위반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위험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.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데이터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유출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시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법적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책임</w:t>
            </w:r>
          </w:p>
        </w:tc>
      </w:tr>
      <w:tr w:rsidR="00D80D8A" w14:paraId="23ADDE1F" w14:textId="77777777">
        <w:trPr>
          <w:trHeight w:val="705"/>
        </w:trPr>
        <w:tc>
          <w:tcPr>
            <w:tcW w:w="2173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869FD0" w14:textId="77777777" w:rsidR="00D80D8A" w:rsidRDefault="00BE6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rPr>
                <w:b/>
                <w:bCs/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sz w:val="18"/>
                <w:szCs w:val="18"/>
              </w:rPr>
              <w:t xml:space="preserve">TTL </w:t>
            </w:r>
            <w:proofErr w:type="spellStart"/>
            <w:r>
              <w:rPr>
                <w:rFonts w:ascii="Arial Unicode MS" w:eastAsia="Arial Unicode MS" w:hAnsi="Arial Unicode MS" w:cs="Arial Unicode MS"/>
                <w:b/>
                <w:bCs/>
                <w:sz w:val="18"/>
                <w:szCs w:val="18"/>
              </w:rPr>
              <w:t>미설정</w:t>
            </w:r>
            <w:proofErr w:type="spellEnd"/>
          </w:p>
        </w:tc>
        <w:tc>
          <w:tcPr>
            <w:tcW w:w="3056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ADCA33" w14:textId="77777777" w:rsidR="00D80D8A" w:rsidRDefault="00BE6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rPr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장기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메모리에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만료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정책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없이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무한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축적</w:t>
            </w:r>
          </w:p>
        </w:tc>
        <w:tc>
          <w:tcPr>
            <w:tcW w:w="3795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32E5FD" w14:textId="77777777" w:rsidR="00D80D8A" w:rsidRDefault="00BE6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rPr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오래된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정보가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상위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노출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.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검색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정확도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저하</w:t>
            </w:r>
          </w:p>
        </w:tc>
      </w:tr>
      <w:tr w:rsidR="00D80D8A" w14:paraId="65144E02" w14:textId="77777777">
        <w:trPr>
          <w:trHeight w:val="705"/>
        </w:trPr>
        <w:tc>
          <w:tcPr>
            <w:tcW w:w="2173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2F227A" w14:textId="77777777" w:rsidR="00D80D8A" w:rsidRDefault="00BE6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rPr>
                <w:b/>
                <w:bCs/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sz w:val="18"/>
                <w:szCs w:val="18"/>
              </w:rPr>
              <w:t>7</w:t>
            </w:r>
            <w:r>
              <w:rPr>
                <w:rFonts w:ascii="Arial Unicode MS" w:eastAsia="Arial Unicode MS" w:hAnsi="Arial Unicode MS" w:cs="Arial Unicode MS"/>
                <w:b/>
                <w:bCs/>
                <w:sz w:val="18"/>
                <w:szCs w:val="18"/>
              </w:rPr>
              <w:t>장</w:t>
            </w:r>
            <w:r>
              <w:rPr>
                <w:rFonts w:ascii="Arial Unicode MS" w:eastAsia="Arial Unicode MS" w:hAnsi="Arial Unicode MS" w:cs="Arial Unicode MS"/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  <w:sz w:val="18"/>
                <w:szCs w:val="18"/>
              </w:rPr>
              <w:t>건너뛰고</w:t>
            </w:r>
            <w:r>
              <w:rPr>
                <w:rFonts w:ascii="Arial Unicode MS" w:eastAsia="Arial Unicode MS" w:hAnsi="Arial Unicode MS" w:cs="Arial Unicode MS"/>
                <w:b/>
                <w:bCs/>
                <w:sz w:val="18"/>
                <w:szCs w:val="18"/>
              </w:rPr>
              <w:t xml:space="preserve"> 8</w:t>
            </w:r>
            <w:r>
              <w:rPr>
                <w:rFonts w:ascii="Arial Unicode MS" w:eastAsia="Arial Unicode MS" w:hAnsi="Arial Unicode MS" w:cs="Arial Unicode MS"/>
                <w:b/>
                <w:bCs/>
                <w:sz w:val="18"/>
                <w:szCs w:val="18"/>
              </w:rPr>
              <w:t>장</w:t>
            </w:r>
            <w:r>
              <w:rPr>
                <w:rFonts w:ascii="Arial Unicode MS" w:eastAsia="Arial Unicode MS" w:hAnsi="Arial Unicode MS" w:cs="Arial Unicode MS"/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  <w:sz w:val="18"/>
                <w:szCs w:val="18"/>
              </w:rPr>
              <w:t>진입</w:t>
            </w:r>
          </w:p>
        </w:tc>
        <w:tc>
          <w:tcPr>
            <w:tcW w:w="3056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4A8CA6" w14:textId="77777777" w:rsidR="00D80D8A" w:rsidRDefault="00BE6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rPr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메모리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유형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판단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없이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Vector</w:t>
            </w:r>
            <w:proofErr w:type="spellEnd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DB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제품부터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선정</w:t>
            </w:r>
          </w:p>
        </w:tc>
        <w:tc>
          <w:tcPr>
            <w:tcW w:w="3795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02661D" w14:textId="77777777" w:rsidR="00D80D8A" w:rsidRDefault="00BE6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rPr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실제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필요하지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않은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Vector</w:t>
            </w:r>
            <w:proofErr w:type="spellEnd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DB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도입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.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인프라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비용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낭비</w:t>
            </w:r>
          </w:p>
        </w:tc>
      </w:tr>
      <w:tr w:rsidR="00D80D8A" w14:paraId="3E1C9A61" w14:textId="77777777">
        <w:trPr>
          <w:trHeight w:val="990"/>
        </w:trPr>
        <w:tc>
          <w:tcPr>
            <w:tcW w:w="2173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019D02" w14:textId="77777777" w:rsidR="00D80D8A" w:rsidRDefault="00BE6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rPr>
                <w:b/>
                <w:bCs/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sz w:val="18"/>
                <w:szCs w:val="18"/>
              </w:rPr>
              <w:t>검색</w:t>
            </w:r>
            <w:r>
              <w:rPr>
                <w:rFonts w:ascii="Arial Unicode MS" w:eastAsia="Arial Unicode MS" w:hAnsi="Arial Unicode MS" w:cs="Arial Unicode MS"/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  <w:sz w:val="18"/>
                <w:szCs w:val="18"/>
              </w:rPr>
              <w:t>전략</w:t>
            </w:r>
            <w:r>
              <w:rPr>
                <w:rFonts w:ascii="Arial Unicode MS" w:eastAsia="Arial Unicode MS" w:hAnsi="Arial Unicode MS" w:cs="Arial Unicode MS"/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  <w:sz w:val="18"/>
                <w:szCs w:val="18"/>
              </w:rPr>
              <w:t>없는</w:t>
            </w:r>
            <w:r>
              <w:rPr>
                <w:rFonts w:ascii="Arial Unicode MS" w:eastAsia="Arial Unicode MS" w:hAnsi="Arial Unicode MS" w:cs="Arial Unicode MS"/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  <w:sz w:val="18"/>
                <w:szCs w:val="18"/>
              </w:rPr>
              <w:t>저장</w:t>
            </w:r>
          </w:p>
        </w:tc>
        <w:tc>
          <w:tcPr>
            <w:tcW w:w="3056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F14059" w14:textId="77777777" w:rsidR="00D80D8A" w:rsidRDefault="00BE6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rPr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메모리를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저장만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하고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검색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품질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(</w:t>
            </w:r>
            <w:proofErr w:type="spellStart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Top</w:t>
            </w:r>
            <w:proofErr w:type="spellEnd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-K, </w:t>
            </w:r>
            <w:proofErr w:type="spellStart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임계값</w:t>
            </w:r>
            <w:proofErr w:type="spellEnd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리랭킹</w:t>
            </w:r>
            <w:proofErr w:type="spellEnd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)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을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설계하지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않음</w:t>
            </w:r>
          </w:p>
        </w:tc>
        <w:tc>
          <w:tcPr>
            <w:tcW w:w="3795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3E8262" w14:textId="77777777" w:rsidR="00D80D8A" w:rsidRDefault="00BE6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rPr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무관한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메모리가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컨텍스트에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주입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.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응답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품질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저하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.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토큰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낭비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. [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근거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] 2025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연구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: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검색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실패가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전체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오류의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11~46%.</w:t>
            </w:r>
          </w:p>
        </w:tc>
      </w:tr>
      <w:tr w:rsidR="00D80D8A" w14:paraId="76C54EBD" w14:textId="77777777">
        <w:trPr>
          <w:trHeight w:val="1275"/>
        </w:trPr>
        <w:tc>
          <w:tcPr>
            <w:tcW w:w="2173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5B5E97" w14:textId="77777777" w:rsidR="00D80D8A" w:rsidRDefault="00BE6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rPr>
                <w:b/>
                <w:bCs/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sz w:val="18"/>
                <w:szCs w:val="18"/>
              </w:rPr>
              <w:lastRenderedPageBreak/>
              <w:t>메모리</w:t>
            </w:r>
            <w:r>
              <w:rPr>
                <w:rFonts w:ascii="Arial Unicode MS" w:eastAsia="Arial Unicode MS" w:hAnsi="Arial Unicode MS" w:cs="Arial Unicode MS"/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  <w:sz w:val="18"/>
                <w:szCs w:val="18"/>
              </w:rPr>
              <w:t>유형</w:t>
            </w:r>
            <w:r>
              <w:rPr>
                <w:rFonts w:ascii="Arial Unicode MS" w:eastAsia="Arial Unicode MS" w:hAnsi="Arial Unicode MS" w:cs="Arial Unicode MS"/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  <w:sz w:val="18"/>
                <w:szCs w:val="18"/>
              </w:rPr>
              <w:t>간</w:t>
            </w:r>
            <w:r>
              <w:rPr>
                <w:rFonts w:ascii="Arial Unicode MS" w:eastAsia="Arial Unicode MS" w:hAnsi="Arial Unicode MS" w:cs="Arial Unicode MS"/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  <w:sz w:val="18"/>
                <w:szCs w:val="18"/>
              </w:rPr>
              <w:t>정합성</w:t>
            </w:r>
            <w:r>
              <w:rPr>
                <w:rFonts w:ascii="Arial Unicode MS" w:eastAsia="Arial Unicode MS" w:hAnsi="Arial Unicode MS" w:cs="Arial Unicode MS"/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b/>
                <w:bCs/>
                <w:sz w:val="18"/>
                <w:szCs w:val="18"/>
              </w:rPr>
              <w:t>미관리</w:t>
            </w:r>
            <w:proofErr w:type="spellEnd"/>
          </w:p>
        </w:tc>
        <w:tc>
          <w:tcPr>
            <w:tcW w:w="3056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48C183" w14:textId="77777777" w:rsidR="00D80D8A" w:rsidRDefault="00BE6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rPr>
                <w:sz w:val="18"/>
                <w:szCs w:val="18"/>
              </w:rPr>
            </w:pPr>
            <w:proofErr w:type="spellStart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Entity</w:t>
            </w:r>
            <w:proofErr w:type="spellEnd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Memory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와</w:t>
            </w:r>
            <w:proofErr w:type="spellEnd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Semantic</w:t>
            </w:r>
            <w:proofErr w:type="spellEnd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Memory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가</w:t>
            </w:r>
            <w:proofErr w:type="spellEnd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동일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엔티티에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대해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서로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모순되는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정보를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저장</w:t>
            </w:r>
          </w:p>
        </w:tc>
        <w:tc>
          <w:tcPr>
            <w:tcW w:w="3795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34A5B1" w14:textId="77777777" w:rsidR="00D80D8A" w:rsidRDefault="00BE6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  <w:rPr>
                <w:sz w:val="18"/>
                <w:szCs w:val="18"/>
              </w:rPr>
            </w:pPr>
            <w:proofErr w:type="spellStart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Agent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가</w:t>
            </w:r>
            <w:proofErr w:type="spellEnd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유형별로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다른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사실을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참조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. 7.4.3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의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충돌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해소는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동일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유형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내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모순만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다루므로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유형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간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교차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검증도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설계해야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(SHOULD)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한다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.</w:t>
            </w:r>
          </w:p>
        </w:tc>
      </w:tr>
    </w:tbl>
    <w:p w14:paraId="0A6AA7E4" w14:textId="77777777" w:rsidR="00D80D8A" w:rsidRDefault="00D80D8A"/>
    <w:tbl>
      <w:tblPr>
        <w:tblStyle w:val="affffffffffd"/>
        <w:tblW w:w="901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015"/>
      </w:tblGrid>
      <w:tr w:rsidR="00D80D8A" w14:paraId="7693AA8E" w14:textId="77777777">
        <w:trPr>
          <w:trHeight w:val="555"/>
        </w:trPr>
        <w:tc>
          <w:tcPr>
            <w:tcW w:w="9015" w:type="dxa"/>
            <w:tcBorders>
              <w:top w:val="single" w:sz="6" w:space="0" w:color="B0BEC5"/>
              <w:left w:val="single" w:sz="6" w:space="0" w:color="1B3A5C"/>
              <w:bottom w:val="single" w:sz="6" w:space="0" w:color="B0BEC5"/>
              <w:right w:val="single" w:sz="6" w:space="0" w:color="B0BEC5"/>
            </w:tcBorders>
            <w:shd w:val="clear" w:color="auto" w:fill="FFF8E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8B799CA" w14:textId="77777777" w:rsidR="00D80D8A" w:rsidRDefault="00BE6280">
            <w:pPr>
              <w:shd w:val="clear" w:color="auto" w:fill="FFF8E1"/>
              <w:spacing w:after="120"/>
              <w:ind w:right="360"/>
              <w:rPr>
                <w:color w:val="434343"/>
                <w:sz w:val="19"/>
                <w:szCs w:val="19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color w:val="434343"/>
                <w:sz w:val="19"/>
                <w:szCs w:val="19"/>
              </w:rPr>
              <w:t>예방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434343"/>
                <w:sz w:val="19"/>
                <w:szCs w:val="19"/>
              </w:rPr>
              <w:t>: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 xml:space="preserve"> 7.2 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>의사결정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>플로우를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>반드시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 xml:space="preserve">(MUST) 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>거쳐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>필요한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>메모리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>유형만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>최소한으로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>도입한다</w:t>
            </w:r>
            <w:r>
              <w:rPr>
                <w:rFonts w:ascii="Arial Unicode MS" w:eastAsia="Arial Unicode MS" w:hAnsi="Arial Unicode MS" w:cs="Arial Unicode MS"/>
                <w:color w:val="434343"/>
                <w:sz w:val="19"/>
                <w:szCs w:val="19"/>
              </w:rPr>
              <w:t>.</w:t>
            </w:r>
          </w:p>
        </w:tc>
      </w:tr>
    </w:tbl>
    <w:p w14:paraId="1A02F111" w14:textId="77777777" w:rsidR="00D80D8A" w:rsidRDefault="00BE6280">
      <w:pPr>
        <w:pStyle w:val="2"/>
        <w:keepNext w:val="0"/>
        <w:keepLines w:val="0"/>
        <w:spacing w:before="480"/>
      </w:pPr>
      <w:bookmarkStart w:id="219" w:name="_yiznecfjxt1b" w:colFirst="0" w:colLast="0"/>
      <w:bookmarkEnd w:id="219"/>
      <w:r>
        <w:rPr>
          <w:rFonts w:ascii="Arial Unicode MS" w:eastAsia="Arial Unicode MS" w:hAnsi="Arial Unicode MS" w:cs="Arial Unicode MS"/>
        </w:rPr>
        <w:t xml:space="preserve">8. Data </w:t>
      </w:r>
      <w:proofErr w:type="spellStart"/>
      <w:r>
        <w:rPr>
          <w:rFonts w:ascii="Arial Unicode MS" w:eastAsia="Arial Unicode MS" w:hAnsi="Arial Unicode MS" w:cs="Arial Unicode MS"/>
        </w:rPr>
        <w:t>Store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선정</w:t>
      </w:r>
    </w:p>
    <w:p w14:paraId="7DE6C6CE" w14:textId="77777777" w:rsidR="00D80D8A" w:rsidRDefault="00BE6280">
      <w:pPr>
        <w:spacing w:before="240" w:after="120"/>
      </w:pPr>
      <w:r>
        <w:rPr>
          <w:rFonts w:ascii="Arial Unicode MS" w:eastAsia="Arial Unicode MS" w:hAnsi="Arial Unicode MS" w:cs="Arial Unicode MS"/>
        </w:rPr>
        <w:t>7</w:t>
      </w:r>
      <w:r>
        <w:rPr>
          <w:rFonts w:ascii="Arial Unicode MS" w:eastAsia="Arial Unicode MS" w:hAnsi="Arial Unicode MS" w:cs="Arial Unicode MS"/>
        </w:rPr>
        <w:t>장</w:t>
      </w:r>
      <w:r>
        <w:rPr>
          <w:rFonts w:ascii="Arial Unicode MS" w:eastAsia="Arial Unicode MS" w:hAnsi="Arial Unicode MS" w:cs="Arial Unicode MS"/>
        </w:rPr>
        <w:t>(</w:t>
      </w:r>
      <w:proofErr w:type="spellStart"/>
      <w:r>
        <w:rPr>
          <w:rFonts w:ascii="Arial Unicode MS" w:eastAsia="Arial Unicode MS" w:hAnsi="Arial Unicode MS" w:cs="Arial Unicode MS"/>
        </w:rPr>
        <w:t>Memory</w:t>
      </w:r>
      <w:proofErr w:type="spellEnd"/>
      <w:r>
        <w:rPr>
          <w:rFonts w:ascii="Arial Unicode MS" w:eastAsia="Arial Unicode MS" w:hAnsi="Arial Unicode MS" w:cs="Arial Unicode MS"/>
        </w:rPr>
        <w:t>)</w:t>
      </w:r>
      <w:r>
        <w:rPr>
          <w:rFonts w:ascii="Arial Unicode MS" w:eastAsia="Arial Unicode MS" w:hAnsi="Arial Unicode MS" w:cs="Arial Unicode MS"/>
        </w:rPr>
        <w:t>에서</w:t>
      </w:r>
      <w:r>
        <w:rPr>
          <w:rFonts w:ascii="Arial Unicode MS" w:eastAsia="Arial Unicode MS" w:hAnsi="Arial Unicode MS" w:cs="Arial Unicode MS"/>
        </w:rPr>
        <w:t xml:space="preserve"> "</w:t>
      </w:r>
      <w:r>
        <w:rPr>
          <w:rFonts w:ascii="Arial Unicode MS" w:eastAsia="Arial Unicode MS" w:hAnsi="Arial Unicode MS" w:cs="Arial Unicode MS"/>
        </w:rPr>
        <w:t>어떤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유형의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메모리가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필요하고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어떤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종류의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저장소가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필요한지</w:t>
      </w:r>
      <w:r>
        <w:rPr>
          <w:rFonts w:ascii="Arial Unicode MS" w:eastAsia="Arial Unicode MS" w:hAnsi="Arial Unicode MS" w:cs="Arial Unicode MS"/>
        </w:rPr>
        <w:t>"</w:t>
      </w:r>
      <w:r>
        <w:rPr>
          <w:rFonts w:ascii="Arial Unicode MS" w:eastAsia="Arial Unicode MS" w:hAnsi="Arial Unicode MS" w:cs="Arial Unicode MS"/>
        </w:rPr>
        <w:t>를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판단했다면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본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장에서는</w:t>
      </w:r>
      <w:r>
        <w:rPr>
          <w:rFonts w:ascii="Arial Unicode MS" w:eastAsia="Arial Unicode MS" w:hAnsi="Arial Unicode MS" w:cs="Arial Unicode MS"/>
        </w:rPr>
        <w:t xml:space="preserve"> "</w:t>
      </w:r>
      <w:r>
        <w:rPr>
          <w:rFonts w:ascii="Arial Unicode MS" w:eastAsia="Arial Unicode MS" w:hAnsi="Arial Unicode MS" w:cs="Arial Unicode MS"/>
        </w:rPr>
        <w:t>구체적으로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어떤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제품을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선택할지</w:t>
      </w:r>
      <w:r>
        <w:rPr>
          <w:rFonts w:ascii="Arial Unicode MS" w:eastAsia="Arial Unicode MS" w:hAnsi="Arial Unicode MS" w:cs="Arial Unicode MS"/>
        </w:rPr>
        <w:t>"</w:t>
      </w:r>
      <w:r>
        <w:rPr>
          <w:rFonts w:ascii="Arial Unicode MS" w:eastAsia="Arial Unicode MS" w:hAnsi="Arial Unicode MS" w:cs="Arial Unicode MS"/>
        </w:rPr>
        <w:t>를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결정한다</w:t>
      </w:r>
      <w:r>
        <w:rPr>
          <w:rFonts w:ascii="Arial Unicode MS" w:eastAsia="Arial Unicode MS" w:hAnsi="Arial Unicode MS" w:cs="Arial Unicode MS"/>
        </w:rPr>
        <w:t xml:space="preserve">. </w:t>
      </w:r>
      <w:r>
        <w:rPr>
          <w:rFonts w:ascii="Arial Unicode MS" w:eastAsia="Arial Unicode MS" w:hAnsi="Arial Unicode MS" w:cs="Arial Unicode MS"/>
          <w:color w:val="1A1A1A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1A1A1A"/>
        </w:rPr>
        <w:t>Vector</w:t>
      </w:r>
      <w:proofErr w:type="spellEnd"/>
      <w:r>
        <w:rPr>
          <w:rFonts w:ascii="Arial Unicode MS" w:eastAsia="Arial Unicode MS" w:hAnsi="Arial Unicode MS" w:cs="Arial Unicode MS"/>
          <w:color w:val="1A1A1A"/>
        </w:rPr>
        <w:t xml:space="preserve"> DB, </w:t>
      </w:r>
      <w:proofErr w:type="spellStart"/>
      <w:r>
        <w:rPr>
          <w:rFonts w:ascii="Arial Unicode MS" w:eastAsia="Arial Unicode MS" w:hAnsi="Arial Unicode MS" w:cs="Arial Unicode MS"/>
          <w:color w:val="1A1A1A"/>
        </w:rPr>
        <w:t>Embedding</w:t>
      </w:r>
      <w:proofErr w:type="spellEnd"/>
      <w:r>
        <w:rPr>
          <w:rFonts w:ascii="Arial Unicode MS" w:eastAsia="Arial Unicode MS" w:hAnsi="Arial Unicode MS" w:cs="Arial Unicode MS"/>
          <w:color w:val="1A1A1A"/>
        </w:rPr>
        <w:t xml:space="preserve"> </w:t>
      </w:r>
      <w:r>
        <w:rPr>
          <w:rFonts w:ascii="Arial Unicode MS" w:eastAsia="Arial Unicode MS" w:hAnsi="Arial Unicode MS" w:cs="Arial Unicode MS"/>
          <w:color w:val="1A1A1A"/>
        </w:rPr>
        <w:t>모델</w:t>
      </w:r>
      <w:r>
        <w:rPr>
          <w:rFonts w:ascii="Arial Unicode MS" w:eastAsia="Arial Unicode MS" w:hAnsi="Arial Unicode MS" w:cs="Arial Unicode MS"/>
          <w:color w:val="1A1A1A"/>
        </w:rPr>
        <w:t xml:space="preserve">, </w:t>
      </w:r>
      <w:proofErr w:type="spellStart"/>
      <w:r>
        <w:rPr>
          <w:rFonts w:ascii="Arial Unicode MS" w:eastAsia="Arial Unicode MS" w:hAnsi="Arial Unicode MS" w:cs="Arial Unicode MS"/>
          <w:color w:val="1A1A1A"/>
        </w:rPr>
        <w:t>Graph</w:t>
      </w:r>
      <w:proofErr w:type="spellEnd"/>
      <w:r>
        <w:rPr>
          <w:rFonts w:ascii="Arial Unicode MS" w:eastAsia="Arial Unicode MS" w:hAnsi="Arial Unicode MS" w:cs="Arial Unicode MS"/>
          <w:color w:val="1A1A1A"/>
        </w:rPr>
        <w:t xml:space="preserve"> DB </w:t>
      </w:r>
      <w:r>
        <w:rPr>
          <w:rFonts w:ascii="Arial Unicode MS" w:eastAsia="Arial Unicode MS" w:hAnsi="Arial Unicode MS" w:cs="Arial Unicode MS"/>
          <w:color w:val="1A1A1A"/>
        </w:rPr>
        <w:t>세</w:t>
      </w:r>
      <w:r>
        <w:rPr>
          <w:rFonts w:ascii="Arial Unicode MS" w:eastAsia="Arial Unicode MS" w:hAnsi="Arial Unicode MS" w:cs="Arial Unicode MS"/>
          <w:color w:val="1A1A1A"/>
        </w:rPr>
        <w:t xml:space="preserve"> </w:t>
      </w:r>
      <w:r>
        <w:rPr>
          <w:rFonts w:ascii="Arial Unicode MS" w:eastAsia="Arial Unicode MS" w:hAnsi="Arial Unicode MS" w:cs="Arial Unicode MS"/>
          <w:color w:val="1A1A1A"/>
        </w:rPr>
        <w:t>가지</w:t>
      </w:r>
      <w:r>
        <w:rPr>
          <w:rFonts w:ascii="Arial Unicode MS" w:eastAsia="Arial Unicode MS" w:hAnsi="Arial Unicode MS" w:cs="Arial Unicode MS"/>
          <w:color w:val="1A1A1A"/>
        </w:rPr>
        <w:t xml:space="preserve"> </w:t>
      </w:r>
      <w:r>
        <w:rPr>
          <w:rFonts w:ascii="Arial Unicode MS" w:eastAsia="Arial Unicode MS" w:hAnsi="Arial Unicode MS" w:cs="Arial Unicode MS"/>
          <w:color w:val="1A1A1A"/>
        </w:rPr>
        <w:t>선정</w:t>
      </w:r>
      <w:r>
        <w:rPr>
          <w:rFonts w:ascii="Arial Unicode MS" w:eastAsia="Arial Unicode MS" w:hAnsi="Arial Unicode MS" w:cs="Arial Unicode MS"/>
          <w:color w:val="1A1A1A"/>
        </w:rPr>
        <w:t xml:space="preserve"> </w:t>
      </w:r>
      <w:r>
        <w:rPr>
          <w:rFonts w:ascii="Arial Unicode MS" w:eastAsia="Arial Unicode MS" w:hAnsi="Arial Unicode MS" w:cs="Arial Unicode MS"/>
          <w:color w:val="1A1A1A"/>
        </w:rPr>
        <w:t>기준과</w:t>
      </w:r>
      <w:r>
        <w:rPr>
          <w:rFonts w:ascii="Arial Unicode MS" w:eastAsia="Arial Unicode MS" w:hAnsi="Arial Unicode MS" w:cs="Arial Unicode MS"/>
          <w:color w:val="1A1A1A"/>
        </w:rPr>
        <w:t xml:space="preserve"> </w:t>
      </w:r>
      <w:r>
        <w:rPr>
          <w:rFonts w:ascii="Arial Unicode MS" w:eastAsia="Arial Unicode MS" w:hAnsi="Arial Unicode MS" w:cs="Arial Unicode MS"/>
          <w:color w:val="1A1A1A"/>
        </w:rPr>
        <w:t>의사결정</w:t>
      </w:r>
      <w:r>
        <w:rPr>
          <w:rFonts w:ascii="Arial Unicode MS" w:eastAsia="Arial Unicode MS" w:hAnsi="Arial Unicode MS" w:cs="Arial Unicode MS"/>
          <w:color w:val="1A1A1A"/>
        </w:rPr>
        <w:t xml:space="preserve"> </w:t>
      </w:r>
      <w:r>
        <w:rPr>
          <w:rFonts w:ascii="Arial Unicode MS" w:eastAsia="Arial Unicode MS" w:hAnsi="Arial Unicode MS" w:cs="Arial Unicode MS"/>
          <w:color w:val="1A1A1A"/>
        </w:rPr>
        <w:t>트리를</w:t>
      </w:r>
      <w:r>
        <w:rPr>
          <w:rFonts w:ascii="Arial Unicode MS" w:eastAsia="Arial Unicode MS" w:hAnsi="Arial Unicode MS" w:cs="Arial Unicode MS"/>
          <w:color w:val="1A1A1A"/>
        </w:rPr>
        <w:t xml:space="preserve"> </w:t>
      </w:r>
      <w:r>
        <w:rPr>
          <w:rFonts w:ascii="Arial Unicode MS" w:eastAsia="Arial Unicode MS" w:hAnsi="Arial Unicode MS" w:cs="Arial Unicode MS"/>
          <w:color w:val="1A1A1A"/>
        </w:rPr>
        <w:t>제시하고</w:t>
      </w:r>
      <w:r>
        <w:rPr>
          <w:rFonts w:ascii="Arial Unicode MS" w:eastAsia="Arial Unicode MS" w:hAnsi="Arial Unicode MS" w:cs="Arial Unicode MS"/>
          <w:color w:val="1A1A1A"/>
        </w:rPr>
        <w:t xml:space="preserve">, </w:t>
      </w:r>
      <w:proofErr w:type="spellStart"/>
      <w:r>
        <w:rPr>
          <w:rFonts w:ascii="Arial Unicode MS" w:eastAsia="Arial Unicode MS" w:hAnsi="Arial Unicode MS" w:cs="Arial Unicode MS"/>
          <w:color w:val="1A1A1A"/>
        </w:rPr>
        <w:t>보안</w:t>
      </w:r>
      <w:r>
        <w:rPr>
          <w:rFonts w:ascii="Arial Unicode MS" w:eastAsia="Arial Unicode MS" w:hAnsi="Arial Unicode MS" w:cs="Arial Unicode MS"/>
          <w:color w:val="1A1A1A"/>
        </w:rPr>
        <w:t>·</w:t>
      </w:r>
      <w:r>
        <w:rPr>
          <w:rFonts w:ascii="Arial Unicode MS" w:eastAsia="Arial Unicode MS" w:hAnsi="Arial Unicode MS" w:cs="Arial Unicode MS"/>
          <w:color w:val="1A1A1A"/>
        </w:rPr>
        <w:t>운영</w:t>
      </w:r>
      <w:proofErr w:type="spellEnd"/>
      <w:r>
        <w:rPr>
          <w:rFonts w:ascii="Arial Unicode MS" w:eastAsia="Arial Unicode MS" w:hAnsi="Arial Unicode MS" w:cs="Arial Unicode MS"/>
          <w:color w:val="1A1A1A"/>
        </w:rPr>
        <w:t xml:space="preserve"> </w:t>
      </w:r>
      <w:r>
        <w:rPr>
          <w:rFonts w:ascii="Arial Unicode MS" w:eastAsia="Arial Unicode MS" w:hAnsi="Arial Unicode MS" w:cs="Arial Unicode MS"/>
          <w:color w:val="1A1A1A"/>
        </w:rPr>
        <w:t>고려사항을</w:t>
      </w:r>
      <w:r>
        <w:rPr>
          <w:rFonts w:ascii="Arial Unicode MS" w:eastAsia="Arial Unicode MS" w:hAnsi="Arial Unicode MS" w:cs="Arial Unicode MS"/>
          <w:color w:val="1A1A1A"/>
        </w:rPr>
        <w:t xml:space="preserve"> </w:t>
      </w:r>
      <w:r>
        <w:rPr>
          <w:rFonts w:ascii="Arial Unicode MS" w:eastAsia="Arial Unicode MS" w:hAnsi="Arial Unicode MS" w:cs="Arial Unicode MS"/>
          <w:color w:val="1A1A1A"/>
        </w:rPr>
        <w:t>포함한다</w:t>
      </w:r>
      <w:r>
        <w:rPr>
          <w:rFonts w:ascii="Arial Unicode MS" w:eastAsia="Arial Unicode MS" w:hAnsi="Arial Unicode MS" w:cs="Arial Unicode MS"/>
          <w:color w:val="1A1A1A"/>
        </w:rPr>
        <w:t>.</w:t>
      </w:r>
    </w:p>
    <w:p w14:paraId="1965BE6E" w14:textId="77777777" w:rsidR="00D80D8A" w:rsidRDefault="00BE6280">
      <w:pPr>
        <w:spacing w:after="120"/>
        <w:ind w:left="360"/>
      </w:pPr>
      <w:r>
        <w:rPr>
          <w:rFonts w:ascii="Arial Unicode MS" w:eastAsia="Arial Unicode MS" w:hAnsi="Arial Unicode MS" w:cs="Arial Unicode MS"/>
          <w:b/>
          <w:bCs/>
          <w:color w:val="2E75B6"/>
        </w:rPr>
        <w:t>강도</w:t>
      </w:r>
      <w:r>
        <w:rPr>
          <w:rFonts w:ascii="Arial Unicode MS" w:eastAsia="Arial Unicode MS" w:hAnsi="Arial Unicode MS" w:cs="Arial Unicode MS"/>
          <w:b/>
          <w:bCs/>
          <w:color w:val="2E75B6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color w:val="2E75B6"/>
        </w:rPr>
        <w:t>기준</w:t>
      </w:r>
      <w:r>
        <w:rPr>
          <w:rFonts w:ascii="Arial Unicode MS" w:eastAsia="Arial Unicode MS" w:hAnsi="Arial Unicode MS" w:cs="Arial Unicode MS"/>
          <w:b/>
          <w:bCs/>
          <w:color w:val="2E75B6"/>
        </w:rPr>
        <w:t xml:space="preserve">: </w:t>
      </w:r>
      <w:r>
        <w:rPr>
          <w:rFonts w:ascii="Arial Unicode MS" w:eastAsia="Arial Unicode MS" w:hAnsi="Arial Unicode MS" w:cs="Arial Unicode MS"/>
        </w:rPr>
        <w:t>본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장에서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사용하는</w:t>
      </w:r>
      <w:r>
        <w:rPr>
          <w:rFonts w:ascii="Arial Unicode MS" w:eastAsia="Arial Unicode MS" w:hAnsi="Arial Unicode MS" w:cs="Arial Unicode MS"/>
        </w:rPr>
        <w:t xml:space="preserve"> MUST, SHOULD, </w:t>
      </w:r>
      <w:proofErr w:type="spellStart"/>
      <w:r>
        <w:rPr>
          <w:rFonts w:ascii="Arial Unicode MS" w:eastAsia="Arial Unicode MS" w:hAnsi="Arial Unicode MS" w:cs="Arial Unicode MS"/>
        </w:rPr>
        <w:t>MAY</w:t>
      </w:r>
      <w:r>
        <w:rPr>
          <w:rFonts w:ascii="Arial Unicode MS" w:eastAsia="Arial Unicode MS" w:hAnsi="Arial Unicode MS" w:cs="Arial Unicode MS"/>
        </w:rPr>
        <w:t>의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정의는</w:t>
      </w:r>
      <w:r>
        <w:rPr>
          <w:rFonts w:ascii="Arial Unicode MS" w:eastAsia="Arial Unicode MS" w:hAnsi="Arial Unicode MS" w:cs="Arial Unicode MS"/>
        </w:rPr>
        <w:t xml:space="preserve"> 5.1.3</w:t>
      </w:r>
      <w:r>
        <w:rPr>
          <w:rFonts w:ascii="Arial Unicode MS" w:eastAsia="Arial Unicode MS" w:hAnsi="Arial Unicode MS" w:cs="Arial Unicode MS"/>
        </w:rPr>
        <w:t>절을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따른다</w:t>
      </w:r>
      <w:r>
        <w:rPr>
          <w:rFonts w:ascii="Arial Unicode MS" w:eastAsia="Arial Unicode MS" w:hAnsi="Arial Unicode MS" w:cs="Arial Unicode MS"/>
        </w:rPr>
        <w:t>.</w:t>
      </w:r>
    </w:p>
    <w:p w14:paraId="6F474385" w14:textId="77777777" w:rsidR="00D80D8A" w:rsidRDefault="00BE6280">
      <w:pPr>
        <w:spacing w:before="240" w:after="120"/>
        <w:ind w:left="360" w:right="360"/>
        <w:rPr>
          <w:i/>
          <w:iCs/>
          <w:color w:val="555555"/>
          <w:sz w:val="20"/>
          <w:szCs w:val="20"/>
        </w:rPr>
      </w:pPr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>[7</w:t>
      </w:r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>장과의</w:t>
      </w:r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>관계</w:t>
      </w:r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>] 7</w:t>
      </w:r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>장에서</w:t>
      </w:r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>Semantic</w:t>
      </w:r>
      <w:proofErr w:type="spellEnd"/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>/</w:t>
      </w:r>
      <w:proofErr w:type="spellStart"/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>Episodic</w:t>
      </w:r>
      <w:proofErr w:type="spellEnd"/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>Memory</w:t>
      </w:r>
      <w:proofErr w:type="spellEnd"/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>도입</w:t>
      </w:r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>판정</w:t>
      </w:r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>(Q6, Q8)</w:t>
      </w:r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>을</w:t>
      </w:r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>받은</w:t>
      </w:r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>경우</w:t>
      </w:r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 xml:space="preserve"> 8.1~8.2</w:t>
      </w:r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>절을</w:t>
      </w:r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 xml:space="preserve">, </w:t>
      </w:r>
      <w:proofErr w:type="spellStart"/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>Entity</w:t>
      </w:r>
      <w:proofErr w:type="spellEnd"/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>Memory</w:t>
      </w:r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>의</w:t>
      </w:r>
      <w:proofErr w:type="spellEnd"/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>관계</w:t>
      </w:r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>복잡도가</w:t>
      </w:r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>다중</w:t>
      </w:r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>홉을</w:t>
      </w:r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>넘어설</w:t>
      </w:r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>때</w:t>
      </w:r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>(Q7) 8.3</w:t>
      </w:r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>절을</w:t>
      </w:r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>참조한다</w:t>
      </w:r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>. 7</w:t>
      </w:r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>장을</w:t>
      </w:r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>거치지</w:t>
      </w:r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>않고</w:t>
      </w:r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>본</w:t>
      </w:r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>장에</w:t>
      </w:r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>진입하는</w:t>
      </w:r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>것은</w:t>
      </w:r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>안티패턴이다</w:t>
      </w:r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>(7.9</w:t>
      </w:r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>절</w:t>
      </w:r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>).</w:t>
      </w:r>
    </w:p>
    <w:p w14:paraId="1BF6430C" w14:textId="77777777" w:rsidR="00D80D8A" w:rsidRDefault="00BE6280">
      <w:pPr>
        <w:spacing w:before="240" w:after="120"/>
        <w:ind w:left="360" w:right="360"/>
        <w:rPr>
          <w:b/>
          <w:bCs/>
          <w:color w:val="2E75B6"/>
        </w:rPr>
      </w:pPr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 xml:space="preserve">※ </w:t>
      </w:r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>본</w:t>
      </w:r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>장의</w:t>
      </w:r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>제품</w:t>
      </w:r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>비교표는</w:t>
      </w:r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>빠르게</w:t>
      </w:r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>변경될</w:t>
      </w:r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>수</w:t>
      </w:r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>있다</w:t>
      </w:r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 xml:space="preserve">. </w:t>
      </w:r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>최종</w:t>
      </w:r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>갱신일을</w:t>
      </w:r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>반드시</w:t>
      </w:r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>확인하고</w:t>
      </w:r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 xml:space="preserve">, </w:t>
      </w:r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>벤더</w:t>
      </w:r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>발표</w:t>
      </w:r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>벤치마크보다</w:t>
      </w:r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>자체</w:t>
      </w:r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>데이터로</w:t>
      </w:r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>PoC</w:t>
      </w:r>
      <w:proofErr w:type="spellEnd"/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>벤치마크를</w:t>
      </w:r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>수행해야</w:t>
      </w:r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 xml:space="preserve">(SHOULD) </w:t>
      </w:r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>한다</w:t>
      </w:r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 xml:space="preserve">. </w:t>
      </w:r>
      <w:proofErr w:type="spellStart"/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>PoC</w:t>
      </w:r>
      <w:proofErr w:type="spellEnd"/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>수행</w:t>
      </w:r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>방법은</w:t>
      </w:r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 xml:space="preserve"> 8.1.4</w:t>
      </w:r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>절을</w:t>
      </w:r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>참조한다</w:t>
      </w:r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>.</w:t>
      </w:r>
    </w:p>
    <w:p w14:paraId="5176F568" w14:textId="77777777" w:rsidR="00D80D8A" w:rsidRDefault="00BE6280">
      <w:pPr>
        <w:pStyle w:val="3"/>
      </w:pPr>
      <w:bookmarkStart w:id="220" w:name="_4tcqre8udnxz" w:colFirst="0" w:colLast="0"/>
      <w:bookmarkEnd w:id="220"/>
      <w:r>
        <w:rPr>
          <w:rFonts w:ascii="Arial Unicode MS" w:eastAsia="Arial Unicode MS" w:hAnsi="Arial Unicode MS" w:cs="Arial Unicode MS"/>
        </w:rPr>
        <w:t xml:space="preserve">8.1 </w:t>
      </w:r>
      <w:proofErr w:type="spellStart"/>
      <w:r>
        <w:rPr>
          <w:rFonts w:ascii="Arial Unicode MS" w:eastAsia="Arial Unicode MS" w:hAnsi="Arial Unicode MS" w:cs="Arial Unicode MS"/>
        </w:rPr>
        <w:t>Vector</w:t>
      </w:r>
      <w:proofErr w:type="spellEnd"/>
      <w:r>
        <w:rPr>
          <w:rFonts w:ascii="Arial Unicode MS" w:eastAsia="Arial Unicode MS" w:hAnsi="Arial Unicode MS" w:cs="Arial Unicode MS"/>
        </w:rPr>
        <w:t xml:space="preserve"> DB </w:t>
      </w:r>
      <w:r>
        <w:rPr>
          <w:rFonts w:ascii="Arial Unicode MS" w:eastAsia="Arial Unicode MS" w:hAnsi="Arial Unicode MS" w:cs="Arial Unicode MS"/>
        </w:rPr>
        <w:t>선정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기준</w:t>
      </w:r>
    </w:p>
    <w:p w14:paraId="5BB16CA6" w14:textId="77777777" w:rsidR="00D80D8A" w:rsidRDefault="00BE6280">
      <w:pPr>
        <w:spacing w:before="240" w:after="120"/>
      </w:pPr>
      <w:proofErr w:type="spellStart"/>
      <w:r>
        <w:rPr>
          <w:rFonts w:ascii="Arial Unicode MS" w:eastAsia="Arial Unicode MS" w:hAnsi="Arial Unicode MS" w:cs="Arial Unicode MS"/>
          <w:color w:val="1A1A1A"/>
        </w:rPr>
        <w:t>Vector</w:t>
      </w:r>
      <w:proofErr w:type="spellEnd"/>
      <w:r>
        <w:rPr>
          <w:rFonts w:ascii="Arial Unicode MS" w:eastAsia="Arial Unicode MS" w:hAnsi="Arial Unicode MS" w:cs="Arial Unicode MS"/>
          <w:color w:val="1A1A1A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1A1A1A"/>
        </w:rPr>
        <w:t>DB</w:t>
      </w:r>
      <w:r>
        <w:rPr>
          <w:rFonts w:ascii="Arial Unicode MS" w:eastAsia="Arial Unicode MS" w:hAnsi="Arial Unicode MS" w:cs="Arial Unicode MS"/>
          <w:color w:val="1A1A1A"/>
        </w:rPr>
        <w:t>는</w:t>
      </w:r>
      <w:proofErr w:type="spellEnd"/>
      <w:r>
        <w:rPr>
          <w:rFonts w:ascii="Arial Unicode MS" w:eastAsia="Arial Unicode MS" w:hAnsi="Arial Unicode MS" w:cs="Arial Unicode MS"/>
          <w:color w:val="1A1A1A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1A1A1A"/>
        </w:rPr>
        <w:t>Semantic</w:t>
      </w:r>
      <w:proofErr w:type="spellEnd"/>
      <w:r>
        <w:rPr>
          <w:rFonts w:ascii="Arial Unicode MS" w:eastAsia="Arial Unicode MS" w:hAnsi="Arial Unicode MS" w:cs="Arial Unicode MS"/>
          <w:color w:val="1A1A1A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1A1A1A"/>
        </w:rPr>
        <w:t>Memory</w:t>
      </w:r>
      <w:proofErr w:type="spellEnd"/>
      <w:r>
        <w:rPr>
          <w:rFonts w:ascii="Arial Unicode MS" w:eastAsia="Arial Unicode MS" w:hAnsi="Arial Unicode MS" w:cs="Arial Unicode MS"/>
          <w:color w:val="1A1A1A"/>
        </w:rPr>
        <w:t xml:space="preserve">, </w:t>
      </w:r>
      <w:proofErr w:type="spellStart"/>
      <w:r>
        <w:rPr>
          <w:rFonts w:ascii="Arial Unicode MS" w:eastAsia="Arial Unicode MS" w:hAnsi="Arial Unicode MS" w:cs="Arial Unicode MS"/>
          <w:color w:val="1A1A1A"/>
        </w:rPr>
        <w:t>Episodic</w:t>
      </w:r>
      <w:proofErr w:type="spellEnd"/>
      <w:r>
        <w:rPr>
          <w:rFonts w:ascii="Arial Unicode MS" w:eastAsia="Arial Unicode MS" w:hAnsi="Arial Unicode MS" w:cs="Arial Unicode MS"/>
          <w:color w:val="1A1A1A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1A1A1A"/>
        </w:rPr>
        <w:t>Memory</w:t>
      </w:r>
      <w:proofErr w:type="spellEnd"/>
      <w:r>
        <w:rPr>
          <w:rFonts w:ascii="Arial Unicode MS" w:eastAsia="Arial Unicode MS" w:hAnsi="Arial Unicode MS" w:cs="Arial Unicode MS"/>
          <w:color w:val="1A1A1A"/>
        </w:rPr>
        <w:t>, RAG Pipeline(9</w:t>
      </w:r>
      <w:r>
        <w:rPr>
          <w:rFonts w:ascii="Arial Unicode MS" w:eastAsia="Arial Unicode MS" w:hAnsi="Arial Unicode MS" w:cs="Arial Unicode MS"/>
          <w:color w:val="1A1A1A"/>
        </w:rPr>
        <w:t>장</w:t>
      </w:r>
      <w:r>
        <w:rPr>
          <w:rFonts w:ascii="Arial Unicode MS" w:eastAsia="Arial Unicode MS" w:hAnsi="Arial Unicode MS" w:cs="Arial Unicode MS"/>
          <w:color w:val="1A1A1A"/>
        </w:rPr>
        <w:t>)</w:t>
      </w:r>
      <w:r>
        <w:rPr>
          <w:rFonts w:ascii="Arial Unicode MS" w:eastAsia="Arial Unicode MS" w:hAnsi="Arial Unicode MS" w:cs="Arial Unicode MS"/>
          <w:color w:val="1A1A1A"/>
        </w:rPr>
        <w:t>의</w:t>
      </w:r>
      <w:r>
        <w:rPr>
          <w:rFonts w:ascii="Arial Unicode MS" w:eastAsia="Arial Unicode MS" w:hAnsi="Arial Unicode MS" w:cs="Arial Unicode MS"/>
          <w:color w:val="1A1A1A"/>
        </w:rPr>
        <w:t xml:space="preserve"> </w:t>
      </w:r>
      <w:r>
        <w:rPr>
          <w:rFonts w:ascii="Arial Unicode MS" w:eastAsia="Arial Unicode MS" w:hAnsi="Arial Unicode MS" w:cs="Arial Unicode MS"/>
          <w:color w:val="1A1A1A"/>
        </w:rPr>
        <w:t>핵심</w:t>
      </w:r>
      <w:r>
        <w:rPr>
          <w:rFonts w:ascii="Arial Unicode MS" w:eastAsia="Arial Unicode MS" w:hAnsi="Arial Unicode MS" w:cs="Arial Unicode MS"/>
          <w:color w:val="1A1A1A"/>
        </w:rPr>
        <w:t xml:space="preserve"> </w:t>
      </w:r>
      <w:r>
        <w:rPr>
          <w:rFonts w:ascii="Arial Unicode MS" w:eastAsia="Arial Unicode MS" w:hAnsi="Arial Unicode MS" w:cs="Arial Unicode MS"/>
          <w:color w:val="1A1A1A"/>
        </w:rPr>
        <w:t>인프라이다</w:t>
      </w:r>
      <w:r>
        <w:rPr>
          <w:rFonts w:ascii="Arial Unicode MS" w:eastAsia="Arial Unicode MS" w:hAnsi="Arial Unicode MS" w:cs="Arial Unicode MS"/>
          <w:color w:val="1A1A1A"/>
        </w:rPr>
        <w:t xml:space="preserve">. </w:t>
      </w:r>
      <w:r>
        <w:rPr>
          <w:rFonts w:ascii="Arial Unicode MS" w:eastAsia="Arial Unicode MS" w:hAnsi="Arial Unicode MS" w:cs="Arial Unicode MS"/>
          <w:color w:val="1A1A1A"/>
        </w:rPr>
        <w:t>배포</w:t>
      </w:r>
      <w:r>
        <w:rPr>
          <w:rFonts w:ascii="Arial Unicode MS" w:eastAsia="Arial Unicode MS" w:hAnsi="Arial Unicode MS" w:cs="Arial Unicode MS"/>
          <w:color w:val="1A1A1A"/>
        </w:rPr>
        <w:t xml:space="preserve"> </w:t>
      </w:r>
      <w:r>
        <w:rPr>
          <w:rFonts w:ascii="Arial Unicode MS" w:eastAsia="Arial Unicode MS" w:hAnsi="Arial Unicode MS" w:cs="Arial Unicode MS"/>
          <w:color w:val="1A1A1A"/>
        </w:rPr>
        <w:t>방식</w:t>
      </w:r>
      <w:r>
        <w:rPr>
          <w:rFonts w:ascii="Arial Unicode MS" w:eastAsia="Arial Unicode MS" w:hAnsi="Arial Unicode MS" w:cs="Arial Unicode MS"/>
          <w:color w:val="1A1A1A"/>
        </w:rPr>
        <w:t xml:space="preserve">, </w:t>
      </w:r>
      <w:r>
        <w:rPr>
          <w:rFonts w:ascii="Arial Unicode MS" w:eastAsia="Arial Unicode MS" w:hAnsi="Arial Unicode MS" w:cs="Arial Unicode MS"/>
          <w:color w:val="1A1A1A"/>
        </w:rPr>
        <w:t>규모</w:t>
      </w:r>
      <w:r>
        <w:rPr>
          <w:rFonts w:ascii="Arial Unicode MS" w:eastAsia="Arial Unicode MS" w:hAnsi="Arial Unicode MS" w:cs="Arial Unicode MS"/>
          <w:color w:val="1A1A1A"/>
        </w:rPr>
        <w:t xml:space="preserve">, </w:t>
      </w:r>
      <w:r>
        <w:rPr>
          <w:rFonts w:ascii="Arial Unicode MS" w:eastAsia="Arial Unicode MS" w:hAnsi="Arial Unicode MS" w:cs="Arial Unicode MS"/>
          <w:color w:val="1A1A1A"/>
        </w:rPr>
        <w:t>기능</w:t>
      </w:r>
      <w:r>
        <w:rPr>
          <w:rFonts w:ascii="Arial Unicode MS" w:eastAsia="Arial Unicode MS" w:hAnsi="Arial Unicode MS" w:cs="Arial Unicode MS"/>
          <w:color w:val="1A1A1A"/>
        </w:rPr>
        <w:t xml:space="preserve"> </w:t>
      </w:r>
      <w:r>
        <w:rPr>
          <w:rFonts w:ascii="Arial Unicode MS" w:eastAsia="Arial Unicode MS" w:hAnsi="Arial Unicode MS" w:cs="Arial Unicode MS"/>
          <w:color w:val="1A1A1A"/>
        </w:rPr>
        <w:t>요구사항에</w:t>
      </w:r>
      <w:r>
        <w:rPr>
          <w:rFonts w:ascii="Arial Unicode MS" w:eastAsia="Arial Unicode MS" w:hAnsi="Arial Unicode MS" w:cs="Arial Unicode MS"/>
          <w:color w:val="1A1A1A"/>
        </w:rPr>
        <w:t xml:space="preserve"> </w:t>
      </w:r>
      <w:r>
        <w:rPr>
          <w:rFonts w:ascii="Arial Unicode MS" w:eastAsia="Arial Unicode MS" w:hAnsi="Arial Unicode MS" w:cs="Arial Unicode MS"/>
          <w:color w:val="1A1A1A"/>
        </w:rPr>
        <w:t>따라</w:t>
      </w:r>
      <w:r>
        <w:rPr>
          <w:rFonts w:ascii="Arial Unicode MS" w:eastAsia="Arial Unicode MS" w:hAnsi="Arial Unicode MS" w:cs="Arial Unicode MS"/>
          <w:color w:val="1A1A1A"/>
        </w:rPr>
        <w:t xml:space="preserve"> </w:t>
      </w:r>
      <w:r>
        <w:rPr>
          <w:rFonts w:ascii="Arial Unicode MS" w:eastAsia="Arial Unicode MS" w:hAnsi="Arial Unicode MS" w:cs="Arial Unicode MS"/>
          <w:color w:val="1A1A1A"/>
        </w:rPr>
        <w:t>적합한</w:t>
      </w:r>
      <w:r>
        <w:rPr>
          <w:rFonts w:ascii="Arial Unicode MS" w:eastAsia="Arial Unicode MS" w:hAnsi="Arial Unicode MS" w:cs="Arial Unicode MS"/>
          <w:color w:val="1A1A1A"/>
        </w:rPr>
        <w:t xml:space="preserve"> </w:t>
      </w:r>
      <w:r>
        <w:rPr>
          <w:rFonts w:ascii="Arial Unicode MS" w:eastAsia="Arial Unicode MS" w:hAnsi="Arial Unicode MS" w:cs="Arial Unicode MS"/>
          <w:color w:val="1A1A1A"/>
        </w:rPr>
        <w:t>제품을</w:t>
      </w:r>
      <w:r>
        <w:rPr>
          <w:rFonts w:ascii="Arial Unicode MS" w:eastAsia="Arial Unicode MS" w:hAnsi="Arial Unicode MS" w:cs="Arial Unicode MS"/>
          <w:color w:val="1A1A1A"/>
        </w:rPr>
        <w:t xml:space="preserve"> </w:t>
      </w:r>
      <w:r>
        <w:rPr>
          <w:rFonts w:ascii="Arial Unicode MS" w:eastAsia="Arial Unicode MS" w:hAnsi="Arial Unicode MS" w:cs="Arial Unicode MS"/>
          <w:color w:val="1A1A1A"/>
        </w:rPr>
        <w:t>선정한다</w:t>
      </w:r>
      <w:r>
        <w:rPr>
          <w:rFonts w:ascii="Arial Unicode MS" w:eastAsia="Arial Unicode MS" w:hAnsi="Arial Unicode MS" w:cs="Arial Unicode MS"/>
          <w:color w:val="1A1A1A"/>
        </w:rPr>
        <w:t>.</w:t>
      </w:r>
    </w:p>
    <w:p w14:paraId="40A1FC4A" w14:textId="77777777" w:rsidR="00D80D8A" w:rsidRDefault="00BE6280">
      <w:pPr>
        <w:pStyle w:val="4"/>
        <w:keepNext w:val="0"/>
        <w:keepLines w:val="0"/>
      </w:pPr>
      <w:bookmarkStart w:id="221" w:name="_fy5x9jvpkyp4" w:colFirst="0" w:colLast="0"/>
      <w:bookmarkEnd w:id="221"/>
      <w:r>
        <w:rPr>
          <w:rFonts w:ascii="Arial Unicode MS" w:eastAsia="Arial Unicode MS" w:hAnsi="Arial Unicode MS" w:cs="Arial Unicode MS"/>
        </w:rPr>
        <w:t xml:space="preserve">8.1.1 </w:t>
      </w:r>
      <w:r>
        <w:rPr>
          <w:rFonts w:ascii="Arial Unicode MS" w:eastAsia="Arial Unicode MS" w:hAnsi="Arial Unicode MS" w:cs="Arial Unicode MS"/>
        </w:rPr>
        <w:t>의사결정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트리</w:t>
      </w:r>
    </w:p>
    <w:tbl>
      <w:tblPr>
        <w:tblStyle w:val="affffffffffe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666"/>
        <w:gridCol w:w="3876"/>
        <w:gridCol w:w="824"/>
        <w:gridCol w:w="3659"/>
      </w:tblGrid>
      <w:tr w:rsidR="00D80D8A" w14:paraId="06F76F97" w14:textId="77777777">
        <w:trPr>
          <w:trHeight w:val="480"/>
        </w:trPr>
        <w:tc>
          <w:tcPr>
            <w:tcW w:w="66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587083" w14:textId="77777777" w:rsidR="00D80D8A" w:rsidRDefault="00BE6280">
            <w:pPr>
              <w:spacing w:before="240" w:after="240"/>
              <w:jc w:val="center"/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3876" w:type="dxa"/>
            <w:tcBorders>
              <w:top w:val="single" w:sz="5" w:space="0" w:color="CCCCCC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E10BF5" w14:textId="77777777" w:rsidR="00D80D8A" w:rsidRDefault="00BE6280">
            <w:pPr>
              <w:spacing w:before="240" w:after="240"/>
              <w:jc w:val="center"/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  <w:sz w:val="20"/>
                <w:szCs w:val="20"/>
              </w:rPr>
              <w:t>질문</w:t>
            </w:r>
          </w:p>
        </w:tc>
        <w:tc>
          <w:tcPr>
            <w:tcW w:w="824" w:type="dxa"/>
            <w:tcBorders>
              <w:top w:val="single" w:sz="5" w:space="0" w:color="CCCCCC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94A2F3" w14:textId="77777777" w:rsidR="00D80D8A" w:rsidRDefault="00BE6280">
            <w:pPr>
              <w:spacing w:before="240" w:after="240"/>
              <w:jc w:val="center"/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  <w:sz w:val="20"/>
                <w:szCs w:val="20"/>
              </w:rPr>
              <w:t>응답</w:t>
            </w:r>
          </w:p>
        </w:tc>
        <w:tc>
          <w:tcPr>
            <w:tcW w:w="3659" w:type="dxa"/>
            <w:tcBorders>
              <w:top w:val="single" w:sz="5" w:space="0" w:color="CCCCCC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3C2229" w14:textId="77777777" w:rsidR="00D80D8A" w:rsidRDefault="00BE6280">
            <w:pPr>
              <w:spacing w:before="240" w:after="240"/>
              <w:jc w:val="center"/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  <w:sz w:val="20"/>
                <w:szCs w:val="20"/>
              </w:rPr>
              <w:t>결론</w:t>
            </w:r>
          </w:p>
        </w:tc>
      </w:tr>
      <w:tr w:rsidR="00D80D8A" w14:paraId="4320E184" w14:textId="77777777">
        <w:trPr>
          <w:trHeight w:val="960"/>
        </w:trPr>
        <w:tc>
          <w:tcPr>
            <w:tcW w:w="665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80AE86" w14:textId="77777777" w:rsidR="00D80D8A" w:rsidRDefault="00BE6280">
            <w:pPr>
              <w:spacing w:before="240" w:after="240"/>
              <w:rPr>
                <w:b/>
                <w:bCs/>
                <w:color w:val="1A1A1A"/>
                <w:sz w:val="20"/>
                <w:szCs w:val="20"/>
              </w:rPr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Q0 </w:t>
            </w:r>
          </w:p>
        </w:tc>
        <w:tc>
          <w:tcPr>
            <w:tcW w:w="3876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B42D23" w14:textId="77777777" w:rsidR="00D80D8A" w:rsidRDefault="00BE6280">
            <w:pPr>
              <w:spacing w:before="240" w:after="240"/>
              <w:rPr>
                <w:color w:val="1A1A1A"/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>프로토타이핑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>/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>PoC</w:t>
            </w:r>
            <w:proofErr w:type="spellEnd"/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>단계인가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>?</w:t>
            </w:r>
          </w:p>
        </w:tc>
        <w:tc>
          <w:tcPr>
            <w:tcW w:w="824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34651E" w14:textId="77777777" w:rsidR="00D80D8A" w:rsidRDefault="00BE6280">
            <w:pPr>
              <w:spacing w:before="240" w:after="240"/>
              <w:rPr>
                <w:b/>
                <w:bCs/>
                <w:color w:val="1A1A1A"/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color w:val="1A1A1A"/>
                <w:sz w:val="20"/>
                <w:szCs w:val="20"/>
              </w:rPr>
              <w:t>예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1A1A1A"/>
                <w:sz w:val="20"/>
                <w:szCs w:val="20"/>
              </w:rPr>
              <w:t xml:space="preserve"> </w:t>
            </w:r>
          </w:p>
        </w:tc>
        <w:tc>
          <w:tcPr>
            <w:tcW w:w="3659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17FBBA" w14:textId="77777777" w:rsidR="00D80D8A" w:rsidRDefault="00BE6280">
            <w:pPr>
              <w:spacing w:before="240" w:after="240"/>
              <w:rPr>
                <w:color w:val="1A1A1A"/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 xml:space="preserve">→ 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>Chroma</w:t>
            </w:r>
            <w:proofErr w:type="spellEnd"/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 xml:space="preserve"> (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>로컬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>임베디드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 xml:space="preserve">). 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>설치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>즉시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>사용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>가능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 xml:space="preserve">. 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>프로덕션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>전환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>시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 xml:space="preserve"> Q1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>부터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>재판단</w:t>
            </w:r>
            <w:proofErr w:type="spellEnd"/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>.</w:t>
            </w:r>
          </w:p>
        </w:tc>
      </w:tr>
      <w:tr w:rsidR="00D80D8A" w14:paraId="491E2ED2" w14:textId="77777777">
        <w:trPr>
          <w:trHeight w:val="960"/>
        </w:trPr>
        <w:tc>
          <w:tcPr>
            <w:tcW w:w="665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7861B6" w14:textId="77777777" w:rsidR="00D80D8A" w:rsidRDefault="00D80D8A">
            <w:pPr>
              <w:spacing w:before="240" w:after="240"/>
              <w:rPr>
                <w:b/>
                <w:bCs/>
                <w:color w:val="1A1A1A"/>
                <w:sz w:val="20"/>
                <w:szCs w:val="20"/>
              </w:rPr>
            </w:pPr>
          </w:p>
        </w:tc>
        <w:tc>
          <w:tcPr>
            <w:tcW w:w="3876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497E60" w14:textId="77777777" w:rsidR="00D80D8A" w:rsidRDefault="00D80D8A">
            <w:pPr>
              <w:spacing w:before="240" w:after="240"/>
              <w:rPr>
                <w:color w:val="1A1A1A"/>
                <w:sz w:val="20"/>
                <w:szCs w:val="20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81FB00" w14:textId="77777777" w:rsidR="00D80D8A" w:rsidRDefault="00BE6280">
            <w:pPr>
              <w:spacing w:before="240" w:after="240"/>
              <w:rPr>
                <w:b/>
                <w:bCs/>
                <w:color w:val="1A1A1A"/>
                <w:sz w:val="20"/>
                <w:szCs w:val="20"/>
              </w:rPr>
            </w:pPr>
            <w:proofErr w:type="spellStart"/>
            <w:r>
              <w:rPr>
                <w:rFonts w:ascii="Arial Unicode MS" w:eastAsia="Arial Unicode MS" w:hAnsi="Arial Unicode MS" w:cs="Arial Unicode MS"/>
                <w:b/>
                <w:bCs/>
                <w:color w:val="1A1A1A"/>
                <w:sz w:val="20"/>
                <w:szCs w:val="20"/>
              </w:rPr>
              <w:t>아니오</w:t>
            </w:r>
            <w:proofErr w:type="spellEnd"/>
            <w:r>
              <w:rPr>
                <w:rFonts w:ascii="Arial Unicode MS" w:eastAsia="Arial Unicode MS" w:hAnsi="Arial Unicode MS" w:cs="Arial Unicode MS"/>
                <w:b/>
                <w:bCs/>
                <w:color w:val="1A1A1A"/>
                <w:sz w:val="20"/>
                <w:szCs w:val="20"/>
              </w:rPr>
              <w:t xml:space="preserve"> </w:t>
            </w:r>
          </w:p>
        </w:tc>
        <w:tc>
          <w:tcPr>
            <w:tcW w:w="3659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86E579" w14:textId="77777777" w:rsidR="00D80D8A" w:rsidRDefault="00BE6280">
            <w:pPr>
              <w:spacing w:before="240" w:after="240"/>
              <w:rPr>
                <w:color w:val="1A1A1A"/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>→ Q1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>로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>진행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>.</w:t>
            </w:r>
          </w:p>
        </w:tc>
      </w:tr>
      <w:tr w:rsidR="00D80D8A" w14:paraId="18A24C57" w14:textId="77777777">
        <w:trPr>
          <w:trHeight w:val="960"/>
        </w:trPr>
        <w:tc>
          <w:tcPr>
            <w:tcW w:w="665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6FC4B" w14:textId="77777777" w:rsidR="00D80D8A" w:rsidRDefault="00BE6280">
            <w:pPr>
              <w:spacing w:before="240" w:after="240"/>
              <w:rPr>
                <w:b/>
                <w:bCs/>
                <w:color w:val="1A1A1A"/>
                <w:sz w:val="20"/>
                <w:szCs w:val="20"/>
              </w:rPr>
            </w:pPr>
            <w:r>
              <w:rPr>
                <w:b/>
                <w:bCs/>
                <w:color w:val="1A1A1A"/>
                <w:sz w:val="20"/>
                <w:szCs w:val="20"/>
              </w:rPr>
              <w:t>Q1</w:t>
            </w:r>
          </w:p>
        </w:tc>
        <w:tc>
          <w:tcPr>
            <w:tcW w:w="3876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398019" w14:textId="77777777" w:rsidR="00D80D8A" w:rsidRDefault="00BE6280">
            <w:pPr>
              <w:spacing w:before="240" w:after="240"/>
              <w:rPr>
                <w:color w:val="1A1A1A"/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>사내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>Elasticsearch</w:t>
            </w:r>
            <w:proofErr w:type="spellEnd"/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>/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>OpenSearch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>가</w:t>
            </w:r>
            <w:proofErr w:type="spellEnd"/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>운영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>중이고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>벡터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>검색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>(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>kNN</w:t>
            </w:r>
            <w:proofErr w:type="spellEnd"/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>)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>을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>기존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>인프라에서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>통합하려는가</w:t>
            </w:r>
            <w:proofErr w:type="spellEnd"/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>?</w:t>
            </w:r>
          </w:p>
        </w:tc>
        <w:tc>
          <w:tcPr>
            <w:tcW w:w="824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F3F110" w14:textId="77777777" w:rsidR="00D80D8A" w:rsidRDefault="00BE6280">
            <w:pPr>
              <w:spacing w:before="240" w:after="240"/>
              <w:rPr>
                <w:b/>
                <w:bCs/>
                <w:color w:val="1A1A1A"/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color w:val="1A1A1A"/>
                <w:sz w:val="20"/>
                <w:szCs w:val="20"/>
              </w:rPr>
              <w:t>예</w:t>
            </w:r>
          </w:p>
        </w:tc>
        <w:tc>
          <w:tcPr>
            <w:tcW w:w="3659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73AC35" w14:textId="77777777" w:rsidR="00D80D8A" w:rsidRDefault="00BE6280">
            <w:pPr>
              <w:spacing w:before="240" w:after="240"/>
              <w:rPr>
                <w:color w:val="1A1A1A"/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 xml:space="preserve">→ 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>Elasticsearch</w:t>
            </w:r>
            <w:proofErr w:type="spellEnd"/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>kNN</w:t>
            </w:r>
            <w:proofErr w:type="spellEnd"/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>벡터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>검색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>활용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 xml:space="preserve">. 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>기존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 xml:space="preserve"> BM25 + 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>벡터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>하이브리드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>검색을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>단일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>인프라에서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>구현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 xml:space="preserve">. 8.1.2 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>비교표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>참조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>.</w:t>
            </w:r>
          </w:p>
        </w:tc>
      </w:tr>
      <w:tr w:rsidR="00D80D8A" w14:paraId="0E13B1AD" w14:textId="77777777">
        <w:trPr>
          <w:trHeight w:val="690"/>
        </w:trPr>
        <w:tc>
          <w:tcPr>
            <w:tcW w:w="665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576C57" w14:textId="77777777" w:rsidR="00D80D8A" w:rsidRDefault="00BE6280">
            <w:pPr>
              <w:spacing w:before="240" w:after="240"/>
            </w:pPr>
            <w:r>
              <w:t xml:space="preserve"> </w:t>
            </w:r>
          </w:p>
        </w:tc>
        <w:tc>
          <w:tcPr>
            <w:tcW w:w="3876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E40B11" w14:textId="77777777" w:rsidR="00D80D8A" w:rsidRDefault="00BE6280">
            <w:pPr>
              <w:spacing w:before="240" w:after="240"/>
            </w:pPr>
            <w:r>
              <w:t xml:space="preserve"> </w:t>
            </w:r>
          </w:p>
        </w:tc>
        <w:tc>
          <w:tcPr>
            <w:tcW w:w="824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894D43" w14:textId="77777777" w:rsidR="00D80D8A" w:rsidRDefault="00BE6280">
            <w:pPr>
              <w:spacing w:before="240" w:after="240"/>
              <w:rPr>
                <w:b/>
                <w:bCs/>
                <w:color w:val="1A1A1A"/>
                <w:sz w:val="20"/>
                <w:szCs w:val="20"/>
              </w:rPr>
            </w:pPr>
            <w:proofErr w:type="spellStart"/>
            <w:r>
              <w:rPr>
                <w:rFonts w:ascii="Arial Unicode MS" w:eastAsia="Arial Unicode MS" w:hAnsi="Arial Unicode MS" w:cs="Arial Unicode MS"/>
                <w:b/>
                <w:bCs/>
                <w:color w:val="1A1A1A"/>
                <w:sz w:val="20"/>
                <w:szCs w:val="20"/>
              </w:rPr>
              <w:t>아니오</w:t>
            </w:r>
            <w:proofErr w:type="spellEnd"/>
          </w:p>
        </w:tc>
        <w:tc>
          <w:tcPr>
            <w:tcW w:w="3659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65E520" w14:textId="77777777" w:rsidR="00D80D8A" w:rsidRDefault="00BE6280">
            <w:pPr>
              <w:spacing w:before="240" w:after="240"/>
              <w:rPr>
                <w:color w:val="1A1A1A"/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>→ Q2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>로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>진행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>.</w:t>
            </w:r>
          </w:p>
        </w:tc>
      </w:tr>
      <w:tr w:rsidR="00D80D8A" w14:paraId="16F8921D" w14:textId="77777777">
        <w:trPr>
          <w:trHeight w:val="690"/>
        </w:trPr>
        <w:tc>
          <w:tcPr>
            <w:tcW w:w="665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940467" w14:textId="77777777" w:rsidR="00D80D8A" w:rsidRDefault="00BE6280">
            <w:pPr>
              <w:spacing w:before="240" w:after="240"/>
              <w:rPr>
                <w:b/>
                <w:bCs/>
                <w:color w:val="1A1A1A"/>
                <w:sz w:val="20"/>
                <w:szCs w:val="20"/>
              </w:rPr>
            </w:pPr>
            <w:r>
              <w:rPr>
                <w:b/>
                <w:bCs/>
                <w:color w:val="1A1A1A"/>
                <w:sz w:val="20"/>
                <w:szCs w:val="20"/>
              </w:rPr>
              <w:t>Q2</w:t>
            </w:r>
          </w:p>
        </w:tc>
        <w:tc>
          <w:tcPr>
            <w:tcW w:w="3876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79B2FE" w14:textId="77777777" w:rsidR="00D80D8A" w:rsidRDefault="00BE6280">
            <w:pPr>
              <w:spacing w:before="240" w:after="240"/>
              <w:rPr>
                <w:color w:val="1A1A1A"/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>사내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>PostgreSQL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>이</w:t>
            </w:r>
            <w:proofErr w:type="spellEnd"/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>운영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>중이고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>벡터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>데이터가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 xml:space="preserve"> ~5M 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>이하인가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 xml:space="preserve">? (※ 7.5.1 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>전제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>조건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>: 1536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>차원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 xml:space="preserve">, HNSW, 16GB+ RAM 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>기준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>)</w:t>
            </w:r>
          </w:p>
        </w:tc>
        <w:tc>
          <w:tcPr>
            <w:tcW w:w="824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D4905E" w14:textId="77777777" w:rsidR="00D80D8A" w:rsidRDefault="00BE6280">
            <w:pPr>
              <w:spacing w:before="240" w:after="240"/>
              <w:rPr>
                <w:b/>
                <w:bCs/>
                <w:color w:val="1A1A1A"/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color w:val="1A1A1A"/>
                <w:sz w:val="20"/>
                <w:szCs w:val="20"/>
              </w:rPr>
              <w:t>예</w:t>
            </w:r>
          </w:p>
        </w:tc>
        <w:tc>
          <w:tcPr>
            <w:tcW w:w="3659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B334AD" w14:textId="77777777" w:rsidR="00D80D8A" w:rsidRDefault="00BE6280">
            <w:pPr>
              <w:spacing w:before="240" w:after="240"/>
              <w:rPr>
                <w:color w:val="1A1A1A"/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 xml:space="preserve">→ 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>pgvector</w:t>
            </w:r>
            <w:proofErr w:type="spellEnd"/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 xml:space="preserve">. 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>별도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>인프라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>없이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>기존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>RDBMS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>에서</w:t>
            </w:r>
            <w:proofErr w:type="spellEnd"/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>벡터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>검색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>통합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>. 7.5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>절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>참조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>.</w:t>
            </w:r>
          </w:p>
        </w:tc>
      </w:tr>
      <w:tr w:rsidR="00D80D8A" w14:paraId="2F8580A2" w14:textId="77777777">
        <w:trPr>
          <w:trHeight w:val="690"/>
        </w:trPr>
        <w:tc>
          <w:tcPr>
            <w:tcW w:w="665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0A1E07" w14:textId="77777777" w:rsidR="00D80D8A" w:rsidRDefault="00BE6280">
            <w:pPr>
              <w:spacing w:before="240" w:after="240"/>
            </w:pPr>
            <w:r>
              <w:t xml:space="preserve"> </w:t>
            </w:r>
          </w:p>
        </w:tc>
        <w:tc>
          <w:tcPr>
            <w:tcW w:w="3876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2ED4EC" w14:textId="77777777" w:rsidR="00D80D8A" w:rsidRDefault="00BE6280">
            <w:pPr>
              <w:spacing w:before="240" w:after="240"/>
            </w:pPr>
            <w:r>
              <w:t xml:space="preserve"> </w:t>
            </w:r>
          </w:p>
        </w:tc>
        <w:tc>
          <w:tcPr>
            <w:tcW w:w="824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AB4E88" w14:textId="77777777" w:rsidR="00D80D8A" w:rsidRDefault="00BE6280">
            <w:pPr>
              <w:spacing w:before="240" w:after="240"/>
              <w:rPr>
                <w:b/>
                <w:bCs/>
                <w:color w:val="1A1A1A"/>
                <w:sz w:val="20"/>
                <w:szCs w:val="20"/>
              </w:rPr>
            </w:pPr>
            <w:proofErr w:type="spellStart"/>
            <w:r>
              <w:rPr>
                <w:rFonts w:ascii="Arial Unicode MS" w:eastAsia="Arial Unicode MS" w:hAnsi="Arial Unicode MS" w:cs="Arial Unicode MS"/>
                <w:b/>
                <w:bCs/>
                <w:color w:val="1A1A1A"/>
                <w:sz w:val="20"/>
                <w:szCs w:val="20"/>
              </w:rPr>
              <w:t>아니오</w:t>
            </w:r>
            <w:proofErr w:type="spellEnd"/>
          </w:p>
        </w:tc>
        <w:tc>
          <w:tcPr>
            <w:tcW w:w="3659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F0875B" w14:textId="77777777" w:rsidR="00D80D8A" w:rsidRDefault="00BE6280">
            <w:pPr>
              <w:spacing w:before="240" w:after="240"/>
              <w:rPr>
                <w:color w:val="1A1A1A"/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>→ Q3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>으로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>진행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 xml:space="preserve">. 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>전용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>Vector</w:t>
            </w:r>
            <w:proofErr w:type="spellEnd"/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 xml:space="preserve"> DB 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>필요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>.</w:t>
            </w:r>
          </w:p>
        </w:tc>
      </w:tr>
      <w:tr w:rsidR="00D80D8A" w14:paraId="415C5303" w14:textId="77777777">
        <w:trPr>
          <w:trHeight w:val="960"/>
        </w:trPr>
        <w:tc>
          <w:tcPr>
            <w:tcW w:w="665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A480C6" w14:textId="77777777" w:rsidR="00D80D8A" w:rsidRDefault="00BE6280">
            <w:pPr>
              <w:spacing w:before="240" w:after="240"/>
              <w:rPr>
                <w:b/>
                <w:bCs/>
                <w:color w:val="1A1A1A"/>
                <w:sz w:val="20"/>
                <w:szCs w:val="20"/>
              </w:rPr>
            </w:pPr>
            <w:r>
              <w:rPr>
                <w:b/>
                <w:bCs/>
                <w:color w:val="1A1A1A"/>
                <w:sz w:val="20"/>
                <w:szCs w:val="20"/>
              </w:rPr>
              <w:t>Q3</w:t>
            </w:r>
          </w:p>
        </w:tc>
        <w:tc>
          <w:tcPr>
            <w:tcW w:w="3876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ECEF11" w14:textId="77777777" w:rsidR="00D80D8A" w:rsidRDefault="00BE6280">
            <w:pPr>
              <w:spacing w:before="240" w:after="240"/>
              <w:rPr>
                <w:color w:val="1A1A1A"/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>인프라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>운영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>팀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>(SRE/DBA)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>이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>있고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>셀프호스팅이</w:t>
            </w:r>
            <w:proofErr w:type="spellEnd"/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>가능한가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>?</w:t>
            </w:r>
          </w:p>
        </w:tc>
        <w:tc>
          <w:tcPr>
            <w:tcW w:w="824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9C2F6D" w14:textId="77777777" w:rsidR="00D80D8A" w:rsidRDefault="00BE6280">
            <w:pPr>
              <w:spacing w:before="240" w:after="240"/>
              <w:rPr>
                <w:b/>
                <w:bCs/>
                <w:color w:val="1A1A1A"/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color w:val="1A1A1A"/>
                <w:sz w:val="20"/>
                <w:szCs w:val="20"/>
              </w:rPr>
              <w:t>예</w:t>
            </w:r>
          </w:p>
        </w:tc>
        <w:tc>
          <w:tcPr>
            <w:tcW w:w="3659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D430AE" w14:textId="77777777" w:rsidR="00D80D8A" w:rsidRDefault="00BE6280">
            <w:pPr>
              <w:spacing w:before="240" w:after="240"/>
              <w:rPr>
                <w:color w:val="1A1A1A"/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>→ Q4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>로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>진행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 xml:space="preserve">. OSS 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>셀프호스팅</w:t>
            </w:r>
            <w:proofErr w:type="spellEnd"/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>또는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>Managed</w:t>
            </w:r>
            <w:proofErr w:type="spellEnd"/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>모두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>검토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>.</w:t>
            </w:r>
          </w:p>
        </w:tc>
      </w:tr>
      <w:tr w:rsidR="00D80D8A" w14:paraId="5A82A093" w14:textId="77777777">
        <w:trPr>
          <w:trHeight w:val="690"/>
        </w:trPr>
        <w:tc>
          <w:tcPr>
            <w:tcW w:w="665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E95EBA" w14:textId="77777777" w:rsidR="00D80D8A" w:rsidRDefault="00BE6280">
            <w:pPr>
              <w:spacing w:before="240" w:after="240"/>
            </w:pPr>
            <w:r>
              <w:t xml:space="preserve"> </w:t>
            </w:r>
          </w:p>
        </w:tc>
        <w:tc>
          <w:tcPr>
            <w:tcW w:w="3876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E3C7BB" w14:textId="77777777" w:rsidR="00D80D8A" w:rsidRDefault="00D80D8A">
            <w:pPr>
              <w:spacing w:before="240" w:after="240"/>
              <w:rPr>
                <w:color w:val="1A1A1A"/>
                <w:sz w:val="20"/>
                <w:szCs w:val="20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7239AF" w14:textId="77777777" w:rsidR="00D80D8A" w:rsidRDefault="00BE6280">
            <w:pPr>
              <w:spacing w:before="240" w:after="240"/>
              <w:rPr>
                <w:b/>
                <w:bCs/>
                <w:color w:val="1A1A1A"/>
                <w:sz w:val="20"/>
                <w:szCs w:val="20"/>
              </w:rPr>
            </w:pPr>
            <w:proofErr w:type="spellStart"/>
            <w:r>
              <w:rPr>
                <w:rFonts w:ascii="Arial Unicode MS" w:eastAsia="Arial Unicode MS" w:hAnsi="Arial Unicode MS" w:cs="Arial Unicode MS"/>
                <w:b/>
                <w:bCs/>
                <w:color w:val="1A1A1A"/>
                <w:sz w:val="20"/>
                <w:szCs w:val="20"/>
              </w:rPr>
              <w:t>아니오</w:t>
            </w:r>
            <w:proofErr w:type="spellEnd"/>
          </w:p>
        </w:tc>
        <w:tc>
          <w:tcPr>
            <w:tcW w:w="3659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1BC5DE" w14:textId="77777777" w:rsidR="00D80D8A" w:rsidRDefault="00BE6280">
            <w:pPr>
              <w:spacing w:before="240" w:after="240"/>
              <w:rPr>
                <w:color w:val="1A1A1A"/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 xml:space="preserve">→ 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>완전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>관리형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>우선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 xml:space="preserve">. 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>하이브리드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>검색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>필요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 xml:space="preserve"> </w:t>
            </w:r>
            <w:proofErr w:type="gramStart"/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>시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 xml:space="preserve">  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>Pinecone</w:t>
            </w:r>
            <w:proofErr w:type="spellEnd"/>
            <w:proofErr w:type="gramEnd"/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>또는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>Weaviate</w:t>
            </w:r>
            <w:proofErr w:type="spellEnd"/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>Cloud</w:t>
            </w:r>
            <w:proofErr w:type="spellEnd"/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 xml:space="preserve">. 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>아니면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>Pinecone</w:t>
            </w:r>
            <w:proofErr w:type="spellEnd"/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>.</w:t>
            </w:r>
          </w:p>
        </w:tc>
      </w:tr>
      <w:tr w:rsidR="00D80D8A" w14:paraId="5DB03558" w14:textId="77777777">
        <w:trPr>
          <w:trHeight w:val="690"/>
        </w:trPr>
        <w:tc>
          <w:tcPr>
            <w:tcW w:w="665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5719D1" w14:textId="77777777" w:rsidR="00D80D8A" w:rsidRDefault="00BE6280">
            <w:pPr>
              <w:spacing w:before="240" w:after="240"/>
              <w:rPr>
                <w:b/>
                <w:bCs/>
                <w:color w:val="1A1A1A"/>
                <w:sz w:val="20"/>
                <w:szCs w:val="20"/>
              </w:rPr>
            </w:pPr>
            <w:r>
              <w:rPr>
                <w:b/>
                <w:bCs/>
                <w:color w:val="1A1A1A"/>
                <w:sz w:val="20"/>
                <w:szCs w:val="20"/>
              </w:rPr>
              <w:t>Q4</w:t>
            </w:r>
          </w:p>
        </w:tc>
        <w:tc>
          <w:tcPr>
            <w:tcW w:w="3876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64EC8" w14:textId="77777777" w:rsidR="00D80D8A" w:rsidRDefault="00BE6280">
            <w:pPr>
              <w:spacing w:before="240" w:after="240"/>
              <w:rPr>
                <w:color w:val="1A1A1A"/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>벡터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>데이터가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 xml:space="preserve"> 1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>억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>건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>이상인가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>?</w:t>
            </w:r>
          </w:p>
        </w:tc>
        <w:tc>
          <w:tcPr>
            <w:tcW w:w="824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88F8B1" w14:textId="77777777" w:rsidR="00D80D8A" w:rsidRDefault="00BE6280">
            <w:pPr>
              <w:spacing w:before="240" w:after="240"/>
              <w:rPr>
                <w:b/>
                <w:bCs/>
                <w:color w:val="1A1A1A"/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color w:val="1A1A1A"/>
                <w:sz w:val="20"/>
                <w:szCs w:val="20"/>
              </w:rPr>
              <w:t>예</w:t>
            </w:r>
          </w:p>
        </w:tc>
        <w:tc>
          <w:tcPr>
            <w:tcW w:w="3659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B97451" w14:textId="77777777" w:rsidR="00D80D8A" w:rsidRDefault="00BE6280">
            <w:pPr>
              <w:spacing w:before="240" w:after="240"/>
              <w:rPr>
                <w:color w:val="1A1A1A"/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 xml:space="preserve">→ 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>Milvus</w:t>
            </w:r>
            <w:proofErr w:type="spellEnd"/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 xml:space="preserve">. 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>대규모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>분산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>처리에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>가장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>성숙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>.</w:t>
            </w:r>
          </w:p>
        </w:tc>
      </w:tr>
      <w:tr w:rsidR="00D80D8A" w14:paraId="1D1EBBE3" w14:textId="77777777">
        <w:trPr>
          <w:trHeight w:val="690"/>
        </w:trPr>
        <w:tc>
          <w:tcPr>
            <w:tcW w:w="665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FB5CB7" w14:textId="77777777" w:rsidR="00D80D8A" w:rsidRDefault="00D80D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</w:pPr>
          </w:p>
        </w:tc>
        <w:tc>
          <w:tcPr>
            <w:tcW w:w="3876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20B9F7" w14:textId="77777777" w:rsidR="00D80D8A" w:rsidRDefault="00BE6280">
            <w:pPr>
              <w:spacing w:before="240" w:after="240"/>
            </w:pPr>
            <w:r>
              <w:t xml:space="preserve"> </w:t>
            </w:r>
          </w:p>
        </w:tc>
        <w:tc>
          <w:tcPr>
            <w:tcW w:w="824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8AF845" w14:textId="77777777" w:rsidR="00D80D8A" w:rsidRDefault="00BE6280">
            <w:pPr>
              <w:spacing w:before="240" w:after="240"/>
              <w:rPr>
                <w:b/>
                <w:bCs/>
                <w:color w:val="1A1A1A"/>
                <w:sz w:val="20"/>
                <w:szCs w:val="20"/>
              </w:rPr>
            </w:pPr>
            <w:proofErr w:type="spellStart"/>
            <w:r>
              <w:rPr>
                <w:rFonts w:ascii="Arial Unicode MS" w:eastAsia="Arial Unicode MS" w:hAnsi="Arial Unicode MS" w:cs="Arial Unicode MS"/>
                <w:b/>
                <w:bCs/>
                <w:color w:val="1A1A1A"/>
                <w:sz w:val="20"/>
                <w:szCs w:val="20"/>
              </w:rPr>
              <w:t>아니오</w:t>
            </w:r>
            <w:proofErr w:type="spellEnd"/>
          </w:p>
        </w:tc>
        <w:tc>
          <w:tcPr>
            <w:tcW w:w="3659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634A1B" w14:textId="77777777" w:rsidR="00D80D8A" w:rsidRDefault="00BE6280">
            <w:pPr>
              <w:spacing w:before="240" w:after="240"/>
              <w:rPr>
                <w:color w:val="1A1A1A"/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>→ Q5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>으로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>진행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>.</w:t>
            </w:r>
          </w:p>
        </w:tc>
      </w:tr>
      <w:tr w:rsidR="00D80D8A" w14:paraId="5F98893E" w14:textId="77777777">
        <w:trPr>
          <w:trHeight w:val="690"/>
        </w:trPr>
        <w:tc>
          <w:tcPr>
            <w:tcW w:w="665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1AB148" w14:textId="77777777" w:rsidR="00D80D8A" w:rsidRDefault="00BE6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/>
            </w:pPr>
            <w:r>
              <w:t>Q5</w:t>
            </w:r>
          </w:p>
        </w:tc>
        <w:tc>
          <w:tcPr>
            <w:tcW w:w="3876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0FEB5F" w14:textId="77777777" w:rsidR="00D80D8A" w:rsidRDefault="00BE6280">
            <w:pPr>
              <w:spacing w:before="240" w:after="240"/>
              <w:rPr>
                <w:color w:val="1A1A1A"/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>하이브리드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>검색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>(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>벡터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 xml:space="preserve"> + 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>키워드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>)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>이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>필요한가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>?</w:t>
            </w:r>
          </w:p>
        </w:tc>
        <w:tc>
          <w:tcPr>
            <w:tcW w:w="824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C5A202" w14:textId="77777777" w:rsidR="00D80D8A" w:rsidRDefault="00BE6280">
            <w:pPr>
              <w:spacing w:before="240" w:after="240"/>
              <w:rPr>
                <w:b/>
                <w:bCs/>
                <w:color w:val="1A1A1A"/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color w:val="1A1A1A"/>
                <w:sz w:val="20"/>
                <w:szCs w:val="20"/>
              </w:rPr>
              <w:t>예</w:t>
            </w:r>
          </w:p>
        </w:tc>
        <w:tc>
          <w:tcPr>
            <w:tcW w:w="3659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E5025E" w14:textId="77777777" w:rsidR="00D80D8A" w:rsidRDefault="00BE6280">
            <w:pPr>
              <w:spacing w:before="240" w:after="240"/>
              <w:rPr>
                <w:color w:val="1A1A1A"/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 xml:space="preserve">→ 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>Weaviate</w:t>
            </w:r>
            <w:proofErr w:type="spellEnd"/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>우선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>검토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 xml:space="preserve">. 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>네이티브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>하이브리드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>검색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>지원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 xml:space="preserve">. 8.1.2 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>비교표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>참조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>.</w:t>
            </w:r>
          </w:p>
        </w:tc>
      </w:tr>
      <w:tr w:rsidR="00D80D8A" w14:paraId="2AECEA1D" w14:textId="77777777">
        <w:trPr>
          <w:trHeight w:val="960"/>
        </w:trPr>
        <w:tc>
          <w:tcPr>
            <w:tcW w:w="665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D5F918" w14:textId="77777777" w:rsidR="00D80D8A" w:rsidRDefault="00BE6280">
            <w:pPr>
              <w:spacing w:before="240" w:after="240"/>
            </w:pPr>
            <w:r>
              <w:lastRenderedPageBreak/>
              <w:t xml:space="preserve"> </w:t>
            </w:r>
          </w:p>
        </w:tc>
        <w:tc>
          <w:tcPr>
            <w:tcW w:w="3876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C20B4D" w14:textId="77777777" w:rsidR="00D80D8A" w:rsidRDefault="00D80D8A">
            <w:pPr>
              <w:spacing w:before="240" w:after="240"/>
            </w:pPr>
          </w:p>
        </w:tc>
        <w:tc>
          <w:tcPr>
            <w:tcW w:w="824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384CEF" w14:textId="77777777" w:rsidR="00D80D8A" w:rsidRDefault="00BE6280">
            <w:pPr>
              <w:spacing w:before="240" w:after="240"/>
              <w:rPr>
                <w:b/>
                <w:bCs/>
                <w:color w:val="1A1A1A"/>
                <w:sz w:val="20"/>
                <w:szCs w:val="20"/>
              </w:rPr>
            </w:pPr>
            <w:proofErr w:type="spellStart"/>
            <w:r>
              <w:rPr>
                <w:rFonts w:ascii="Arial Unicode MS" w:eastAsia="Arial Unicode MS" w:hAnsi="Arial Unicode MS" w:cs="Arial Unicode MS"/>
                <w:b/>
                <w:bCs/>
                <w:color w:val="1A1A1A"/>
                <w:sz w:val="20"/>
                <w:szCs w:val="20"/>
              </w:rPr>
              <w:t>아니오</w:t>
            </w:r>
            <w:proofErr w:type="spellEnd"/>
          </w:p>
        </w:tc>
        <w:tc>
          <w:tcPr>
            <w:tcW w:w="3659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EC3CFF" w14:textId="77777777" w:rsidR="00D80D8A" w:rsidRDefault="00BE6280">
            <w:pPr>
              <w:spacing w:before="240" w:after="240"/>
              <w:rPr>
                <w:color w:val="1A1A1A"/>
                <w:sz w:val="20"/>
                <w:szCs w:val="20"/>
              </w:rPr>
            </w:pPr>
            <w:proofErr w:type="spellStart"/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>Qdrant</w:t>
            </w:r>
            <w:proofErr w:type="spellEnd"/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>우선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>검토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 xml:space="preserve">. 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>순수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>벡터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>검색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>성능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>최적화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 xml:space="preserve">. 8.1.2 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>비교표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>참조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>.</w:t>
            </w:r>
          </w:p>
        </w:tc>
      </w:tr>
    </w:tbl>
    <w:p w14:paraId="5DDE2E74" w14:textId="77777777" w:rsidR="00D80D8A" w:rsidRDefault="00BE6280">
      <w:pPr>
        <w:spacing w:before="240" w:after="80"/>
      </w:pPr>
      <w:r>
        <w:t xml:space="preserve"> </w:t>
      </w:r>
    </w:p>
    <w:p w14:paraId="2FA902C4" w14:textId="77777777" w:rsidR="00D80D8A" w:rsidRDefault="00D80D8A">
      <w:pPr>
        <w:spacing w:after="120"/>
        <w:ind w:left="360"/>
      </w:pPr>
    </w:p>
    <w:p w14:paraId="01DBDEE4" w14:textId="77777777" w:rsidR="00D80D8A" w:rsidRDefault="00BE6280">
      <w:pPr>
        <w:pStyle w:val="4"/>
        <w:keepNext w:val="0"/>
        <w:keepLines w:val="0"/>
      </w:pPr>
      <w:bookmarkStart w:id="222" w:name="_uggoejbyycop" w:colFirst="0" w:colLast="0"/>
      <w:bookmarkEnd w:id="222"/>
      <w:r>
        <w:rPr>
          <w:rFonts w:ascii="Arial Unicode MS" w:eastAsia="Arial Unicode MS" w:hAnsi="Arial Unicode MS" w:cs="Arial Unicode MS"/>
        </w:rPr>
        <w:t xml:space="preserve">8.1.2 </w:t>
      </w:r>
      <w:r>
        <w:rPr>
          <w:rFonts w:ascii="Arial Unicode MS" w:eastAsia="Arial Unicode MS" w:hAnsi="Arial Unicode MS" w:cs="Arial Unicode MS"/>
        </w:rPr>
        <w:t>주요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Vector</w:t>
      </w:r>
      <w:proofErr w:type="spellEnd"/>
      <w:r>
        <w:rPr>
          <w:rFonts w:ascii="Arial Unicode MS" w:eastAsia="Arial Unicode MS" w:hAnsi="Arial Unicode MS" w:cs="Arial Unicode MS"/>
        </w:rPr>
        <w:t xml:space="preserve"> DB </w:t>
      </w:r>
      <w:r>
        <w:rPr>
          <w:rFonts w:ascii="Arial Unicode MS" w:eastAsia="Arial Unicode MS" w:hAnsi="Arial Unicode MS" w:cs="Arial Unicode MS"/>
        </w:rPr>
        <w:t>비교</w:t>
      </w:r>
    </w:p>
    <w:p w14:paraId="6B028174" w14:textId="77777777" w:rsidR="00D80D8A" w:rsidRDefault="00BE6280">
      <w:pPr>
        <w:spacing w:before="240" w:after="120"/>
        <w:ind w:left="360" w:right="360"/>
        <w:rPr>
          <w:i/>
          <w:iCs/>
          <w:color w:val="555555"/>
          <w:sz w:val="20"/>
          <w:szCs w:val="20"/>
        </w:rPr>
      </w:pPr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 xml:space="preserve">※ </w:t>
      </w:r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>본</w:t>
      </w:r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>표는</w:t>
      </w:r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 xml:space="preserve"> 2025.06 </w:t>
      </w:r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>기준이며</w:t>
      </w:r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 xml:space="preserve">, </w:t>
      </w:r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>벤치마크</w:t>
      </w:r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>성능은</w:t>
      </w:r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>데이터</w:t>
      </w:r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>규모</w:t>
      </w:r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 xml:space="preserve">, </w:t>
      </w:r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>차원</w:t>
      </w:r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>수</w:t>
      </w:r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 xml:space="preserve">, </w:t>
      </w:r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>쿼리</w:t>
      </w:r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>패턴에</w:t>
      </w:r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>따라</w:t>
      </w:r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>크게</w:t>
      </w:r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>달라진다</w:t>
      </w:r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 xml:space="preserve">. </w:t>
      </w:r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>벤더</w:t>
      </w:r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>제공</w:t>
      </w:r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>벤치마크를</w:t>
      </w:r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>신뢰하기보다</w:t>
      </w:r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 xml:space="preserve">, </w:t>
      </w:r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>자체</w:t>
      </w:r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>데이터로</w:t>
      </w:r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>PoC</w:t>
      </w:r>
      <w:proofErr w:type="spellEnd"/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>벤치마크를</w:t>
      </w:r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>수행해야</w:t>
      </w:r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 xml:space="preserve">(SHOULD) </w:t>
      </w:r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>한다</w:t>
      </w:r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 xml:space="preserve">. </w:t>
      </w:r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>수행</w:t>
      </w:r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>방법은</w:t>
      </w:r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 xml:space="preserve"> 8.1.4</w:t>
      </w:r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>절</w:t>
      </w:r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>참조</w:t>
      </w:r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>.</w:t>
      </w:r>
    </w:p>
    <w:p w14:paraId="5A2D3AEC" w14:textId="77777777" w:rsidR="00D80D8A" w:rsidRDefault="00D80D8A">
      <w:pPr>
        <w:spacing w:before="240" w:after="80"/>
      </w:pPr>
    </w:p>
    <w:tbl>
      <w:tblPr>
        <w:tblStyle w:val="afffffffffff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163"/>
        <w:gridCol w:w="1077"/>
        <w:gridCol w:w="1062"/>
        <w:gridCol w:w="1018"/>
        <w:gridCol w:w="1018"/>
        <w:gridCol w:w="1449"/>
        <w:gridCol w:w="947"/>
        <w:gridCol w:w="1291"/>
      </w:tblGrid>
      <w:tr w:rsidR="00D80D8A" w14:paraId="72B6DC53" w14:textId="77777777">
        <w:trPr>
          <w:trHeight w:val="420"/>
        </w:trPr>
        <w:tc>
          <w:tcPr>
            <w:tcW w:w="1162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3A635A" w14:textId="77777777" w:rsidR="00D80D8A" w:rsidRDefault="00BE6280">
            <w:pPr>
              <w:spacing w:before="240" w:after="240"/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  <w:sz w:val="18"/>
                <w:szCs w:val="18"/>
              </w:rPr>
              <w:t>항목</w:t>
            </w:r>
          </w:p>
        </w:tc>
        <w:tc>
          <w:tcPr>
            <w:tcW w:w="1076" w:type="dxa"/>
            <w:tcBorders>
              <w:top w:val="single" w:sz="5" w:space="0" w:color="CCCCCC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023197" w14:textId="77777777" w:rsidR="00D80D8A" w:rsidRDefault="00BE6280">
            <w:pPr>
              <w:spacing w:before="240" w:after="240"/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Pinecone</w:t>
            </w:r>
            <w:proofErr w:type="spellEnd"/>
          </w:p>
        </w:tc>
        <w:tc>
          <w:tcPr>
            <w:tcW w:w="1061" w:type="dxa"/>
            <w:tcBorders>
              <w:top w:val="single" w:sz="5" w:space="0" w:color="CCCCCC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3522AE" w14:textId="77777777" w:rsidR="00D80D8A" w:rsidRDefault="00BE6280">
            <w:pPr>
              <w:spacing w:before="240" w:after="240"/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Weaviate</w:t>
            </w:r>
            <w:proofErr w:type="spellEnd"/>
          </w:p>
        </w:tc>
        <w:tc>
          <w:tcPr>
            <w:tcW w:w="1018" w:type="dxa"/>
            <w:tcBorders>
              <w:top w:val="single" w:sz="5" w:space="0" w:color="CCCCCC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804939" w14:textId="77777777" w:rsidR="00D80D8A" w:rsidRDefault="00BE6280">
            <w:pPr>
              <w:spacing w:before="240" w:after="240"/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Qdrant</w:t>
            </w:r>
            <w:proofErr w:type="spellEnd"/>
          </w:p>
        </w:tc>
        <w:tc>
          <w:tcPr>
            <w:tcW w:w="1018" w:type="dxa"/>
            <w:tcBorders>
              <w:top w:val="single" w:sz="5" w:space="0" w:color="CCCCCC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85EBA5" w14:textId="77777777" w:rsidR="00D80D8A" w:rsidRDefault="00BE6280">
            <w:pPr>
              <w:spacing w:before="240" w:after="240"/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Milvus</w:t>
            </w:r>
            <w:proofErr w:type="spellEnd"/>
          </w:p>
        </w:tc>
        <w:tc>
          <w:tcPr>
            <w:tcW w:w="1449" w:type="dxa"/>
            <w:tcBorders>
              <w:top w:val="single" w:sz="5" w:space="0" w:color="CCCCCC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ADEDEA" w14:textId="77777777" w:rsidR="00D80D8A" w:rsidRDefault="00BE6280">
            <w:pPr>
              <w:spacing w:before="240" w:after="240"/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Elasticsearch</w:t>
            </w:r>
            <w:proofErr w:type="spellEnd"/>
          </w:p>
        </w:tc>
        <w:tc>
          <w:tcPr>
            <w:tcW w:w="947" w:type="dxa"/>
            <w:tcBorders>
              <w:top w:val="single" w:sz="5" w:space="0" w:color="CCCCCC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8CDCBC" w14:textId="77777777" w:rsidR="00D80D8A" w:rsidRDefault="00BE6280">
            <w:pPr>
              <w:spacing w:before="240" w:after="240"/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Chroma</w:t>
            </w:r>
            <w:proofErr w:type="spellEnd"/>
          </w:p>
        </w:tc>
        <w:tc>
          <w:tcPr>
            <w:tcW w:w="1291" w:type="dxa"/>
            <w:tcBorders>
              <w:top w:val="single" w:sz="5" w:space="0" w:color="CCCCCC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FCF103" w14:textId="77777777" w:rsidR="00D80D8A" w:rsidRDefault="00BE6280">
            <w:pPr>
              <w:spacing w:before="240" w:after="240"/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pgvector</w:t>
            </w:r>
            <w:proofErr w:type="spellEnd"/>
          </w:p>
        </w:tc>
      </w:tr>
      <w:tr w:rsidR="00D80D8A" w14:paraId="6599FA01" w14:textId="77777777">
        <w:trPr>
          <w:trHeight w:val="1275"/>
        </w:trPr>
        <w:tc>
          <w:tcPr>
            <w:tcW w:w="1162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2F4CFE" w14:textId="77777777" w:rsidR="00D80D8A" w:rsidRDefault="00BE6280">
            <w:pPr>
              <w:spacing w:before="240" w:after="240"/>
              <w:rPr>
                <w:color w:val="1A1A1A"/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>배포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>방식</w:t>
            </w:r>
          </w:p>
        </w:tc>
        <w:tc>
          <w:tcPr>
            <w:tcW w:w="1076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A99B64" w14:textId="77777777" w:rsidR="00D80D8A" w:rsidRDefault="00BE6280">
            <w:pPr>
              <w:spacing w:before="240" w:after="240"/>
              <w:rPr>
                <w:color w:val="1A1A1A"/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>완전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>관리형</w:t>
            </w:r>
          </w:p>
        </w:tc>
        <w:tc>
          <w:tcPr>
            <w:tcW w:w="1061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BB338E" w14:textId="77777777" w:rsidR="00D80D8A" w:rsidRDefault="00BE6280">
            <w:pPr>
              <w:spacing w:before="240" w:after="240"/>
              <w:rPr>
                <w:color w:val="1A1A1A"/>
                <w:sz w:val="18"/>
                <w:szCs w:val="18"/>
              </w:rPr>
            </w:pPr>
            <w:r>
              <w:rPr>
                <w:color w:val="1A1A1A"/>
                <w:sz w:val="18"/>
                <w:szCs w:val="18"/>
              </w:rPr>
              <w:t xml:space="preserve">OSS + </w:t>
            </w:r>
            <w:proofErr w:type="spellStart"/>
            <w:r>
              <w:rPr>
                <w:color w:val="1A1A1A"/>
                <w:sz w:val="18"/>
                <w:szCs w:val="18"/>
              </w:rPr>
              <w:t>Managed</w:t>
            </w:r>
            <w:proofErr w:type="spellEnd"/>
          </w:p>
        </w:tc>
        <w:tc>
          <w:tcPr>
            <w:tcW w:w="1018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B59B8A" w14:textId="77777777" w:rsidR="00D80D8A" w:rsidRDefault="00BE6280">
            <w:pPr>
              <w:spacing w:before="240" w:after="240"/>
              <w:rPr>
                <w:color w:val="1A1A1A"/>
                <w:sz w:val="18"/>
                <w:szCs w:val="18"/>
              </w:rPr>
            </w:pPr>
            <w:r>
              <w:rPr>
                <w:color w:val="1A1A1A"/>
                <w:sz w:val="18"/>
                <w:szCs w:val="18"/>
              </w:rPr>
              <w:t xml:space="preserve">OSS + </w:t>
            </w:r>
            <w:proofErr w:type="spellStart"/>
            <w:r>
              <w:rPr>
                <w:color w:val="1A1A1A"/>
                <w:sz w:val="18"/>
                <w:szCs w:val="18"/>
              </w:rPr>
              <w:t>Managed</w:t>
            </w:r>
            <w:proofErr w:type="spellEnd"/>
          </w:p>
        </w:tc>
        <w:tc>
          <w:tcPr>
            <w:tcW w:w="1018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1CC583" w14:textId="77777777" w:rsidR="00D80D8A" w:rsidRDefault="00BE6280">
            <w:pPr>
              <w:spacing w:before="240" w:after="240"/>
              <w:rPr>
                <w:color w:val="1A1A1A"/>
                <w:sz w:val="18"/>
                <w:szCs w:val="18"/>
              </w:rPr>
            </w:pPr>
            <w:r>
              <w:rPr>
                <w:color w:val="1A1A1A"/>
                <w:sz w:val="18"/>
                <w:szCs w:val="18"/>
              </w:rPr>
              <w:t xml:space="preserve">OSS + </w:t>
            </w:r>
            <w:proofErr w:type="spellStart"/>
            <w:r>
              <w:rPr>
                <w:color w:val="1A1A1A"/>
                <w:sz w:val="18"/>
                <w:szCs w:val="18"/>
              </w:rPr>
              <w:t>Managed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(</w:t>
            </w:r>
            <w:proofErr w:type="spellStart"/>
            <w:r>
              <w:rPr>
                <w:color w:val="1A1A1A"/>
                <w:sz w:val="18"/>
                <w:szCs w:val="18"/>
              </w:rPr>
              <w:t>Zilliz</w:t>
            </w:r>
            <w:proofErr w:type="spellEnd"/>
            <w:r>
              <w:rPr>
                <w:color w:val="1A1A1A"/>
                <w:sz w:val="18"/>
                <w:szCs w:val="18"/>
              </w:rPr>
              <w:t>)</w:t>
            </w:r>
          </w:p>
        </w:tc>
        <w:tc>
          <w:tcPr>
            <w:tcW w:w="1449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D21E43" w14:textId="77777777" w:rsidR="00D80D8A" w:rsidRDefault="00BE6280">
            <w:pPr>
              <w:spacing w:before="240" w:after="240"/>
              <w:rPr>
                <w:color w:val="1A1A1A"/>
                <w:sz w:val="18"/>
                <w:szCs w:val="18"/>
              </w:rPr>
            </w:pPr>
            <w:r>
              <w:rPr>
                <w:color w:val="1A1A1A"/>
                <w:sz w:val="18"/>
                <w:szCs w:val="18"/>
              </w:rPr>
              <w:t xml:space="preserve">OSS + </w:t>
            </w:r>
            <w:proofErr w:type="spellStart"/>
            <w:r>
              <w:rPr>
                <w:color w:val="1A1A1A"/>
                <w:sz w:val="18"/>
                <w:szCs w:val="18"/>
              </w:rPr>
              <w:t>Managed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(</w:t>
            </w:r>
            <w:proofErr w:type="spellStart"/>
            <w:r>
              <w:rPr>
                <w:color w:val="1A1A1A"/>
                <w:sz w:val="18"/>
                <w:szCs w:val="18"/>
              </w:rPr>
              <w:t>Elastic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1A"/>
                <w:sz w:val="18"/>
                <w:szCs w:val="18"/>
              </w:rPr>
              <w:t>Cloud</w:t>
            </w:r>
            <w:proofErr w:type="spellEnd"/>
            <w:r>
              <w:rPr>
                <w:color w:val="1A1A1A"/>
                <w:sz w:val="18"/>
                <w:szCs w:val="18"/>
              </w:rPr>
              <w:t>)</w:t>
            </w:r>
          </w:p>
        </w:tc>
        <w:tc>
          <w:tcPr>
            <w:tcW w:w="947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DFCADA" w14:textId="77777777" w:rsidR="00D80D8A" w:rsidRDefault="00BE6280">
            <w:pPr>
              <w:spacing w:before="240" w:after="240"/>
              <w:rPr>
                <w:color w:val="1A1A1A"/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>OSS (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>로컬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>)</w:t>
            </w:r>
          </w:p>
        </w:tc>
        <w:tc>
          <w:tcPr>
            <w:tcW w:w="1291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75F738" w14:textId="77777777" w:rsidR="00D80D8A" w:rsidRDefault="00BE6280">
            <w:pPr>
              <w:spacing w:before="240" w:after="240"/>
              <w:rPr>
                <w:color w:val="1A1A1A"/>
                <w:sz w:val="18"/>
                <w:szCs w:val="18"/>
              </w:rPr>
            </w:pPr>
            <w:proofErr w:type="spellStart"/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>PostgreSQL</w:t>
            </w:r>
            <w:proofErr w:type="spellEnd"/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>확장</w:t>
            </w:r>
          </w:p>
        </w:tc>
      </w:tr>
      <w:tr w:rsidR="00D80D8A" w14:paraId="5344020E" w14:textId="77777777">
        <w:trPr>
          <w:trHeight w:val="705"/>
        </w:trPr>
        <w:tc>
          <w:tcPr>
            <w:tcW w:w="1162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18F052" w14:textId="77777777" w:rsidR="00D80D8A" w:rsidRDefault="00BE6280">
            <w:pPr>
              <w:spacing w:before="240" w:after="240"/>
              <w:rPr>
                <w:color w:val="1A1A1A"/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>하이브리드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>검색</w:t>
            </w:r>
          </w:p>
        </w:tc>
        <w:tc>
          <w:tcPr>
            <w:tcW w:w="1076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C87292" w14:textId="77777777" w:rsidR="00D80D8A" w:rsidRDefault="00BE6280">
            <w:pPr>
              <w:spacing w:before="240" w:after="240"/>
              <w:rPr>
                <w:color w:val="1A1A1A"/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>지원</w:t>
            </w:r>
          </w:p>
        </w:tc>
        <w:tc>
          <w:tcPr>
            <w:tcW w:w="1061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E043BF" w14:textId="77777777" w:rsidR="00D80D8A" w:rsidRDefault="00BE6280">
            <w:pPr>
              <w:spacing w:before="240" w:after="240"/>
              <w:rPr>
                <w:color w:val="1A1A1A"/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>네이티브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>(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>강점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>)</w:t>
            </w:r>
          </w:p>
        </w:tc>
        <w:tc>
          <w:tcPr>
            <w:tcW w:w="1018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93E820" w14:textId="77777777" w:rsidR="00D80D8A" w:rsidRDefault="00BE6280">
            <w:pPr>
              <w:spacing w:before="240" w:after="240"/>
              <w:rPr>
                <w:color w:val="1A1A1A"/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>지원</w:t>
            </w:r>
          </w:p>
        </w:tc>
        <w:tc>
          <w:tcPr>
            <w:tcW w:w="1018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3D097C" w14:textId="77777777" w:rsidR="00D80D8A" w:rsidRDefault="00BE6280">
            <w:pPr>
              <w:spacing w:before="240" w:after="240"/>
              <w:rPr>
                <w:color w:val="1A1A1A"/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>지원</w:t>
            </w:r>
          </w:p>
        </w:tc>
        <w:tc>
          <w:tcPr>
            <w:tcW w:w="1449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A1CF9B" w14:textId="77777777" w:rsidR="00D80D8A" w:rsidRDefault="00BE6280">
            <w:pPr>
              <w:spacing w:before="240" w:after="240"/>
              <w:rPr>
                <w:color w:val="1A1A1A"/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>네이티브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>(BM25+kNN)</w:t>
            </w:r>
          </w:p>
        </w:tc>
        <w:tc>
          <w:tcPr>
            <w:tcW w:w="947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A66D4A" w14:textId="77777777" w:rsidR="00D80D8A" w:rsidRDefault="00BE6280">
            <w:pPr>
              <w:spacing w:before="240" w:after="240"/>
              <w:rPr>
                <w:color w:val="1A1A1A"/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>제한적</w:t>
            </w:r>
          </w:p>
        </w:tc>
        <w:tc>
          <w:tcPr>
            <w:tcW w:w="1291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BB6CA7" w14:textId="77777777" w:rsidR="00D80D8A" w:rsidRDefault="00BE6280">
            <w:pPr>
              <w:spacing w:before="240" w:after="240"/>
              <w:rPr>
                <w:color w:val="1A1A1A"/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>제한적</w:t>
            </w:r>
          </w:p>
        </w:tc>
      </w:tr>
      <w:tr w:rsidR="00D80D8A" w14:paraId="624E7C55" w14:textId="77777777">
        <w:trPr>
          <w:trHeight w:val="990"/>
        </w:trPr>
        <w:tc>
          <w:tcPr>
            <w:tcW w:w="1162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0FC68C" w14:textId="77777777" w:rsidR="00D80D8A" w:rsidRDefault="00BE6280">
            <w:pPr>
              <w:spacing w:before="240" w:after="240"/>
              <w:rPr>
                <w:color w:val="1A1A1A"/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>메타데이터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>필터링</w:t>
            </w:r>
          </w:p>
        </w:tc>
        <w:tc>
          <w:tcPr>
            <w:tcW w:w="1076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40E58A" w14:textId="77777777" w:rsidR="00D80D8A" w:rsidRDefault="00BE6280">
            <w:pPr>
              <w:spacing w:before="240" w:after="240"/>
              <w:rPr>
                <w:color w:val="1A1A1A"/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>지원</w:t>
            </w:r>
          </w:p>
        </w:tc>
        <w:tc>
          <w:tcPr>
            <w:tcW w:w="1061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B2C290" w14:textId="77777777" w:rsidR="00D80D8A" w:rsidRDefault="00BE6280">
            <w:pPr>
              <w:spacing w:before="240" w:after="240"/>
              <w:rPr>
                <w:color w:val="1A1A1A"/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>지원</w:t>
            </w:r>
          </w:p>
        </w:tc>
        <w:tc>
          <w:tcPr>
            <w:tcW w:w="1018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DEE993" w14:textId="77777777" w:rsidR="00D80D8A" w:rsidRDefault="00BE6280">
            <w:pPr>
              <w:spacing w:before="240" w:after="240"/>
              <w:rPr>
                <w:color w:val="1A1A1A"/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>강점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>Rust</w:t>
            </w:r>
            <w:proofErr w:type="spellEnd"/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>기반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>)</w:t>
            </w:r>
          </w:p>
        </w:tc>
        <w:tc>
          <w:tcPr>
            <w:tcW w:w="1018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B38F63" w14:textId="77777777" w:rsidR="00D80D8A" w:rsidRDefault="00BE6280">
            <w:pPr>
              <w:spacing w:before="240" w:after="240"/>
              <w:rPr>
                <w:color w:val="1A1A1A"/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>지원</w:t>
            </w:r>
          </w:p>
        </w:tc>
        <w:tc>
          <w:tcPr>
            <w:tcW w:w="1449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907A6B" w14:textId="77777777" w:rsidR="00D80D8A" w:rsidRDefault="00BE6280">
            <w:pPr>
              <w:spacing w:before="240" w:after="240"/>
              <w:rPr>
                <w:color w:val="1A1A1A"/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>강점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>Lucene</w:t>
            </w:r>
            <w:proofErr w:type="spellEnd"/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>기반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>)</w:t>
            </w:r>
          </w:p>
        </w:tc>
        <w:tc>
          <w:tcPr>
            <w:tcW w:w="947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B53037" w14:textId="77777777" w:rsidR="00D80D8A" w:rsidRDefault="00BE6280">
            <w:pPr>
              <w:spacing w:before="240" w:after="240"/>
              <w:rPr>
                <w:color w:val="1A1A1A"/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>기본</w:t>
            </w:r>
          </w:p>
        </w:tc>
        <w:tc>
          <w:tcPr>
            <w:tcW w:w="1291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07838C" w14:textId="77777777" w:rsidR="00D80D8A" w:rsidRDefault="00BE6280">
            <w:pPr>
              <w:spacing w:before="240" w:after="240"/>
              <w:rPr>
                <w:color w:val="1A1A1A"/>
                <w:sz w:val="18"/>
                <w:szCs w:val="18"/>
              </w:rPr>
            </w:pPr>
            <w:r>
              <w:rPr>
                <w:color w:val="1A1A1A"/>
                <w:sz w:val="18"/>
                <w:szCs w:val="18"/>
              </w:rPr>
              <w:t>SQL WHERE</w:t>
            </w:r>
          </w:p>
        </w:tc>
      </w:tr>
      <w:tr w:rsidR="00D80D8A" w14:paraId="13FC44C7" w14:textId="77777777">
        <w:trPr>
          <w:trHeight w:val="990"/>
        </w:trPr>
        <w:tc>
          <w:tcPr>
            <w:tcW w:w="1162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04A6FC" w14:textId="77777777" w:rsidR="00D80D8A" w:rsidRDefault="00BE6280">
            <w:pPr>
              <w:spacing w:before="240" w:after="240"/>
              <w:rPr>
                <w:color w:val="1A1A1A"/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>적합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>규모</w:t>
            </w:r>
          </w:p>
        </w:tc>
        <w:tc>
          <w:tcPr>
            <w:tcW w:w="1076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871724" w14:textId="77777777" w:rsidR="00D80D8A" w:rsidRDefault="00BE6280">
            <w:pPr>
              <w:spacing w:before="240" w:after="240"/>
              <w:rPr>
                <w:color w:val="1A1A1A"/>
                <w:sz w:val="18"/>
                <w:szCs w:val="18"/>
              </w:rPr>
            </w:pPr>
            <w:r>
              <w:rPr>
                <w:color w:val="1A1A1A"/>
                <w:sz w:val="18"/>
                <w:szCs w:val="18"/>
              </w:rPr>
              <w:t>~100M</w:t>
            </w:r>
          </w:p>
        </w:tc>
        <w:tc>
          <w:tcPr>
            <w:tcW w:w="1061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8FBB30" w14:textId="77777777" w:rsidR="00D80D8A" w:rsidRDefault="00BE6280">
            <w:pPr>
              <w:spacing w:before="240" w:after="240"/>
              <w:rPr>
                <w:color w:val="1A1A1A"/>
                <w:sz w:val="18"/>
                <w:szCs w:val="18"/>
              </w:rPr>
            </w:pPr>
            <w:r>
              <w:rPr>
                <w:color w:val="1A1A1A"/>
                <w:sz w:val="18"/>
                <w:szCs w:val="18"/>
              </w:rPr>
              <w:t>~100M</w:t>
            </w:r>
          </w:p>
        </w:tc>
        <w:tc>
          <w:tcPr>
            <w:tcW w:w="1018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0CE49F" w14:textId="77777777" w:rsidR="00D80D8A" w:rsidRDefault="00BE6280">
            <w:pPr>
              <w:spacing w:before="240" w:after="240"/>
              <w:rPr>
                <w:color w:val="1A1A1A"/>
                <w:sz w:val="18"/>
                <w:szCs w:val="18"/>
              </w:rPr>
            </w:pPr>
            <w:r>
              <w:rPr>
                <w:color w:val="1A1A1A"/>
                <w:sz w:val="18"/>
                <w:szCs w:val="18"/>
              </w:rPr>
              <w:t>~100M</w:t>
            </w:r>
          </w:p>
        </w:tc>
        <w:tc>
          <w:tcPr>
            <w:tcW w:w="1018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AB8CD7" w14:textId="77777777" w:rsidR="00D80D8A" w:rsidRDefault="00BE6280">
            <w:pPr>
              <w:spacing w:before="240" w:after="240"/>
              <w:rPr>
                <w:color w:val="1A1A1A"/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>1B+ (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>분산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>)</w:t>
            </w:r>
          </w:p>
        </w:tc>
        <w:tc>
          <w:tcPr>
            <w:tcW w:w="1449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46EF38" w14:textId="77777777" w:rsidR="00D80D8A" w:rsidRDefault="00BE6280">
            <w:pPr>
              <w:spacing w:before="240" w:after="240"/>
              <w:rPr>
                <w:color w:val="1A1A1A"/>
                <w:sz w:val="18"/>
                <w:szCs w:val="18"/>
              </w:rPr>
            </w:pPr>
            <w:r>
              <w:rPr>
                <w:color w:val="1A1A1A"/>
                <w:sz w:val="18"/>
                <w:szCs w:val="18"/>
              </w:rPr>
              <w:t>~100M</w:t>
            </w:r>
          </w:p>
        </w:tc>
        <w:tc>
          <w:tcPr>
            <w:tcW w:w="947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540C63" w14:textId="77777777" w:rsidR="00D80D8A" w:rsidRDefault="00BE6280">
            <w:pPr>
              <w:spacing w:before="240" w:after="240"/>
              <w:rPr>
                <w:color w:val="1A1A1A"/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>~100K (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>프로토타이핑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>)</w:t>
            </w:r>
          </w:p>
        </w:tc>
        <w:tc>
          <w:tcPr>
            <w:tcW w:w="1291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6C1205" w14:textId="77777777" w:rsidR="00D80D8A" w:rsidRDefault="00BE6280">
            <w:pPr>
              <w:spacing w:before="240" w:after="240"/>
              <w:rPr>
                <w:color w:val="1A1A1A"/>
                <w:sz w:val="18"/>
                <w:szCs w:val="18"/>
              </w:rPr>
            </w:pPr>
            <w:r>
              <w:rPr>
                <w:color w:val="1A1A1A"/>
                <w:sz w:val="18"/>
                <w:szCs w:val="18"/>
              </w:rPr>
              <w:t>~5M</w:t>
            </w:r>
          </w:p>
        </w:tc>
      </w:tr>
      <w:tr w:rsidR="00D80D8A" w14:paraId="0C281A70" w14:textId="77777777">
        <w:trPr>
          <w:trHeight w:val="705"/>
        </w:trPr>
        <w:tc>
          <w:tcPr>
            <w:tcW w:w="1162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E73C9E" w14:textId="77777777" w:rsidR="00D80D8A" w:rsidRDefault="00BE6280">
            <w:pPr>
              <w:spacing w:before="240" w:after="240"/>
              <w:rPr>
                <w:color w:val="1A1A1A"/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>운영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>부담</w:t>
            </w:r>
          </w:p>
        </w:tc>
        <w:tc>
          <w:tcPr>
            <w:tcW w:w="1076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0D4752" w14:textId="77777777" w:rsidR="00D80D8A" w:rsidRDefault="00BE6280">
            <w:pPr>
              <w:spacing w:before="240" w:after="240"/>
              <w:rPr>
                <w:color w:val="1A1A1A"/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>최소</w:t>
            </w:r>
          </w:p>
        </w:tc>
        <w:tc>
          <w:tcPr>
            <w:tcW w:w="1061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761166" w14:textId="77777777" w:rsidR="00D80D8A" w:rsidRDefault="00BE6280">
            <w:pPr>
              <w:spacing w:before="240" w:after="240"/>
              <w:rPr>
                <w:color w:val="1A1A1A"/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>중간</w:t>
            </w:r>
          </w:p>
        </w:tc>
        <w:tc>
          <w:tcPr>
            <w:tcW w:w="1018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862C3A" w14:textId="77777777" w:rsidR="00D80D8A" w:rsidRDefault="00BE6280">
            <w:pPr>
              <w:spacing w:before="240" w:after="240"/>
              <w:rPr>
                <w:color w:val="1A1A1A"/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>중간</w:t>
            </w:r>
          </w:p>
        </w:tc>
        <w:tc>
          <w:tcPr>
            <w:tcW w:w="1018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5B936B" w14:textId="77777777" w:rsidR="00D80D8A" w:rsidRDefault="00BE6280">
            <w:pPr>
              <w:spacing w:before="240" w:after="240"/>
              <w:rPr>
                <w:color w:val="1A1A1A"/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>높음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 xml:space="preserve"> (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>분산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>클러스터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>)</w:t>
            </w:r>
          </w:p>
        </w:tc>
        <w:tc>
          <w:tcPr>
            <w:tcW w:w="1449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3374B9" w14:textId="77777777" w:rsidR="00D80D8A" w:rsidRDefault="00BE6280">
            <w:pPr>
              <w:spacing w:before="240" w:after="240"/>
              <w:rPr>
                <w:color w:val="1A1A1A"/>
                <w:sz w:val="18"/>
                <w:szCs w:val="18"/>
              </w:rPr>
            </w:pPr>
            <w:proofErr w:type="spellStart"/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>중간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>~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>높음</w:t>
            </w:r>
            <w:proofErr w:type="spellEnd"/>
          </w:p>
        </w:tc>
        <w:tc>
          <w:tcPr>
            <w:tcW w:w="947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1192A2" w14:textId="77777777" w:rsidR="00D80D8A" w:rsidRDefault="00BE6280">
            <w:pPr>
              <w:spacing w:before="240" w:after="240"/>
              <w:rPr>
                <w:color w:val="1A1A1A"/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>최소</w:t>
            </w:r>
          </w:p>
        </w:tc>
        <w:tc>
          <w:tcPr>
            <w:tcW w:w="1291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3317E2" w14:textId="77777777" w:rsidR="00D80D8A" w:rsidRDefault="00BE6280">
            <w:pPr>
              <w:spacing w:before="240" w:after="240"/>
              <w:rPr>
                <w:color w:val="1A1A1A"/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>최소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 xml:space="preserve"> (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>기존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 xml:space="preserve"> DB)</w:t>
            </w:r>
          </w:p>
        </w:tc>
      </w:tr>
      <w:tr w:rsidR="00D80D8A" w14:paraId="13FA4C0D" w14:textId="77777777">
        <w:trPr>
          <w:trHeight w:val="990"/>
        </w:trPr>
        <w:tc>
          <w:tcPr>
            <w:tcW w:w="1162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8AEC49" w14:textId="77777777" w:rsidR="00D80D8A" w:rsidRDefault="00BE6280">
            <w:pPr>
              <w:spacing w:before="240" w:after="240"/>
              <w:rPr>
                <w:color w:val="1A1A1A"/>
                <w:sz w:val="18"/>
                <w:szCs w:val="18"/>
              </w:rPr>
            </w:pPr>
            <w:proofErr w:type="spellStart"/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>멀티테넌시</w:t>
            </w:r>
            <w:proofErr w:type="spellEnd"/>
          </w:p>
        </w:tc>
        <w:tc>
          <w:tcPr>
            <w:tcW w:w="1076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97B629" w14:textId="77777777" w:rsidR="00D80D8A" w:rsidRDefault="00BE6280">
            <w:pPr>
              <w:spacing w:before="240" w:after="240"/>
              <w:rPr>
                <w:color w:val="1A1A1A"/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>✔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 xml:space="preserve"> (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>네임스페이스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>)</w:t>
            </w:r>
          </w:p>
        </w:tc>
        <w:tc>
          <w:tcPr>
            <w:tcW w:w="1061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3436A9" w14:textId="77777777" w:rsidR="00D80D8A" w:rsidRDefault="00BE6280">
            <w:pPr>
              <w:spacing w:before="240" w:after="240"/>
              <w:rPr>
                <w:color w:val="1A1A1A"/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>✔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>테넌트</w:t>
            </w:r>
            <w:proofErr w:type="spellEnd"/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 xml:space="preserve"> API)</w:t>
            </w:r>
          </w:p>
        </w:tc>
        <w:tc>
          <w:tcPr>
            <w:tcW w:w="1018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21BD39" w14:textId="77777777" w:rsidR="00D80D8A" w:rsidRDefault="00BE6280">
            <w:pPr>
              <w:spacing w:before="240" w:after="240"/>
              <w:rPr>
                <w:color w:val="1A1A1A"/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>✔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 xml:space="preserve"> (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>컬렉션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>/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>페이로드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>)</w:t>
            </w:r>
          </w:p>
        </w:tc>
        <w:tc>
          <w:tcPr>
            <w:tcW w:w="1018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6506A7" w14:textId="77777777" w:rsidR="00D80D8A" w:rsidRDefault="00BE6280">
            <w:pPr>
              <w:spacing w:before="240" w:after="240"/>
              <w:rPr>
                <w:color w:val="1A1A1A"/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>✔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 xml:space="preserve"> (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>파티션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>)</w:t>
            </w:r>
          </w:p>
        </w:tc>
        <w:tc>
          <w:tcPr>
            <w:tcW w:w="1449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BD116D" w14:textId="77777777" w:rsidR="00D80D8A" w:rsidRDefault="00BE6280">
            <w:pPr>
              <w:spacing w:before="240" w:after="240"/>
              <w:rPr>
                <w:color w:val="1A1A1A"/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>✔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 xml:space="preserve"> (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>인덱스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>분리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>)</w:t>
            </w:r>
          </w:p>
        </w:tc>
        <w:tc>
          <w:tcPr>
            <w:tcW w:w="947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527DDB" w14:textId="77777777" w:rsidR="00D80D8A" w:rsidRDefault="00BE6280">
            <w:pPr>
              <w:spacing w:before="240" w:after="240"/>
              <w:rPr>
                <w:color w:val="1A1A1A"/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>✖</w:t>
            </w:r>
          </w:p>
        </w:tc>
        <w:tc>
          <w:tcPr>
            <w:tcW w:w="1291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B30CAD" w14:textId="77777777" w:rsidR="00D80D8A" w:rsidRDefault="00BE6280">
            <w:pPr>
              <w:spacing w:before="240" w:after="240"/>
              <w:rPr>
                <w:color w:val="1A1A1A"/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>스키마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>분리</w:t>
            </w:r>
          </w:p>
        </w:tc>
      </w:tr>
      <w:tr w:rsidR="00D80D8A" w14:paraId="6C44649E" w14:textId="77777777">
        <w:trPr>
          <w:trHeight w:val="990"/>
        </w:trPr>
        <w:tc>
          <w:tcPr>
            <w:tcW w:w="1162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44444D" w14:textId="77777777" w:rsidR="00D80D8A" w:rsidRDefault="00BE6280">
            <w:pPr>
              <w:spacing w:before="240" w:after="240"/>
              <w:rPr>
                <w:color w:val="1A1A1A"/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lastRenderedPageBreak/>
              <w:t>비용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>구조</w:t>
            </w:r>
          </w:p>
        </w:tc>
        <w:tc>
          <w:tcPr>
            <w:tcW w:w="1076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FCEC94" w14:textId="77777777" w:rsidR="00D80D8A" w:rsidRDefault="00BE6280">
            <w:pPr>
              <w:spacing w:before="240" w:after="240"/>
              <w:rPr>
                <w:color w:val="1A1A1A"/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>사용량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>기반</w:t>
            </w:r>
          </w:p>
        </w:tc>
        <w:tc>
          <w:tcPr>
            <w:tcW w:w="1061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0CC2DC" w14:textId="77777777" w:rsidR="00D80D8A" w:rsidRDefault="00BE6280">
            <w:pPr>
              <w:spacing w:before="240" w:after="240"/>
              <w:rPr>
                <w:color w:val="1A1A1A"/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 xml:space="preserve">OSS </w:t>
            </w:r>
            <w:proofErr w:type="gramStart"/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>무료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 xml:space="preserve"> /</w:t>
            </w:r>
            <w:proofErr w:type="gramEnd"/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>Cloud</w:t>
            </w:r>
            <w:proofErr w:type="spellEnd"/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>유료</w:t>
            </w:r>
          </w:p>
        </w:tc>
        <w:tc>
          <w:tcPr>
            <w:tcW w:w="1018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9C2447" w14:textId="77777777" w:rsidR="00D80D8A" w:rsidRDefault="00BE6280">
            <w:pPr>
              <w:spacing w:before="240" w:after="240"/>
              <w:rPr>
                <w:color w:val="1A1A1A"/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 xml:space="preserve">OSS </w:t>
            </w:r>
            <w:proofErr w:type="gramStart"/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>무료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 xml:space="preserve"> /</w:t>
            </w:r>
            <w:proofErr w:type="gramEnd"/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>Cloud</w:t>
            </w:r>
            <w:proofErr w:type="spellEnd"/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>유료</w:t>
            </w:r>
          </w:p>
        </w:tc>
        <w:tc>
          <w:tcPr>
            <w:tcW w:w="1018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286DAA" w14:textId="77777777" w:rsidR="00D80D8A" w:rsidRDefault="00BE6280">
            <w:pPr>
              <w:spacing w:before="240" w:after="240"/>
              <w:rPr>
                <w:color w:val="1A1A1A"/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 xml:space="preserve">OSS </w:t>
            </w:r>
            <w:proofErr w:type="gramStart"/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>무료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 xml:space="preserve"> /</w:t>
            </w:r>
            <w:proofErr w:type="gramEnd"/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>Zilliz</w:t>
            </w:r>
            <w:proofErr w:type="spellEnd"/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>유료</w:t>
            </w:r>
          </w:p>
        </w:tc>
        <w:tc>
          <w:tcPr>
            <w:tcW w:w="1449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040399" w14:textId="77777777" w:rsidR="00D80D8A" w:rsidRDefault="00BE6280">
            <w:pPr>
              <w:spacing w:before="240" w:after="240"/>
              <w:rPr>
                <w:color w:val="1A1A1A"/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 xml:space="preserve">OSS </w:t>
            </w:r>
            <w:proofErr w:type="gramStart"/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>무료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 xml:space="preserve"> /</w:t>
            </w:r>
            <w:proofErr w:type="gramEnd"/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>Cloud</w:t>
            </w:r>
            <w:proofErr w:type="spellEnd"/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>유료</w:t>
            </w:r>
          </w:p>
        </w:tc>
        <w:tc>
          <w:tcPr>
            <w:tcW w:w="947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0AF3B4" w14:textId="77777777" w:rsidR="00D80D8A" w:rsidRDefault="00BE6280">
            <w:pPr>
              <w:spacing w:before="240" w:after="240"/>
              <w:rPr>
                <w:color w:val="1A1A1A"/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 xml:space="preserve">OSS 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>무료</w:t>
            </w:r>
          </w:p>
        </w:tc>
        <w:tc>
          <w:tcPr>
            <w:tcW w:w="1291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34022E" w14:textId="77777777" w:rsidR="00D80D8A" w:rsidRDefault="00BE6280">
            <w:pPr>
              <w:spacing w:before="240" w:after="240"/>
              <w:rPr>
                <w:color w:val="1A1A1A"/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>무료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>PostgreSQL</w:t>
            </w:r>
            <w:proofErr w:type="spellEnd"/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>내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>)</w:t>
            </w:r>
          </w:p>
        </w:tc>
      </w:tr>
      <w:tr w:rsidR="00D80D8A" w14:paraId="70F2B934" w14:textId="77777777">
        <w:trPr>
          <w:trHeight w:val="705"/>
        </w:trPr>
        <w:tc>
          <w:tcPr>
            <w:tcW w:w="1162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D4ED4C" w14:textId="77777777" w:rsidR="00D80D8A" w:rsidRDefault="00BE6280">
            <w:pPr>
              <w:spacing w:before="240" w:after="240"/>
              <w:rPr>
                <w:color w:val="1A1A1A"/>
                <w:sz w:val="18"/>
                <w:szCs w:val="18"/>
              </w:rPr>
            </w:pPr>
            <w:proofErr w:type="spellStart"/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>LangChain</w:t>
            </w:r>
            <w:proofErr w:type="spellEnd"/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>통합</w:t>
            </w:r>
          </w:p>
        </w:tc>
        <w:tc>
          <w:tcPr>
            <w:tcW w:w="1076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A045AB" w14:textId="77777777" w:rsidR="00D80D8A" w:rsidRDefault="00BE6280">
            <w:pPr>
              <w:spacing w:before="240" w:after="240"/>
              <w:rPr>
                <w:color w:val="1A1A1A"/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>✔</w:t>
            </w:r>
          </w:p>
        </w:tc>
        <w:tc>
          <w:tcPr>
            <w:tcW w:w="1061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9D686A" w14:textId="77777777" w:rsidR="00D80D8A" w:rsidRDefault="00BE6280">
            <w:pPr>
              <w:spacing w:before="240" w:after="240"/>
              <w:rPr>
                <w:color w:val="1A1A1A"/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>✔</w:t>
            </w:r>
          </w:p>
        </w:tc>
        <w:tc>
          <w:tcPr>
            <w:tcW w:w="1018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BBACA9" w14:textId="77777777" w:rsidR="00D80D8A" w:rsidRDefault="00BE6280">
            <w:pPr>
              <w:spacing w:before="240" w:after="240"/>
              <w:rPr>
                <w:color w:val="1A1A1A"/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>✔</w:t>
            </w:r>
          </w:p>
        </w:tc>
        <w:tc>
          <w:tcPr>
            <w:tcW w:w="1018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DBA20A" w14:textId="77777777" w:rsidR="00D80D8A" w:rsidRDefault="00BE6280">
            <w:pPr>
              <w:spacing w:before="240" w:after="240"/>
              <w:rPr>
                <w:color w:val="1A1A1A"/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>✔</w:t>
            </w:r>
          </w:p>
        </w:tc>
        <w:tc>
          <w:tcPr>
            <w:tcW w:w="1449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E440E1" w14:textId="77777777" w:rsidR="00D80D8A" w:rsidRDefault="00BE6280">
            <w:pPr>
              <w:spacing w:before="240" w:after="240"/>
              <w:rPr>
                <w:color w:val="1A1A1A"/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>✔</w:t>
            </w:r>
          </w:p>
        </w:tc>
        <w:tc>
          <w:tcPr>
            <w:tcW w:w="947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9A037A" w14:textId="77777777" w:rsidR="00D80D8A" w:rsidRDefault="00BE6280">
            <w:pPr>
              <w:spacing w:before="240" w:after="240"/>
              <w:rPr>
                <w:color w:val="1A1A1A"/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>✔</w:t>
            </w:r>
          </w:p>
        </w:tc>
        <w:tc>
          <w:tcPr>
            <w:tcW w:w="1291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845661" w14:textId="77777777" w:rsidR="00D80D8A" w:rsidRDefault="00BE6280">
            <w:pPr>
              <w:spacing w:before="240" w:after="240"/>
              <w:rPr>
                <w:color w:val="1A1A1A"/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>✔</w:t>
            </w:r>
          </w:p>
        </w:tc>
      </w:tr>
    </w:tbl>
    <w:p w14:paraId="2AB7E45F" w14:textId="77777777" w:rsidR="00D80D8A" w:rsidRDefault="00BE6280">
      <w:pPr>
        <w:spacing w:before="240" w:after="80"/>
        <w:rPr>
          <w:i/>
          <w:iCs/>
          <w:color w:val="555555"/>
          <w:sz w:val="20"/>
          <w:szCs w:val="20"/>
        </w:rPr>
      </w:pPr>
      <w:r>
        <w:t xml:space="preserve"> </w:t>
      </w:r>
      <w:r>
        <w:rPr>
          <w:rFonts w:ascii="Arial Unicode MS" w:eastAsia="Arial Unicode MS" w:hAnsi="Arial Unicode MS" w:cs="Arial Unicode MS"/>
          <w:b/>
          <w:bCs/>
          <w:i/>
          <w:iCs/>
          <w:color w:val="555555"/>
          <w:sz w:val="20"/>
          <w:szCs w:val="20"/>
        </w:rPr>
        <w:t>[</w:t>
      </w:r>
      <w:proofErr w:type="spellStart"/>
      <w:r>
        <w:rPr>
          <w:rFonts w:ascii="Arial Unicode MS" w:eastAsia="Arial Unicode MS" w:hAnsi="Arial Unicode MS" w:cs="Arial Unicode MS"/>
          <w:b/>
          <w:bCs/>
          <w:i/>
          <w:iCs/>
          <w:color w:val="555555"/>
          <w:sz w:val="20"/>
          <w:szCs w:val="20"/>
        </w:rPr>
        <w:t>Weaviate</w:t>
      </w:r>
      <w:proofErr w:type="spellEnd"/>
      <w:r>
        <w:rPr>
          <w:rFonts w:ascii="Arial Unicode MS" w:eastAsia="Arial Unicode MS" w:hAnsi="Arial Unicode MS" w:cs="Arial Unicode MS"/>
          <w:b/>
          <w:bCs/>
          <w:i/>
          <w:iCs/>
          <w:color w:val="555555"/>
          <w:sz w:val="20"/>
          <w:szCs w:val="20"/>
        </w:rPr>
        <w:t xml:space="preserve"> v4 </w:t>
      </w:r>
      <w:r>
        <w:rPr>
          <w:rFonts w:ascii="Arial Unicode MS" w:eastAsia="Arial Unicode MS" w:hAnsi="Arial Unicode MS" w:cs="Arial Unicode MS"/>
          <w:b/>
          <w:bCs/>
          <w:i/>
          <w:iCs/>
          <w:color w:val="555555"/>
          <w:sz w:val="20"/>
          <w:szCs w:val="20"/>
        </w:rPr>
        <w:t>참고</w:t>
      </w:r>
      <w:r>
        <w:rPr>
          <w:rFonts w:ascii="Arial Unicode MS" w:eastAsia="Arial Unicode MS" w:hAnsi="Arial Unicode MS" w:cs="Arial Unicode MS"/>
          <w:b/>
          <w:bCs/>
          <w:i/>
          <w:iCs/>
          <w:color w:val="555555"/>
          <w:sz w:val="20"/>
          <w:szCs w:val="20"/>
        </w:rPr>
        <w:t xml:space="preserve">] </w:t>
      </w:r>
      <w:proofErr w:type="spellStart"/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>Weaviate</w:t>
      </w:r>
      <w:proofErr w:type="spellEnd"/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 xml:space="preserve"> v4(2024~)</w:t>
      </w:r>
      <w:proofErr w:type="spellStart"/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>부터</w:t>
      </w:r>
      <w:proofErr w:type="spellEnd"/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>gRPC</w:t>
      </w:r>
      <w:proofErr w:type="spellEnd"/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>기반</w:t>
      </w:r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>API</w:t>
      </w:r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>가</w:t>
      </w:r>
      <w:proofErr w:type="spellEnd"/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>기본이며</w:t>
      </w:r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 xml:space="preserve">, </w:t>
      </w:r>
      <w:proofErr w:type="spellStart"/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>GraphQL</w:t>
      </w:r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>은</w:t>
      </w:r>
      <w:proofErr w:type="spellEnd"/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>레거시</w:t>
      </w:r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>호환으로</w:t>
      </w:r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>유지된다</w:t>
      </w:r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 xml:space="preserve">. </w:t>
      </w:r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>신규</w:t>
      </w:r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>프로젝트에서는</w:t>
      </w:r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>gRPC</w:t>
      </w:r>
      <w:proofErr w:type="spellEnd"/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>API</w:t>
      </w:r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>를</w:t>
      </w:r>
      <w:proofErr w:type="spellEnd"/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>사용해야</w:t>
      </w:r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 xml:space="preserve">(SHOULD) </w:t>
      </w:r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>한다</w:t>
      </w:r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>.</w:t>
      </w:r>
    </w:p>
    <w:p w14:paraId="6BC0DA50" w14:textId="77777777" w:rsidR="00D80D8A" w:rsidRDefault="00BE6280">
      <w:pPr>
        <w:spacing w:before="240" w:after="120"/>
        <w:ind w:right="360"/>
        <w:rPr>
          <w:i/>
          <w:iCs/>
          <w:color w:val="555555"/>
          <w:sz w:val="20"/>
          <w:szCs w:val="20"/>
        </w:rPr>
      </w:pPr>
      <w:r>
        <w:rPr>
          <w:rFonts w:ascii="Arial Unicode MS" w:eastAsia="Arial Unicode MS" w:hAnsi="Arial Unicode MS" w:cs="Arial Unicode MS"/>
          <w:b/>
          <w:bCs/>
          <w:i/>
          <w:iCs/>
          <w:color w:val="555555"/>
          <w:sz w:val="20"/>
          <w:szCs w:val="20"/>
        </w:rPr>
        <w:t>[</w:t>
      </w:r>
      <w:proofErr w:type="spellStart"/>
      <w:r>
        <w:rPr>
          <w:rFonts w:ascii="Arial Unicode MS" w:eastAsia="Arial Unicode MS" w:hAnsi="Arial Unicode MS" w:cs="Arial Unicode MS"/>
          <w:b/>
          <w:bCs/>
          <w:i/>
          <w:iCs/>
          <w:color w:val="555555"/>
          <w:sz w:val="20"/>
          <w:szCs w:val="20"/>
        </w:rPr>
        <w:t>Elasticsearch</w:t>
      </w:r>
      <w:proofErr w:type="spellEnd"/>
      <w:r>
        <w:rPr>
          <w:rFonts w:ascii="Arial Unicode MS" w:eastAsia="Arial Unicode MS" w:hAnsi="Arial Unicode MS" w:cs="Arial Unicode MS"/>
          <w:b/>
          <w:bCs/>
          <w:i/>
          <w:iCs/>
          <w:color w:val="555555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i/>
          <w:iCs/>
          <w:color w:val="555555"/>
          <w:sz w:val="20"/>
          <w:szCs w:val="20"/>
        </w:rPr>
        <w:t>벡터</w:t>
      </w:r>
      <w:r>
        <w:rPr>
          <w:rFonts w:ascii="Arial Unicode MS" w:eastAsia="Arial Unicode MS" w:hAnsi="Arial Unicode MS" w:cs="Arial Unicode MS"/>
          <w:b/>
          <w:bCs/>
          <w:i/>
          <w:iCs/>
          <w:color w:val="555555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i/>
          <w:iCs/>
          <w:color w:val="555555"/>
          <w:sz w:val="20"/>
          <w:szCs w:val="20"/>
        </w:rPr>
        <w:t>검색</w:t>
      </w:r>
      <w:r>
        <w:rPr>
          <w:rFonts w:ascii="Arial Unicode MS" w:eastAsia="Arial Unicode MS" w:hAnsi="Arial Unicode MS" w:cs="Arial Unicode MS"/>
          <w:b/>
          <w:bCs/>
          <w:i/>
          <w:iCs/>
          <w:color w:val="555555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i/>
          <w:iCs/>
          <w:color w:val="555555"/>
          <w:sz w:val="20"/>
          <w:szCs w:val="20"/>
        </w:rPr>
        <w:t>참고</w:t>
      </w:r>
      <w:r>
        <w:rPr>
          <w:rFonts w:ascii="Arial Unicode MS" w:eastAsia="Arial Unicode MS" w:hAnsi="Arial Unicode MS" w:cs="Arial Unicode MS"/>
          <w:b/>
          <w:bCs/>
          <w:i/>
          <w:iCs/>
          <w:color w:val="555555"/>
          <w:sz w:val="20"/>
          <w:szCs w:val="20"/>
        </w:rPr>
        <w:t xml:space="preserve">] </w:t>
      </w:r>
      <w:proofErr w:type="spellStart"/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>Elasticsearch</w:t>
      </w:r>
      <w:proofErr w:type="spellEnd"/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 xml:space="preserve"> 8.x</w:t>
      </w:r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>부터</w:t>
      </w:r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>kNN</w:t>
      </w:r>
      <w:proofErr w:type="spellEnd"/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>벡터</w:t>
      </w:r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>검색을</w:t>
      </w:r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>네이티브</w:t>
      </w:r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>지원한다</w:t>
      </w:r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 xml:space="preserve">. </w:t>
      </w:r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>기존</w:t>
      </w:r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 xml:space="preserve"> ELK </w:t>
      </w:r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>스택을</w:t>
      </w:r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>운영</w:t>
      </w:r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>중인</w:t>
      </w:r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>조직에서는</w:t>
      </w:r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>별도</w:t>
      </w:r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>Vector</w:t>
      </w:r>
      <w:proofErr w:type="spellEnd"/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 xml:space="preserve"> DB </w:t>
      </w:r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>도입</w:t>
      </w:r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>없이</w:t>
      </w:r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>하이브리드</w:t>
      </w:r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>검색</w:t>
      </w:r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 xml:space="preserve">(BM25 + </w:t>
      </w:r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>벡터</w:t>
      </w:r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>)</w:t>
      </w:r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>을</w:t>
      </w:r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>구현할</w:t>
      </w:r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>수</w:t>
      </w:r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>있다</w:t>
      </w:r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 xml:space="preserve">. </w:t>
      </w:r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>단</w:t>
      </w:r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 xml:space="preserve">, </w:t>
      </w:r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>전용</w:t>
      </w:r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>Vector</w:t>
      </w:r>
      <w:proofErr w:type="spellEnd"/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 xml:space="preserve"> DB </w:t>
      </w:r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>대비</w:t>
      </w:r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 xml:space="preserve"> ANN </w:t>
      </w:r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>인덱스</w:t>
      </w:r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>튜닝</w:t>
      </w:r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>옵션이</w:t>
      </w:r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>제한적이므로</w:t>
      </w:r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>대규모</w:t>
      </w:r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>·</w:t>
      </w:r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>고정밀</w:t>
      </w:r>
      <w:proofErr w:type="spellEnd"/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>시나리오에서는</w:t>
      </w:r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>전용</w:t>
      </w:r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>Vector</w:t>
      </w:r>
      <w:proofErr w:type="spellEnd"/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>DB</w:t>
      </w:r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>를</w:t>
      </w:r>
      <w:proofErr w:type="spellEnd"/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>검토한다</w:t>
      </w:r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>(SHOULD).</w:t>
      </w:r>
    </w:p>
    <w:p w14:paraId="60842C0B" w14:textId="77777777" w:rsidR="00D80D8A" w:rsidRDefault="00BE6280">
      <w:pPr>
        <w:spacing w:before="200" w:after="120"/>
        <w:rPr>
          <w:b/>
          <w:bCs/>
          <w:sz w:val="20"/>
          <w:szCs w:val="20"/>
        </w:rPr>
      </w:pPr>
      <w:proofErr w:type="spellStart"/>
      <w:r>
        <w:rPr>
          <w:rFonts w:ascii="Arial Unicode MS" w:eastAsia="Arial Unicode MS" w:hAnsi="Arial Unicode MS" w:cs="Arial Unicode MS"/>
          <w:b/>
          <w:bCs/>
          <w:sz w:val="20"/>
          <w:szCs w:val="20"/>
        </w:rPr>
        <w:t>pgvector</w:t>
      </w:r>
      <w:proofErr w:type="spellEnd"/>
      <w:r>
        <w:rPr>
          <w:rFonts w:ascii="Arial Unicode MS" w:eastAsia="Arial Unicode MS" w:hAnsi="Arial Unicode MS" w:cs="Arial Unicode MS"/>
          <w:b/>
          <w:bCs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20"/>
          <w:szCs w:val="20"/>
        </w:rPr>
        <w:t>전환</w:t>
      </w:r>
      <w:r>
        <w:rPr>
          <w:rFonts w:ascii="Arial Unicode MS" w:eastAsia="Arial Unicode MS" w:hAnsi="Arial Unicode MS" w:cs="Arial Unicode MS"/>
          <w:b/>
          <w:bCs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20"/>
          <w:szCs w:val="20"/>
        </w:rPr>
        <w:t>트리거</w:t>
      </w:r>
      <w:r>
        <w:rPr>
          <w:rFonts w:ascii="Arial Unicode MS" w:eastAsia="Arial Unicode MS" w:hAnsi="Arial Unicode MS" w:cs="Arial Unicode MS"/>
          <w:b/>
          <w:bCs/>
          <w:sz w:val="20"/>
          <w:szCs w:val="20"/>
        </w:rPr>
        <w:t>:</w:t>
      </w:r>
    </w:p>
    <w:p w14:paraId="499A7AF0" w14:textId="77777777" w:rsidR="00D80D8A" w:rsidRDefault="00BE6280">
      <w:pPr>
        <w:spacing w:before="240" w:after="120"/>
        <w:rPr>
          <w:sz w:val="20"/>
          <w:szCs w:val="20"/>
        </w:rPr>
      </w:pPr>
      <w:proofErr w:type="spellStart"/>
      <w:r>
        <w:rPr>
          <w:rFonts w:ascii="Arial Unicode MS" w:eastAsia="Arial Unicode MS" w:hAnsi="Arial Unicode MS" w:cs="Arial Unicode MS"/>
          <w:sz w:val="20"/>
          <w:szCs w:val="20"/>
        </w:rPr>
        <w:t>pgvector</w:t>
      </w:r>
      <w:r>
        <w:rPr>
          <w:rFonts w:ascii="Arial Unicode MS" w:eastAsia="Arial Unicode MS" w:hAnsi="Arial Unicode MS" w:cs="Arial Unicode MS"/>
          <w:sz w:val="20"/>
          <w:szCs w:val="20"/>
        </w:rPr>
        <w:t>로</w:t>
      </w:r>
      <w:proofErr w:type="spellEnd"/>
      <w:r>
        <w:rPr>
          <w:rFonts w:ascii="Arial Unicode MS" w:eastAsia="Arial Unicode MS" w:hAnsi="Arial Unicode MS" w:cs="Arial Unicode MS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sz w:val="20"/>
          <w:szCs w:val="20"/>
        </w:rPr>
        <w:t>시작한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sz w:val="20"/>
          <w:szCs w:val="20"/>
        </w:rPr>
        <w:t>뒤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, </w:t>
      </w:r>
      <w:r>
        <w:rPr>
          <w:rFonts w:ascii="Arial Unicode MS" w:eastAsia="Arial Unicode MS" w:hAnsi="Arial Unicode MS" w:cs="Arial Unicode MS"/>
          <w:sz w:val="20"/>
          <w:szCs w:val="20"/>
        </w:rPr>
        <w:t>다음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sz w:val="20"/>
          <w:szCs w:val="20"/>
        </w:rPr>
        <w:t>조건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sz w:val="20"/>
          <w:szCs w:val="20"/>
        </w:rPr>
        <w:t>발생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sz w:val="20"/>
          <w:szCs w:val="20"/>
        </w:rPr>
        <w:t>시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sz w:val="20"/>
          <w:szCs w:val="20"/>
        </w:rPr>
        <w:t>전용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sz w:val="20"/>
          <w:szCs w:val="20"/>
        </w:rPr>
        <w:t>Vector</w:t>
      </w:r>
      <w:proofErr w:type="spellEnd"/>
      <w:r>
        <w:rPr>
          <w:rFonts w:ascii="Arial Unicode MS" w:eastAsia="Arial Unicode MS" w:hAnsi="Arial Unicode MS" w:cs="Arial Unicode MS"/>
          <w:sz w:val="20"/>
          <w:szCs w:val="20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sz w:val="20"/>
          <w:szCs w:val="20"/>
        </w:rPr>
        <w:t>D</w:t>
      </w:r>
      <w:r>
        <w:rPr>
          <w:rFonts w:ascii="Arial Unicode MS" w:eastAsia="Arial Unicode MS" w:hAnsi="Arial Unicode MS" w:cs="Arial Unicode MS"/>
          <w:sz w:val="20"/>
          <w:szCs w:val="20"/>
        </w:rPr>
        <w:t>B</w:t>
      </w:r>
      <w:r>
        <w:rPr>
          <w:rFonts w:ascii="Arial Unicode MS" w:eastAsia="Arial Unicode MS" w:hAnsi="Arial Unicode MS" w:cs="Arial Unicode MS"/>
          <w:sz w:val="20"/>
          <w:szCs w:val="20"/>
        </w:rPr>
        <w:t>로의</w:t>
      </w:r>
      <w:proofErr w:type="spellEnd"/>
      <w:r>
        <w:rPr>
          <w:rFonts w:ascii="Arial Unicode MS" w:eastAsia="Arial Unicode MS" w:hAnsi="Arial Unicode MS" w:cs="Arial Unicode MS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sz w:val="20"/>
          <w:szCs w:val="20"/>
        </w:rPr>
        <w:t>전환을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sz w:val="20"/>
          <w:szCs w:val="20"/>
        </w:rPr>
        <w:t>검토한다</w:t>
      </w:r>
      <w:r>
        <w:rPr>
          <w:rFonts w:ascii="Arial Unicode MS" w:eastAsia="Arial Unicode MS" w:hAnsi="Arial Unicode MS" w:cs="Arial Unicode MS"/>
          <w:sz w:val="20"/>
          <w:szCs w:val="20"/>
        </w:rPr>
        <w:t>(SHOULD):</w:t>
      </w:r>
    </w:p>
    <w:p w14:paraId="466B13F7" w14:textId="77777777" w:rsidR="00D80D8A" w:rsidRDefault="00BE6280">
      <w:pPr>
        <w:spacing w:after="120"/>
        <w:ind w:left="360"/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 xml:space="preserve">(1) </w:t>
      </w:r>
      <w:r>
        <w:rPr>
          <w:rFonts w:ascii="Arial Unicode MS" w:eastAsia="Arial Unicode MS" w:hAnsi="Arial Unicode MS" w:cs="Arial Unicode MS"/>
          <w:sz w:val="20"/>
          <w:szCs w:val="20"/>
        </w:rPr>
        <w:t>벡터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sz w:val="20"/>
          <w:szCs w:val="20"/>
        </w:rPr>
        <w:t>데이터가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5M</w:t>
      </w:r>
      <w:r>
        <w:rPr>
          <w:rFonts w:ascii="Arial Unicode MS" w:eastAsia="Arial Unicode MS" w:hAnsi="Arial Unicode MS" w:cs="Arial Unicode MS"/>
          <w:sz w:val="20"/>
          <w:szCs w:val="20"/>
        </w:rPr>
        <w:t>을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sz w:val="20"/>
          <w:szCs w:val="20"/>
        </w:rPr>
        <w:t>초과하여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sz w:val="20"/>
          <w:szCs w:val="20"/>
        </w:rPr>
        <w:t>검색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sz w:val="20"/>
          <w:szCs w:val="20"/>
        </w:rPr>
        <w:t>성능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sz w:val="20"/>
          <w:szCs w:val="20"/>
        </w:rPr>
        <w:t>저하가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sz w:val="20"/>
          <w:szCs w:val="20"/>
        </w:rPr>
        <w:t>관측될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sz w:val="20"/>
          <w:szCs w:val="20"/>
        </w:rPr>
        <w:t>때</w:t>
      </w:r>
    </w:p>
    <w:p w14:paraId="14E9CF36" w14:textId="77777777" w:rsidR="00D80D8A" w:rsidRDefault="00BE6280">
      <w:pPr>
        <w:spacing w:after="120"/>
        <w:ind w:left="360"/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 xml:space="preserve">(2) </w:t>
      </w:r>
      <w:r>
        <w:rPr>
          <w:rFonts w:ascii="Arial Unicode MS" w:eastAsia="Arial Unicode MS" w:hAnsi="Arial Unicode MS" w:cs="Arial Unicode MS"/>
          <w:sz w:val="20"/>
          <w:szCs w:val="20"/>
        </w:rPr>
        <w:t>필터링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+ </w:t>
      </w:r>
      <w:r>
        <w:rPr>
          <w:rFonts w:ascii="Arial Unicode MS" w:eastAsia="Arial Unicode MS" w:hAnsi="Arial Unicode MS" w:cs="Arial Unicode MS"/>
          <w:sz w:val="20"/>
          <w:szCs w:val="20"/>
        </w:rPr>
        <w:t>벡터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sz w:val="20"/>
          <w:szCs w:val="20"/>
        </w:rPr>
        <w:t>검색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sz w:val="20"/>
          <w:szCs w:val="20"/>
        </w:rPr>
        <w:t>결합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sz w:val="20"/>
          <w:szCs w:val="20"/>
        </w:rPr>
        <w:t>시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sz w:val="20"/>
          <w:szCs w:val="20"/>
        </w:rPr>
        <w:t>레이턴시가</w:t>
      </w:r>
      <w:proofErr w:type="spellEnd"/>
      <w:r>
        <w:rPr>
          <w:rFonts w:ascii="Arial Unicode MS" w:eastAsia="Arial Unicode MS" w:hAnsi="Arial Unicode MS" w:cs="Arial Unicode MS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sz w:val="20"/>
          <w:szCs w:val="20"/>
        </w:rPr>
        <w:t>업무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sz w:val="20"/>
          <w:szCs w:val="20"/>
        </w:rPr>
        <w:t>SLA</w:t>
      </w:r>
      <w:r>
        <w:rPr>
          <w:rFonts w:ascii="Arial Unicode MS" w:eastAsia="Arial Unicode MS" w:hAnsi="Arial Unicode MS" w:cs="Arial Unicode MS"/>
          <w:sz w:val="20"/>
          <w:szCs w:val="20"/>
        </w:rPr>
        <w:t>를</w:t>
      </w:r>
      <w:proofErr w:type="spellEnd"/>
      <w:r>
        <w:rPr>
          <w:rFonts w:ascii="Arial Unicode MS" w:eastAsia="Arial Unicode MS" w:hAnsi="Arial Unicode MS" w:cs="Arial Unicode MS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sz w:val="20"/>
          <w:szCs w:val="20"/>
        </w:rPr>
        <w:t>초과할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sz w:val="20"/>
          <w:szCs w:val="20"/>
        </w:rPr>
        <w:t>때</w:t>
      </w:r>
    </w:p>
    <w:p w14:paraId="68BF1458" w14:textId="77777777" w:rsidR="00D80D8A" w:rsidRDefault="00BE6280">
      <w:pPr>
        <w:spacing w:after="120"/>
        <w:ind w:left="360"/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 xml:space="preserve">(3) GPU </w:t>
      </w:r>
      <w:r>
        <w:rPr>
          <w:rFonts w:ascii="Arial Unicode MS" w:eastAsia="Arial Unicode MS" w:hAnsi="Arial Unicode MS" w:cs="Arial Unicode MS"/>
          <w:sz w:val="20"/>
          <w:szCs w:val="20"/>
        </w:rPr>
        <w:t>가속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sz w:val="20"/>
          <w:szCs w:val="20"/>
        </w:rPr>
        <w:t>검색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, </w:t>
      </w:r>
      <w:proofErr w:type="spellStart"/>
      <w:r>
        <w:rPr>
          <w:rFonts w:ascii="Arial Unicode MS" w:eastAsia="Arial Unicode MS" w:hAnsi="Arial Unicode MS" w:cs="Arial Unicode MS"/>
          <w:sz w:val="20"/>
          <w:szCs w:val="20"/>
        </w:rPr>
        <w:t>DiskANN</w:t>
      </w:r>
      <w:proofErr w:type="spellEnd"/>
      <w:r>
        <w:rPr>
          <w:rFonts w:ascii="Arial Unicode MS" w:eastAsia="Arial Unicode MS" w:hAnsi="Arial Unicode MS" w:cs="Arial Unicode MS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sz w:val="20"/>
          <w:szCs w:val="20"/>
        </w:rPr>
        <w:t>등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sz w:val="20"/>
          <w:szCs w:val="20"/>
        </w:rPr>
        <w:t>고급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sz w:val="20"/>
          <w:szCs w:val="20"/>
        </w:rPr>
        <w:t>인덱싱이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sz w:val="20"/>
          <w:szCs w:val="20"/>
        </w:rPr>
        <w:t>필요해질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sz w:val="20"/>
          <w:szCs w:val="20"/>
        </w:rPr>
        <w:t>때</w:t>
      </w:r>
    </w:p>
    <w:p w14:paraId="057C69FC" w14:textId="77777777" w:rsidR="00D80D8A" w:rsidRDefault="00BE6280">
      <w:pPr>
        <w:spacing w:before="240" w:after="120"/>
        <w:ind w:left="360" w:right="360"/>
        <w:rPr>
          <w:i/>
          <w:iCs/>
          <w:color w:val="555555"/>
          <w:sz w:val="20"/>
          <w:szCs w:val="20"/>
        </w:rPr>
      </w:pPr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>[</w:t>
      </w:r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>참고</w:t>
      </w:r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 xml:space="preserve">] </w:t>
      </w:r>
      <w:proofErr w:type="spellStart"/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>pgvector</w:t>
      </w:r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>는</w:t>
      </w:r>
      <w:proofErr w:type="spellEnd"/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>수백만</w:t>
      </w:r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>벡터까지</w:t>
      </w:r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>잘</w:t>
      </w:r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>작동하지만</w:t>
      </w:r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 xml:space="preserve">, </w:t>
      </w:r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>수십억</w:t>
      </w:r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>규모의</w:t>
      </w:r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>고차원</w:t>
      </w:r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>데이터셋은</w:t>
      </w:r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>샤딩</w:t>
      </w:r>
      <w:proofErr w:type="spellEnd"/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>전략이</w:t>
      </w:r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>필요하다</w:t>
      </w:r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 xml:space="preserve">. </w:t>
      </w:r>
      <w:proofErr w:type="spellStart"/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>pgvectorscale</w:t>
      </w:r>
      <w:proofErr w:type="spellEnd"/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>확장을</w:t>
      </w:r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>사용하면</w:t>
      </w:r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 xml:space="preserve"> 50M</w:t>
      </w:r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>에서</w:t>
      </w:r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 xml:space="preserve"> 471 QPS(99% </w:t>
      </w:r>
      <w:proofErr w:type="spellStart"/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>recall</w:t>
      </w:r>
      <w:proofErr w:type="spellEnd"/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 xml:space="preserve">) </w:t>
      </w:r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>수준까지</w:t>
      </w:r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>확장</w:t>
      </w:r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>가능하다</w:t>
      </w:r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>.</w:t>
      </w:r>
    </w:p>
    <w:p w14:paraId="10FA9F3F" w14:textId="77777777" w:rsidR="00D80D8A" w:rsidRDefault="00BE6280">
      <w:pPr>
        <w:spacing w:before="240" w:after="120"/>
        <w:ind w:left="360" w:right="360"/>
        <w:rPr>
          <w:i/>
          <w:iCs/>
          <w:color w:val="555555"/>
          <w:sz w:val="20"/>
          <w:szCs w:val="20"/>
        </w:rPr>
      </w:pPr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>[</w:t>
      </w:r>
      <w:proofErr w:type="spellStart"/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>Chroma</w:t>
      </w:r>
      <w:proofErr w:type="spellEnd"/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>프로덕션</w:t>
      </w:r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>전환</w:t>
      </w:r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>주의</w:t>
      </w:r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 xml:space="preserve">] </w:t>
      </w:r>
      <w:proofErr w:type="spellStart"/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>Chroma</w:t>
      </w:r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>는</w:t>
      </w:r>
      <w:proofErr w:type="spellEnd"/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>프로토타이핑</w:t>
      </w:r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>전용이며</w:t>
      </w:r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 xml:space="preserve">, </w:t>
      </w:r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>프로덕션</w:t>
      </w:r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>전환</w:t>
      </w:r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>시</w:t>
      </w:r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>벡터</w:t>
      </w:r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>재삽입</w:t>
      </w:r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>·</w:t>
      </w:r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>메타데이터</w:t>
      </w:r>
      <w:proofErr w:type="spellEnd"/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>스키마</w:t>
      </w:r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>매핑</w:t>
      </w:r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>등</w:t>
      </w:r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>마이그레이션</w:t>
      </w:r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>비용이</w:t>
      </w:r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>수반된다</w:t>
      </w:r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 xml:space="preserve">. </w:t>
      </w:r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>이를</w:t>
      </w:r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>감안하여</w:t>
      </w:r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>프로토타이핑</w:t>
      </w:r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>기간을</w:t>
      </w:r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>산정한다</w:t>
      </w:r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>.</w:t>
      </w:r>
    </w:p>
    <w:p w14:paraId="79BBFE4A" w14:textId="77777777" w:rsidR="00D80D8A" w:rsidRDefault="00D80D8A">
      <w:pPr>
        <w:spacing w:after="120"/>
        <w:rPr>
          <w:sz w:val="20"/>
          <w:szCs w:val="20"/>
        </w:rPr>
      </w:pPr>
    </w:p>
    <w:p w14:paraId="3C1744E2" w14:textId="77777777" w:rsidR="00D80D8A" w:rsidRDefault="00BE6280">
      <w:pPr>
        <w:pStyle w:val="4"/>
        <w:keepNext w:val="0"/>
        <w:keepLines w:val="0"/>
        <w:rPr>
          <w:b/>
          <w:bCs/>
          <w:color w:val="000000"/>
          <w:sz w:val="26"/>
          <w:szCs w:val="26"/>
        </w:rPr>
      </w:pPr>
      <w:bookmarkStart w:id="223" w:name="_gj0wskb87c1n" w:colFirst="0" w:colLast="0"/>
      <w:bookmarkEnd w:id="223"/>
      <w:r>
        <w:rPr>
          <w:rFonts w:ascii="Arial Unicode MS" w:eastAsia="Arial Unicode MS" w:hAnsi="Arial Unicode MS" w:cs="Arial Unicode MS"/>
        </w:rPr>
        <w:t xml:space="preserve">8.1.3 </w:t>
      </w:r>
      <w:r>
        <w:rPr>
          <w:rFonts w:ascii="Arial Unicode MS" w:eastAsia="Arial Unicode MS" w:hAnsi="Arial Unicode MS" w:cs="Arial Unicode MS"/>
        </w:rPr>
        <w:t>선정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요약</w:t>
      </w:r>
    </w:p>
    <w:tbl>
      <w:tblPr>
        <w:tblStyle w:val="afffffffffff0"/>
        <w:tblW w:w="901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840"/>
        <w:gridCol w:w="5175"/>
      </w:tblGrid>
      <w:tr w:rsidR="00D80D8A" w14:paraId="5B340B89" w14:textId="77777777">
        <w:trPr>
          <w:trHeight w:val="420"/>
        </w:trPr>
        <w:tc>
          <w:tcPr>
            <w:tcW w:w="3840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BA706F" w14:textId="77777777" w:rsidR="00D80D8A" w:rsidRDefault="00BE6280">
            <w:pPr>
              <w:spacing w:before="240" w:after="240"/>
              <w:jc w:val="center"/>
              <w:rPr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조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건</w:t>
            </w:r>
          </w:p>
        </w:tc>
        <w:tc>
          <w:tcPr>
            <w:tcW w:w="5175" w:type="dxa"/>
            <w:tcBorders>
              <w:top w:val="single" w:sz="5" w:space="0" w:color="CCCCCC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784678" w14:textId="77777777" w:rsidR="00D80D8A" w:rsidRDefault="00BE6280">
            <w:pPr>
              <w:spacing w:before="240" w:after="240"/>
              <w:jc w:val="center"/>
              <w:rPr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권장</w:t>
            </w:r>
          </w:p>
        </w:tc>
      </w:tr>
      <w:tr w:rsidR="00D80D8A" w14:paraId="226F05F4" w14:textId="77777777">
        <w:trPr>
          <w:trHeight w:val="705"/>
        </w:trPr>
        <w:tc>
          <w:tcPr>
            <w:tcW w:w="3840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AB6B79" w14:textId="77777777" w:rsidR="00D80D8A" w:rsidRDefault="00BE6280">
            <w:pPr>
              <w:spacing w:before="240" w:after="240"/>
              <w:rPr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기존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Elasticsearch</w:t>
            </w:r>
            <w:proofErr w:type="spellEnd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활용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+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하이브리드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검색</w:t>
            </w:r>
          </w:p>
        </w:tc>
        <w:tc>
          <w:tcPr>
            <w:tcW w:w="5175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46F699" w14:textId="77777777" w:rsidR="00D80D8A" w:rsidRDefault="00BE6280">
            <w:pPr>
              <w:spacing w:before="240" w:after="240"/>
              <w:rPr>
                <w:sz w:val="18"/>
                <w:szCs w:val="18"/>
              </w:rPr>
            </w:pPr>
            <w:proofErr w:type="spellStart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Elasticsearch</w:t>
            </w:r>
            <w:proofErr w:type="spellEnd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kNN</w:t>
            </w:r>
            <w:proofErr w:type="spellEnd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.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기존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ELK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인프라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재활용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.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전용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Vector</w:t>
            </w:r>
            <w:proofErr w:type="spellEnd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DB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수준의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튜닝이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필요하면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전환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검토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.</w:t>
            </w:r>
          </w:p>
        </w:tc>
      </w:tr>
      <w:tr w:rsidR="00D80D8A" w14:paraId="5665C18C" w14:textId="77777777">
        <w:trPr>
          <w:trHeight w:val="420"/>
        </w:trPr>
        <w:tc>
          <w:tcPr>
            <w:tcW w:w="3840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44283A" w14:textId="77777777" w:rsidR="00D80D8A" w:rsidRDefault="00BE6280">
            <w:pPr>
              <w:spacing w:before="240" w:after="240"/>
              <w:rPr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기존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PostgreSQL</w:t>
            </w:r>
            <w:proofErr w:type="spellEnd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활용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+ ~5M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규모</w:t>
            </w:r>
          </w:p>
        </w:tc>
        <w:tc>
          <w:tcPr>
            <w:tcW w:w="5175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C7F099" w14:textId="77777777" w:rsidR="00D80D8A" w:rsidRDefault="00BE6280">
            <w:pPr>
              <w:spacing w:before="240" w:after="240"/>
              <w:rPr>
                <w:sz w:val="18"/>
                <w:szCs w:val="18"/>
              </w:rPr>
            </w:pPr>
            <w:proofErr w:type="spellStart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pgvector</w:t>
            </w:r>
            <w:proofErr w:type="spellEnd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.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별도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인프라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불필요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.</w:t>
            </w:r>
          </w:p>
        </w:tc>
      </w:tr>
      <w:tr w:rsidR="00D80D8A" w14:paraId="6A262EEB" w14:textId="77777777">
        <w:trPr>
          <w:trHeight w:val="420"/>
        </w:trPr>
        <w:tc>
          <w:tcPr>
            <w:tcW w:w="3840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BEF8E5" w14:textId="77777777" w:rsidR="00D80D8A" w:rsidRDefault="00BE6280">
            <w:pPr>
              <w:spacing w:before="240" w:after="240"/>
              <w:rPr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lastRenderedPageBreak/>
              <w:t>운영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부담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최소화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+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프로덕션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안정성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우선</w:t>
            </w:r>
          </w:p>
        </w:tc>
        <w:tc>
          <w:tcPr>
            <w:tcW w:w="5175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5F2548" w14:textId="77777777" w:rsidR="00D80D8A" w:rsidRDefault="00BE6280">
            <w:pPr>
              <w:spacing w:before="240" w:after="240"/>
              <w:rPr>
                <w:sz w:val="18"/>
                <w:szCs w:val="18"/>
              </w:rPr>
            </w:pPr>
            <w:proofErr w:type="spellStart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Pinecone</w:t>
            </w:r>
            <w:proofErr w:type="spellEnd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.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완전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관리형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.</w:t>
            </w:r>
          </w:p>
        </w:tc>
      </w:tr>
      <w:tr w:rsidR="00D80D8A" w14:paraId="4EEAACA1" w14:textId="77777777">
        <w:trPr>
          <w:trHeight w:val="420"/>
        </w:trPr>
        <w:tc>
          <w:tcPr>
            <w:tcW w:w="3840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E2DFA3" w14:textId="77777777" w:rsidR="00D80D8A" w:rsidRDefault="00BE6280">
            <w:pPr>
              <w:spacing w:before="240" w:after="240"/>
              <w:rPr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OSS +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하이브리드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검색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+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유연한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스키마</w:t>
            </w:r>
          </w:p>
        </w:tc>
        <w:tc>
          <w:tcPr>
            <w:tcW w:w="5175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AA4A20" w14:textId="77777777" w:rsidR="00D80D8A" w:rsidRDefault="00BE6280">
            <w:pPr>
              <w:spacing w:before="240" w:after="240"/>
              <w:rPr>
                <w:sz w:val="18"/>
                <w:szCs w:val="18"/>
              </w:rPr>
            </w:pPr>
            <w:proofErr w:type="spellStart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Weaviate</w:t>
            </w:r>
            <w:proofErr w:type="spellEnd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. OSS </w:t>
            </w:r>
            <w:proofErr w:type="spellStart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셀프호스팅</w:t>
            </w:r>
            <w:proofErr w:type="spellEnd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또는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Managed</w:t>
            </w:r>
            <w:proofErr w:type="spellEnd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.</w:t>
            </w:r>
          </w:p>
        </w:tc>
      </w:tr>
      <w:tr w:rsidR="00D80D8A" w14:paraId="27CDA764" w14:textId="77777777">
        <w:trPr>
          <w:trHeight w:val="420"/>
        </w:trPr>
        <w:tc>
          <w:tcPr>
            <w:tcW w:w="3840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ED71D6" w14:textId="77777777" w:rsidR="00D80D8A" w:rsidRDefault="00BE6280">
            <w:pPr>
              <w:spacing w:before="240" w:after="240"/>
              <w:rPr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OSS +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메타데이터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필터링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중심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+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비용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효율</w:t>
            </w:r>
          </w:p>
        </w:tc>
        <w:tc>
          <w:tcPr>
            <w:tcW w:w="5175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34CDF2" w14:textId="77777777" w:rsidR="00D80D8A" w:rsidRDefault="00BE6280">
            <w:pPr>
              <w:spacing w:before="240" w:after="240"/>
              <w:rPr>
                <w:sz w:val="18"/>
                <w:szCs w:val="18"/>
              </w:rPr>
            </w:pPr>
            <w:proofErr w:type="spellStart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Qdrant</w:t>
            </w:r>
            <w:proofErr w:type="spellEnd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. </w:t>
            </w:r>
            <w:proofErr w:type="spellStart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Rust</w:t>
            </w:r>
            <w:proofErr w:type="spellEnd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기반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고성능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.</w:t>
            </w:r>
          </w:p>
        </w:tc>
      </w:tr>
      <w:tr w:rsidR="00D80D8A" w14:paraId="527EEC46" w14:textId="77777777">
        <w:trPr>
          <w:trHeight w:val="420"/>
        </w:trPr>
        <w:tc>
          <w:tcPr>
            <w:tcW w:w="3840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9B5F27" w14:textId="77777777" w:rsidR="00D80D8A" w:rsidRDefault="00BE6280">
            <w:pPr>
              <w:spacing w:before="240" w:after="240"/>
              <w:rPr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대규모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(1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억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+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벡터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) +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분산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처리</w:t>
            </w:r>
          </w:p>
        </w:tc>
        <w:tc>
          <w:tcPr>
            <w:tcW w:w="5175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9E1B02" w14:textId="77777777" w:rsidR="00D80D8A" w:rsidRDefault="00BE6280">
            <w:pPr>
              <w:spacing w:before="240" w:after="240"/>
              <w:rPr>
                <w:sz w:val="18"/>
                <w:szCs w:val="18"/>
              </w:rPr>
            </w:pPr>
            <w:proofErr w:type="spellStart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Milvus</w:t>
            </w:r>
            <w:proofErr w:type="spellEnd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.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대규모에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가장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성숙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.</w:t>
            </w:r>
          </w:p>
        </w:tc>
      </w:tr>
      <w:tr w:rsidR="00D80D8A" w14:paraId="3C0D764A" w14:textId="77777777">
        <w:trPr>
          <w:trHeight w:val="705"/>
        </w:trPr>
        <w:tc>
          <w:tcPr>
            <w:tcW w:w="3840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3B1D62" w14:textId="77777777" w:rsidR="00D80D8A" w:rsidRDefault="00BE6280">
            <w:pPr>
              <w:spacing w:before="240" w:after="240"/>
              <w:rPr>
                <w:sz w:val="18"/>
                <w:szCs w:val="18"/>
              </w:rPr>
            </w:pPr>
            <w:proofErr w:type="gramStart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프로토타이핑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/</w:t>
            </w:r>
            <w:proofErr w:type="gramEnd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로컬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개발</w:t>
            </w:r>
          </w:p>
        </w:tc>
        <w:tc>
          <w:tcPr>
            <w:tcW w:w="5175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E31E47" w14:textId="77777777" w:rsidR="00D80D8A" w:rsidRDefault="00BE6280">
            <w:pPr>
              <w:spacing w:before="240" w:after="240"/>
              <w:rPr>
                <w:sz w:val="18"/>
                <w:szCs w:val="18"/>
              </w:rPr>
            </w:pPr>
            <w:proofErr w:type="spellStart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Chroma</w:t>
            </w:r>
            <w:proofErr w:type="spellEnd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.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프로덕션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전환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시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위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마이그레이션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체크리스트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참조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.</w:t>
            </w:r>
          </w:p>
        </w:tc>
      </w:tr>
    </w:tbl>
    <w:p w14:paraId="6B7FCF52" w14:textId="77777777" w:rsidR="00D80D8A" w:rsidRDefault="00D80D8A">
      <w:pPr>
        <w:pStyle w:val="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24" w:name="_7jaxo5c560tv" w:colFirst="0" w:colLast="0"/>
      <w:bookmarkEnd w:id="224"/>
    </w:p>
    <w:p w14:paraId="21415FD9" w14:textId="77777777" w:rsidR="00D80D8A" w:rsidRDefault="00BE6280">
      <w:pPr>
        <w:pStyle w:val="3"/>
      </w:pPr>
      <w:bookmarkStart w:id="225" w:name="_yte4qacjujtn" w:colFirst="0" w:colLast="0"/>
      <w:bookmarkEnd w:id="225"/>
      <w:r>
        <w:rPr>
          <w:rFonts w:ascii="Arial Unicode MS" w:eastAsia="Arial Unicode MS" w:hAnsi="Arial Unicode MS" w:cs="Arial Unicode MS"/>
        </w:rPr>
        <w:t xml:space="preserve">8.2 </w:t>
      </w:r>
      <w:proofErr w:type="spellStart"/>
      <w:r>
        <w:rPr>
          <w:rFonts w:ascii="Arial Unicode MS" w:eastAsia="Arial Unicode MS" w:hAnsi="Arial Unicode MS" w:cs="Arial Unicode MS"/>
        </w:rPr>
        <w:t>Embedding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모델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선정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기준</w:t>
      </w:r>
    </w:p>
    <w:p w14:paraId="6406C067" w14:textId="77777777" w:rsidR="00D80D8A" w:rsidRDefault="00BE6280">
      <w:pPr>
        <w:spacing w:before="240" w:after="120"/>
      </w:pPr>
      <w:proofErr w:type="spellStart"/>
      <w:r>
        <w:rPr>
          <w:rFonts w:ascii="Arial Unicode MS" w:eastAsia="Arial Unicode MS" w:hAnsi="Arial Unicode MS" w:cs="Arial Unicode MS"/>
        </w:rPr>
        <w:t>Embedding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모델은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텍스트를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벡터로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변환하는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핵심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구성요소로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검색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품질을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근본적으로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결정한다</w:t>
      </w:r>
      <w:r>
        <w:rPr>
          <w:rFonts w:ascii="Arial Unicode MS" w:eastAsia="Arial Unicode MS" w:hAnsi="Arial Unicode MS" w:cs="Arial Unicode MS"/>
        </w:rPr>
        <w:t xml:space="preserve">. </w:t>
      </w:r>
      <w:proofErr w:type="spellStart"/>
      <w:r>
        <w:rPr>
          <w:rFonts w:ascii="Arial Unicode MS" w:eastAsia="Arial Unicode MS" w:hAnsi="Arial Unicode MS" w:cs="Arial Unicode MS"/>
        </w:rPr>
        <w:t>Vector</w:t>
      </w:r>
      <w:proofErr w:type="spellEnd"/>
      <w:r>
        <w:rPr>
          <w:rFonts w:ascii="Arial Unicode MS" w:eastAsia="Arial Unicode MS" w:hAnsi="Arial Unicode MS" w:cs="Arial Unicode MS"/>
        </w:rPr>
        <w:t xml:space="preserve"> DB </w:t>
      </w:r>
      <w:r>
        <w:rPr>
          <w:rFonts w:ascii="Arial Unicode MS" w:eastAsia="Arial Unicode MS" w:hAnsi="Arial Unicode MS" w:cs="Arial Unicode MS"/>
        </w:rPr>
        <w:t>선정과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함께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판단해야</w:t>
      </w:r>
      <w:r>
        <w:rPr>
          <w:rFonts w:ascii="Arial Unicode MS" w:eastAsia="Arial Unicode MS" w:hAnsi="Arial Unicode MS" w:cs="Arial Unicode MS"/>
        </w:rPr>
        <w:t xml:space="preserve"> </w:t>
      </w:r>
      <w:proofErr w:type="gramStart"/>
      <w:r>
        <w:rPr>
          <w:rFonts w:ascii="Arial Unicode MS" w:eastAsia="Arial Unicode MS" w:hAnsi="Arial Unicode MS" w:cs="Arial Unicode MS"/>
        </w:rPr>
        <w:t>한다</w:t>
      </w:r>
      <w:r>
        <w:rPr>
          <w:rFonts w:ascii="Arial Unicode MS" w:eastAsia="Arial Unicode MS" w:hAnsi="Arial Unicode MS" w:cs="Arial Unicode MS"/>
        </w:rPr>
        <w:t>.(</w:t>
      </w:r>
      <w:proofErr w:type="gramEnd"/>
      <w:r>
        <w:rPr>
          <w:rFonts w:ascii="Arial Unicode MS" w:eastAsia="Arial Unicode MS" w:hAnsi="Arial Unicode MS" w:cs="Arial Unicode MS"/>
        </w:rPr>
        <w:t>MUST)</w:t>
      </w:r>
    </w:p>
    <w:p w14:paraId="72100E93" w14:textId="77777777" w:rsidR="00D80D8A" w:rsidRDefault="00BE6280">
      <w:pPr>
        <w:spacing w:after="120"/>
        <w:ind w:left="360"/>
      </w:pPr>
      <w:r>
        <w:rPr>
          <w:rFonts w:ascii="Arial Unicode MS" w:eastAsia="Arial Unicode MS" w:hAnsi="Arial Unicode MS" w:cs="Arial Unicode MS"/>
          <w:b/>
          <w:bCs/>
          <w:color w:val="2E75B6"/>
        </w:rPr>
        <w:t>핵심</w:t>
      </w:r>
      <w:r>
        <w:rPr>
          <w:rFonts w:ascii="Arial Unicode MS" w:eastAsia="Arial Unicode MS" w:hAnsi="Arial Unicode MS" w:cs="Arial Unicode MS"/>
          <w:b/>
          <w:bCs/>
          <w:color w:val="2E75B6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color w:val="2E75B6"/>
        </w:rPr>
        <w:t>원칙</w:t>
      </w:r>
      <w:r>
        <w:rPr>
          <w:rFonts w:ascii="Arial Unicode MS" w:eastAsia="Arial Unicode MS" w:hAnsi="Arial Unicode MS" w:cs="Arial Unicode MS"/>
          <w:b/>
          <w:bCs/>
          <w:color w:val="2E75B6"/>
        </w:rPr>
        <w:t xml:space="preserve">: </w:t>
      </w:r>
      <w:r>
        <w:rPr>
          <w:rFonts w:ascii="Arial Unicode MS" w:eastAsia="Arial Unicode MS" w:hAnsi="Arial Unicode MS" w:cs="Arial Unicode MS"/>
        </w:rPr>
        <w:t>"</w:t>
      </w:r>
      <w:r>
        <w:rPr>
          <w:rFonts w:ascii="Arial Unicode MS" w:eastAsia="Arial Unicode MS" w:hAnsi="Arial Unicode MS" w:cs="Arial Unicode MS"/>
        </w:rPr>
        <w:t>최고의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Vector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DB</w:t>
      </w:r>
      <w:r>
        <w:rPr>
          <w:rFonts w:ascii="Arial Unicode MS" w:eastAsia="Arial Unicode MS" w:hAnsi="Arial Unicode MS" w:cs="Arial Unicode MS"/>
        </w:rPr>
        <w:t>도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나쁜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임베딩을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보상하지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못한다</w:t>
      </w:r>
      <w:r>
        <w:rPr>
          <w:rFonts w:ascii="Arial Unicode MS" w:eastAsia="Arial Unicode MS" w:hAnsi="Arial Unicode MS" w:cs="Arial Unicode MS"/>
        </w:rPr>
        <w:t xml:space="preserve">." </w:t>
      </w:r>
      <w:proofErr w:type="spellStart"/>
      <w:r>
        <w:rPr>
          <w:rFonts w:ascii="Arial Unicode MS" w:eastAsia="Arial Unicode MS" w:hAnsi="Arial Unicode MS" w:cs="Arial Unicode MS"/>
        </w:rPr>
        <w:t>Embedding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모델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선정이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Vector</w:t>
      </w:r>
      <w:proofErr w:type="spellEnd"/>
      <w:r>
        <w:rPr>
          <w:rFonts w:ascii="Arial Unicode MS" w:eastAsia="Arial Unicode MS" w:hAnsi="Arial Unicode MS" w:cs="Arial Unicode MS"/>
        </w:rPr>
        <w:t xml:space="preserve"> DB </w:t>
      </w:r>
      <w:r>
        <w:rPr>
          <w:rFonts w:ascii="Arial Unicode MS" w:eastAsia="Arial Unicode MS" w:hAnsi="Arial Unicode MS" w:cs="Arial Unicode MS"/>
        </w:rPr>
        <w:t>선정보다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검색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품질에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미치는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영향이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크다</w:t>
      </w:r>
      <w:r>
        <w:rPr>
          <w:rFonts w:ascii="Arial Unicode MS" w:eastAsia="Arial Unicode MS" w:hAnsi="Arial Unicode MS" w:cs="Arial Unicode MS"/>
        </w:rPr>
        <w:t>.</w:t>
      </w:r>
    </w:p>
    <w:p w14:paraId="6D0C1177" w14:textId="77777777" w:rsidR="00D80D8A" w:rsidRDefault="00BE6280">
      <w:pPr>
        <w:pStyle w:val="4"/>
        <w:keepNext w:val="0"/>
        <w:keepLines w:val="0"/>
      </w:pPr>
      <w:bookmarkStart w:id="226" w:name="_hzdq0qhjgx5v" w:colFirst="0" w:colLast="0"/>
      <w:bookmarkEnd w:id="226"/>
      <w:r>
        <w:rPr>
          <w:rFonts w:ascii="Arial Unicode MS" w:eastAsia="Arial Unicode MS" w:hAnsi="Arial Unicode MS" w:cs="Arial Unicode MS"/>
        </w:rPr>
        <w:t xml:space="preserve">8.2.1 </w:t>
      </w:r>
      <w:r>
        <w:rPr>
          <w:rFonts w:ascii="Arial Unicode MS" w:eastAsia="Arial Unicode MS" w:hAnsi="Arial Unicode MS" w:cs="Arial Unicode MS"/>
        </w:rPr>
        <w:t>의사결정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트리</w:t>
      </w:r>
    </w:p>
    <w:p w14:paraId="0306EA03" w14:textId="77777777" w:rsidR="00D80D8A" w:rsidRDefault="00D80D8A"/>
    <w:tbl>
      <w:tblPr>
        <w:tblStyle w:val="afffffffffff1"/>
        <w:tblW w:w="900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765"/>
        <w:gridCol w:w="3300"/>
        <w:gridCol w:w="840"/>
        <w:gridCol w:w="4095"/>
      </w:tblGrid>
      <w:tr w:rsidR="00D80D8A" w14:paraId="39F319D0" w14:textId="77777777">
        <w:trPr>
          <w:trHeight w:val="420"/>
        </w:trPr>
        <w:tc>
          <w:tcPr>
            <w:tcW w:w="76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4C183B" w14:textId="77777777" w:rsidR="00D80D8A" w:rsidRDefault="00BE6280">
            <w:pPr>
              <w:spacing w:before="240" w:after="240"/>
              <w:jc w:val="center"/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3300" w:type="dxa"/>
            <w:tcBorders>
              <w:top w:val="single" w:sz="5" w:space="0" w:color="CCCCCC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4A708A" w14:textId="77777777" w:rsidR="00D80D8A" w:rsidRDefault="00BE6280">
            <w:pPr>
              <w:spacing w:before="240" w:after="240"/>
              <w:jc w:val="center"/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  <w:sz w:val="20"/>
                <w:szCs w:val="20"/>
              </w:rPr>
              <w:t>질문</w:t>
            </w:r>
          </w:p>
        </w:tc>
        <w:tc>
          <w:tcPr>
            <w:tcW w:w="840" w:type="dxa"/>
            <w:tcBorders>
              <w:top w:val="single" w:sz="5" w:space="0" w:color="CCCCCC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CC5E8F" w14:textId="77777777" w:rsidR="00D80D8A" w:rsidRDefault="00BE6280">
            <w:pPr>
              <w:spacing w:before="240" w:after="240"/>
              <w:jc w:val="center"/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  <w:sz w:val="20"/>
                <w:szCs w:val="20"/>
              </w:rPr>
              <w:t>응답</w:t>
            </w:r>
          </w:p>
        </w:tc>
        <w:tc>
          <w:tcPr>
            <w:tcW w:w="4095" w:type="dxa"/>
            <w:tcBorders>
              <w:top w:val="single" w:sz="5" w:space="0" w:color="CCCCCC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547AAC" w14:textId="77777777" w:rsidR="00D80D8A" w:rsidRDefault="00BE6280">
            <w:pPr>
              <w:spacing w:before="240" w:after="240"/>
              <w:jc w:val="center"/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  <w:sz w:val="20"/>
                <w:szCs w:val="20"/>
              </w:rPr>
              <w:t>결론</w:t>
            </w:r>
          </w:p>
        </w:tc>
      </w:tr>
      <w:tr w:rsidR="00D80D8A" w14:paraId="4C6AAA47" w14:textId="77777777">
        <w:trPr>
          <w:trHeight w:val="420"/>
        </w:trPr>
        <w:tc>
          <w:tcPr>
            <w:tcW w:w="765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3207D2" w14:textId="77777777" w:rsidR="00D80D8A" w:rsidRDefault="00BE6280">
            <w:pPr>
              <w:spacing w:before="240" w:after="240"/>
              <w:rPr>
                <w:b/>
                <w:bCs/>
                <w:color w:val="1A1A1A"/>
                <w:sz w:val="20"/>
                <w:szCs w:val="20"/>
              </w:rPr>
            </w:pPr>
            <w:r>
              <w:rPr>
                <w:b/>
                <w:bCs/>
                <w:color w:val="1A1A1A"/>
                <w:sz w:val="20"/>
                <w:szCs w:val="20"/>
              </w:rPr>
              <w:t>Q1</w:t>
            </w:r>
          </w:p>
        </w:tc>
        <w:tc>
          <w:tcPr>
            <w:tcW w:w="3300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62D32A" w14:textId="77777777" w:rsidR="00D80D8A" w:rsidRDefault="00BE6280">
            <w:pPr>
              <w:spacing w:before="240" w:after="240"/>
              <w:rPr>
                <w:color w:val="1A1A1A"/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>한국어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>처리가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>필요한가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>?</w:t>
            </w:r>
          </w:p>
        </w:tc>
        <w:tc>
          <w:tcPr>
            <w:tcW w:w="840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4BBDDD" w14:textId="77777777" w:rsidR="00D80D8A" w:rsidRDefault="00BE6280">
            <w:pPr>
              <w:spacing w:before="240" w:after="240"/>
              <w:rPr>
                <w:b/>
                <w:bCs/>
                <w:color w:val="1A1A1A"/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color w:val="1A1A1A"/>
                <w:sz w:val="20"/>
                <w:szCs w:val="20"/>
              </w:rPr>
              <w:t>예</w:t>
            </w:r>
          </w:p>
        </w:tc>
        <w:tc>
          <w:tcPr>
            <w:tcW w:w="4095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BF8554" w14:textId="77777777" w:rsidR="00D80D8A" w:rsidRDefault="00BE6280">
            <w:pPr>
              <w:spacing w:before="240" w:after="240"/>
              <w:rPr>
                <w:color w:val="1A1A1A"/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 xml:space="preserve">→ 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>다국어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>모델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>필수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>. Q2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>로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>진행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>.</w:t>
            </w:r>
          </w:p>
        </w:tc>
      </w:tr>
      <w:tr w:rsidR="00D80D8A" w14:paraId="6E014B11" w14:textId="77777777">
        <w:trPr>
          <w:trHeight w:val="480"/>
        </w:trPr>
        <w:tc>
          <w:tcPr>
            <w:tcW w:w="765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133990" w14:textId="77777777" w:rsidR="00D80D8A" w:rsidRDefault="00BE6280">
            <w:pPr>
              <w:spacing w:before="240" w:after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3300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942601" w14:textId="77777777" w:rsidR="00D80D8A" w:rsidRDefault="00BE6280">
            <w:pPr>
              <w:spacing w:before="240" w:after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840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829BEC" w14:textId="77777777" w:rsidR="00D80D8A" w:rsidRDefault="00BE6280">
            <w:pPr>
              <w:spacing w:before="240" w:after="240"/>
              <w:rPr>
                <w:b/>
                <w:bCs/>
                <w:color w:val="1A1A1A"/>
                <w:sz w:val="20"/>
                <w:szCs w:val="20"/>
              </w:rPr>
            </w:pPr>
            <w:proofErr w:type="spellStart"/>
            <w:r>
              <w:rPr>
                <w:rFonts w:ascii="Arial Unicode MS" w:eastAsia="Arial Unicode MS" w:hAnsi="Arial Unicode MS" w:cs="Arial Unicode MS"/>
                <w:b/>
                <w:bCs/>
                <w:color w:val="1A1A1A"/>
                <w:sz w:val="20"/>
                <w:szCs w:val="20"/>
              </w:rPr>
              <w:t>아니오</w:t>
            </w:r>
            <w:proofErr w:type="spellEnd"/>
          </w:p>
        </w:tc>
        <w:tc>
          <w:tcPr>
            <w:tcW w:w="4095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A4A957" w14:textId="77777777" w:rsidR="00D80D8A" w:rsidRDefault="00BE6280">
            <w:pPr>
              <w:spacing w:before="240" w:after="240"/>
              <w:rPr>
                <w:color w:val="1A1A1A"/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 xml:space="preserve">→ 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>영어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>전용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>모델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>포함하여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 xml:space="preserve"> Q2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>로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>진행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>.</w:t>
            </w:r>
          </w:p>
        </w:tc>
      </w:tr>
      <w:tr w:rsidR="00D80D8A" w14:paraId="3E834B7A" w14:textId="77777777">
        <w:trPr>
          <w:trHeight w:val="705"/>
        </w:trPr>
        <w:tc>
          <w:tcPr>
            <w:tcW w:w="765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A9AA8F" w14:textId="77777777" w:rsidR="00D80D8A" w:rsidRDefault="00BE6280">
            <w:pPr>
              <w:spacing w:before="240" w:after="240"/>
              <w:rPr>
                <w:b/>
                <w:bCs/>
                <w:color w:val="1A1A1A"/>
                <w:sz w:val="20"/>
                <w:szCs w:val="20"/>
              </w:rPr>
            </w:pPr>
            <w:r>
              <w:rPr>
                <w:b/>
                <w:bCs/>
                <w:color w:val="1A1A1A"/>
                <w:sz w:val="20"/>
                <w:szCs w:val="20"/>
              </w:rPr>
              <w:t>Q2</w:t>
            </w:r>
          </w:p>
        </w:tc>
        <w:tc>
          <w:tcPr>
            <w:tcW w:w="3300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0112A2" w14:textId="77777777" w:rsidR="00D80D8A" w:rsidRDefault="00BE6280">
            <w:pPr>
              <w:spacing w:before="240" w:after="240"/>
              <w:rPr>
                <w:color w:val="1A1A1A"/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>데이터가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>사내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>망을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>벗어나면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>안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>되는가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>? (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>보안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>/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>규제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>)</w:t>
            </w:r>
          </w:p>
        </w:tc>
        <w:tc>
          <w:tcPr>
            <w:tcW w:w="840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48CCA" w14:textId="77777777" w:rsidR="00D80D8A" w:rsidRDefault="00BE6280">
            <w:pPr>
              <w:spacing w:before="240" w:after="240"/>
              <w:rPr>
                <w:b/>
                <w:bCs/>
                <w:color w:val="1A1A1A"/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color w:val="1A1A1A"/>
                <w:sz w:val="20"/>
                <w:szCs w:val="20"/>
              </w:rPr>
              <w:t>예</w:t>
            </w:r>
          </w:p>
        </w:tc>
        <w:tc>
          <w:tcPr>
            <w:tcW w:w="4095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0A2D94" w14:textId="77777777" w:rsidR="00D80D8A" w:rsidRDefault="00BE6280">
            <w:pPr>
              <w:spacing w:before="240" w:after="240"/>
              <w:rPr>
                <w:color w:val="1A1A1A"/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 xml:space="preserve">→ OSS 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>셀프호스팅</w:t>
            </w:r>
            <w:proofErr w:type="spellEnd"/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>모델만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>검토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>. Q3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>으로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>진행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>.</w:t>
            </w:r>
          </w:p>
        </w:tc>
      </w:tr>
      <w:tr w:rsidR="00D80D8A" w14:paraId="7BA284F5" w14:textId="77777777">
        <w:trPr>
          <w:trHeight w:val="480"/>
        </w:trPr>
        <w:tc>
          <w:tcPr>
            <w:tcW w:w="765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F35073" w14:textId="77777777" w:rsidR="00D80D8A" w:rsidRDefault="00BE6280">
            <w:pPr>
              <w:spacing w:before="240" w:after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3300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623069" w14:textId="77777777" w:rsidR="00D80D8A" w:rsidRDefault="00BE6280">
            <w:pPr>
              <w:spacing w:before="240" w:after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840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E7DD72" w14:textId="77777777" w:rsidR="00D80D8A" w:rsidRDefault="00BE6280">
            <w:pPr>
              <w:spacing w:before="240" w:after="240"/>
              <w:rPr>
                <w:b/>
                <w:bCs/>
                <w:color w:val="1A1A1A"/>
                <w:sz w:val="20"/>
                <w:szCs w:val="20"/>
              </w:rPr>
            </w:pPr>
            <w:proofErr w:type="spellStart"/>
            <w:r>
              <w:rPr>
                <w:rFonts w:ascii="Arial Unicode MS" w:eastAsia="Arial Unicode MS" w:hAnsi="Arial Unicode MS" w:cs="Arial Unicode MS"/>
                <w:b/>
                <w:bCs/>
                <w:color w:val="1A1A1A"/>
                <w:sz w:val="20"/>
                <w:szCs w:val="20"/>
              </w:rPr>
              <w:t>아니오</w:t>
            </w:r>
            <w:proofErr w:type="spellEnd"/>
          </w:p>
        </w:tc>
        <w:tc>
          <w:tcPr>
            <w:tcW w:w="4095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274C30" w14:textId="77777777" w:rsidR="00D80D8A" w:rsidRDefault="00BE6280">
            <w:pPr>
              <w:spacing w:before="240" w:after="240"/>
              <w:rPr>
                <w:color w:val="1A1A1A"/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 xml:space="preserve">→ API 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>모델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>포함하여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 xml:space="preserve"> Q3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>으로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>진행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>.</w:t>
            </w:r>
          </w:p>
        </w:tc>
      </w:tr>
      <w:tr w:rsidR="00D80D8A" w14:paraId="78174295" w14:textId="77777777">
        <w:trPr>
          <w:trHeight w:val="705"/>
        </w:trPr>
        <w:tc>
          <w:tcPr>
            <w:tcW w:w="765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D39BB3" w14:textId="77777777" w:rsidR="00D80D8A" w:rsidRDefault="00BE6280">
            <w:pPr>
              <w:spacing w:before="240" w:after="240"/>
              <w:rPr>
                <w:b/>
                <w:bCs/>
                <w:color w:val="1A1A1A"/>
                <w:sz w:val="20"/>
                <w:szCs w:val="20"/>
              </w:rPr>
            </w:pPr>
            <w:r>
              <w:rPr>
                <w:b/>
                <w:bCs/>
                <w:color w:val="1A1A1A"/>
                <w:sz w:val="20"/>
                <w:szCs w:val="20"/>
              </w:rPr>
              <w:lastRenderedPageBreak/>
              <w:t>Q3</w:t>
            </w:r>
          </w:p>
        </w:tc>
        <w:tc>
          <w:tcPr>
            <w:tcW w:w="3300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08DCB2" w14:textId="77777777" w:rsidR="00D80D8A" w:rsidRDefault="00BE6280">
            <w:pPr>
              <w:spacing w:before="240" w:after="240"/>
              <w:rPr>
                <w:color w:val="1A1A1A"/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>비용이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>크리티컬한가</w:t>
            </w:r>
            <w:proofErr w:type="spellEnd"/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>? (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>대량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>임베딩</w:t>
            </w:r>
            <w:proofErr w:type="spellEnd"/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>지속적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>색인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>갱신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>)</w:t>
            </w:r>
          </w:p>
        </w:tc>
        <w:tc>
          <w:tcPr>
            <w:tcW w:w="840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077B1F" w14:textId="77777777" w:rsidR="00D80D8A" w:rsidRDefault="00BE6280">
            <w:pPr>
              <w:spacing w:before="240" w:after="240"/>
              <w:rPr>
                <w:b/>
                <w:bCs/>
                <w:color w:val="1A1A1A"/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color w:val="1A1A1A"/>
                <w:sz w:val="20"/>
                <w:szCs w:val="20"/>
              </w:rPr>
              <w:t>예</w:t>
            </w:r>
          </w:p>
        </w:tc>
        <w:tc>
          <w:tcPr>
            <w:tcW w:w="4095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0B21A9" w14:textId="77777777" w:rsidR="00D80D8A" w:rsidRDefault="00BE6280">
            <w:pPr>
              <w:spacing w:before="240" w:after="240"/>
              <w:rPr>
                <w:color w:val="1A1A1A"/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 xml:space="preserve">→ OSS 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>셀프호스팅</w:t>
            </w:r>
            <w:proofErr w:type="spellEnd"/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>우선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 xml:space="preserve">. BGE-M3 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>또는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 xml:space="preserve"> Qwen3-Embedding 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>검토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>.</w:t>
            </w:r>
          </w:p>
        </w:tc>
      </w:tr>
      <w:tr w:rsidR="00D80D8A" w14:paraId="6BB95F58" w14:textId="77777777">
        <w:trPr>
          <w:trHeight w:val="480"/>
        </w:trPr>
        <w:tc>
          <w:tcPr>
            <w:tcW w:w="765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624770" w14:textId="77777777" w:rsidR="00D80D8A" w:rsidRDefault="00BE6280">
            <w:pPr>
              <w:spacing w:before="240" w:after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3300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5B7086" w14:textId="77777777" w:rsidR="00D80D8A" w:rsidRDefault="00BE6280">
            <w:pPr>
              <w:spacing w:before="240" w:after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840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F8A08B" w14:textId="77777777" w:rsidR="00D80D8A" w:rsidRDefault="00BE6280">
            <w:pPr>
              <w:spacing w:before="240" w:after="240"/>
              <w:rPr>
                <w:b/>
                <w:bCs/>
                <w:color w:val="1A1A1A"/>
                <w:sz w:val="20"/>
                <w:szCs w:val="20"/>
              </w:rPr>
            </w:pPr>
            <w:proofErr w:type="spellStart"/>
            <w:r>
              <w:rPr>
                <w:rFonts w:ascii="Arial Unicode MS" w:eastAsia="Arial Unicode MS" w:hAnsi="Arial Unicode MS" w:cs="Arial Unicode MS"/>
                <w:b/>
                <w:bCs/>
                <w:color w:val="1A1A1A"/>
                <w:sz w:val="20"/>
                <w:szCs w:val="20"/>
              </w:rPr>
              <w:t>아니오</w:t>
            </w:r>
            <w:proofErr w:type="spellEnd"/>
          </w:p>
        </w:tc>
        <w:tc>
          <w:tcPr>
            <w:tcW w:w="4095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33C27F" w14:textId="77777777" w:rsidR="00D80D8A" w:rsidRDefault="00BE6280">
            <w:pPr>
              <w:spacing w:before="240" w:after="240"/>
              <w:rPr>
                <w:color w:val="1A1A1A"/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 xml:space="preserve">→ API 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>모델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>우선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>검토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 xml:space="preserve">. 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>운영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>부담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>최소화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>.</w:t>
            </w:r>
          </w:p>
        </w:tc>
      </w:tr>
      <w:tr w:rsidR="00D80D8A" w14:paraId="72B3C671" w14:textId="77777777">
        <w:trPr>
          <w:trHeight w:val="990"/>
        </w:trPr>
        <w:tc>
          <w:tcPr>
            <w:tcW w:w="765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8BB1AC" w14:textId="77777777" w:rsidR="00D80D8A" w:rsidRDefault="00BE6280">
            <w:pPr>
              <w:spacing w:before="240" w:after="240"/>
              <w:rPr>
                <w:b/>
                <w:bCs/>
                <w:color w:val="1A1A1A"/>
                <w:sz w:val="20"/>
                <w:szCs w:val="20"/>
              </w:rPr>
            </w:pPr>
            <w:r>
              <w:rPr>
                <w:b/>
                <w:bCs/>
                <w:color w:val="1A1A1A"/>
                <w:sz w:val="20"/>
                <w:szCs w:val="20"/>
              </w:rPr>
              <w:t>Q4</w:t>
            </w:r>
          </w:p>
        </w:tc>
        <w:tc>
          <w:tcPr>
            <w:tcW w:w="3300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2BF352" w14:textId="77777777" w:rsidR="00D80D8A" w:rsidRDefault="00BE6280">
            <w:pPr>
              <w:spacing w:before="240" w:after="240"/>
              <w:rPr>
                <w:color w:val="1A1A1A"/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>입력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>텍스트가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 xml:space="preserve"> 8K 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>토큰을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>초과하는가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>? (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>장문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>문서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>)</w:t>
            </w:r>
          </w:p>
        </w:tc>
        <w:tc>
          <w:tcPr>
            <w:tcW w:w="840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22507A" w14:textId="77777777" w:rsidR="00D80D8A" w:rsidRDefault="00BE6280">
            <w:pPr>
              <w:spacing w:before="240" w:after="240"/>
              <w:rPr>
                <w:b/>
                <w:bCs/>
                <w:color w:val="1A1A1A"/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color w:val="1A1A1A"/>
                <w:sz w:val="20"/>
                <w:szCs w:val="20"/>
              </w:rPr>
              <w:t>예</w:t>
            </w:r>
          </w:p>
        </w:tc>
        <w:tc>
          <w:tcPr>
            <w:tcW w:w="4095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76414C" w14:textId="77777777" w:rsidR="00D80D8A" w:rsidRDefault="00BE6280">
            <w:pPr>
              <w:spacing w:before="240" w:after="240"/>
              <w:rPr>
                <w:color w:val="1A1A1A"/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 xml:space="preserve">→ 32K+ 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>컨텍스트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>지원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>모델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>필수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 xml:space="preserve">. 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>Cohere</w:t>
            </w:r>
            <w:proofErr w:type="spellEnd"/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 xml:space="preserve"> embed-v4(128K), Qwen3-Embedding(32K) 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>등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>.</w:t>
            </w:r>
          </w:p>
        </w:tc>
      </w:tr>
      <w:tr w:rsidR="00D80D8A" w14:paraId="3E5E978B" w14:textId="77777777">
        <w:trPr>
          <w:trHeight w:val="480"/>
        </w:trPr>
        <w:tc>
          <w:tcPr>
            <w:tcW w:w="765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D0C1FA" w14:textId="77777777" w:rsidR="00D80D8A" w:rsidRDefault="00BE6280">
            <w:pPr>
              <w:spacing w:before="240" w:after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3300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AE876F" w14:textId="77777777" w:rsidR="00D80D8A" w:rsidRDefault="00BE6280">
            <w:pPr>
              <w:spacing w:before="240" w:after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840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8E91A8" w14:textId="77777777" w:rsidR="00D80D8A" w:rsidRDefault="00BE6280">
            <w:pPr>
              <w:spacing w:before="240" w:after="240"/>
              <w:rPr>
                <w:b/>
                <w:bCs/>
                <w:color w:val="1A1A1A"/>
                <w:sz w:val="20"/>
                <w:szCs w:val="20"/>
              </w:rPr>
            </w:pPr>
            <w:proofErr w:type="spellStart"/>
            <w:r>
              <w:rPr>
                <w:rFonts w:ascii="Arial Unicode MS" w:eastAsia="Arial Unicode MS" w:hAnsi="Arial Unicode MS" w:cs="Arial Unicode MS"/>
                <w:b/>
                <w:bCs/>
                <w:color w:val="1A1A1A"/>
                <w:sz w:val="20"/>
                <w:szCs w:val="20"/>
              </w:rPr>
              <w:t>아니오</w:t>
            </w:r>
            <w:proofErr w:type="spellEnd"/>
          </w:p>
        </w:tc>
        <w:tc>
          <w:tcPr>
            <w:tcW w:w="4095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7695D2" w14:textId="77777777" w:rsidR="00D80D8A" w:rsidRDefault="00BE6280">
            <w:pPr>
              <w:spacing w:before="240" w:after="240"/>
              <w:rPr>
                <w:color w:val="1A1A1A"/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>→ Q5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>로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>진행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>.</w:t>
            </w:r>
          </w:p>
        </w:tc>
      </w:tr>
      <w:tr w:rsidR="00D80D8A" w14:paraId="118D8267" w14:textId="77777777">
        <w:trPr>
          <w:trHeight w:val="705"/>
        </w:trPr>
        <w:tc>
          <w:tcPr>
            <w:tcW w:w="765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E88BE2" w14:textId="77777777" w:rsidR="00D80D8A" w:rsidRDefault="00BE6280">
            <w:pPr>
              <w:spacing w:before="240" w:after="240"/>
              <w:rPr>
                <w:b/>
                <w:bCs/>
                <w:color w:val="1A1A1A"/>
                <w:sz w:val="20"/>
                <w:szCs w:val="20"/>
              </w:rPr>
            </w:pPr>
            <w:r>
              <w:rPr>
                <w:b/>
                <w:bCs/>
                <w:color w:val="1A1A1A"/>
                <w:sz w:val="20"/>
                <w:szCs w:val="20"/>
              </w:rPr>
              <w:t>Q5</w:t>
            </w:r>
          </w:p>
        </w:tc>
        <w:tc>
          <w:tcPr>
            <w:tcW w:w="3300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4B3584" w14:textId="77777777" w:rsidR="00D80D8A" w:rsidRDefault="00BE6280">
            <w:pPr>
              <w:spacing w:before="240" w:after="240"/>
              <w:rPr>
                <w:color w:val="1A1A1A"/>
                <w:sz w:val="20"/>
                <w:szCs w:val="20"/>
              </w:rPr>
            </w:pPr>
            <w:proofErr w:type="spellStart"/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>텍스트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>+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>이미지</w:t>
            </w:r>
            <w:proofErr w:type="spellEnd"/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>동시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>임베딩</w:t>
            </w:r>
            <w:proofErr w:type="spellEnd"/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>(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>멀티모달</w:t>
            </w:r>
            <w:proofErr w:type="spellEnd"/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>)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>이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>필요한가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>?</w:t>
            </w:r>
          </w:p>
        </w:tc>
        <w:tc>
          <w:tcPr>
            <w:tcW w:w="840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50EFAD" w14:textId="77777777" w:rsidR="00D80D8A" w:rsidRDefault="00BE6280">
            <w:pPr>
              <w:spacing w:before="240" w:after="240"/>
              <w:rPr>
                <w:b/>
                <w:bCs/>
                <w:color w:val="1A1A1A"/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color w:val="1A1A1A"/>
                <w:sz w:val="20"/>
                <w:szCs w:val="20"/>
              </w:rPr>
              <w:t>예</w:t>
            </w:r>
          </w:p>
        </w:tc>
        <w:tc>
          <w:tcPr>
            <w:tcW w:w="4095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07C140" w14:textId="77777777" w:rsidR="00D80D8A" w:rsidRDefault="00BE6280">
            <w:pPr>
              <w:spacing w:before="240" w:after="240"/>
              <w:rPr>
                <w:color w:val="1A1A1A"/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 xml:space="preserve">→ 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>멀티모달</w:t>
            </w:r>
            <w:proofErr w:type="spellEnd"/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>지원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>모델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>필수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 xml:space="preserve">. 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>Cohere</w:t>
            </w:r>
            <w:proofErr w:type="spellEnd"/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 xml:space="preserve"> embed-v4 (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>텍스트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>+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>이미지</w:t>
            </w:r>
            <w:proofErr w:type="spellEnd"/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 xml:space="preserve">). 8.2.2 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>비교표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>참조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>.</w:t>
            </w:r>
          </w:p>
        </w:tc>
      </w:tr>
      <w:tr w:rsidR="00D80D8A" w14:paraId="4C5908C8" w14:textId="77777777">
        <w:trPr>
          <w:trHeight w:val="705"/>
        </w:trPr>
        <w:tc>
          <w:tcPr>
            <w:tcW w:w="765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D06E33" w14:textId="77777777" w:rsidR="00D80D8A" w:rsidRDefault="00BE6280">
            <w:pPr>
              <w:spacing w:before="240" w:after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3300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2090FD" w14:textId="77777777" w:rsidR="00D80D8A" w:rsidRDefault="00BE6280">
            <w:pPr>
              <w:spacing w:before="240" w:after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840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671A7D" w14:textId="77777777" w:rsidR="00D80D8A" w:rsidRDefault="00BE6280">
            <w:pPr>
              <w:spacing w:before="240" w:after="240"/>
              <w:rPr>
                <w:b/>
                <w:bCs/>
                <w:color w:val="1A1A1A"/>
                <w:sz w:val="20"/>
                <w:szCs w:val="20"/>
              </w:rPr>
            </w:pPr>
            <w:proofErr w:type="spellStart"/>
            <w:r>
              <w:rPr>
                <w:rFonts w:ascii="Arial Unicode MS" w:eastAsia="Arial Unicode MS" w:hAnsi="Arial Unicode MS" w:cs="Arial Unicode MS"/>
                <w:b/>
                <w:bCs/>
                <w:color w:val="1A1A1A"/>
                <w:sz w:val="20"/>
                <w:szCs w:val="20"/>
              </w:rPr>
              <w:t>아니오</w:t>
            </w:r>
            <w:proofErr w:type="spellEnd"/>
          </w:p>
        </w:tc>
        <w:tc>
          <w:tcPr>
            <w:tcW w:w="4095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7032C8" w14:textId="77777777" w:rsidR="00D80D8A" w:rsidRDefault="00BE6280">
            <w:pPr>
              <w:spacing w:before="240" w:after="240"/>
              <w:rPr>
                <w:color w:val="1A1A1A"/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 xml:space="preserve">→ 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>일반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>텍스트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>모델로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>충분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 xml:space="preserve">. 8.2.2 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>비교표에서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>최종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>선정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>.</w:t>
            </w:r>
          </w:p>
        </w:tc>
      </w:tr>
    </w:tbl>
    <w:p w14:paraId="0EB2D09A" w14:textId="77777777" w:rsidR="00D80D8A" w:rsidRDefault="00BE6280">
      <w:r>
        <w:t xml:space="preserve"> </w:t>
      </w:r>
    </w:p>
    <w:p w14:paraId="7CF965A7" w14:textId="77777777" w:rsidR="00D80D8A" w:rsidRDefault="00BE6280">
      <w:pPr>
        <w:pStyle w:val="4"/>
        <w:keepNext w:val="0"/>
        <w:keepLines w:val="0"/>
        <w:rPr>
          <w:i/>
          <w:iCs/>
          <w:color w:val="555555"/>
          <w:sz w:val="20"/>
          <w:szCs w:val="20"/>
        </w:rPr>
      </w:pPr>
      <w:bookmarkStart w:id="227" w:name="_k2vfjfib3vwm" w:colFirst="0" w:colLast="0"/>
      <w:bookmarkEnd w:id="227"/>
      <w:r>
        <w:rPr>
          <w:rFonts w:ascii="Arial Unicode MS" w:eastAsia="Arial Unicode MS" w:hAnsi="Arial Unicode MS" w:cs="Arial Unicode MS"/>
        </w:rPr>
        <w:t xml:space="preserve">8.2.2 </w:t>
      </w:r>
      <w:r>
        <w:rPr>
          <w:rFonts w:ascii="Arial Unicode MS" w:eastAsia="Arial Unicode MS" w:hAnsi="Arial Unicode MS" w:cs="Arial Unicode MS"/>
        </w:rPr>
        <w:t>주요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Embedding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모델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비교</w:t>
      </w:r>
      <w:r>
        <w:rPr>
          <w:rFonts w:ascii="Arial Unicode MS" w:eastAsia="Arial Unicode MS" w:hAnsi="Arial Unicode MS" w:cs="Arial Unicode MS"/>
        </w:rPr>
        <w:t xml:space="preserve"> (2025.06 </w:t>
      </w:r>
      <w:r>
        <w:rPr>
          <w:rFonts w:ascii="Arial Unicode MS" w:eastAsia="Arial Unicode MS" w:hAnsi="Arial Unicode MS" w:cs="Arial Unicode MS"/>
        </w:rPr>
        <w:t>기준</w:t>
      </w:r>
      <w:r>
        <w:rPr>
          <w:rFonts w:ascii="Arial Unicode MS" w:eastAsia="Arial Unicode MS" w:hAnsi="Arial Unicode MS" w:cs="Arial Unicode MS"/>
        </w:rPr>
        <w:t>)</w:t>
      </w:r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 xml:space="preserve">※ </w:t>
      </w:r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>본</w:t>
      </w:r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>표는</w:t>
      </w:r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 xml:space="preserve"> 2025.06 </w:t>
      </w:r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>기준이며</w:t>
      </w:r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 xml:space="preserve">, MTEB </w:t>
      </w:r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>리더보드는</w:t>
      </w:r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>지속적으로</w:t>
      </w:r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>변동된다</w:t>
      </w:r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 xml:space="preserve">. </w:t>
      </w:r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>최신</w:t>
      </w:r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>순위는</w:t>
      </w:r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>huggingface.co</w:t>
      </w:r>
      <w:proofErr w:type="spellEnd"/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>/</w:t>
      </w:r>
      <w:proofErr w:type="spellStart"/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>spaces</w:t>
      </w:r>
      <w:proofErr w:type="spellEnd"/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>/</w:t>
      </w:r>
      <w:proofErr w:type="spellStart"/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>mteb</w:t>
      </w:r>
      <w:proofErr w:type="spellEnd"/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>/</w:t>
      </w:r>
      <w:proofErr w:type="spellStart"/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>leaderboard</w:t>
      </w:r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>에서</w:t>
      </w:r>
      <w:proofErr w:type="spellEnd"/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>확인한다</w:t>
      </w:r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>.</w:t>
      </w:r>
    </w:p>
    <w:p w14:paraId="06BDC357" w14:textId="77777777" w:rsidR="00D80D8A" w:rsidRDefault="00BE6280">
      <w:pPr>
        <w:spacing w:before="240" w:after="120"/>
        <w:ind w:left="360" w:right="360"/>
        <w:rPr>
          <w:sz w:val="18"/>
          <w:szCs w:val="18"/>
        </w:rPr>
      </w:pPr>
      <w:r>
        <w:rPr>
          <w:rFonts w:ascii="Arial Unicode MS" w:eastAsia="Arial Unicode MS" w:hAnsi="Arial Unicode MS" w:cs="Arial Unicode MS"/>
          <w:b/>
          <w:bCs/>
          <w:sz w:val="18"/>
          <w:szCs w:val="18"/>
        </w:rPr>
        <w:t xml:space="preserve">[MTEB </w:t>
      </w:r>
      <w:r>
        <w:rPr>
          <w:rFonts w:ascii="Arial Unicode MS" w:eastAsia="Arial Unicode MS" w:hAnsi="Arial Unicode MS" w:cs="Arial Unicode MS"/>
          <w:b/>
          <w:bCs/>
          <w:sz w:val="18"/>
          <w:szCs w:val="18"/>
        </w:rPr>
        <w:t>점수</w:t>
      </w:r>
      <w:r>
        <w:rPr>
          <w:rFonts w:ascii="Arial Unicode MS" w:eastAsia="Arial Unicode MS" w:hAnsi="Arial Unicode MS" w:cs="Arial Unicode MS"/>
          <w:b/>
          <w:bCs/>
          <w:sz w:val="18"/>
          <w:szCs w:val="18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sz w:val="18"/>
          <w:szCs w:val="18"/>
        </w:rPr>
        <w:t>주의</w:t>
      </w:r>
      <w:r>
        <w:rPr>
          <w:rFonts w:ascii="Arial Unicode MS" w:eastAsia="Arial Unicode MS" w:hAnsi="Arial Unicode MS" w:cs="Arial Unicode MS"/>
          <w:b/>
          <w:bCs/>
          <w:sz w:val="18"/>
          <w:szCs w:val="18"/>
        </w:rPr>
        <w:t xml:space="preserve">] </w:t>
      </w:r>
      <w:r>
        <w:rPr>
          <w:rFonts w:ascii="Arial Unicode MS" w:eastAsia="Arial Unicode MS" w:hAnsi="Arial Unicode MS" w:cs="Arial Unicode MS"/>
          <w:sz w:val="18"/>
          <w:szCs w:val="18"/>
        </w:rPr>
        <w:t>표의</w:t>
      </w:r>
      <w:r>
        <w:rPr>
          <w:rFonts w:ascii="Arial Unicode MS" w:eastAsia="Arial Unicode MS" w:hAnsi="Arial Unicode MS" w:cs="Arial Unicode MS"/>
          <w:sz w:val="18"/>
          <w:szCs w:val="18"/>
        </w:rPr>
        <w:t xml:space="preserve"> MTEB/MMTEB </w:t>
      </w:r>
      <w:r>
        <w:rPr>
          <w:rFonts w:ascii="Arial Unicode MS" w:eastAsia="Arial Unicode MS" w:hAnsi="Arial Unicode MS" w:cs="Arial Unicode MS"/>
          <w:sz w:val="18"/>
          <w:szCs w:val="18"/>
        </w:rPr>
        <w:t>점수는</w:t>
      </w:r>
      <w:r>
        <w:rPr>
          <w:rFonts w:ascii="Arial Unicode MS" w:eastAsia="Arial Unicode MS" w:hAnsi="Arial Unicode MS" w:cs="Arial Unicode MS"/>
          <w:sz w:val="18"/>
          <w:szCs w:val="18"/>
        </w:rPr>
        <w:t xml:space="preserve"> </w:t>
      </w:r>
      <w:r>
        <w:rPr>
          <w:rFonts w:ascii="Arial Unicode MS" w:eastAsia="Arial Unicode MS" w:hAnsi="Arial Unicode MS" w:cs="Arial Unicode MS"/>
          <w:sz w:val="18"/>
          <w:szCs w:val="18"/>
        </w:rPr>
        <w:t>각</w:t>
      </w:r>
      <w:r>
        <w:rPr>
          <w:rFonts w:ascii="Arial Unicode MS" w:eastAsia="Arial Unicode MS" w:hAnsi="Arial Unicode MS" w:cs="Arial Unicode MS"/>
          <w:sz w:val="18"/>
          <w:szCs w:val="18"/>
        </w:rPr>
        <w:t xml:space="preserve"> </w:t>
      </w:r>
      <w:r>
        <w:rPr>
          <w:rFonts w:ascii="Arial Unicode MS" w:eastAsia="Arial Unicode MS" w:hAnsi="Arial Unicode MS" w:cs="Arial Unicode MS"/>
          <w:sz w:val="18"/>
          <w:szCs w:val="18"/>
        </w:rPr>
        <w:t>제공사가</w:t>
      </w:r>
      <w:r>
        <w:rPr>
          <w:rFonts w:ascii="Arial Unicode MS" w:eastAsia="Arial Unicode MS" w:hAnsi="Arial Unicode MS" w:cs="Arial Unicode MS"/>
          <w:sz w:val="18"/>
          <w:szCs w:val="18"/>
        </w:rPr>
        <w:t xml:space="preserve"> </w:t>
      </w:r>
      <w:r>
        <w:rPr>
          <w:rFonts w:ascii="Arial Unicode MS" w:eastAsia="Arial Unicode MS" w:hAnsi="Arial Unicode MS" w:cs="Arial Unicode MS"/>
          <w:sz w:val="18"/>
          <w:szCs w:val="18"/>
        </w:rPr>
        <w:t>자체</w:t>
      </w:r>
      <w:r>
        <w:rPr>
          <w:rFonts w:ascii="Arial Unicode MS" w:eastAsia="Arial Unicode MS" w:hAnsi="Arial Unicode MS" w:cs="Arial Unicode MS"/>
          <w:sz w:val="18"/>
          <w:szCs w:val="18"/>
        </w:rPr>
        <w:t xml:space="preserve"> </w:t>
      </w:r>
      <w:r>
        <w:rPr>
          <w:rFonts w:ascii="Arial Unicode MS" w:eastAsia="Arial Unicode MS" w:hAnsi="Arial Unicode MS" w:cs="Arial Unicode MS"/>
          <w:sz w:val="18"/>
          <w:szCs w:val="18"/>
        </w:rPr>
        <w:t>보고</w:t>
      </w:r>
      <w:r>
        <w:rPr>
          <w:rFonts w:ascii="Arial Unicode MS" w:eastAsia="Arial Unicode MS" w:hAnsi="Arial Unicode MS" w:cs="Arial Unicode MS"/>
          <w:sz w:val="18"/>
          <w:szCs w:val="18"/>
        </w:rPr>
        <w:t>(</w:t>
      </w:r>
      <w:proofErr w:type="spellStart"/>
      <w:r>
        <w:rPr>
          <w:rFonts w:ascii="Arial Unicode MS" w:eastAsia="Arial Unicode MS" w:hAnsi="Arial Unicode MS" w:cs="Arial Unicode MS"/>
          <w:sz w:val="18"/>
          <w:szCs w:val="18"/>
        </w:rPr>
        <w:t>self-reported</w:t>
      </w:r>
      <w:proofErr w:type="spellEnd"/>
      <w:r>
        <w:rPr>
          <w:rFonts w:ascii="Arial Unicode MS" w:eastAsia="Arial Unicode MS" w:hAnsi="Arial Unicode MS" w:cs="Arial Unicode MS"/>
          <w:sz w:val="18"/>
          <w:szCs w:val="18"/>
        </w:rPr>
        <w:t>)</w:t>
      </w:r>
      <w:r>
        <w:rPr>
          <w:rFonts w:ascii="Arial Unicode MS" w:eastAsia="Arial Unicode MS" w:hAnsi="Arial Unicode MS" w:cs="Arial Unicode MS"/>
          <w:sz w:val="18"/>
          <w:szCs w:val="18"/>
        </w:rPr>
        <w:t>한</w:t>
      </w:r>
      <w:r>
        <w:rPr>
          <w:rFonts w:ascii="Arial Unicode MS" w:eastAsia="Arial Unicode MS" w:hAnsi="Arial Unicode MS" w:cs="Arial Unicode MS"/>
          <w:sz w:val="18"/>
          <w:szCs w:val="18"/>
        </w:rPr>
        <w:t xml:space="preserve"> </w:t>
      </w:r>
      <w:r>
        <w:rPr>
          <w:rFonts w:ascii="Arial Unicode MS" w:eastAsia="Arial Unicode MS" w:hAnsi="Arial Unicode MS" w:cs="Arial Unicode MS"/>
          <w:sz w:val="18"/>
          <w:szCs w:val="18"/>
        </w:rPr>
        <w:t>값이며</w:t>
      </w:r>
      <w:r>
        <w:rPr>
          <w:rFonts w:ascii="Arial Unicode MS" w:eastAsia="Arial Unicode MS" w:hAnsi="Arial Unicode MS" w:cs="Arial Unicode MS"/>
          <w:sz w:val="18"/>
          <w:szCs w:val="18"/>
        </w:rPr>
        <w:t xml:space="preserve">, </w:t>
      </w:r>
      <w:r>
        <w:rPr>
          <w:rFonts w:ascii="Arial Unicode MS" w:eastAsia="Arial Unicode MS" w:hAnsi="Arial Unicode MS" w:cs="Arial Unicode MS"/>
          <w:sz w:val="18"/>
          <w:szCs w:val="18"/>
        </w:rPr>
        <w:t>리더보드</w:t>
      </w:r>
      <w:r>
        <w:rPr>
          <w:rFonts w:ascii="Arial Unicode MS" w:eastAsia="Arial Unicode MS" w:hAnsi="Arial Unicode MS" w:cs="Arial Unicode MS"/>
          <w:sz w:val="18"/>
          <w:szCs w:val="18"/>
        </w:rPr>
        <w:t xml:space="preserve"> </w:t>
      </w:r>
      <w:r>
        <w:rPr>
          <w:rFonts w:ascii="Arial Unicode MS" w:eastAsia="Arial Unicode MS" w:hAnsi="Arial Unicode MS" w:cs="Arial Unicode MS"/>
          <w:sz w:val="18"/>
          <w:szCs w:val="18"/>
        </w:rPr>
        <w:t>버전</w:t>
      </w:r>
      <w:r>
        <w:rPr>
          <w:rFonts w:ascii="Arial Unicode MS" w:eastAsia="Arial Unicode MS" w:hAnsi="Arial Unicode MS" w:cs="Arial Unicode MS"/>
          <w:sz w:val="18"/>
          <w:szCs w:val="18"/>
        </w:rPr>
        <w:t xml:space="preserve">(MTEB v1 </w:t>
      </w:r>
      <w:proofErr w:type="spellStart"/>
      <w:r>
        <w:rPr>
          <w:rFonts w:ascii="Arial Unicode MS" w:eastAsia="Arial Unicode MS" w:hAnsi="Arial Unicode MS" w:cs="Arial Unicode MS"/>
          <w:sz w:val="18"/>
          <w:szCs w:val="18"/>
        </w:rPr>
        <w:t>vs</w:t>
      </w:r>
      <w:proofErr w:type="spellEnd"/>
      <w:r>
        <w:rPr>
          <w:rFonts w:ascii="Arial Unicode MS" w:eastAsia="Arial Unicode MS" w:hAnsi="Arial Unicode MS" w:cs="Arial Unicode MS"/>
          <w:sz w:val="18"/>
          <w:szCs w:val="18"/>
        </w:rPr>
        <w:t xml:space="preserve"> MMTEB)</w:t>
      </w:r>
      <w:r>
        <w:rPr>
          <w:rFonts w:ascii="Arial Unicode MS" w:eastAsia="Arial Unicode MS" w:hAnsi="Arial Unicode MS" w:cs="Arial Unicode MS"/>
          <w:sz w:val="18"/>
          <w:szCs w:val="18"/>
        </w:rPr>
        <w:t>에</w:t>
      </w:r>
      <w:r>
        <w:rPr>
          <w:rFonts w:ascii="Arial Unicode MS" w:eastAsia="Arial Unicode MS" w:hAnsi="Arial Unicode MS" w:cs="Arial Unicode MS"/>
          <w:sz w:val="18"/>
          <w:szCs w:val="18"/>
        </w:rPr>
        <w:t xml:space="preserve"> </w:t>
      </w:r>
      <w:r>
        <w:rPr>
          <w:rFonts w:ascii="Arial Unicode MS" w:eastAsia="Arial Unicode MS" w:hAnsi="Arial Unicode MS" w:cs="Arial Unicode MS"/>
          <w:sz w:val="18"/>
          <w:szCs w:val="18"/>
        </w:rPr>
        <w:t>따라</w:t>
      </w:r>
      <w:r>
        <w:rPr>
          <w:rFonts w:ascii="Arial Unicode MS" w:eastAsia="Arial Unicode MS" w:hAnsi="Arial Unicode MS" w:cs="Arial Unicode MS"/>
          <w:sz w:val="18"/>
          <w:szCs w:val="18"/>
        </w:rPr>
        <w:t xml:space="preserve"> </w:t>
      </w:r>
      <w:r>
        <w:rPr>
          <w:rFonts w:ascii="Arial Unicode MS" w:eastAsia="Arial Unicode MS" w:hAnsi="Arial Unicode MS" w:cs="Arial Unicode MS"/>
          <w:sz w:val="18"/>
          <w:szCs w:val="18"/>
        </w:rPr>
        <w:t>직접</w:t>
      </w:r>
      <w:r>
        <w:rPr>
          <w:rFonts w:ascii="Arial Unicode MS" w:eastAsia="Arial Unicode MS" w:hAnsi="Arial Unicode MS" w:cs="Arial Unicode MS"/>
          <w:sz w:val="18"/>
          <w:szCs w:val="18"/>
        </w:rPr>
        <w:t xml:space="preserve"> </w:t>
      </w:r>
      <w:r>
        <w:rPr>
          <w:rFonts w:ascii="Arial Unicode MS" w:eastAsia="Arial Unicode MS" w:hAnsi="Arial Unicode MS" w:cs="Arial Unicode MS"/>
          <w:sz w:val="18"/>
          <w:szCs w:val="18"/>
        </w:rPr>
        <w:t>비교가</w:t>
      </w:r>
      <w:r>
        <w:rPr>
          <w:rFonts w:ascii="Arial Unicode MS" w:eastAsia="Arial Unicode MS" w:hAnsi="Arial Unicode MS" w:cs="Arial Unicode MS"/>
          <w:sz w:val="18"/>
          <w:szCs w:val="18"/>
        </w:rPr>
        <w:t xml:space="preserve"> </w:t>
      </w:r>
      <w:r>
        <w:rPr>
          <w:rFonts w:ascii="Arial Unicode MS" w:eastAsia="Arial Unicode MS" w:hAnsi="Arial Unicode MS" w:cs="Arial Unicode MS"/>
          <w:sz w:val="18"/>
          <w:szCs w:val="18"/>
        </w:rPr>
        <w:t>불가하다</w:t>
      </w:r>
      <w:r>
        <w:rPr>
          <w:rFonts w:ascii="Arial Unicode MS" w:eastAsia="Arial Unicode MS" w:hAnsi="Arial Unicode MS" w:cs="Arial Unicode MS"/>
          <w:sz w:val="18"/>
          <w:szCs w:val="18"/>
        </w:rPr>
        <w:t xml:space="preserve">. </w:t>
      </w:r>
      <w:r>
        <w:rPr>
          <w:rFonts w:ascii="Arial Unicode MS" w:eastAsia="Arial Unicode MS" w:hAnsi="Arial Unicode MS" w:cs="Arial Unicode MS"/>
          <w:sz w:val="18"/>
          <w:szCs w:val="18"/>
        </w:rPr>
        <w:t>서로</w:t>
      </w:r>
      <w:r>
        <w:rPr>
          <w:rFonts w:ascii="Arial Unicode MS" w:eastAsia="Arial Unicode MS" w:hAnsi="Arial Unicode MS" w:cs="Arial Unicode MS"/>
          <w:sz w:val="18"/>
          <w:szCs w:val="18"/>
        </w:rPr>
        <w:t xml:space="preserve"> </w:t>
      </w:r>
      <w:r>
        <w:rPr>
          <w:rFonts w:ascii="Arial Unicode MS" w:eastAsia="Arial Unicode MS" w:hAnsi="Arial Unicode MS" w:cs="Arial Unicode MS"/>
          <w:sz w:val="18"/>
          <w:szCs w:val="18"/>
        </w:rPr>
        <w:t>다른</w:t>
      </w:r>
      <w:r>
        <w:rPr>
          <w:rFonts w:ascii="Arial Unicode MS" w:eastAsia="Arial Unicode MS" w:hAnsi="Arial Unicode MS" w:cs="Arial Unicode MS"/>
          <w:sz w:val="18"/>
          <w:szCs w:val="18"/>
        </w:rPr>
        <w:t xml:space="preserve"> </w:t>
      </w:r>
      <w:r>
        <w:rPr>
          <w:rFonts w:ascii="Arial Unicode MS" w:eastAsia="Arial Unicode MS" w:hAnsi="Arial Unicode MS" w:cs="Arial Unicode MS"/>
          <w:sz w:val="18"/>
          <w:szCs w:val="18"/>
        </w:rPr>
        <w:t>리더보드</w:t>
      </w:r>
      <w:r>
        <w:rPr>
          <w:rFonts w:ascii="Arial Unicode MS" w:eastAsia="Arial Unicode MS" w:hAnsi="Arial Unicode MS" w:cs="Arial Unicode MS"/>
          <w:sz w:val="18"/>
          <w:szCs w:val="18"/>
        </w:rPr>
        <w:t xml:space="preserve"> </w:t>
      </w:r>
      <w:r>
        <w:rPr>
          <w:rFonts w:ascii="Arial Unicode MS" w:eastAsia="Arial Unicode MS" w:hAnsi="Arial Unicode MS" w:cs="Arial Unicode MS"/>
          <w:sz w:val="18"/>
          <w:szCs w:val="18"/>
        </w:rPr>
        <w:t>버전의</w:t>
      </w:r>
      <w:r>
        <w:rPr>
          <w:rFonts w:ascii="Arial Unicode MS" w:eastAsia="Arial Unicode MS" w:hAnsi="Arial Unicode MS" w:cs="Arial Unicode MS"/>
          <w:sz w:val="18"/>
          <w:szCs w:val="18"/>
        </w:rPr>
        <w:t xml:space="preserve"> </w:t>
      </w:r>
      <w:r>
        <w:rPr>
          <w:rFonts w:ascii="Arial Unicode MS" w:eastAsia="Arial Unicode MS" w:hAnsi="Arial Unicode MS" w:cs="Arial Unicode MS"/>
          <w:sz w:val="18"/>
          <w:szCs w:val="18"/>
        </w:rPr>
        <w:t>점수를</w:t>
      </w:r>
      <w:r>
        <w:rPr>
          <w:rFonts w:ascii="Arial Unicode MS" w:eastAsia="Arial Unicode MS" w:hAnsi="Arial Unicode MS" w:cs="Arial Unicode MS"/>
          <w:sz w:val="18"/>
          <w:szCs w:val="18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sz w:val="18"/>
          <w:szCs w:val="18"/>
        </w:rPr>
        <w:t>횡비교하지</w:t>
      </w:r>
      <w:proofErr w:type="spellEnd"/>
      <w:r>
        <w:rPr>
          <w:rFonts w:ascii="Arial Unicode MS" w:eastAsia="Arial Unicode MS" w:hAnsi="Arial Unicode MS" w:cs="Arial Unicode MS"/>
          <w:sz w:val="18"/>
          <w:szCs w:val="18"/>
        </w:rPr>
        <w:t xml:space="preserve"> </w:t>
      </w:r>
      <w:r>
        <w:rPr>
          <w:rFonts w:ascii="Arial Unicode MS" w:eastAsia="Arial Unicode MS" w:hAnsi="Arial Unicode MS" w:cs="Arial Unicode MS"/>
          <w:sz w:val="18"/>
          <w:szCs w:val="18"/>
        </w:rPr>
        <w:t>않아야</w:t>
      </w:r>
      <w:r>
        <w:rPr>
          <w:rFonts w:ascii="Arial Unicode MS" w:eastAsia="Arial Unicode MS" w:hAnsi="Arial Unicode MS" w:cs="Arial Unicode MS"/>
          <w:sz w:val="18"/>
          <w:szCs w:val="18"/>
        </w:rPr>
        <w:t xml:space="preserve">(MUST) </w:t>
      </w:r>
      <w:r>
        <w:rPr>
          <w:rFonts w:ascii="Arial Unicode MS" w:eastAsia="Arial Unicode MS" w:hAnsi="Arial Unicode MS" w:cs="Arial Unicode MS"/>
          <w:sz w:val="18"/>
          <w:szCs w:val="18"/>
        </w:rPr>
        <w:t>한다</w:t>
      </w:r>
      <w:r>
        <w:rPr>
          <w:rFonts w:ascii="Arial Unicode MS" w:eastAsia="Arial Unicode MS" w:hAnsi="Arial Unicode MS" w:cs="Arial Unicode MS"/>
          <w:sz w:val="18"/>
          <w:szCs w:val="18"/>
        </w:rPr>
        <w:t xml:space="preserve">. </w:t>
      </w:r>
      <w:r>
        <w:rPr>
          <w:rFonts w:ascii="Arial Unicode MS" w:eastAsia="Arial Unicode MS" w:hAnsi="Arial Unicode MS" w:cs="Arial Unicode MS"/>
          <w:sz w:val="18"/>
          <w:szCs w:val="18"/>
        </w:rPr>
        <w:t>제품</w:t>
      </w:r>
      <w:r>
        <w:rPr>
          <w:rFonts w:ascii="Arial Unicode MS" w:eastAsia="Arial Unicode MS" w:hAnsi="Arial Unicode MS" w:cs="Arial Unicode MS"/>
          <w:sz w:val="18"/>
          <w:szCs w:val="18"/>
        </w:rPr>
        <w:t xml:space="preserve"> </w:t>
      </w:r>
      <w:r>
        <w:rPr>
          <w:rFonts w:ascii="Arial Unicode MS" w:eastAsia="Arial Unicode MS" w:hAnsi="Arial Unicode MS" w:cs="Arial Unicode MS"/>
          <w:sz w:val="18"/>
          <w:szCs w:val="18"/>
        </w:rPr>
        <w:t>선정은</w:t>
      </w:r>
      <w:r>
        <w:rPr>
          <w:rFonts w:ascii="Arial Unicode MS" w:eastAsia="Arial Unicode MS" w:hAnsi="Arial Unicode MS" w:cs="Arial Unicode MS"/>
          <w:sz w:val="18"/>
          <w:szCs w:val="18"/>
        </w:rPr>
        <w:t xml:space="preserve"> </w:t>
      </w:r>
      <w:r>
        <w:rPr>
          <w:rFonts w:ascii="Arial Unicode MS" w:eastAsia="Arial Unicode MS" w:hAnsi="Arial Unicode MS" w:cs="Arial Unicode MS"/>
          <w:sz w:val="18"/>
          <w:szCs w:val="18"/>
        </w:rPr>
        <w:t>벤치마크</w:t>
      </w:r>
      <w:r>
        <w:rPr>
          <w:rFonts w:ascii="Arial Unicode MS" w:eastAsia="Arial Unicode MS" w:hAnsi="Arial Unicode MS" w:cs="Arial Unicode MS"/>
          <w:sz w:val="18"/>
          <w:szCs w:val="18"/>
        </w:rPr>
        <w:t xml:space="preserve"> </w:t>
      </w:r>
      <w:r>
        <w:rPr>
          <w:rFonts w:ascii="Arial Unicode MS" w:eastAsia="Arial Unicode MS" w:hAnsi="Arial Unicode MS" w:cs="Arial Unicode MS"/>
          <w:sz w:val="18"/>
          <w:szCs w:val="18"/>
        </w:rPr>
        <w:t>점수보다</w:t>
      </w:r>
      <w:r>
        <w:rPr>
          <w:rFonts w:ascii="Arial Unicode MS" w:eastAsia="Arial Unicode MS" w:hAnsi="Arial Unicode MS" w:cs="Arial Unicode MS"/>
          <w:sz w:val="18"/>
          <w:szCs w:val="18"/>
        </w:rPr>
        <w:t xml:space="preserve"> </w:t>
      </w:r>
      <w:r>
        <w:rPr>
          <w:rFonts w:ascii="Arial Unicode MS" w:eastAsia="Arial Unicode MS" w:hAnsi="Arial Unicode MS" w:cs="Arial Unicode MS"/>
          <w:sz w:val="18"/>
          <w:szCs w:val="18"/>
        </w:rPr>
        <w:t>자체</w:t>
      </w:r>
      <w:r>
        <w:rPr>
          <w:rFonts w:ascii="Arial Unicode MS" w:eastAsia="Arial Unicode MS" w:hAnsi="Arial Unicode MS" w:cs="Arial Unicode MS"/>
          <w:sz w:val="18"/>
          <w:szCs w:val="18"/>
        </w:rPr>
        <w:t xml:space="preserve"> </w:t>
      </w:r>
      <w:r>
        <w:rPr>
          <w:rFonts w:ascii="Arial Unicode MS" w:eastAsia="Arial Unicode MS" w:hAnsi="Arial Unicode MS" w:cs="Arial Unicode MS"/>
          <w:sz w:val="18"/>
          <w:szCs w:val="18"/>
        </w:rPr>
        <w:t>데이터</w:t>
      </w:r>
      <w:r>
        <w:rPr>
          <w:rFonts w:ascii="Arial Unicode MS" w:eastAsia="Arial Unicode MS" w:hAnsi="Arial Unicode MS" w:cs="Arial Unicode MS"/>
          <w:sz w:val="18"/>
          <w:szCs w:val="18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sz w:val="18"/>
          <w:szCs w:val="18"/>
        </w:rPr>
        <w:t>PoC</w:t>
      </w:r>
      <w:proofErr w:type="spellEnd"/>
      <w:r>
        <w:rPr>
          <w:rFonts w:ascii="Arial Unicode MS" w:eastAsia="Arial Unicode MS" w:hAnsi="Arial Unicode MS" w:cs="Arial Unicode MS"/>
          <w:sz w:val="18"/>
          <w:szCs w:val="18"/>
        </w:rPr>
        <w:t xml:space="preserve"> </w:t>
      </w:r>
      <w:r>
        <w:rPr>
          <w:rFonts w:ascii="Arial Unicode MS" w:eastAsia="Arial Unicode MS" w:hAnsi="Arial Unicode MS" w:cs="Arial Unicode MS"/>
          <w:sz w:val="18"/>
          <w:szCs w:val="18"/>
        </w:rPr>
        <w:t>결과를</w:t>
      </w:r>
      <w:r>
        <w:rPr>
          <w:rFonts w:ascii="Arial Unicode MS" w:eastAsia="Arial Unicode MS" w:hAnsi="Arial Unicode MS" w:cs="Arial Unicode MS"/>
          <w:sz w:val="18"/>
          <w:szCs w:val="18"/>
        </w:rPr>
        <w:t xml:space="preserve"> </w:t>
      </w:r>
      <w:r>
        <w:rPr>
          <w:rFonts w:ascii="Arial Unicode MS" w:eastAsia="Arial Unicode MS" w:hAnsi="Arial Unicode MS" w:cs="Arial Unicode MS"/>
          <w:sz w:val="18"/>
          <w:szCs w:val="18"/>
        </w:rPr>
        <w:t>기반으로</w:t>
      </w:r>
      <w:r>
        <w:rPr>
          <w:rFonts w:ascii="Arial Unicode MS" w:eastAsia="Arial Unicode MS" w:hAnsi="Arial Unicode MS" w:cs="Arial Unicode MS"/>
          <w:sz w:val="18"/>
          <w:szCs w:val="18"/>
        </w:rPr>
        <w:t xml:space="preserve"> </w:t>
      </w:r>
      <w:r>
        <w:rPr>
          <w:rFonts w:ascii="Arial Unicode MS" w:eastAsia="Arial Unicode MS" w:hAnsi="Arial Unicode MS" w:cs="Arial Unicode MS"/>
          <w:sz w:val="18"/>
          <w:szCs w:val="18"/>
        </w:rPr>
        <w:t>판단한다</w:t>
      </w:r>
      <w:r>
        <w:rPr>
          <w:rFonts w:ascii="Arial Unicode MS" w:eastAsia="Arial Unicode MS" w:hAnsi="Arial Unicode MS" w:cs="Arial Unicode MS"/>
          <w:sz w:val="18"/>
          <w:szCs w:val="18"/>
        </w:rPr>
        <w:t>.</w:t>
      </w:r>
    </w:p>
    <w:p w14:paraId="38FB83E6" w14:textId="77777777" w:rsidR="00D80D8A" w:rsidRDefault="00D80D8A">
      <w:pPr>
        <w:pStyle w:val="4"/>
        <w:keepNext w:val="0"/>
        <w:keepLines w:val="0"/>
        <w:spacing w:before="240" w:after="120"/>
        <w:ind w:right="360"/>
      </w:pPr>
      <w:bookmarkStart w:id="228" w:name="_hsl5vxo3dxya" w:colFirst="0" w:colLast="0"/>
      <w:bookmarkEnd w:id="228"/>
    </w:p>
    <w:tbl>
      <w:tblPr>
        <w:tblStyle w:val="afffffffffff2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01"/>
        <w:gridCol w:w="930"/>
        <w:gridCol w:w="974"/>
        <w:gridCol w:w="959"/>
        <w:gridCol w:w="914"/>
        <w:gridCol w:w="734"/>
        <w:gridCol w:w="464"/>
        <w:gridCol w:w="2549"/>
      </w:tblGrid>
      <w:tr w:rsidR="00D80D8A" w14:paraId="3914943E" w14:textId="77777777">
        <w:trPr>
          <w:trHeight w:val="1275"/>
        </w:trPr>
        <w:tc>
          <w:tcPr>
            <w:tcW w:w="1499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FFD73D" w14:textId="77777777" w:rsidR="00D80D8A" w:rsidRDefault="00BE6280">
            <w:pPr>
              <w:spacing w:before="240" w:after="240"/>
              <w:jc w:val="center"/>
              <w:rPr>
                <w:color w:val="FFFFFF"/>
              </w:rPr>
            </w:pPr>
            <w:r>
              <w:rPr>
                <w:rFonts w:ascii="Arial Unicode MS" w:eastAsia="Arial Unicode MS" w:hAnsi="Arial Unicode MS" w:cs="Arial Unicode MS"/>
                <w:color w:val="FFFFFF"/>
              </w:rPr>
              <w:t>모델</w:t>
            </w:r>
          </w:p>
        </w:tc>
        <w:tc>
          <w:tcPr>
            <w:tcW w:w="929" w:type="dxa"/>
            <w:tcBorders>
              <w:top w:val="single" w:sz="5" w:space="0" w:color="CCCCCC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F0F9FB" w14:textId="77777777" w:rsidR="00D80D8A" w:rsidRDefault="00BE6280">
            <w:pPr>
              <w:spacing w:before="240" w:after="240"/>
              <w:jc w:val="center"/>
              <w:rPr>
                <w:color w:val="FFFFFF"/>
              </w:rPr>
            </w:pPr>
            <w:proofErr w:type="spellStart"/>
            <w:r>
              <w:rPr>
                <w:rFonts w:ascii="Arial Unicode MS" w:eastAsia="Arial Unicode MS" w:hAnsi="Arial Unicode MS" w:cs="Arial Unicode MS"/>
                <w:color w:val="FFFFFF"/>
              </w:rPr>
              <w:t>제공사</w:t>
            </w:r>
            <w:proofErr w:type="spellEnd"/>
          </w:p>
        </w:tc>
        <w:tc>
          <w:tcPr>
            <w:tcW w:w="974" w:type="dxa"/>
            <w:tcBorders>
              <w:top w:val="single" w:sz="5" w:space="0" w:color="CCCCCC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B2DC37" w14:textId="77777777" w:rsidR="00D80D8A" w:rsidRDefault="00BE6280">
            <w:pPr>
              <w:spacing w:before="240" w:after="240"/>
              <w:jc w:val="center"/>
              <w:rPr>
                <w:color w:val="FFFFFF"/>
              </w:rPr>
            </w:pPr>
            <w:r>
              <w:rPr>
                <w:rFonts w:ascii="Arial Unicode MS" w:eastAsia="Arial Unicode MS" w:hAnsi="Arial Unicode MS" w:cs="Arial Unicode MS"/>
                <w:color w:val="FFFFFF"/>
              </w:rPr>
              <w:t>유형</w:t>
            </w:r>
          </w:p>
        </w:tc>
        <w:tc>
          <w:tcPr>
            <w:tcW w:w="959" w:type="dxa"/>
            <w:tcBorders>
              <w:top w:val="single" w:sz="5" w:space="0" w:color="CCCCCC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B6EF24" w14:textId="77777777" w:rsidR="00D80D8A" w:rsidRDefault="00BE6280">
            <w:pPr>
              <w:spacing w:before="240" w:after="240"/>
              <w:jc w:val="center"/>
              <w:rPr>
                <w:color w:val="FFFFFF"/>
              </w:rPr>
            </w:pPr>
            <w:r>
              <w:rPr>
                <w:rFonts w:ascii="Arial Unicode MS" w:eastAsia="Arial Unicode MS" w:hAnsi="Arial Unicode MS" w:cs="Arial Unicode MS"/>
                <w:color w:val="FFFFFF"/>
              </w:rPr>
              <w:t>다국어</w:t>
            </w:r>
          </w:p>
        </w:tc>
        <w:tc>
          <w:tcPr>
            <w:tcW w:w="914" w:type="dxa"/>
            <w:tcBorders>
              <w:top w:val="single" w:sz="5" w:space="0" w:color="CCCCCC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0104A8" w14:textId="77777777" w:rsidR="00D80D8A" w:rsidRDefault="00BE6280">
            <w:pPr>
              <w:spacing w:before="240" w:after="240"/>
              <w:jc w:val="center"/>
              <w:rPr>
                <w:color w:val="FFFFFF"/>
              </w:rPr>
            </w:pPr>
            <w:r>
              <w:rPr>
                <w:rFonts w:ascii="Arial Unicode MS" w:eastAsia="Arial Unicode MS" w:hAnsi="Arial Unicode MS" w:cs="Arial Unicode MS"/>
                <w:color w:val="FFFFFF"/>
              </w:rPr>
              <w:t>차원</w:t>
            </w:r>
          </w:p>
        </w:tc>
        <w:tc>
          <w:tcPr>
            <w:tcW w:w="734" w:type="dxa"/>
            <w:tcBorders>
              <w:top w:val="single" w:sz="5" w:space="0" w:color="CCCCCC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1C6CEE" w14:textId="77777777" w:rsidR="00D80D8A" w:rsidRDefault="00BE6280">
            <w:pPr>
              <w:spacing w:before="240" w:after="240"/>
              <w:jc w:val="center"/>
              <w:rPr>
                <w:color w:val="FFFFFF"/>
              </w:rPr>
            </w:pPr>
            <w:r>
              <w:rPr>
                <w:rFonts w:ascii="Arial Unicode MS" w:eastAsia="Arial Unicode MS" w:hAnsi="Arial Unicode MS" w:cs="Arial Unicode MS"/>
                <w:color w:val="FFFFFF"/>
              </w:rPr>
              <w:t>최대</w:t>
            </w:r>
            <w:r>
              <w:rPr>
                <w:rFonts w:ascii="Arial Unicode MS" w:eastAsia="Arial Unicode MS" w:hAnsi="Arial Unicode MS" w:cs="Arial Unicode MS"/>
                <w:color w:val="FFFFFF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FFFFFF"/>
              </w:rPr>
              <w:t>토큰</w:t>
            </w:r>
          </w:p>
        </w:tc>
        <w:tc>
          <w:tcPr>
            <w:tcW w:w="464" w:type="dxa"/>
            <w:tcBorders>
              <w:top w:val="single" w:sz="5" w:space="0" w:color="CCCCCC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8BE6BD" w14:textId="77777777" w:rsidR="00D80D8A" w:rsidRDefault="00BE6280">
            <w:pPr>
              <w:spacing w:before="240" w:after="240"/>
              <w:jc w:val="center"/>
              <w:rPr>
                <w:color w:val="FFFFFF"/>
              </w:rPr>
            </w:pPr>
            <w:proofErr w:type="spellStart"/>
            <w:r>
              <w:rPr>
                <w:rFonts w:ascii="Arial Unicode MS" w:eastAsia="Arial Unicode MS" w:hAnsi="Arial Unicode MS" w:cs="Arial Unicode MS"/>
                <w:color w:val="FFFFFF"/>
              </w:rPr>
              <w:t>멀티모달</w:t>
            </w:r>
            <w:proofErr w:type="spellEnd"/>
          </w:p>
        </w:tc>
        <w:tc>
          <w:tcPr>
            <w:tcW w:w="2548" w:type="dxa"/>
            <w:tcBorders>
              <w:top w:val="single" w:sz="5" w:space="0" w:color="CCCCCC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1FB94E" w14:textId="77777777" w:rsidR="00D80D8A" w:rsidRDefault="00BE6280">
            <w:pPr>
              <w:spacing w:before="240" w:after="240"/>
              <w:jc w:val="center"/>
              <w:rPr>
                <w:color w:val="FFFFFF"/>
              </w:rPr>
            </w:pPr>
            <w:r>
              <w:rPr>
                <w:rFonts w:ascii="Arial Unicode MS" w:eastAsia="Arial Unicode MS" w:hAnsi="Arial Unicode MS" w:cs="Arial Unicode MS"/>
                <w:color w:val="FFFFFF"/>
              </w:rPr>
              <w:t>비고</w:t>
            </w:r>
          </w:p>
        </w:tc>
      </w:tr>
      <w:tr w:rsidR="00D80D8A" w14:paraId="1C77E9D8" w14:textId="77777777">
        <w:trPr>
          <w:trHeight w:val="990"/>
        </w:trPr>
        <w:tc>
          <w:tcPr>
            <w:tcW w:w="1499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87DD1F" w14:textId="77777777" w:rsidR="00D80D8A" w:rsidRDefault="00BE6280">
            <w:pPr>
              <w:spacing w:before="240" w:after="2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text-embedding-3-large</w:t>
            </w:r>
          </w:p>
        </w:tc>
        <w:tc>
          <w:tcPr>
            <w:tcW w:w="929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3AE852" w14:textId="77777777" w:rsidR="00D80D8A" w:rsidRDefault="00BE6280">
            <w:pPr>
              <w:spacing w:before="240" w:after="240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OpenAI</w:t>
            </w:r>
            <w:proofErr w:type="spellEnd"/>
          </w:p>
        </w:tc>
        <w:tc>
          <w:tcPr>
            <w:tcW w:w="974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EF6781" w14:textId="77777777" w:rsidR="00D80D8A" w:rsidRDefault="00BE6280">
            <w:pPr>
              <w:spacing w:before="240" w:after="2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API</w:t>
            </w:r>
          </w:p>
        </w:tc>
        <w:tc>
          <w:tcPr>
            <w:tcW w:w="959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62B846" w14:textId="77777777" w:rsidR="00D80D8A" w:rsidRDefault="00BE6280">
            <w:pPr>
              <w:spacing w:before="240" w:after="240"/>
              <w:rPr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✔</w:t>
            </w:r>
          </w:p>
        </w:tc>
        <w:tc>
          <w:tcPr>
            <w:tcW w:w="914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442B60" w14:textId="77777777" w:rsidR="00D80D8A" w:rsidRDefault="00BE6280">
            <w:pPr>
              <w:spacing w:before="240" w:after="240"/>
              <w:rPr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3072(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가변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)</w:t>
            </w:r>
          </w:p>
        </w:tc>
        <w:tc>
          <w:tcPr>
            <w:tcW w:w="734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40C277" w14:textId="77777777" w:rsidR="00D80D8A" w:rsidRDefault="00BE6280">
            <w:pPr>
              <w:spacing w:before="240" w:after="2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8191</w:t>
            </w:r>
          </w:p>
        </w:tc>
        <w:tc>
          <w:tcPr>
            <w:tcW w:w="464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7118BC" w14:textId="77777777" w:rsidR="00D80D8A" w:rsidRDefault="00BE6280">
            <w:pPr>
              <w:spacing w:before="240" w:after="240"/>
              <w:rPr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✖</w:t>
            </w:r>
          </w:p>
        </w:tc>
        <w:tc>
          <w:tcPr>
            <w:tcW w:w="2548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CEC567" w14:textId="77777777" w:rsidR="00D80D8A" w:rsidRDefault="00BE6280">
            <w:pPr>
              <w:spacing w:before="240" w:after="240"/>
              <w:rPr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MTEB 64.6.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가변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차원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(MRL).</w:t>
            </w:r>
          </w:p>
        </w:tc>
      </w:tr>
      <w:tr w:rsidR="00D80D8A" w14:paraId="252739CA" w14:textId="77777777">
        <w:trPr>
          <w:trHeight w:val="990"/>
        </w:trPr>
        <w:tc>
          <w:tcPr>
            <w:tcW w:w="1499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52CCC0" w14:textId="77777777" w:rsidR="00D80D8A" w:rsidRDefault="00BE6280">
            <w:pPr>
              <w:spacing w:before="240" w:after="2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text-embedding-3-small</w:t>
            </w:r>
          </w:p>
        </w:tc>
        <w:tc>
          <w:tcPr>
            <w:tcW w:w="929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85ADF3" w14:textId="77777777" w:rsidR="00D80D8A" w:rsidRDefault="00BE6280">
            <w:pPr>
              <w:spacing w:before="240" w:after="240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OpenAI</w:t>
            </w:r>
            <w:proofErr w:type="spellEnd"/>
          </w:p>
        </w:tc>
        <w:tc>
          <w:tcPr>
            <w:tcW w:w="974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6F3911" w14:textId="77777777" w:rsidR="00D80D8A" w:rsidRDefault="00BE6280">
            <w:pPr>
              <w:spacing w:before="240" w:after="2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API</w:t>
            </w:r>
          </w:p>
        </w:tc>
        <w:tc>
          <w:tcPr>
            <w:tcW w:w="959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ED0956" w14:textId="77777777" w:rsidR="00D80D8A" w:rsidRDefault="00BE6280">
            <w:pPr>
              <w:spacing w:before="240" w:after="240"/>
              <w:rPr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✔</w:t>
            </w:r>
          </w:p>
        </w:tc>
        <w:tc>
          <w:tcPr>
            <w:tcW w:w="914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8BD8A6" w14:textId="77777777" w:rsidR="00D80D8A" w:rsidRDefault="00BE6280">
            <w:pPr>
              <w:spacing w:before="240" w:after="240"/>
              <w:rPr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1536(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가변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)</w:t>
            </w:r>
          </w:p>
        </w:tc>
        <w:tc>
          <w:tcPr>
            <w:tcW w:w="734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0318D1" w14:textId="77777777" w:rsidR="00D80D8A" w:rsidRDefault="00BE6280">
            <w:pPr>
              <w:spacing w:before="240" w:after="2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8191</w:t>
            </w:r>
          </w:p>
        </w:tc>
        <w:tc>
          <w:tcPr>
            <w:tcW w:w="464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DBF2D3" w14:textId="77777777" w:rsidR="00D80D8A" w:rsidRDefault="00BE6280">
            <w:pPr>
              <w:spacing w:before="240" w:after="240"/>
              <w:rPr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✖</w:t>
            </w:r>
          </w:p>
        </w:tc>
        <w:tc>
          <w:tcPr>
            <w:tcW w:w="2548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FF6DE2" w14:textId="77777777" w:rsidR="00D80D8A" w:rsidRDefault="00BE6280">
            <w:pPr>
              <w:spacing w:before="240" w:after="240"/>
              <w:rPr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비용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대비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성능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우수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.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범용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.</w:t>
            </w:r>
          </w:p>
        </w:tc>
      </w:tr>
      <w:tr w:rsidR="00D80D8A" w14:paraId="2BBFDD8B" w14:textId="77777777">
        <w:trPr>
          <w:trHeight w:val="705"/>
        </w:trPr>
        <w:tc>
          <w:tcPr>
            <w:tcW w:w="1499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E0C72F" w14:textId="77777777" w:rsidR="00D80D8A" w:rsidRDefault="00BE6280">
            <w:pPr>
              <w:spacing w:before="240" w:after="2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embed-v4</w:t>
            </w:r>
          </w:p>
        </w:tc>
        <w:tc>
          <w:tcPr>
            <w:tcW w:w="929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4636E3" w14:textId="77777777" w:rsidR="00D80D8A" w:rsidRDefault="00BE6280">
            <w:pPr>
              <w:spacing w:before="240" w:after="240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Cohere</w:t>
            </w:r>
            <w:proofErr w:type="spellEnd"/>
          </w:p>
        </w:tc>
        <w:tc>
          <w:tcPr>
            <w:tcW w:w="974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B449A7" w14:textId="77777777" w:rsidR="00D80D8A" w:rsidRDefault="00BE6280">
            <w:pPr>
              <w:spacing w:before="240" w:after="2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API</w:t>
            </w:r>
          </w:p>
        </w:tc>
        <w:tc>
          <w:tcPr>
            <w:tcW w:w="959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7A656E" w14:textId="77777777" w:rsidR="00D80D8A" w:rsidRDefault="00BE6280">
            <w:pPr>
              <w:spacing w:before="240" w:after="240"/>
              <w:rPr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✔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(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강점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)</w:t>
            </w:r>
          </w:p>
        </w:tc>
        <w:tc>
          <w:tcPr>
            <w:tcW w:w="914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921E06" w14:textId="77777777" w:rsidR="00D80D8A" w:rsidRDefault="00BE6280">
            <w:pPr>
              <w:spacing w:before="240" w:after="240"/>
              <w:rPr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1536(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가변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)</w:t>
            </w:r>
          </w:p>
        </w:tc>
        <w:tc>
          <w:tcPr>
            <w:tcW w:w="734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96D021" w14:textId="77777777" w:rsidR="00D80D8A" w:rsidRDefault="00BE6280">
            <w:pPr>
              <w:spacing w:before="240" w:after="2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128K</w:t>
            </w:r>
          </w:p>
        </w:tc>
        <w:tc>
          <w:tcPr>
            <w:tcW w:w="464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BB56E1" w14:textId="77777777" w:rsidR="00D80D8A" w:rsidRDefault="00BE6280">
            <w:pPr>
              <w:spacing w:before="240" w:after="240"/>
              <w:rPr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✔</w:t>
            </w:r>
          </w:p>
        </w:tc>
        <w:tc>
          <w:tcPr>
            <w:tcW w:w="2548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00EE39" w14:textId="77777777" w:rsidR="00D80D8A" w:rsidRDefault="00BE6280">
            <w:pPr>
              <w:spacing w:before="240" w:after="240"/>
              <w:rPr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MTEB 65.2.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다국어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상위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. 128K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장문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.</w:t>
            </w:r>
          </w:p>
        </w:tc>
      </w:tr>
      <w:tr w:rsidR="00D80D8A" w14:paraId="02FFDE36" w14:textId="77777777">
        <w:trPr>
          <w:trHeight w:val="990"/>
        </w:trPr>
        <w:tc>
          <w:tcPr>
            <w:tcW w:w="1499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A2F95B" w14:textId="77777777" w:rsidR="00D80D8A" w:rsidRDefault="00BE6280">
            <w:pPr>
              <w:spacing w:before="240" w:after="240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Gemini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Embedding</w:t>
            </w:r>
            <w:proofErr w:type="spellEnd"/>
            <w:r>
              <w:rPr>
                <w:sz w:val="18"/>
                <w:szCs w:val="18"/>
              </w:rPr>
              <w:t xml:space="preserve"> 001</w:t>
            </w:r>
          </w:p>
        </w:tc>
        <w:tc>
          <w:tcPr>
            <w:tcW w:w="929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450C6C" w14:textId="77777777" w:rsidR="00D80D8A" w:rsidRDefault="00BE6280">
            <w:pPr>
              <w:spacing w:before="240" w:after="2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Google</w:t>
            </w:r>
          </w:p>
        </w:tc>
        <w:tc>
          <w:tcPr>
            <w:tcW w:w="974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FA6885" w14:textId="77777777" w:rsidR="00D80D8A" w:rsidRDefault="00BE6280">
            <w:pPr>
              <w:spacing w:before="240" w:after="2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API</w:t>
            </w:r>
          </w:p>
        </w:tc>
        <w:tc>
          <w:tcPr>
            <w:tcW w:w="959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8895A0" w14:textId="77777777" w:rsidR="00D80D8A" w:rsidRDefault="00BE6280">
            <w:pPr>
              <w:spacing w:before="240" w:after="240"/>
              <w:rPr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✔</w:t>
            </w:r>
          </w:p>
        </w:tc>
        <w:tc>
          <w:tcPr>
            <w:tcW w:w="914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E0F6C4" w14:textId="77777777" w:rsidR="00D80D8A" w:rsidRDefault="00BE6280">
            <w:pPr>
              <w:spacing w:before="240" w:after="2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3072</w:t>
            </w:r>
          </w:p>
        </w:tc>
        <w:tc>
          <w:tcPr>
            <w:tcW w:w="734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67764D" w14:textId="77777777" w:rsidR="00D80D8A" w:rsidRDefault="00BE6280">
            <w:pPr>
              <w:spacing w:before="240" w:after="2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8192</w:t>
            </w:r>
          </w:p>
        </w:tc>
        <w:tc>
          <w:tcPr>
            <w:tcW w:w="464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322B30" w14:textId="77777777" w:rsidR="00D80D8A" w:rsidRDefault="00BE6280">
            <w:pPr>
              <w:spacing w:before="240" w:after="240"/>
              <w:rPr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✖</w:t>
            </w:r>
          </w:p>
        </w:tc>
        <w:tc>
          <w:tcPr>
            <w:tcW w:w="2548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AF814A" w14:textId="77777777" w:rsidR="00D80D8A" w:rsidRDefault="00BE6280">
            <w:pPr>
              <w:spacing w:before="240" w:after="240"/>
              <w:rPr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MTEB </w:t>
            </w:r>
            <w:proofErr w:type="spellStart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English</w:t>
            </w:r>
            <w:proofErr w:type="spellEnd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68.32.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무료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티어</w:t>
            </w:r>
            <w:proofErr w:type="spellEnd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(RPM/TPM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제한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).</w:t>
            </w:r>
          </w:p>
        </w:tc>
      </w:tr>
      <w:tr w:rsidR="00D80D8A" w14:paraId="44A4C82B" w14:textId="77777777">
        <w:trPr>
          <w:trHeight w:val="705"/>
        </w:trPr>
        <w:tc>
          <w:tcPr>
            <w:tcW w:w="1499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FC676E" w14:textId="77777777" w:rsidR="00D80D8A" w:rsidRDefault="00BE6280">
            <w:pPr>
              <w:spacing w:before="240" w:after="2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BGE-M3</w:t>
            </w:r>
          </w:p>
        </w:tc>
        <w:tc>
          <w:tcPr>
            <w:tcW w:w="929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18A813" w14:textId="77777777" w:rsidR="00D80D8A" w:rsidRDefault="00BE6280">
            <w:pPr>
              <w:spacing w:before="240" w:after="2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BAAI</w:t>
            </w:r>
          </w:p>
        </w:tc>
        <w:tc>
          <w:tcPr>
            <w:tcW w:w="974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F4CBD3" w14:textId="77777777" w:rsidR="00D80D8A" w:rsidRDefault="00BE6280">
            <w:pPr>
              <w:spacing w:before="240" w:after="2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OSS</w:t>
            </w:r>
          </w:p>
        </w:tc>
        <w:tc>
          <w:tcPr>
            <w:tcW w:w="959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3C3F36" w14:textId="77777777" w:rsidR="00D80D8A" w:rsidRDefault="00BE6280">
            <w:pPr>
              <w:spacing w:before="240" w:after="240"/>
              <w:rPr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✔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(100+)</w:t>
            </w:r>
          </w:p>
        </w:tc>
        <w:tc>
          <w:tcPr>
            <w:tcW w:w="914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51C120" w14:textId="77777777" w:rsidR="00D80D8A" w:rsidRDefault="00BE6280">
            <w:pPr>
              <w:spacing w:before="240" w:after="2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1024</w:t>
            </w:r>
          </w:p>
        </w:tc>
        <w:tc>
          <w:tcPr>
            <w:tcW w:w="734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6ABF8A" w14:textId="77777777" w:rsidR="00D80D8A" w:rsidRDefault="00BE6280">
            <w:pPr>
              <w:spacing w:before="240" w:after="2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8192</w:t>
            </w:r>
          </w:p>
        </w:tc>
        <w:tc>
          <w:tcPr>
            <w:tcW w:w="464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4305F1" w14:textId="77777777" w:rsidR="00D80D8A" w:rsidRDefault="00BE6280">
            <w:pPr>
              <w:spacing w:before="240" w:after="240"/>
              <w:rPr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✖</w:t>
            </w:r>
          </w:p>
        </w:tc>
        <w:tc>
          <w:tcPr>
            <w:tcW w:w="2548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47F592" w14:textId="77777777" w:rsidR="00D80D8A" w:rsidRDefault="00BE6280">
            <w:pPr>
              <w:spacing w:before="240" w:after="240"/>
              <w:rPr>
                <w:sz w:val="18"/>
                <w:szCs w:val="18"/>
              </w:rPr>
            </w:pPr>
            <w:proofErr w:type="spellStart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Dense+Sparse+ColBERT</w:t>
            </w:r>
            <w:proofErr w:type="spellEnd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.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한국어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파생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(bge-m3-ko).</w:t>
            </w:r>
          </w:p>
        </w:tc>
      </w:tr>
      <w:tr w:rsidR="00D80D8A" w14:paraId="7BF73154" w14:textId="77777777">
        <w:trPr>
          <w:trHeight w:val="990"/>
        </w:trPr>
        <w:tc>
          <w:tcPr>
            <w:tcW w:w="1499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9FE334" w14:textId="77777777" w:rsidR="00D80D8A" w:rsidRDefault="00BE6280">
            <w:pPr>
              <w:spacing w:before="240" w:after="2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Qwen3-Embedding-0.6B</w:t>
            </w:r>
          </w:p>
        </w:tc>
        <w:tc>
          <w:tcPr>
            <w:tcW w:w="929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DC039B" w14:textId="77777777" w:rsidR="00D80D8A" w:rsidRDefault="00BE6280">
            <w:pPr>
              <w:spacing w:before="240" w:after="240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Alibaba</w:t>
            </w:r>
            <w:proofErr w:type="spellEnd"/>
          </w:p>
        </w:tc>
        <w:tc>
          <w:tcPr>
            <w:tcW w:w="974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83103F" w14:textId="77777777" w:rsidR="00D80D8A" w:rsidRDefault="00BE6280">
            <w:pPr>
              <w:spacing w:before="240" w:after="2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OSS</w:t>
            </w:r>
          </w:p>
        </w:tc>
        <w:tc>
          <w:tcPr>
            <w:tcW w:w="959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133C68" w14:textId="77777777" w:rsidR="00D80D8A" w:rsidRDefault="00BE6280">
            <w:pPr>
              <w:spacing w:before="240" w:after="240"/>
              <w:rPr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✔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(100+)</w:t>
            </w:r>
          </w:p>
        </w:tc>
        <w:tc>
          <w:tcPr>
            <w:tcW w:w="914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013926" w14:textId="77777777" w:rsidR="00D80D8A" w:rsidRDefault="00BE6280">
            <w:pPr>
              <w:spacing w:before="240" w:after="240"/>
              <w:rPr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가변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(~4096)</w:t>
            </w:r>
          </w:p>
        </w:tc>
        <w:tc>
          <w:tcPr>
            <w:tcW w:w="734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FA38B4" w14:textId="77777777" w:rsidR="00D80D8A" w:rsidRDefault="00BE6280">
            <w:pPr>
              <w:spacing w:before="240" w:after="2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32K</w:t>
            </w:r>
          </w:p>
        </w:tc>
        <w:tc>
          <w:tcPr>
            <w:tcW w:w="464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5E1952" w14:textId="77777777" w:rsidR="00D80D8A" w:rsidRDefault="00BE6280">
            <w:pPr>
              <w:spacing w:before="240" w:after="240"/>
              <w:rPr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✖</w:t>
            </w:r>
          </w:p>
        </w:tc>
        <w:tc>
          <w:tcPr>
            <w:tcW w:w="2548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FE4703" w14:textId="77777777" w:rsidR="00D80D8A" w:rsidRDefault="00BE6280">
            <w:pPr>
              <w:spacing w:before="240" w:after="240"/>
              <w:rPr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MMTEB 64.33. 0.6B/4B/8B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규모별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.</w:t>
            </w:r>
          </w:p>
        </w:tc>
      </w:tr>
      <w:tr w:rsidR="00D80D8A" w14:paraId="5B8D91A5" w14:textId="77777777">
        <w:trPr>
          <w:trHeight w:val="990"/>
        </w:trPr>
        <w:tc>
          <w:tcPr>
            <w:tcW w:w="1499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2C4B71" w14:textId="77777777" w:rsidR="00D80D8A" w:rsidRDefault="00BE6280">
            <w:pPr>
              <w:spacing w:before="240" w:after="2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Llama-Embed-Nemotron-8B</w:t>
            </w:r>
          </w:p>
        </w:tc>
        <w:tc>
          <w:tcPr>
            <w:tcW w:w="929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57057F" w14:textId="77777777" w:rsidR="00D80D8A" w:rsidRDefault="00BE6280">
            <w:pPr>
              <w:spacing w:before="240" w:after="2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NVIDIA</w:t>
            </w:r>
          </w:p>
        </w:tc>
        <w:tc>
          <w:tcPr>
            <w:tcW w:w="974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7A8BA3" w14:textId="77777777" w:rsidR="00D80D8A" w:rsidRDefault="00BE6280">
            <w:pPr>
              <w:spacing w:before="240" w:after="2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OSS</w:t>
            </w:r>
          </w:p>
        </w:tc>
        <w:tc>
          <w:tcPr>
            <w:tcW w:w="959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4BD663" w14:textId="77777777" w:rsidR="00D80D8A" w:rsidRDefault="00BE6280">
            <w:pPr>
              <w:spacing w:before="240" w:after="240"/>
              <w:rPr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✔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(250+)</w:t>
            </w:r>
          </w:p>
        </w:tc>
        <w:tc>
          <w:tcPr>
            <w:tcW w:w="914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6C7C91" w14:textId="77777777" w:rsidR="00D80D8A" w:rsidRDefault="00BE6280">
            <w:pPr>
              <w:spacing w:before="240" w:after="2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4096</w:t>
            </w:r>
          </w:p>
        </w:tc>
        <w:tc>
          <w:tcPr>
            <w:tcW w:w="734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F39008" w14:textId="77777777" w:rsidR="00D80D8A" w:rsidRDefault="00BE6280">
            <w:pPr>
              <w:spacing w:before="240" w:after="2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8192</w:t>
            </w:r>
          </w:p>
        </w:tc>
        <w:tc>
          <w:tcPr>
            <w:tcW w:w="464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E95613" w14:textId="77777777" w:rsidR="00D80D8A" w:rsidRDefault="00BE6280">
            <w:pPr>
              <w:spacing w:before="240" w:after="240"/>
              <w:rPr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✖</w:t>
            </w:r>
          </w:p>
        </w:tc>
        <w:tc>
          <w:tcPr>
            <w:tcW w:w="2548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980891" w14:textId="77777777" w:rsidR="00D80D8A" w:rsidRDefault="00BE6280">
            <w:pPr>
              <w:spacing w:before="240" w:after="240"/>
              <w:rPr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MMTEB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다국어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1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위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.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오픈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웨이트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.</w:t>
            </w:r>
          </w:p>
        </w:tc>
      </w:tr>
      <w:tr w:rsidR="00D80D8A" w14:paraId="73342915" w14:textId="77777777">
        <w:trPr>
          <w:trHeight w:val="990"/>
        </w:trPr>
        <w:tc>
          <w:tcPr>
            <w:tcW w:w="1499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194127" w14:textId="77777777" w:rsidR="00D80D8A" w:rsidRDefault="00BE6280">
            <w:pPr>
              <w:spacing w:before="240" w:after="2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Jina-embeddings-v3</w:t>
            </w:r>
          </w:p>
        </w:tc>
        <w:tc>
          <w:tcPr>
            <w:tcW w:w="929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E569AF" w14:textId="77777777" w:rsidR="00D80D8A" w:rsidRDefault="00BE6280">
            <w:pPr>
              <w:spacing w:before="240" w:after="240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Jina</w:t>
            </w:r>
            <w:proofErr w:type="spellEnd"/>
            <w:r>
              <w:rPr>
                <w:sz w:val="18"/>
                <w:szCs w:val="18"/>
              </w:rPr>
              <w:t xml:space="preserve"> AI</w:t>
            </w:r>
          </w:p>
        </w:tc>
        <w:tc>
          <w:tcPr>
            <w:tcW w:w="974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14235C" w14:textId="77777777" w:rsidR="00D80D8A" w:rsidRDefault="00BE6280">
            <w:pPr>
              <w:spacing w:before="240" w:after="2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OSS/API</w:t>
            </w:r>
          </w:p>
        </w:tc>
        <w:tc>
          <w:tcPr>
            <w:tcW w:w="959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9D5085" w14:textId="77777777" w:rsidR="00D80D8A" w:rsidRDefault="00BE6280">
            <w:pPr>
              <w:spacing w:before="240" w:after="240"/>
              <w:rPr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✔</w:t>
            </w:r>
          </w:p>
        </w:tc>
        <w:tc>
          <w:tcPr>
            <w:tcW w:w="914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26DED2" w14:textId="77777777" w:rsidR="00D80D8A" w:rsidRDefault="00BE6280">
            <w:pPr>
              <w:spacing w:before="240" w:after="240"/>
              <w:rPr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1024(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가변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)</w:t>
            </w:r>
          </w:p>
        </w:tc>
        <w:tc>
          <w:tcPr>
            <w:tcW w:w="734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3F1CB2" w14:textId="77777777" w:rsidR="00D80D8A" w:rsidRDefault="00BE6280">
            <w:pPr>
              <w:spacing w:before="240" w:after="2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8192</w:t>
            </w:r>
          </w:p>
        </w:tc>
        <w:tc>
          <w:tcPr>
            <w:tcW w:w="464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3C9CA0" w14:textId="77777777" w:rsidR="00D80D8A" w:rsidRDefault="00BE6280">
            <w:pPr>
              <w:spacing w:before="240" w:after="240"/>
              <w:rPr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✖</w:t>
            </w:r>
          </w:p>
        </w:tc>
        <w:tc>
          <w:tcPr>
            <w:tcW w:w="2548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51764B" w14:textId="77777777" w:rsidR="00D80D8A" w:rsidRDefault="00BE6280">
            <w:pPr>
              <w:spacing w:before="240" w:after="240"/>
              <w:rPr>
                <w:sz w:val="18"/>
                <w:szCs w:val="18"/>
              </w:rPr>
            </w:pPr>
            <w:proofErr w:type="spellStart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Multi-task</w:t>
            </w:r>
            <w:proofErr w:type="spellEnd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지원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.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가변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차원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(MRL).</w:t>
            </w:r>
          </w:p>
        </w:tc>
      </w:tr>
      <w:tr w:rsidR="00D80D8A" w14:paraId="1FBCF513" w14:textId="77777777">
        <w:trPr>
          <w:trHeight w:val="705"/>
        </w:trPr>
        <w:tc>
          <w:tcPr>
            <w:tcW w:w="1499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1904FD" w14:textId="77777777" w:rsidR="00D80D8A" w:rsidRDefault="00BE6280">
            <w:pPr>
              <w:spacing w:before="240" w:after="2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all-MiniLM-L6-v2</w:t>
            </w:r>
          </w:p>
        </w:tc>
        <w:tc>
          <w:tcPr>
            <w:tcW w:w="929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E12936" w14:textId="77777777" w:rsidR="00D80D8A" w:rsidRDefault="00BE6280">
            <w:pPr>
              <w:spacing w:before="240" w:after="2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SBERT</w:t>
            </w:r>
          </w:p>
        </w:tc>
        <w:tc>
          <w:tcPr>
            <w:tcW w:w="974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F6EB84" w14:textId="77777777" w:rsidR="00D80D8A" w:rsidRDefault="00BE6280">
            <w:pPr>
              <w:spacing w:before="240" w:after="2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OSS</w:t>
            </w:r>
          </w:p>
        </w:tc>
        <w:tc>
          <w:tcPr>
            <w:tcW w:w="959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B5D3D6" w14:textId="77777777" w:rsidR="00D80D8A" w:rsidRDefault="00BE6280">
            <w:pPr>
              <w:spacing w:before="240" w:after="240"/>
              <w:rPr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영어</w:t>
            </w:r>
          </w:p>
        </w:tc>
        <w:tc>
          <w:tcPr>
            <w:tcW w:w="914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8C8B04" w14:textId="77777777" w:rsidR="00D80D8A" w:rsidRDefault="00BE6280">
            <w:pPr>
              <w:spacing w:before="240" w:after="2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384</w:t>
            </w:r>
          </w:p>
        </w:tc>
        <w:tc>
          <w:tcPr>
            <w:tcW w:w="734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BDDCDC" w14:textId="77777777" w:rsidR="00D80D8A" w:rsidRDefault="00BE6280">
            <w:pPr>
              <w:spacing w:before="240" w:after="2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512</w:t>
            </w:r>
          </w:p>
        </w:tc>
        <w:tc>
          <w:tcPr>
            <w:tcW w:w="464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CEDDE8" w14:textId="77777777" w:rsidR="00D80D8A" w:rsidRDefault="00BE6280">
            <w:pPr>
              <w:spacing w:before="240" w:after="240"/>
              <w:rPr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✖</w:t>
            </w:r>
          </w:p>
        </w:tc>
        <w:tc>
          <w:tcPr>
            <w:tcW w:w="2548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23DC07" w14:textId="77777777" w:rsidR="00D80D8A" w:rsidRDefault="00BE6280">
            <w:pPr>
              <w:spacing w:before="240" w:after="240"/>
              <w:rPr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초경량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. CPU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추론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가능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.</w:t>
            </w:r>
          </w:p>
        </w:tc>
      </w:tr>
    </w:tbl>
    <w:p w14:paraId="2F12AF66" w14:textId="77777777" w:rsidR="00D80D8A" w:rsidRDefault="00BE6280">
      <w:pPr>
        <w:spacing w:before="240" w:after="120"/>
        <w:ind w:left="360" w:right="360"/>
      </w:pPr>
      <w:r>
        <w:rPr>
          <w:rFonts w:ascii="Arial Unicode MS" w:eastAsia="Arial Unicode MS" w:hAnsi="Arial Unicode MS" w:cs="Arial Unicode MS"/>
        </w:rPr>
        <w:t xml:space="preserve">※ API </w:t>
      </w:r>
      <w:r>
        <w:rPr>
          <w:rFonts w:ascii="Arial Unicode MS" w:eastAsia="Arial Unicode MS" w:hAnsi="Arial Unicode MS" w:cs="Arial Unicode MS"/>
        </w:rPr>
        <w:t>모델의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구체적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토큰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단가는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빠르게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변경된다</w:t>
      </w:r>
      <w:r>
        <w:rPr>
          <w:rFonts w:ascii="Arial Unicode MS" w:eastAsia="Arial Unicode MS" w:hAnsi="Arial Unicode MS" w:cs="Arial Unicode MS"/>
        </w:rPr>
        <w:t xml:space="preserve">. </w:t>
      </w:r>
      <w:r>
        <w:rPr>
          <w:rFonts w:ascii="Arial Unicode MS" w:eastAsia="Arial Unicode MS" w:hAnsi="Arial Unicode MS" w:cs="Arial Unicode MS"/>
        </w:rPr>
        <w:t>비용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비교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각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제공사의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최신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가격표</w:t>
      </w:r>
      <w:r>
        <w:rPr>
          <w:rFonts w:ascii="Arial Unicode MS" w:eastAsia="Arial Unicode MS" w:hAnsi="Arial Unicode MS" w:cs="Arial Unicode MS"/>
        </w:rPr>
        <w:t>(</w:t>
      </w:r>
      <w:proofErr w:type="spellStart"/>
      <w:r>
        <w:rPr>
          <w:rFonts w:ascii="Arial Unicode MS" w:eastAsia="Arial Unicode MS" w:hAnsi="Arial Unicode MS" w:cs="Arial Unicode MS"/>
        </w:rPr>
        <w:t>pricing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page</w:t>
      </w:r>
      <w:proofErr w:type="spellEnd"/>
      <w:r>
        <w:rPr>
          <w:rFonts w:ascii="Arial Unicode MS" w:eastAsia="Arial Unicode MS" w:hAnsi="Arial Unicode MS" w:cs="Arial Unicode MS"/>
        </w:rPr>
        <w:t>)</w:t>
      </w:r>
      <w:proofErr w:type="spellStart"/>
      <w:r>
        <w:rPr>
          <w:rFonts w:ascii="Arial Unicode MS" w:eastAsia="Arial Unicode MS" w:hAnsi="Arial Unicode MS" w:cs="Arial Unicode MS"/>
        </w:rPr>
        <w:t>를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직접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확인해야</w:t>
      </w:r>
      <w:r>
        <w:rPr>
          <w:rFonts w:ascii="Arial Unicode MS" w:eastAsia="Arial Unicode MS" w:hAnsi="Arial Unicode MS" w:cs="Arial Unicode MS"/>
        </w:rPr>
        <w:t xml:space="preserve">(MUST) </w:t>
      </w:r>
      <w:r>
        <w:rPr>
          <w:rFonts w:ascii="Arial Unicode MS" w:eastAsia="Arial Unicode MS" w:hAnsi="Arial Unicode MS" w:cs="Arial Unicode MS"/>
        </w:rPr>
        <w:t>한다</w:t>
      </w:r>
      <w:r>
        <w:rPr>
          <w:rFonts w:ascii="Arial Unicode MS" w:eastAsia="Arial Unicode MS" w:hAnsi="Arial Unicode MS" w:cs="Arial Unicode MS"/>
        </w:rPr>
        <w:t>.</w:t>
      </w:r>
    </w:p>
    <w:p w14:paraId="7ADF9931" w14:textId="77777777" w:rsidR="00D80D8A" w:rsidRDefault="00BE6280">
      <w:pPr>
        <w:spacing w:before="240" w:after="120"/>
        <w:ind w:left="360" w:right="360"/>
      </w:pPr>
      <w:r>
        <w:rPr>
          <w:rFonts w:ascii="Arial Unicode MS" w:eastAsia="Arial Unicode MS" w:hAnsi="Arial Unicode MS" w:cs="Arial Unicode MS"/>
          <w:b/>
          <w:bCs/>
        </w:rPr>
        <w:t>[</w:t>
      </w:r>
      <w:proofErr w:type="spellStart"/>
      <w:r>
        <w:rPr>
          <w:rFonts w:ascii="Arial Unicode MS" w:eastAsia="Arial Unicode MS" w:hAnsi="Arial Unicode MS" w:cs="Arial Unicode MS"/>
          <w:b/>
          <w:bCs/>
        </w:rPr>
        <w:t>Gemini</w:t>
      </w:r>
      <w:proofErr w:type="spellEnd"/>
      <w:r>
        <w:rPr>
          <w:rFonts w:ascii="Arial Unicode MS" w:eastAsia="Arial Unicode MS" w:hAnsi="Arial Unicode MS" w:cs="Arial Unicode MS"/>
          <w:b/>
          <w:bCs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b/>
          <w:bCs/>
        </w:rPr>
        <w:t>Embedding</w:t>
      </w:r>
      <w:proofErr w:type="spellEnd"/>
      <w:r>
        <w:rPr>
          <w:rFonts w:ascii="Arial Unicode MS" w:eastAsia="Arial Unicode MS" w:hAnsi="Arial Unicode MS" w:cs="Arial Unicode MS"/>
          <w:b/>
          <w:bCs/>
        </w:rPr>
        <w:t xml:space="preserve"> 001 </w:t>
      </w:r>
      <w:r>
        <w:rPr>
          <w:rFonts w:ascii="Arial Unicode MS" w:eastAsia="Arial Unicode MS" w:hAnsi="Arial Unicode MS" w:cs="Arial Unicode MS"/>
          <w:b/>
          <w:bCs/>
        </w:rPr>
        <w:t>무료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b/>
          <w:bCs/>
        </w:rPr>
        <w:t>티어</w:t>
      </w:r>
      <w:proofErr w:type="spellEnd"/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제약</w:t>
      </w:r>
      <w:r>
        <w:rPr>
          <w:rFonts w:ascii="Arial Unicode MS" w:eastAsia="Arial Unicode MS" w:hAnsi="Arial Unicode MS" w:cs="Arial Unicode MS"/>
          <w:b/>
          <w:bCs/>
        </w:rPr>
        <w:t xml:space="preserve">] </w:t>
      </w:r>
      <w:r>
        <w:rPr>
          <w:rFonts w:ascii="Arial Unicode MS" w:eastAsia="Arial Unicode MS" w:hAnsi="Arial Unicode MS" w:cs="Arial Unicode MS"/>
        </w:rPr>
        <w:t>무료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티어에는</w:t>
      </w:r>
      <w:proofErr w:type="spellEnd"/>
      <w:r>
        <w:rPr>
          <w:rFonts w:ascii="Arial Unicode MS" w:eastAsia="Arial Unicode MS" w:hAnsi="Arial Unicode MS" w:cs="Arial Unicode MS"/>
        </w:rPr>
        <w:t xml:space="preserve"> RPM(</w:t>
      </w:r>
      <w:r>
        <w:rPr>
          <w:rFonts w:ascii="Arial Unicode MS" w:eastAsia="Arial Unicode MS" w:hAnsi="Arial Unicode MS" w:cs="Arial Unicode MS"/>
        </w:rPr>
        <w:t>분당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요청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수</w:t>
      </w:r>
      <w:r>
        <w:rPr>
          <w:rFonts w:ascii="Arial Unicode MS" w:eastAsia="Arial Unicode MS" w:hAnsi="Arial Unicode MS" w:cs="Arial Unicode MS"/>
        </w:rPr>
        <w:t>), TPM(</w:t>
      </w:r>
      <w:r>
        <w:rPr>
          <w:rFonts w:ascii="Arial Unicode MS" w:eastAsia="Arial Unicode MS" w:hAnsi="Arial Unicode MS" w:cs="Arial Unicode MS"/>
        </w:rPr>
        <w:t>분당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토큰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수</w:t>
      </w:r>
      <w:r>
        <w:rPr>
          <w:rFonts w:ascii="Arial Unicode MS" w:eastAsia="Arial Unicode MS" w:hAnsi="Arial Unicode MS" w:cs="Arial Unicode MS"/>
        </w:rPr>
        <w:t xml:space="preserve">) </w:t>
      </w:r>
      <w:r>
        <w:rPr>
          <w:rFonts w:ascii="Arial Unicode MS" w:eastAsia="Arial Unicode MS" w:hAnsi="Arial Unicode MS" w:cs="Arial Unicode MS"/>
        </w:rPr>
        <w:t>제한이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있어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프로토타이핑</w:t>
      </w:r>
      <w:r>
        <w:rPr>
          <w:rFonts w:ascii="Arial Unicode MS" w:eastAsia="Arial Unicode MS" w:hAnsi="Arial Unicode MS" w:cs="Arial Unicode MS"/>
        </w:rPr>
        <w:t>·</w:t>
      </w:r>
      <w:r>
        <w:rPr>
          <w:rFonts w:ascii="Arial Unicode MS" w:eastAsia="Arial Unicode MS" w:hAnsi="Arial Unicode MS" w:cs="Arial Unicode MS"/>
        </w:rPr>
        <w:t>소규모에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적합하다</w:t>
      </w:r>
      <w:r>
        <w:rPr>
          <w:rFonts w:ascii="Arial Unicode MS" w:eastAsia="Arial Unicode MS" w:hAnsi="Arial Unicode MS" w:cs="Arial Unicode MS"/>
        </w:rPr>
        <w:t xml:space="preserve">. </w:t>
      </w:r>
      <w:r>
        <w:rPr>
          <w:rFonts w:ascii="Arial Unicode MS" w:eastAsia="Arial Unicode MS" w:hAnsi="Arial Unicode MS" w:cs="Arial Unicode MS"/>
        </w:rPr>
        <w:t>프로덕션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규모에서는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유료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전환이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필요할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있으므로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비용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산정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유료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단가를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기준으로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계산해야</w:t>
      </w:r>
      <w:r>
        <w:rPr>
          <w:rFonts w:ascii="Arial Unicode MS" w:eastAsia="Arial Unicode MS" w:hAnsi="Arial Unicode MS" w:cs="Arial Unicode MS"/>
        </w:rPr>
        <w:t xml:space="preserve">(SHOULD) </w:t>
      </w:r>
      <w:r>
        <w:rPr>
          <w:rFonts w:ascii="Arial Unicode MS" w:eastAsia="Arial Unicode MS" w:hAnsi="Arial Unicode MS" w:cs="Arial Unicode MS"/>
        </w:rPr>
        <w:t>한다</w:t>
      </w:r>
      <w:r>
        <w:rPr>
          <w:rFonts w:ascii="Arial Unicode MS" w:eastAsia="Arial Unicode MS" w:hAnsi="Arial Unicode MS" w:cs="Arial Unicode MS"/>
        </w:rPr>
        <w:t>.</w:t>
      </w:r>
    </w:p>
    <w:p w14:paraId="6F04F564" w14:textId="77777777" w:rsidR="00D80D8A" w:rsidRDefault="00BE6280">
      <w:pPr>
        <w:pStyle w:val="4"/>
        <w:keepNext w:val="0"/>
        <w:keepLines w:val="0"/>
      </w:pPr>
      <w:bookmarkStart w:id="229" w:name="_1x49nfoshots" w:colFirst="0" w:colLast="0"/>
      <w:bookmarkEnd w:id="229"/>
      <w:r>
        <w:rPr>
          <w:rFonts w:ascii="Arial Unicode MS" w:eastAsia="Arial Unicode MS" w:hAnsi="Arial Unicode MS" w:cs="Arial Unicode MS"/>
        </w:rPr>
        <w:t xml:space="preserve">8.2.3 </w:t>
      </w:r>
      <w:r>
        <w:rPr>
          <w:rFonts w:ascii="Arial Unicode MS" w:eastAsia="Arial Unicode MS" w:hAnsi="Arial Unicode MS" w:cs="Arial Unicode MS"/>
        </w:rPr>
        <w:t>선정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가이</w:t>
      </w:r>
      <w:r>
        <w:rPr>
          <w:rFonts w:ascii="Arial Unicode MS" w:eastAsia="Arial Unicode MS" w:hAnsi="Arial Unicode MS" w:cs="Arial Unicode MS"/>
        </w:rPr>
        <w:t>드</w:t>
      </w:r>
    </w:p>
    <w:p w14:paraId="2C4702A1" w14:textId="77777777" w:rsidR="00D80D8A" w:rsidRDefault="00D80D8A">
      <w:pPr>
        <w:pStyle w:val="4"/>
        <w:keepNext w:val="0"/>
        <w:keepLines w:val="0"/>
      </w:pPr>
    </w:p>
    <w:tbl>
      <w:tblPr>
        <w:tblStyle w:val="afffffffffff3"/>
        <w:tblW w:w="901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840"/>
        <w:gridCol w:w="5175"/>
      </w:tblGrid>
      <w:tr w:rsidR="00D80D8A" w14:paraId="4F4626EF" w14:textId="77777777">
        <w:trPr>
          <w:trHeight w:val="420"/>
        </w:trPr>
        <w:tc>
          <w:tcPr>
            <w:tcW w:w="3840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3C935C" w14:textId="77777777" w:rsidR="00D80D8A" w:rsidRDefault="00BE6280">
            <w:pPr>
              <w:spacing w:before="240" w:after="240"/>
              <w:jc w:val="center"/>
              <w:rPr>
                <w:color w:val="FFFFFF"/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color w:val="FFFFFF"/>
                <w:sz w:val="20"/>
                <w:szCs w:val="20"/>
              </w:rPr>
              <w:lastRenderedPageBreak/>
              <w:t>조건</w:t>
            </w:r>
          </w:p>
        </w:tc>
        <w:tc>
          <w:tcPr>
            <w:tcW w:w="5175" w:type="dxa"/>
            <w:tcBorders>
              <w:top w:val="single" w:sz="5" w:space="0" w:color="CCCCCC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EE0518" w14:textId="77777777" w:rsidR="00D80D8A" w:rsidRDefault="00BE6280">
            <w:pPr>
              <w:spacing w:before="240" w:after="240"/>
              <w:jc w:val="center"/>
              <w:rPr>
                <w:color w:val="FFFFFF"/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color w:val="FFFFFF"/>
                <w:sz w:val="20"/>
                <w:szCs w:val="20"/>
              </w:rPr>
              <w:t>권장</w:t>
            </w:r>
          </w:p>
        </w:tc>
      </w:tr>
      <w:tr w:rsidR="00D80D8A" w14:paraId="3E5197F0" w14:textId="77777777">
        <w:trPr>
          <w:trHeight w:val="705"/>
        </w:trPr>
        <w:tc>
          <w:tcPr>
            <w:tcW w:w="3840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508806" w14:textId="77777777" w:rsidR="00D80D8A" w:rsidRDefault="00BE6280">
            <w:pPr>
              <w:spacing w:before="240" w:after="240"/>
              <w:rPr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한국어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필수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+ API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사용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가능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+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품질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우선</w:t>
            </w:r>
          </w:p>
        </w:tc>
        <w:tc>
          <w:tcPr>
            <w:tcW w:w="5175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7F28EC" w14:textId="77777777" w:rsidR="00D80D8A" w:rsidRDefault="00BE6280">
            <w:pPr>
              <w:spacing w:before="240" w:after="240"/>
              <w:rPr>
                <w:sz w:val="18"/>
                <w:szCs w:val="18"/>
              </w:rPr>
            </w:pPr>
            <w:proofErr w:type="spellStart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Cohere</w:t>
            </w:r>
            <w:proofErr w:type="spellEnd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embed-v4 (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다국어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MTEB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상위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, 128K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장문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)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또는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OpenAI</w:t>
            </w:r>
            <w:proofErr w:type="spellEnd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text-embedding-3-large.</w:t>
            </w:r>
          </w:p>
        </w:tc>
      </w:tr>
      <w:tr w:rsidR="00D80D8A" w14:paraId="64E81635" w14:textId="77777777">
        <w:trPr>
          <w:trHeight w:val="990"/>
        </w:trPr>
        <w:tc>
          <w:tcPr>
            <w:tcW w:w="3840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3EA07C" w14:textId="77777777" w:rsidR="00D80D8A" w:rsidRDefault="00BE6280">
            <w:pPr>
              <w:spacing w:before="240" w:after="240"/>
              <w:rPr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한국어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필수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+ API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사용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가능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+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비용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우선</w:t>
            </w:r>
          </w:p>
        </w:tc>
        <w:tc>
          <w:tcPr>
            <w:tcW w:w="5175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9FAE22" w14:textId="77777777" w:rsidR="00D80D8A" w:rsidRDefault="00BE6280">
            <w:pPr>
              <w:spacing w:before="240" w:after="240"/>
              <w:rPr>
                <w:sz w:val="18"/>
                <w:szCs w:val="18"/>
              </w:rPr>
            </w:pPr>
            <w:proofErr w:type="spellStart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OpenAI</w:t>
            </w:r>
            <w:proofErr w:type="spellEnd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text-embedding-3-small.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차원을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256~512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로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축소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시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저장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비용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절감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.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또는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Gemini</w:t>
            </w:r>
            <w:proofErr w:type="spellEnd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Embedding</w:t>
            </w:r>
            <w:proofErr w:type="spellEnd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001 (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소규모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무료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).</w:t>
            </w:r>
          </w:p>
        </w:tc>
      </w:tr>
      <w:tr w:rsidR="00D80D8A" w14:paraId="02F41BE6" w14:textId="77777777">
        <w:trPr>
          <w:trHeight w:val="705"/>
        </w:trPr>
        <w:tc>
          <w:tcPr>
            <w:tcW w:w="3840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A8D083" w14:textId="77777777" w:rsidR="00D80D8A" w:rsidRDefault="00BE6280">
            <w:pPr>
              <w:spacing w:before="240" w:after="240"/>
              <w:rPr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한국어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필수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+ </w:t>
            </w:r>
            <w:proofErr w:type="spellStart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셀프호스팅</w:t>
            </w:r>
            <w:proofErr w:type="spellEnd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필수</w:t>
            </w:r>
          </w:p>
        </w:tc>
        <w:tc>
          <w:tcPr>
            <w:tcW w:w="5175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540297" w14:textId="77777777" w:rsidR="00D80D8A" w:rsidRDefault="00BE6280">
            <w:pPr>
              <w:spacing w:before="240" w:after="240"/>
              <w:rPr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BGE-M3 (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또는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한국어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특화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bge-m3-ko). MIT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라이선스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.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하이브리드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검색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(</w:t>
            </w:r>
            <w:proofErr w:type="spellStart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Dense+Sparse</w:t>
            </w:r>
            <w:proofErr w:type="spellEnd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)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지원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.</w:t>
            </w:r>
          </w:p>
        </w:tc>
      </w:tr>
      <w:tr w:rsidR="00D80D8A" w14:paraId="3127B6F7" w14:textId="77777777">
        <w:trPr>
          <w:trHeight w:val="705"/>
        </w:trPr>
        <w:tc>
          <w:tcPr>
            <w:tcW w:w="3840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DEED24" w14:textId="77777777" w:rsidR="00D80D8A" w:rsidRDefault="00BE6280">
            <w:pPr>
              <w:spacing w:before="240" w:after="240"/>
              <w:rPr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최신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SOTA +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장문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(32K) + </w:t>
            </w:r>
            <w:proofErr w:type="spellStart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셀프호스팅</w:t>
            </w:r>
            <w:proofErr w:type="spellEnd"/>
          </w:p>
        </w:tc>
        <w:tc>
          <w:tcPr>
            <w:tcW w:w="5175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3C6CD4" w14:textId="77777777" w:rsidR="00D80D8A" w:rsidRDefault="00BE6280">
            <w:pPr>
              <w:spacing w:before="240" w:after="240"/>
              <w:rPr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Qwen3-Embedding. 0.6B/4B/8B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규모별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선택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가능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. Apache 2.0.</w:t>
            </w:r>
          </w:p>
        </w:tc>
      </w:tr>
      <w:tr w:rsidR="00D80D8A" w14:paraId="69A688C0" w14:textId="77777777">
        <w:trPr>
          <w:trHeight w:val="705"/>
        </w:trPr>
        <w:tc>
          <w:tcPr>
            <w:tcW w:w="3840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A2F32D" w14:textId="77777777" w:rsidR="00D80D8A" w:rsidRDefault="00BE6280">
            <w:pPr>
              <w:spacing w:before="240" w:after="240"/>
              <w:rPr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다국어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SOTA + </w:t>
            </w:r>
            <w:proofErr w:type="spellStart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셀프호스팅</w:t>
            </w:r>
            <w:proofErr w:type="spellEnd"/>
          </w:p>
        </w:tc>
        <w:tc>
          <w:tcPr>
            <w:tcW w:w="5175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57F033" w14:textId="77777777" w:rsidR="00D80D8A" w:rsidRDefault="00BE6280">
            <w:pPr>
              <w:spacing w:before="240" w:after="240"/>
              <w:rPr>
                <w:sz w:val="18"/>
                <w:szCs w:val="18"/>
              </w:rPr>
            </w:pPr>
            <w:r w:rsidRPr="00633BE3">
              <w:rPr>
                <w:rFonts w:ascii="Arial Unicode MS" w:eastAsia="Arial Unicode MS" w:hAnsi="Arial Unicode MS" w:cs="Arial Unicode MS"/>
                <w:sz w:val="18"/>
                <w:szCs w:val="18"/>
                <w:lang w:val="en-US"/>
              </w:rPr>
              <w:t xml:space="preserve">NVIDIA Llama-Embed-Nemotron-8B.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MMTEB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다국어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1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위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.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오픈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웨이트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.</w:t>
            </w:r>
          </w:p>
        </w:tc>
      </w:tr>
      <w:tr w:rsidR="00D80D8A" w14:paraId="467CCDA6" w14:textId="77777777">
        <w:trPr>
          <w:trHeight w:val="420"/>
        </w:trPr>
        <w:tc>
          <w:tcPr>
            <w:tcW w:w="3840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D91EBE" w14:textId="77777777" w:rsidR="00D80D8A" w:rsidRDefault="00BE6280">
            <w:pPr>
              <w:spacing w:before="240" w:after="240"/>
              <w:rPr>
                <w:sz w:val="18"/>
                <w:szCs w:val="18"/>
              </w:rPr>
            </w:pPr>
            <w:proofErr w:type="spellStart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멀티모달</w:t>
            </w:r>
            <w:proofErr w:type="spellEnd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(</w:t>
            </w:r>
            <w:proofErr w:type="spellStart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텍스트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+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이미지</w:t>
            </w:r>
            <w:proofErr w:type="spellEnd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)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필수</w:t>
            </w:r>
          </w:p>
        </w:tc>
        <w:tc>
          <w:tcPr>
            <w:tcW w:w="5175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7D3592" w14:textId="77777777" w:rsidR="00D80D8A" w:rsidRDefault="00BE6280">
            <w:pPr>
              <w:spacing w:before="240" w:after="240"/>
              <w:rPr>
                <w:sz w:val="18"/>
                <w:szCs w:val="18"/>
              </w:rPr>
            </w:pPr>
            <w:proofErr w:type="spellStart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Cohere</w:t>
            </w:r>
            <w:proofErr w:type="spellEnd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embed-v4. </w:t>
            </w:r>
            <w:proofErr w:type="spellStart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텍스트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+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이미지</w:t>
            </w:r>
            <w:proofErr w:type="spellEnd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동시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임베딩</w:t>
            </w:r>
            <w:proofErr w:type="spellEnd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지원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.</w:t>
            </w:r>
          </w:p>
        </w:tc>
      </w:tr>
      <w:tr w:rsidR="00D80D8A" w14:paraId="0EEBA1E4" w14:textId="77777777">
        <w:trPr>
          <w:trHeight w:val="420"/>
        </w:trPr>
        <w:tc>
          <w:tcPr>
            <w:tcW w:w="3840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EA2834" w14:textId="77777777" w:rsidR="00D80D8A" w:rsidRDefault="00BE6280">
            <w:pPr>
              <w:spacing w:before="240" w:after="240"/>
              <w:rPr>
                <w:sz w:val="18"/>
                <w:szCs w:val="18"/>
              </w:rPr>
            </w:pPr>
            <w:proofErr w:type="spellStart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초장문</w:t>
            </w:r>
            <w:proofErr w:type="spellEnd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(128K) </w:t>
            </w:r>
            <w:proofErr w:type="spellStart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임베딩</w:t>
            </w:r>
            <w:proofErr w:type="spellEnd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필요</w:t>
            </w:r>
          </w:p>
        </w:tc>
        <w:tc>
          <w:tcPr>
            <w:tcW w:w="5175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1536FE" w14:textId="77777777" w:rsidR="00D80D8A" w:rsidRDefault="00BE6280">
            <w:pPr>
              <w:spacing w:before="240" w:after="240"/>
              <w:rPr>
                <w:sz w:val="18"/>
                <w:szCs w:val="18"/>
              </w:rPr>
            </w:pPr>
            <w:proofErr w:type="spellStart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Cohere</w:t>
            </w:r>
            <w:proofErr w:type="spellEnd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embed-v4. 128K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토큰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지원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. </w:t>
            </w:r>
            <w:proofErr w:type="spellStart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청킹</w:t>
            </w:r>
            <w:proofErr w:type="spellEnd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불필요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.</w:t>
            </w:r>
          </w:p>
        </w:tc>
      </w:tr>
      <w:tr w:rsidR="00D80D8A" w14:paraId="0BD6BBD0" w14:textId="77777777">
        <w:trPr>
          <w:trHeight w:val="705"/>
        </w:trPr>
        <w:tc>
          <w:tcPr>
            <w:tcW w:w="3840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AE65CC" w14:textId="77777777" w:rsidR="00D80D8A" w:rsidRDefault="00BE6280">
            <w:pPr>
              <w:spacing w:before="240" w:after="240"/>
              <w:rPr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하이브리드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검색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(</w:t>
            </w:r>
            <w:proofErr w:type="spellStart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Dense+Sparse</w:t>
            </w:r>
            <w:proofErr w:type="spellEnd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)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필수</w:t>
            </w:r>
          </w:p>
        </w:tc>
        <w:tc>
          <w:tcPr>
            <w:tcW w:w="5175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83FEE7" w14:textId="77777777" w:rsidR="00D80D8A" w:rsidRDefault="00BE6280">
            <w:pPr>
              <w:spacing w:before="240" w:after="240"/>
              <w:rPr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BGE-M3.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단일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모델에서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Dense</w:t>
            </w:r>
            <w:proofErr w:type="spellEnd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Sparse</w:t>
            </w:r>
            <w:proofErr w:type="spellEnd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ColBERT</w:t>
            </w:r>
            <w:proofErr w:type="spellEnd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벡터를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동시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생성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.</w:t>
            </w:r>
          </w:p>
        </w:tc>
      </w:tr>
      <w:tr w:rsidR="00D80D8A" w14:paraId="66D9A463" w14:textId="77777777">
        <w:trPr>
          <w:trHeight w:val="705"/>
        </w:trPr>
        <w:tc>
          <w:tcPr>
            <w:tcW w:w="3840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EFDBFA" w14:textId="77777777" w:rsidR="00D80D8A" w:rsidRDefault="00BE6280">
            <w:pPr>
              <w:spacing w:before="240" w:after="240"/>
              <w:rPr>
                <w:sz w:val="18"/>
                <w:szCs w:val="18"/>
              </w:rPr>
            </w:pPr>
            <w:proofErr w:type="gramStart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프로토타이핑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/</w:t>
            </w:r>
            <w:proofErr w:type="gramEnd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비용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최소화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/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영어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위주</w:t>
            </w:r>
          </w:p>
        </w:tc>
        <w:tc>
          <w:tcPr>
            <w:tcW w:w="5175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D6CF40" w14:textId="77777777" w:rsidR="00D80D8A" w:rsidRDefault="00BE6280">
            <w:pPr>
              <w:spacing w:before="240" w:after="240"/>
              <w:rPr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all-MiniLM-L6-v2. 384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차원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초경량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. GPU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없이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CPU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추론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가능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.</w:t>
            </w:r>
          </w:p>
        </w:tc>
      </w:tr>
    </w:tbl>
    <w:p w14:paraId="46845783" w14:textId="77777777" w:rsidR="00D80D8A" w:rsidRDefault="00BE6280">
      <w:pPr>
        <w:pStyle w:val="4"/>
        <w:keepNext w:val="0"/>
        <w:keepLines w:val="0"/>
      </w:pPr>
      <w:bookmarkStart w:id="230" w:name="_upkjb7go1q7z" w:colFirst="0" w:colLast="0"/>
      <w:bookmarkEnd w:id="230"/>
      <w:r>
        <w:t xml:space="preserve"> </w:t>
      </w:r>
    </w:p>
    <w:p w14:paraId="5E1E057E" w14:textId="77777777" w:rsidR="00D80D8A" w:rsidRDefault="00BE6280">
      <w:pPr>
        <w:pStyle w:val="4"/>
        <w:keepNext w:val="0"/>
        <w:keepLines w:val="0"/>
      </w:pPr>
      <w:bookmarkStart w:id="231" w:name="_6nfma68me0lr" w:colFirst="0" w:colLast="0"/>
      <w:bookmarkEnd w:id="231"/>
      <w:r>
        <w:rPr>
          <w:rFonts w:ascii="Arial Unicode MS" w:eastAsia="Arial Unicode MS" w:hAnsi="Arial Unicode MS" w:cs="Arial Unicode MS"/>
        </w:rPr>
        <w:t xml:space="preserve">8.2.4 </w:t>
      </w:r>
      <w:r>
        <w:rPr>
          <w:rFonts w:ascii="Arial Unicode MS" w:eastAsia="Arial Unicode MS" w:hAnsi="Arial Unicode MS" w:cs="Arial Unicode MS"/>
        </w:rPr>
        <w:t>차원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및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양자화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트레이드오프</w:t>
      </w:r>
    </w:p>
    <w:p w14:paraId="40C5A8DC" w14:textId="77777777" w:rsidR="00D80D8A" w:rsidRDefault="00BE6280">
      <w:pPr>
        <w:spacing w:before="240" w:after="120"/>
      </w:pPr>
      <w:proofErr w:type="spellStart"/>
      <w:r>
        <w:rPr>
          <w:rFonts w:ascii="Arial Unicode MS" w:eastAsia="Arial Unicode MS" w:hAnsi="Arial Unicode MS" w:cs="Arial Unicode MS"/>
          <w:color w:val="1A1A1A"/>
        </w:rPr>
        <w:t>Embedding</w:t>
      </w:r>
      <w:proofErr w:type="spellEnd"/>
      <w:r>
        <w:rPr>
          <w:rFonts w:ascii="Arial Unicode MS" w:eastAsia="Arial Unicode MS" w:hAnsi="Arial Unicode MS" w:cs="Arial Unicode MS"/>
          <w:color w:val="1A1A1A"/>
        </w:rPr>
        <w:t xml:space="preserve"> </w:t>
      </w:r>
      <w:r>
        <w:rPr>
          <w:rFonts w:ascii="Arial Unicode MS" w:eastAsia="Arial Unicode MS" w:hAnsi="Arial Unicode MS" w:cs="Arial Unicode MS"/>
          <w:color w:val="1A1A1A"/>
        </w:rPr>
        <w:t>차원</w:t>
      </w:r>
      <w:r>
        <w:rPr>
          <w:rFonts w:ascii="Arial Unicode MS" w:eastAsia="Arial Unicode MS" w:hAnsi="Arial Unicode MS" w:cs="Arial Unicode MS"/>
          <w:color w:val="1A1A1A"/>
        </w:rPr>
        <w:t xml:space="preserve"> </w:t>
      </w:r>
      <w:r>
        <w:rPr>
          <w:rFonts w:ascii="Arial Unicode MS" w:eastAsia="Arial Unicode MS" w:hAnsi="Arial Unicode MS" w:cs="Arial Unicode MS"/>
          <w:color w:val="1A1A1A"/>
        </w:rPr>
        <w:t>수는</w:t>
      </w:r>
      <w:r>
        <w:rPr>
          <w:rFonts w:ascii="Arial Unicode MS" w:eastAsia="Arial Unicode MS" w:hAnsi="Arial Unicode MS" w:cs="Arial Unicode MS"/>
          <w:color w:val="1A1A1A"/>
        </w:rPr>
        <w:t xml:space="preserve"> </w:t>
      </w:r>
      <w:r>
        <w:rPr>
          <w:rFonts w:ascii="Arial Unicode MS" w:eastAsia="Arial Unicode MS" w:hAnsi="Arial Unicode MS" w:cs="Arial Unicode MS"/>
          <w:color w:val="1A1A1A"/>
        </w:rPr>
        <w:t>검색</w:t>
      </w:r>
      <w:r>
        <w:rPr>
          <w:rFonts w:ascii="Arial Unicode MS" w:eastAsia="Arial Unicode MS" w:hAnsi="Arial Unicode MS" w:cs="Arial Unicode MS"/>
          <w:color w:val="1A1A1A"/>
        </w:rPr>
        <w:t xml:space="preserve"> </w:t>
      </w:r>
      <w:r>
        <w:rPr>
          <w:rFonts w:ascii="Arial Unicode MS" w:eastAsia="Arial Unicode MS" w:hAnsi="Arial Unicode MS" w:cs="Arial Unicode MS"/>
          <w:color w:val="1A1A1A"/>
        </w:rPr>
        <w:t>품질과</w:t>
      </w:r>
      <w:r>
        <w:rPr>
          <w:rFonts w:ascii="Arial Unicode MS" w:eastAsia="Arial Unicode MS" w:hAnsi="Arial Unicode MS" w:cs="Arial Unicode MS"/>
          <w:color w:val="1A1A1A"/>
        </w:rPr>
        <w:t xml:space="preserve"> </w:t>
      </w:r>
      <w:r>
        <w:rPr>
          <w:rFonts w:ascii="Arial Unicode MS" w:eastAsia="Arial Unicode MS" w:hAnsi="Arial Unicode MS" w:cs="Arial Unicode MS"/>
          <w:color w:val="1A1A1A"/>
        </w:rPr>
        <w:t>비용</w:t>
      </w:r>
      <w:r>
        <w:rPr>
          <w:rFonts w:ascii="Arial Unicode MS" w:eastAsia="Arial Unicode MS" w:hAnsi="Arial Unicode MS" w:cs="Arial Unicode MS"/>
          <w:color w:val="1A1A1A"/>
        </w:rPr>
        <w:t>/</w:t>
      </w:r>
      <w:r>
        <w:rPr>
          <w:rFonts w:ascii="Arial Unicode MS" w:eastAsia="Arial Unicode MS" w:hAnsi="Arial Unicode MS" w:cs="Arial Unicode MS"/>
          <w:color w:val="1A1A1A"/>
        </w:rPr>
        <w:t>성능</w:t>
      </w:r>
      <w:r>
        <w:rPr>
          <w:rFonts w:ascii="Arial Unicode MS" w:eastAsia="Arial Unicode MS" w:hAnsi="Arial Unicode MS" w:cs="Arial Unicode MS"/>
          <w:color w:val="1A1A1A"/>
        </w:rPr>
        <w:t xml:space="preserve"> </w:t>
      </w:r>
      <w:r>
        <w:rPr>
          <w:rFonts w:ascii="Arial Unicode MS" w:eastAsia="Arial Unicode MS" w:hAnsi="Arial Unicode MS" w:cs="Arial Unicode MS"/>
          <w:color w:val="1A1A1A"/>
        </w:rPr>
        <w:t>사이의</w:t>
      </w:r>
      <w:r>
        <w:rPr>
          <w:rFonts w:ascii="Arial Unicode MS" w:eastAsia="Arial Unicode MS" w:hAnsi="Arial Unicode MS" w:cs="Arial Unicode MS"/>
          <w:color w:val="1A1A1A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1A1A1A"/>
        </w:rPr>
        <w:t>트레이드오프이다</w:t>
      </w:r>
      <w:proofErr w:type="spellEnd"/>
      <w:r>
        <w:rPr>
          <w:rFonts w:ascii="Arial Unicode MS" w:eastAsia="Arial Unicode MS" w:hAnsi="Arial Unicode MS" w:cs="Arial Unicode MS"/>
          <w:color w:val="1A1A1A"/>
        </w:rPr>
        <w:t xml:space="preserve">. </w:t>
      </w:r>
      <w:r>
        <w:rPr>
          <w:rFonts w:ascii="Arial Unicode MS" w:eastAsia="Arial Unicode MS" w:hAnsi="Arial Unicode MS" w:cs="Arial Unicode MS"/>
          <w:color w:val="1A1A1A"/>
        </w:rPr>
        <w:t>최신</w:t>
      </w:r>
      <w:r>
        <w:rPr>
          <w:rFonts w:ascii="Arial Unicode MS" w:eastAsia="Arial Unicode MS" w:hAnsi="Arial Unicode MS" w:cs="Arial Unicode MS"/>
          <w:color w:val="1A1A1A"/>
        </w:rPr>
        <w:t xml:space="preserve"> </w:t>
      </w:r>
      <w:r>
        <w:rPr>
          <w:rFonts w:ascii="Arial Unicode MS" w:eastAsia="Arial Unicode MS" w:hAnsi="Arial Unicode MS" w:cs="Arial Unicode MS"/>
          <w:color w:val="1A1A1A"/>
        </w:rPr>
        <w:t>모델</w:t>
      </w:r>
      <w:r>
        <w:rPr>
          <w:rFonts w:ascii="Arial Unicode MS" w:eastAsia="Arial Unicode MS" w:hAnsi="Arial Unicode MS" w:cs="Arial Unicode MS"/>
          <w:color w:val="1A1A1A"/>
        </w:rPr>
        <w:t>(</w:t>
      </w:r>
      <w:proofErr w:type="spellStart"/>
      <w:r>
        <w:rPr>
          <w:rFonts w:ascii="Arial Unicode MS" w:eastAsia="Arial Unicode MS" w:hAnsi="Arial Unicode MS" w:cs="Arial Unicode MS"/>
          <w:color w:val="1A1A1A"/>
        </w:rPr>
        <w:t>OpenAI</w:t>
      </w:r>
      <w:proofErr w:type="spellEnd"/>
      <w:r>
        <w:rPr>
          <w:rFonts w:ascii="Arial Unicode MS" w:eastAsia="Arial Unicode MS" w:hAnsi="Arial Unicode MS" w:cs="Arial Unicode MS"/>
          <w:color w:val="1A1A1A"/>
        </w:rPr>
        <w:t xml:space="preserve"> v3, Qwen3, BGE-M3, </w:t>
      </w:r>
      <w:proofErr w:type="spellStart"/>
      <w:r>
        <w:rPr>
          <w:rFonts w:ascii="Arial Unicode MS" w:eastAsia="Arial Unicode MS" w:hAnsi="Arial Unicode MS" w:cs="Arial Unicode MS"/>
          <w:color w:val="1A1A1A"/>
        </w:rPr>
        <w:t>Cohere</w:t>
      </w:r>
      <w:proofErr w:type="spellEnd"/>
      <w:r>
        <w:rPr>
          <w:rFonts w:ascii="Arial Unicode MS" w:eastAsia="Arial Unicode MS" w:hAnsi="Arial Unicode MS" w:cs="Arial Unicode MS"/>
          <w:color w:val="1A1A1A"/>
        </w:rPr>
        <w:t xml:space="preserve"> v4)</w:t>
      </w:r>
      <w:r>
        <w:rPr>
          <w:rFonts w:ascii="Arial Unicode MS" w:eastAsia="Arial Unicode MS" w:hAnsi="Arial Unicode MS" w:cs="Arial Unicode MS"/>
          <w:color w:val="1A1A1A"/>
        </w:rPr>
        <w:t>은</w:t>
      </w:r>
      <w:r>
        <w:rPr>
          <w:rFonts w:ascii="Arial Unicode MS" w:eastAsia="Arial Unicode MS" w:hAnsi="Arial Unicode MS" w:cs="Arial Unicode MS"/>
          <w:color w:val="1A1A1A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1A1A1A"/>
        </w:rPr>
        <w:t>Matryoshka</w:t>
      </w:r>
      <w:proofErr w:type="spellEnd"/>
      <w:r>
        <w:rPr>
          <w:rFonts w:ascii="Arial Unicode MS" w:eastAsia="Arial Unicode MS" w:hAnsi="Arial Unicode MS" w:cs="Arial Unicode MS"/>
          <w:color w:val="1A1A1A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1A1A1A"/>
        </w:rPr>
        <w:t>Representation</w:t>
      </w:r>
      <w:proofErr w:type="spellEnd"/>
      <w:r>
        <w:rPr>
          <w:rFonts w:ascii="Arial Unicode MS" w:eastAsia="Arial Unicode MS" w:hAnsi="Arial Unicode MS" w:cs="Arial Unicode MS"/>
          <w:color w:val="1A1A1A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1A1A1A"/>
        </w:rPr>
        <w:t>Learning</w:t>
      </w:r>
      <w:proofErr w:type="spellEnd"/>
      <w:r>
        <w:rPr>
          <w:rFonts w:ascii="Arial Unicode MS" w:eastAsia="Arial Unicode MS" w:hAnsi="Arial Unicode MS" w:cs="Arial Unicode MS"/>
          <w:color w:val="1A1A1A"/>
        </w:rPr>
        <w:t>(MRL)</w:t>
      </w:r>
      <w:r>
        <w:rPr>
          <w:rFonts w:ascii="Arial Unicode MS" w:eastAsia="Arial Unicode MS" w:hAnsi="Arial Unicode MS" w:cs="Arial Unicode MS"/>
          <w:color w:val="1A1A1A"/>
        </w:rPr>
        <w:t>을</w:t>
      </w:r>
      <w:r>
        <w:rPr>
          <w:rFonts w:ascii="Arial Unicode MS" w:eastAsia="Arial Unicode MS" w:hAnsi="Arial Unicode MS" w:cs="Arial Unicode MS"/>
          <w:color w:val="1A1A1A"/>
        </w:rPr>
        <w:t xml:space="preserve"> </w:t>
      </w:r>
      <w:r>
        <w:rPr>
          <w:rFonts w:ascii="Arial Unicode MS" w:eastAsia="Arial Unicode MS" w:hAnsi="Arial Unicode MS" w:cs="Arial Unicode MS"/>
          <w:color w:val="1A1A1A"/>
        </w:rPr>
        <w:t>통해</w:t>
      </w:r>
      <w:r>
        <w:rPr>
          <w:rFonts w:ascii="Arial Unicode MS" w:eastAsia="Arial Unicode MS" w:hAnsi="Arial Unicode MS" w:cs="Arial Unicode MS"/>
          <w:color w:val="1A1A1A"/>
        </w:rPr>
        <w:t xml:space="preserve"> </w:t>
      </w:r>
      <w:r>
        <w:rPr>
          <w:rFonts w:ascii="Arial Unicode MS" w:eastAsia="Arial Unicode MS" w:hAnsi="Arial Unicode MS" w:cs="Arial Unicode MS"/>
          <w:color w:val="1A1A1A"/>
        </w:rPr>
        <w:t>가변</w:t>
      </w:r>
      <w:r>
        <w:rPr>
          <w:rFonts w:ascii="Arial Unicode MS" w:eastAsia="Arial Unicode MS" w:hAnsi="Arial Unicode MS" w:cs="Arial Unicode MS"/>
          <w:color w:val="1A1A1A"/>
        </w:rPr>
        <w:t xml:space="preserve"> </w:t>
      </w:r>
      <w:r>
        <w:rPr>
          <w:rFonts w:ascii="Arial Unicode MS" w:eastAsia="Arial Unicode MS" w:hAnsi="Arial Unicode MS" w:cs="Arial Unicode MS"/>
          <w:color w:val="1A1A1A"/>
        </w:rPr>
        <w:t>차원을</w:t>
      </w:r>
      <w:r>
        <w:rPr>
          <w:rFonts w:ascii="Arial Unicode MS" w:eastAsia="Arial Unicode MS" w:hAnsi="Arial Unicode MS" w:cs="Arial Unicode MS"/>
          <w:color w:val="1A1A1A"/>
        </w:rPr>
        <w:t xml:space="preserve"> </w:t>
      </w:r>
      <w:r>
        <w:rPr>
          <w:rFonts w:ascii="Arial Unicode MS" w:eastAsia="Arial Unicode MS" w:hAnsi="Arial Unicode MS" w:cs="Arial Unicode MS"/>
          <w:color w:val="1A1A1A"/>
        </w:rPr>
        <w:t>지원하므로</w:t>
      </w:r>
      <w:r>
        <w:rPr>
          <w:rFonts w:ascii="Arial Unicode MS" w:eastAsia="Arial Unicode MS" w:hAnsi="Arial Unicode MS" w:cs="Arial Unicode MS"/>
          <w:color w:val="1A1A1A"/>
        </w:rPr>
        <w:t xml:space="preserve">, </w:t>
      </w:r>
      <w:r>
        <w:rPr>
          <w:rFonts w:ascii="Arial Unicode MS" w:eastAsia="Arial Unicode MS" w:hAnsi="Arial Unicode MS" w:cs="Arial Unicode MS"/>
          <w:color w:val="1A1A1A"/>
        </w:rPr>
        <w:t>동일</w:t>
      </w:r>
      <w:r>
        <w:rPr>
          <w:rFonts w:ascii="Arial Unicode MS" w:eastAsia="Arial Unicode MS" w:hAnsi="Arial Unicode MS" w:cs="Arial Unicode MS"/>
          <w:color w:val="1A1A1A"/>
        </w:rPr>
        <w:t xml:space="preserve"> </w:t>
      </w:r>
      <w:r>
        <w:rPr>
          <w:rFonts w:ascii="Arial Unicode MS" w:eastAsia="Arial Unicode MS" w:hAnsi="Arial Unicode MS" w:cs="Arial Unicode MS"/>
          <w:color w:val="1A1A1A"/>
        </w:rPr>
        <w:t>모델에서</w:t>
      </w:r>
      <w:r>
        <w:rPr>
          <w:rFonts w:ascii="Arial Unicode MS" w:eastAsia="Arial Unicode MS" w:hAnsi="Arial Unicode MS" w:cs="Arial Unicode MS"/>
          <w:color w:val="1A1A1A"/>
        </w:rPr>
        <w:t xml:space="preserve"> </w:t>
      </w:r>
      <w:r>
        <w:rPr>
          <w:rFonts w:ascii="Arial Unicode MS" w:eastAsia="Arial Unicode MS" w:hAnsi="Arial Unicode MS" w:cs="Arial Unicode MS"/>
          <w:color w:val="1A1A1A"/>
        </w:rPr>
        <w:t>차원을</w:t>
      </w:r>
      <w:r>
        <w:rPr>
          <w:rFonts w:ascii="Arial Unicode MS" w:eastAsia="Arial Unicode MS" w:hAnsi="Arial Unicode MS" w:cs="Arial Unicode MS"/>
          <w:color w:val="1A1A1A"/>
        </w:rPr>
        <w:t xml:space="preserve"> </w:t>
      </w:r>
      <w:r>
        <w:rPr>
          <w:rFonts w:ascii="Arial Unicode MS" w:eastAsia="Arial Unicode MS" w:hAnsi="Arial Unicode MS" w:cs="Arial Unicode MS"/>
          <w:color w:val="1A1A1A"/>
        </w:rPr>
        <w:t>줄여</w:t>
      </w:r>
      <w:r>
        <w:rPr>
          <w:rFonts w:ascii="Arial Unicode MS" w:eastAsia="Arial Unicode MS" w:hAnsi="Arial Unicode MS" w:cs="Arial Unicode MS"/>
          <w:color w:val="1A1A1A"/>
        </w:rPr>
        <w:t xml:space="preserve"> </w:t>
      </w:r>
      <w:r>
        <w:rPr>
          <w:rFonts w:ascii="Arial Unicode MS" w:eastAsia="Arial Unicode MS" w:hAnsi="Arial Unicode MS" w:cs="Arial Unicode MS"/>
          <w:color w:val="1A1A1A"/>
        </w:rPr>
        <w:t>비용을</w:t>
      </w:r>
      <w:r>
        <w:rPr>
          <w:rFonts w:ascii="Arial Unicode MS" w:eastAsia="Arial Unicode MS" w:hAnsi="Arial Unicode MS" w:cs="Arial Unicode MS"/>
          <w:color w:val="1A1A1A"/>
        </w:rPr>
        <w:t xml:space="preserve"> </w:t>
      </w:r>
      <w:r>
        <w:rPr>
          <w:rFonts w:ascii="Arial Unicode MS" w:eastAsia="Arial Unicode MS" w:hAnsi="Arial Unicode MS" w:cs="Arial Unicode MS"/>
          <w:color w:val="1A1A1A"/>
        </w:rPr>
        <w:t>절감할</w:t>
      </w:r>
      <w:r>
        <w:rPr>
          <w:rFonts w:ascii="Arial Unicode MS" w:eastAsia="Arial Unicode MS" w:hAnsi="Arial Unicode MS" w:cs="Arial Unicode MS"/>
          <w:color w:val="1A1A1A"/>
        </w:rPr>
        <w:t xml:space="preserve"> </w:t>
      </w:r>
      <w:r>
        <w:rPr>
          <w:rFonts w:ascii="Arial Unicode MS" w:eastAsia="Arial Unicode MS" w:hAnsi="Arial Unicode MS" w:cs="Arial Unicode MS"/>
          <w:color w:val="1A1A1A"/>
        </w:rPr>
        <w:t>수</w:t>
      </w:r>
      <w:r>
        <w:rPr>
          <w:rFonts w:ascii="Arial Unicode MS" w:eastAsia="Arial Unicode MS" w:hAnsi="Arial Unicode MS" w:cs="Arial Unicode MS"/>
          <w:color w:val="1A1A1A"/>
        </w:rPr>
        <w:t xml:space="preserve"> </w:t>
      </w:r>
      <w:r>
        <w:rPr>
          <w:rFonts w:ascii="Arial Unicode MS" w:eastAsia="Arial Unicode MS" w:hAnsi="Arial Unicode MS" w:cs="Arial Unicode MS"/>
          <w:color w:val="1A1A1A"/>
        </w:rPr>
        <w:t>있다</w:t>
      </w:r>
      <w:r>
        <w:rPr>
          <w:rFonts w:ascii="Arial Unicode MS" w:eastAsia="Arial Unicode MS" w:hAnsi="Arial Unicode MS" w:cs="Arial Unicode MS"/>
          <w:color w:val="1A1A1A"/>
        </w:rPr>
        <w:t>.</w:t>
      </w:r>
    </w:p>
    <w:tbl>
      <w:tblPr>
        <w:tblStyle w:val="afffffffffff4"/>
        <w:tblW w:w="900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60"/>
        <w:gridCol w:w="2535"/>
        <w:gridCol w:w="2535"/>
        <w:gridCol w:w="2370"/>
      </w:tblGrid>
      <w:tr w:rsidR="00D80D8A" w14:paraId="525DC9DC" w14:textId="77777777">
        <w:trPr>
          <w:trHeight w:val="420"/>
        </w:trPr>
        <w:tc>
          <w:tcPr>
            <w:tcW w:w="1560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EBE3F3" w14:textId="77777777" w:rsidR="00D80D8A" w:rsidRDefault="00BE6280">
            <w:pPr>
              <w:spacing w:before="240" w:after="240"/>
              <w:jc w:val="center"/>
              <w:rPr>
                <w:color w:val="FFFFFF"/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color w:val="FFFFFF"/>
                <w:sz w:val="20"/>
                <w:szCs w:val="20"/>
              </w:rPr>
              <w:t>차원</w:t>
            </w:r>
            <w:r>
              <w:rPr>
                <w:rFonts w:ascii="Arial Unicode MS" w:eastAsia="Arial Unicode MS" w:hAnsi="Arial Unicode MS" w:cs="Arial Unicode MS"/>
                <w:color w:val="FFFFFF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FFFFFF"/>
                <w:sz w:val="20"/>
                <w:szCs w:val="20"/>
              </w:rPr>
              <w:t>범위</w:t>
            </w:r>
          </w:p>
        </w:tc>
        <w:tc>
          <w:tcPr>
            <w:tcW w:w="2535" w:type="dxa"/>
            <w:tcBorders>
              <w:top w:val="single" w:sz="5" w:space="0" w:color="CCCCCC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94CDEC" w14:textId="77777777" w:rsidR="00D80D8A" w:rsidRDefault="00BE6280">
            <w:pPr>
              <w:spacing w:before="240" w:after="240"/>
              <w:jc w:val="center"/>
              <w:rPr>
                <w:color w:val="FFFFFF"/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color w:val="FFFFFF"/>
                <w:sz w:val="20"/>
                <w:szCs w:val="20"/>
              </w:rPr>
              <w:t>특성</w:t>
            </w:r>
          </w:p>
        </w:tc>
        <w:tc>
          <w:tcPr>
            <w:tcW w:w="2535" w:type="dxa"/>
            <w:tcBorders>
              <w:top w:val="single" w:sz="5" w:space="0" w:color="CCCCCC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ACBF43" w14:textId="77777777" w:rsidR="00D80D8A" w:rsidRDefault="00BE6280">
            <w:pPr>
              <w:spacing w:before="240" w:after="240"/>
              <w:jc w:val="center"/>
              <w:rPr>
                <w:color w:val="FFFFFF"/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color w:val="FFFFFF"/>
                <w:sz w:val="20"/>
                <w:szCs w:val="20"/>
              </w:rPr>
              <w:t>적합</w:t>
            </w:r>
            <w:r>
              <w:rPr>
                <w:rFonts w:ascii="Arial Unicode MS" w:eastAsia="Arial Unicode MS" w:hAnsi="Arial Unicode MS" w:cs="Arial Unicode MS"/>
                <w:color w:val="FFFFFF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FFFFFF"/>
                <w:sz w:val="20"/>
                <w:szCs w:val="20"/>
              </w:rPr>
              <w:t>조건</w:t>
            </w:r>
          </w:p>
        </w:tc>
        <w:tc>
          <w:tcPr>
            <w:tcW w:w="2370" w:type="dxa"/>
            <w:tcBorders>
              <w:top w:val="single" w:sz="5" w:space="0" w:color="CCCCCC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322FBA" w14:textId="77777777" w:rsidR="00D80D8A" w:rsidRDefault="00BE6280">
            <w:pPr>
              <w:spacing w:before="240" w:after="240"/>
              <w:jc w:val="center"/>
              <w:rPr>
                <w:color w:val="FFFFFF"/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color w:val="FFFFFF"/>
                <w:sz w:val="20"/>
                <w:szCs w:val="20"/>
              </w:rPr>
              <w:t>비용</w:t>
            </w:r>
            <w:r>
              <w:rPr>
                <w:rFonts w:ascii="Arial Unicode MS" w:eastAsia="Arial Unicode MS" w:hAnsi="Arial Unicode MS" w:cs="Arial Unicode MS"/>
                <w:color w:val="FFFFFF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FFFFFF"/>
                <w:sz w:val="20"/>
                <w:szCs w:val="20"/>
              </w:rPr>
              <w:t>영향</w:t>
            </w:r>
          </w:p>
        </w:tc>
      </w:tr>
      <w:tr w:rsidR="00D80D8A" w14:paraId="695ED548" w14:textId="77777777">
        <w:trPr>
          <w:trHeight w:val="705"/>
        </w:trPr>
        <w:tc>
          <w:tcPr>
            <w:tcW w:w="1560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15EE36" w14:textId="77777777" w:rsidR="00D80D8A" w:rsidRDefault="00BE6280">
            <w:pPr>
              <w:spacing w:before="240" w:after="240"/>
              <w:rPr>
                <w:color w:val="1A1A1A"/>
                <w:sz w:val="20"/>
                <w:szCs w:val="20"/>
              </w:rPr>
            </w:pPr>
            <w:r>
              <w:rPr>
                <w:color w:val="1A1A1A"/>
                <w:sz w:val="20"/>
                <w:szCs w:val="20"/>
              </w:rPr>
              <w:lastRenderedPageBreak/>
              <w:t>128~256</w:t>
            </w:r>
          </w:p>
        </w:tc>
        <w:tc>
          <w:tcPr>
            <w:tcW w:w="2535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608009" w14:textId="77777777" w:rsidR="00D80D8A" w:rsidRDefault="00BE6280">
            <w:pPr>
              <w:spacing w:before="240" w:after="240"/>
              <w:rPr>
                <w:color w:val="1A1A1A"/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>저해상도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 xml:space="preserve">. 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>세밀한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>의미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>차이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>손실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>가능</w:t>
            </w:r>
          </w:p>
        </w:tc>
        <w:tc>
          <w:tcPr>
            <w:tcW w:w="2535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1C9AD5" w14:textId="77777777" w:rsidR="00D80D8A" w:rsidRDefault="00BE6280">
            <w:pPr>
              <w:spacing w:before="240" w:after="240"/>
              <w:rPr>
                <w:color w:val="1A1A1A"/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>프로토타이핑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>대규모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>데이터의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 xml:space="preserve"> 1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>차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>필터링</w:t>
            </w:r>
          </w:p>
        </w:tc>
        <w:tc>
          <w:tcPr>
            <w:tcW w:w="2370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6CB4BF" w14:textId="77777777" w:rsidR="00D80D8A" w:rsidRDefault="00BE6280">
            <w:pPr>
              <w:spacing w:before="240" w:after="240"/>
              <w:rPr>
                <w:color w:val="1A1A1A"/>
                <w:sz w:val="20"/>
                <w:szCs w:val="20"/>
              </w:rPr>
            </w:pPr>
            <w:proofErr w:type="spellStart"/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>저장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>·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>검색</w:t>
            </w:r>
            <w:proofErr w:type="spellEnd"/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>비용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>최소</w:t>
            </w:r>
          </w:p>
        </w:tc>
      </w:tr>
      <w:tr w:rsidR="00D80D8A" w14:paraId="20001183" w14:textId="77777777">
        <w:trPr>
          <w:trHeight w:val="705"/>
        </w:trPr>
        <w:tc>
          <w:tcPr>
            <w:tcW w:w="1560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291973" w14:textId="77777777" w:rsidR="00D80D8A" w:rsidRDefault="00BE6280">
            <w:pPr>
              <w:spacing w:before="240" w:after="240"/>
              <w:rPr>
                <w:color w:val="1A1A1A"/>
                <w:sz w:val="20"/>
                <w:szCs w:val="20"/>
              </w:rPr>
            </w:pPr>
            <w:r>
              <w:rPr>
                <w:color w:val="1A1A1A"/>
                <w:sz w:val="20"/>
                <w:szCs w:val="20"/>
              </w:rPr>
              <w:t>384~512</w:t>
            </w:r>
          </w:p>
        </w:tc>
        <w:tc>
          <w:tcPr>
            <w:tcW w:w="2535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C23901" w14:textId="77777777" w:rsidR="00D80D8A" w:rsidRDefault="00BE6280">
            <w:pPr>
              <w:spacing w:before="240" w:after="240"/>
              <w:rPr>
                <w:color w:val="1A1A1A"/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>중간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>해상도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 xml:space="preserve">. 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>대부분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>유스케이스에서</w:t>
            </w:r>
            <w:proofErr w:type="spellEnd"/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>충분</w:t>
            </w:r>
          </w:p>
        </w:tc>
        <w:tc>
          <w:tcPr>
            <w:tcW w:w="2535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11A851" w14:textId="77777777" w:rsidR="00D80D8A" w:rsidRDefault="00BE6280">
            <w:pPr>
              <w:spacing w:before="240" w:after="240"/>
              <w:rPr>
                <w:color w:val="1A1A1A"/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>프로덕션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>범용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 xml:space="preserve">. 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>비용과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>품질의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>균형</w:t>
            </w:r>
          </w:p>
        </w:tc>
        <w:tc>
          <w:tcPr>
            <w:tcW w:w="2370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72F3CE" w14:textId="77777777" w:rsidR="00D80D8A" w:rsidRDefault="00BE6280">
            <w:pPr>
              <w:spacing w:before="240" w:after="240"/>
              <w:rPr>
                <w:color w:val="1A1A1A"/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>저장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>비용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>중간</w:t>
            </w:r>
          </w:p>
        </w:tc>
      </w:tr>
      <w:tr w:rsidR="00D80D8A" w14:paraId="00C6E7E7" w14:textId="77777777">
        <w:trPr>
          <w:trHeight w:val="705"/>
        </w:trPr>
        <w:tc>
          <w:tcPr>
            <w:tcW w:w="1560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AC82BE" w14:textId="77777777" w:rsidR="00D80D8A" w:rsidRDefault="00BE6280">
            <w:pPr>
              <w:spacing w:before="240" w:after="240"/>
              <w:rPr>
                <w:color w:val="1A1A1A"/>
                <w:sz w:val="20"/>
                <w:szCs w:val="20"/>
              </w:rPr>
            </w:pPr>
            <w:r>
              <w:rPr>
                <w:color w:val="1A1A1A"/>
                <w:sz w:val="20"/>
                <w:szCs w:val="20"/>
              </w:rPr>
              <w:t>768~1024</w:t>
            </w:r>
          </w:p>
        </w:tc>
        <w:tc>
          <w:tcPr>
            <w:tcW w:w="2535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2076B0" w14:textId="77777777" w:rsidR="00D80D8A" w:rsidRDefault="00BE6280">
            <w:pPr>
              <w:spacing w:before="240" w:after="240"/>
              <w:rPr>
                <w:color w:val="1A1A1A"/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>고해상도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 xml:space="preserve">. 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>세밀한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>의미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>구분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>가능</w:t>
            </w:r>
          </w:p>
        </w:tc>
        <w:tc>
          <w:tcPr>
            <w:tcW w:w="2535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75F23C" w14:textId="77777777" w:rsidR="00D80D8A" w:rsidRDefault="00BE6280">
            <w:pPr>
              <w:spacing w:before="240" w:after="240"/>
              <w:rPr>
                <w:color w:val="1A1A1A"/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>정확도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>크리티컬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 xml:space="preserve">. 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>다국어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>검색</w:t>
            </w:r>
          </w:p>
        </w:tc>
        <w:tc>
          <w:tcPr>
            <w:tcW w:w="2370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DADFC1" w14:textId="77777777" w:rsidR="00D80D8A" w:rsidRDefault="00BE6280">
            <w:pPr>
              <w:spacing w:before="240" w:after="240"/>
              <w:rPr>
                <w:color w:val="1A1A1A"/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>저장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>비용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>높음</w:t>
            </w:r>
          </w:p>
        </w:tc>
      </w:tr>
      <w:tr w:rsidR="00D80D8A" w14:paraId="4FDE6887" w14:textId="77777777">
        <w:trPr>
          <w:trHeight w:val="705"/>
        </w:trPr>
        <w:tc>
          <w:tcPr>
            <w:tcW w:w="1560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BB34E6" w14:textId="77777777" w:rsidR="00D80D8A" w:rsidRDefault="00BE6280">
            <w:pPr>
              <w:spacing w:before="240" w:after="240"/>
              <w:rPr>
                <w:color w:val="1A1A1A"/>
                <w:sz w:val="20"/>
                <w:szCs w:val="20"/>
              </w:rPr>
            </w:pPr>
            <w:r>
              <w:rPr>
                <w:color w:val="1A1A1A"/>
                <w:sz w:val="20"/>
                <w:szCs w:val="20"/>
              </w:rPr>
              <w:t>1536~4096</w:t>
            </w:r>
          </w:p>
        </w:tc>
        <w:tc>
          <w:tcPr>
            <w:tcW w:w="2535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E94D4C" w14:textId="77777777" w:rsidR="00D80D8A" w:rsidRDefault="00BE6280">
            <w:pPr>
              <w:spacing w:before="240" w:after="240"/>
              <w:rPr>
                <w:color w:val="1A1A1A"/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>최고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>해상도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 xml:space="preserve">. 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>미세한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>의미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>차이까지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>포착</w:t>
            </w:r>
          </w:p>
        </w:tc>
        <w:tc>
          <w:tcPr>
            <w:tcW w:w="2535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473793" w14:textId="77777777" w:rsidR="00D80D8A" w:rsidRDefault="00BE6280">
            <w:pPr>
              <w:spacing w:before="240" w:after="240"/>
              <w:rPr>
                <w:color w:val="1A1A1A"/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>법률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>의료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>등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>정밀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>검색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>필수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>도메인</w:t>
            </w:r>
          </w:p>
        </w:tc>
        <w:tc>
          <w:tcPr>
            <w:tcW w:w="2370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2BC982" w14:textId="77777777" w:rsidR="00D80D8A" w:rsidRDefault="00BE6280">
            <w:pPr>
              <w:spacing w:before="240" w:after="240"/>
              <w:rPr>
                <w:color w:val="1A1A1A"/>
                <w:sz w:val="20"/>
                <w:szCs w:val="20"/>
              </w:rPr>
            </w:pPr>
            <w:proofErr w:type="spellStart"/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>저장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>·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>검색</w:t>
            </w:r>
            <w:proofErr w:type="spellEnd"/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>비용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>최대</w:t>
            </w:r>
          </w:p>
        </w:tc>
      </w:tr>
    </w:tbl>
    <w:p w14:paraId="225CD6E4" w14:textId="77777777" w:rsidR="00D80D8A" w:rsidRDefault="00BE6280">
      <w:pPr>
        <w:spacing w:before="160" w:after="120"/>
      </w:pPr>
      <w:r>
        <w:rPr>
          <w:rFonts w:ascii="Arial Unicode MS" w:eastAsia="Arial Unicode MS" w:hAnsi="Arial Unicode MS" w:cs="Arial Unicode MS"/>
        </w:rPr>
        <w:t>권장</w:t>
      </w:r>
      <w:r>
        <w:rPr>
          <w:rFonts w:ascii="Arial Unicode MS" w:eastAsia="Arial Unicode MS" w:hAnsi="Arial Unicode MS" w:cs="Arial Unicode MS"/>
        </w:rPr>
        <w:t xml:space="preserve">: </w:t>
      </w:r>
      <w:r>
        <w:rPr>
          <w:rFonts w:ascii="Arial Unicode MS" w:eastAsia="Arial Unicode MS" w:hAnsi="Arial Unicode MS" w:cs="Arial Unicode MS"/>
        </w:rPr>
        <w:t>프로덕션에서는</w:t>
      </w:r>
      <w:r>
        <w:rPr>
          <w:rFonts w:ascii="Arial Unicode MS" w:eastAsia="Arial Unicode MS" w:hAnsi="Arial Unicode MS" w:cs="Arial Unicode MS"/>
        </w:rPr>
        <w:t xml:space="preserve"> 384~1024 </w:t>
      </w:r>
      <w:r>
        <w:rPr>
          <w:rFonts w:ascii="Arial Unicode MS" w:eastAsia="Arial Unicode MS" w:hAnsi="Arial Unicode MS" w:cs="Arial Unicode MS"/>
        </w:rPr>
        <w:t>차원으로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시작하고</w:t>
      </w:r>
      <w:r>
        <w:rPr>
          <w:rFonts w:ascii="Arial Unicode MS" w:eastAsia="Arial Unicode MS" w:hAnsi="Arial Unicode MS" w:cs="Arial Unicode MS"/>
        </w:rPr>
        <w:t xml:space="preserve">(SHOULD), </w:t>
      </w:r>
      <w:r>
        <w:rPr>
          <w:rFonts w:ascii="Arial Unicode MS" w:eastAsia="Arial Unicode MS" w:hAnsi="Arial Unicode MS" w:cs="Arial Unicode MS"/>
        </w:rPr>
        <w:t>검색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품질이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요구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수준에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미달하면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차원을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높인다</w:t>
      </w:r>
      <w:r>
        <w:rPr>
          <w:rFonts w:ascii="Arial Unicode MS" w:eastAsia="Arial Unicode MS" w:hAnsi="Arial Unicode MS" w:cs="Arial Unicode MS"/>
        </w:rPr>
        <w:t xml:space="preserve">. </w:t>
      </w:r>
      <w:r>
        <w:rPr>
          <w:rFonts w:ascii="Arial Unicode MS" w:eastAsia="Arial Unicode MS" w:hAnsi="Arial Unicode MS" w:cs="Arial Unicode MS"/>
        </w:rPr>
        <w:t>차원을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높이면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Vector</w:t>
      </w:r>
      <w:proofErr w:type="spellEnd"/>
      <w:r>
        <w:rPr>
          <w:rFonts w:ascii="Arial Unicode MS" w:eastAsia="Arial Unicode MS" w:hAnsi="Arial Unicode MS" w:cs="Arial Unicode MS"/>
        </w:rPr>
        <w:t xml:space="preserve"> DB </w:t>
      </w:r>
      <w:proofErr w:type="spellStart"/>
      <w:r>
        <w:rPr>
          <w:rFonts w:ascii="Arial Unicode MS" w:eastAsia="Arial Unicode MS" w:hAnsi="Arial Unicode MS" w:cs="Arial Unicode MS"/>
        </w:rPr>
        <w:t>저장</w:t>
      </w:r>
      <w:r>
        <w:rPr>
          <w:rFonts w:ascii="Arial Unicode MS" w:eastAsia="Arial Unicode MS" w:hAnsi="Arial Unicode MS" w:cs="Arial Unicode MS"/>
        </w:rPr>
        <w:t>·</w:t>
      </w:r>
      <w:r>
        <w:rPr>
          <w:rFonts w:ascii="Arial Unicode MS" w:eastAsia="Arial Unicode MS" w:hAnsi="Arial Unicode MS" w:cs="Arial Unicode MS"/>
        </w:rPr>
        <w:t>검색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비용이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비례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증가함을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유의한다</w:t>
      </w:r>
      <w:r>
        <w:rPr>
          <w:rFonts w:ascii="Arial Unicode MS" w:eastAsia="Arial Unicode MS" w:hAnsi="Arial Unicode MS" w:cs="Arial Unicode MS"/>
        </w:rPr>
        <w:t>.</w:t>
      </w:r>
    </w:p>
    <w:p w14:paraId="5EACA61E" w14:textId="77777777" w:rsidR="00D80D8A" w:rsidRDefault="00BE6280">
      <w:pPr>
        <w:spacing w:after="120"/>
        <w:ind w:left="360"/>
      </w:pPr>
      <w:r>
        <w:rPr>
          <w:rFonts w:ascii="Arial Unicode MS" w:eastAsia="Arial Unicode MS" w:hAnsi="Arial Unicode MS" w:cs="Arial Unicode MS"/>
          <w:b/>
          <w:bCs/>
          <w:color w:val="2E75B6"/>
        </w:rPr>
        <w:t>모델</w:t>
      </w:r>
      <w:r>
        <w:rPr>
          <w:rFonts w:ascii="Arial Unicode MS" w:eastAsia="Arial Unicode MS" w:hAnsi="Arial Unicode MS" w:cs="Arial Unicode MS"/>
          <w:b/>
          <w:bCs/>
          <w:color w:val="2E75B6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color w:val="2E75B6"/>
        </w:rPr>
        <w:t>변경</w:t>
      </w:r>
      <w:r>
        <w:rPr>
          <w:rFonts w:ascii="Arial Unicode MS" w:eastAsia="Arial Unicode MS" w:hAnsi="Arial Unicode MS" w:cs="Arial Unicode MS"/>
          <w:b/>
          <w:bCs/>
          <w:color w:val="2E75B6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color w:val="2E75B6"/>
        </w:rPr>
        <w:t>주의</w:t>
      </w:r>
      <w:r>
        <w:rPr>
          <w:rFonts w:ascii="Arial Unicode MS" w:eastAsia="Arial Unicode MS" w:hAnsi="Arial Unicode MS" w:cs="Arial Unicode MS"/>
          <w:b/>
          <w:bCs/>
          <w:color w:val="2E75B6"/>
        </w:rPr>
        <w:t xml:space="preserve">: </w:t>
      </w:r>
      <w:proofErr w:type="spellStart"/>
      <w:r>
        <w:rPr>
          <w:rFonts w:ascii="Arial Unicode MS" w:eastAsia="Arial Unicode MS" w:hAnsi="Arial Unicode MS" w:cs="Arial Unicode MS"/>
        </w:rPr>
        <w:t>Embedding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모델을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변경하면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기존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벡터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전체를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재생성해야</w:t>
      </w:r>
      <w:r>
        <w:rPr>
          <w:rFonts w:ascii="Arial Unicode MS" w:eastAsia="Arial Unicode MS" w:hAnsi="Arial Unicode MS" w:cs="Arial Unicode MS"/>
        </w:rPr>
        <w:t xml:space="preserve">(MUST) </w:t>
      </w:r>
      <w:r>
        <w:rPr>
          <w:rFonts w:ascii="Arial Unicode MS" w:eastAsia="Arial Unicode MS" w:hAnsi="Arial Unicode MS" w:cs="Arial Unicode MS"/>
        </w:rPr>
        <w:t>한다</w:t>
      </w:r>
      <w:r>
        <w:rPr>
          <w:rFonts w:ascii="Arial Unicode MS" w:eastAsia="Arial Unicode MS" w:hAnsi="Arial Unicode MS" w:cs="Arial Unicode MS"/>
        </w:rPr>
        <w:t xml:space="preserve">. </w:t>
      </w:r>
      <w:r>
        <w:rPr>
          <w:rFonts w:ascii="Arial Unicode MS" w:eastAsia="Arial Unicode MS" w:hAnsi="Arial Unicode MS" w:cs="Arial Unicode MS"/>
        </w:rPr>
        <w:t>모델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선정은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초기에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신중히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결정하고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변경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마이그레이션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비용을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사전에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산정한다</w:t>
      </w:r>
      <w:r>
        <w:rPr>
          <w:rFonts w:ascii="Arial Unicode MS" w:eastAsia="Arial Unicode MS" w:hAnsi="Arial Unicode MS" w:cs="Arial Unicode MS"/>
        </w:rPr>
        <w:t>.</w:t>
      </w:r>
    </w:p>
    <w:p w14:paraId="206DBD11" w14:textId="77777777" w:rsidR="00D80D8A" w:rsidRDefault="00D80D8A">
      <w:pPr>
        <w:spacing w:after="120"/>
        <w:ind w:left="360"/>
      </w:pPr>
    </w:p>
    <w:p w14:paraId="2CFB0BCB" w14:textId="77777777" w:rsidR="00D80D8A" w:rsidRDefault="00BE6280">
      <w:pPr>
        <w:spacing w:before="200" w:after="120"/>
        <w:rPr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>양자화</w:t>
      </w:r>
      <w:r>
        <w:rPr>
          <w:rFonts w:ascii="Arial Unicode MS" w:eastAsia="Arial Unicode MS" w:hAnsi="Arial Unicode MS" w:cs="Arial Unicode MS"/>
          <w:b/>
          <w:bCs/>
        </w:rPr>
        <w:t>(</w:t>
      </w:r>
      <w:proofErr w:type="spellStart"/>
      <w:r>
        <w:rPr>
          <w:rFonts w:ascii="Arial Unicode MS" w:eastAsia="Arial Unicode MS" w:hAnsi="Arial Unicode MS" w:cs="Arial Unicode MS"/>
          <w:b/>
          <w:bCs/>
        </w:rPr>
        <w:t>Quantization</w:t>
      </w:r>
      <w:proofErr w:type="spellEnd"/>
      <w:r>
        <w:rPr>
          <w:rFonts w:ascii="Arial Unicode MS" w:eastAsia="Arial Unicode MS" w:hAnsi="Arial Unicode MS" w:cs="Arial Unicode MS"/>
          <w:b/>
          <w:bCs/>
        </w:rPr>
        <w:t xml:space="preserve">) </w:t>
      </w:r>
      <w:r>
        <w:rPr>
          <w:rFonts w:ascii="Arial Unicode MS" w:eastAsia="Arial Unicode MS" w:hAnsi="Arial Unicode MS" w:cs="Arial Unicode MS"/>
          <w:b/>
          <w:bCs/>
        </w:rPr>
        <w:t>전략</w:t>
      </w:r>
      <w:r>
        <w:rPr>
          <w:rFonts w:ascii="Arial Unicode MS" w:eastAsia="Arial Unicode MS" w:hAnsi="Arial Unicode MS" w:cs="Arial Unicode MS"/>
          <w:b/>
          <w:bCs/>
        </w:rPr>
        <w:t>:</w:t>
      </w:r>
    </w:p>
    <w:p w14:paraId="360043B0" w14:textId="77777777" w:rsidR="00D80D8A" w:rsidRDefault="00BE6280">
      <w:pPr>
        <w:spacing w:before="240" w:after="120"/>
        <w:rPr>
          <w:color w:val="1A1A1A"/>
        </w:rPr>
      </w:pPr>
      <w:r>
        <w:rPr>
          <w:rFonts w:ascii="Arial Unicode MS" w:eastAsia="Arial Unicode MS" w:hAnsi="Arial Unicode MS" w:cs="Arial Unicode MS"/>
          <w:color w:val="1A1A1A"/>
        </w:rPr>
        <w:t>차원</w:t>
      </w:r>
      <w:r>
        <w:rPr>
          <w:rFonts w:ascii="Arial Unicode MS" w:eastAsia="Arial Unicode MS" w:hAnsi="Arial Unicode MS" w:cs="Arial Unicode MS"/>
          <w:color w:val="1A1A1A"/>
        </w:rPr>
        <w:t xml:space="preserve"> </w:t>
      </w:r>
      <w:r>
        <w:rPr>
          <w:rFonts w:ascii="Arial Unicode MS" w:eastAsia="Arial Unicode MS" w:hAnsi="Arial Unicode MS" w:cs="Arial Unicode MS"/>
          <w:color w:val="1A1A1A"/>
        </w:rPr>
        <w:t>축소와</w:t>
      </w:r>
      <w:r>
        <w:rPr>
          <w:rFonts w:ascii="Arial Unicode MS" w:eastAsia="Arial Unicode MS" w:hAnsi="Arial Unicode MS" w:cs="Arial Unicode MS"/>
          <w:color w:val="1A1A1A"/>
        </w:rPr>
        <w:t xml:space="preserve"> </w:t>
      </w:r>
      <w:r>
        <w:rPr>
          <w:rFonts w:ascii="Arial Unicode MS" w:eastAsia="Arial Unicode MS" w:hAnsi="Arial Unicode MS" w:cs="Arial Unicode MS"/>
          <w:color w:val="1A1A1A"/>
        </w:rPr>
        <w:t>함께</w:t>
      </w:r>
      <w:r>
        <w:rPr>
          <w:rFonts w:ascii="Arial Unicode MS" w:eastAsia="Arial Unicode MS" w:hAnsi="Arial Unicode MS" w:cs="Arial Unicode MS"/>
          <w:color w:val="1A1A1A"/>
        </w:rPr>
        <w:t xml:space="preserve">, </w:t>
      </w:r>
      <w:r>
        <w:rPr>
          <w:rFonts w:ascii="Arial Unicode MS" w:eastAsia="Arial Unicode MS" w:hAnsi="Arial Unicode MS" w:cs="Arial Unicode MS"/>
          <w:color w:val="1A1A1A"/>
        </w:rPr>
        <w:t>양자화는</w:t>
      </w:r>
      <w:r>
        <w:rPr>
          <w:rFonts w:ascii="Arial Unicode MS" w:eastAsia="Arial Unicode MS" w:hAnsi="Arial Unicode MS" w:cs="Arial Unicode MS"/>
          <w:color w:val="1A1A1A"/>
        </w:rPr>
        <w:t xml:space="preserve"> </w:t>
      </w:r>
      <w:r>
        <w:rPr>
          <w:rFonts w:ascii="Arial Unicode MS" w:eastAsia="Arial Unicode MS" w:hAnsi="Arial Unicode MS" w:cs="Arial Unicode MS"/>
          <w:color w:val="1A1A1A"/>
        </w:rPr>
        <w:t>벡터</w:t>
      </w:r>
      <w:r>
        <w:rPr>
          <w:rFonts w:ascii="Arial Unicode MS" w:eastAsia="Arial Unicode MS" w:hAnsi="Arial Unicode MS" w:cs="Arial Unicode MS"/>
          <w:color w:val="1A1A1A"/>
        </w:rPr>
        <w:t xml:space="preserve"> </w:t>
      </w:r>
      <w:r>
        <w:rPr>
          <w:rFonts w:ascii="Arial Unicode MS" w:eastAsia="Arial Unicode MS" w:hAnsi="Arial Unicode MS" w:cs="Arial Unicode MS"/>
          <w:color w:val="1A1A1A"/>
        </w:rPr>
        <w:t>저장</w:t>
      </w:r>
      <w:r>
        <w:rPr>
          <w:rFonts w:ascii="Arial Unicode MS" w:eastAsia="Arial Unicode MS" w:hAnsi="Arial Unicode MS" w:cs="Arial Unicode MS"/>
          <w:color w:val="1A1A1A"/>
        </w:rPr>
        <w:t xml:space="preserve"> </w:t>
      </w:r>
      <w:r>
        <w:rPr>
          <w:rFonts w:ascii="Arial Unicode MS" w:eastAsia="Arial Unicode MS" w:hAnsi="Arial Unicode MS" w:cs="Arial Unicode MS"/>
          <w:color w:val="1A1A1A"/>
        </w:rPr>
        <w:t>비용과</w:t>
      </w:r>
      <w:r>
        <w:rPr>
          <w:rFonts w:ascii="Arial Unicode MS" w:eastAsia="Arial Unicode MS" w:hAnsi="Arial Unicode MS" w:cs="Arial Unicode MS"/>
          <w:color w:val="1A1A1A"/>
        </w:rPr>
        <w:t xml:space="preserve"> </w:t>
      </w:r>
      <w:r>
        <w:rPr>
          <w:rFonts w:ascii="Arial Unicode MS" w:eastAsia="Arial Unicode MS" w:hAnsi="Arial Unicode MS" w:cs="Arial Unicode MS"/>
          <w:color w:val="1A1A1A"/>
        </w:rPr>
        <w:t>검색</w:t>
      </w:r>
      <w:r>
        <w:rPr>
          <w:rFonts w:ascii="Arial Unicode MS" w:eastAsia="Arial Unicode MS" w:hAnsi="Arial Unicode MS" w:cs="Arial Unicode MS"/>
          <w:color w:val="1A1A1A"/>
        </w:rPr>
        <w:t xml:space="preserve"> </w:t>
      </w:r>
      <w:r>
        <w:rPr>
          <w:rFonts w:ascii="Arial Unicode MS" w:eastAsia="Arial Unicode MS" w:hAnsi="Arial Unicode MS" w:cs="Arial Unicode MS"/>
          <w:color w:val="1A1A1A"/>
        </w:rPr>
        <w:t>속도를</w:t>
      </w:r>
      <w:r>
        <w:rPr>
          <w:rFonts w:ascii="Arial Unicode MS" w:eastAsia="Arial Unicode MS" w:hAnsi="Arial Unicode MS" w:cs="Arial Unicode MS"/>
          <w:color w:val="1A1A1A"/>
        </w:rPr>
        <w:t xml:space="preserve"> </w:t>
      </w:r>
      <w:r>
        <w:rPr>
          <w:rFonts w:ascii="Arial Unicode MS" w:eastAsia="Arial Unicode MS" w:hAnsi="Arial Unicode MS" w:cs="Arial Unicode MS"/>
          <w:color w:val="1A1A1A"/>
        </w:rPr>
        <w:t>최적화하는</w:t>
      </w:r>
      <w:r>
        <w:rPr>
          <w:rFonts w:ascii="Arial Unicode MS" w:eastAsia="Arial Unicode MS" w:hAnsi="Arial Unicode MS" w:cs="Arial Unicode MS"/>
          <w:color w:val="1A1A1A"/>
        </w:rPr>
        <w:t xml:space="preserve"> </w:t>
      </w:r>
      <w:r>
        <w:rPr>
          <w:rFonts w:ascii="Arial Unicode MS" w:eastAsia="Arial Unicode MS" w:hAnsi="Arial Unicode MS" w:cs="Arial Unicode MS"/>
          <w:color w:val="1A1A1A"/>
        </w:rPr>
        <w:t>또</w:t>
      </w:r>
      <w:r>
        <w:rPr>
          <w:rFonts w:ascii="Arial Unicode MS" w:eastAsia="Arial Unicode MS" w:hAnsi="Arial Unicode MS" w:cs="Arial Unicode MS"/>
          <w:color w:val="1A1A1A"/>
        </w:rPr>
        <w:t xml:space="preserve"> </w:t>
      </w:r>
      <w:r>
        <w:rPr>
          <w:rFonts w:ascii="Arial Unicode MS" w:eastAsia="Arial Unicode MS" w:hAnsi="Arial Unicode MS" w:cs="Arial Unicode MS"/>
          <w:color w:val="1A1A1A"/>
        </w:rPr>
        <w:t>다른</w:t>
      </w:r>
      <w:r>
        <w:rPr>
          <w:rFonts w:ascii="Arial Unicode MS" w:eastAsia="Arial Unicode MS" w:hAnsi="Arial Unicode MS" w:cs="Arial Unicode MS"/>
          <w:color w:val="1A1A1A"/>
        </w:rPr>
        <w:t xml:space="preserve"> </w:t>
      </w:r>
      <w:r>
        <w:rPr>
          <w:rFonts w:ascii="Arial Unicode MS" w:eastAsia="Arial Unicode MS" w:hAnsi="Arial Unicode MS" w:cs="Arial Unicode MS"/>
          <w:color w:val="1A1A1A"/>
        </w:rPr>
        <w:t>핵심</w:t>
      </w:r>
      <w:r>
        <w:rPr>
          <w:rFonts w:ascii="Arial Unicode MS" w:eastAsia="Arial Unicode MS" w:hAnsi="Arial Unicode MS" w:cs="Arial Unicode MS"/>
          <w:color w:val="1A1A1A"/>
        </w:rPr>
        <w:t xml:space="preserve"> </w:t>
      </w:r>
      <w:r>
        <w:rPr>
          <w:rFonts w:ascii="Arial Unicode MS" w:eastAsia="Arial Unicode MS" w:hAnsi="Arial Unicode MS" w:cs="Arial Unicode MS"/>
          <w:color w:val="1A1A1A"/>
        </w:rPr>
        <w:t>전략이다</w:t>
      </w:r>
      <w:r>
        <w:rPr>
          <w:rFonts w:ascii="Arial Unicode MS" w:eastAsia="Arial Unicode MS" w:hAnsi="Arial Unicode MS" w:cs="Arial Unicode MS"/>
          <w:color w:val="1A1A1A"/>
        </w:rPr>
        <w:t xml:space="preserve">. </w:t>
      </w:r>
      <w:r>
        <w:rPr>
          <w:rFonts w:ascii="Arial Unicode MS" w:eastAsia="Arial Unicode MS" w:hAnsi="Arial Unicode MS" w:cs="Arial Unicode MS"/>
          <w:color w:val="1A1A1A"/>
        </w:rPr>
        <w:t>차원</w:t>
      </w:r>
      <w:r>
        <w:rPr>
          <w:rFonts w:ascii="Arial Unicode MS" w:eastAsia="Arial Unicode MS" w:hAnsi="Arial Unicode MS" w:cs="Arial Unicode MS"/>
          <w:color w:val="1A1A1A"/>
        </w:rPr>
        <w:t xml:space="preserve"> </w:t>
      </w:r>
      <w:r>
        <w:rPr>
          <w:rFonts w:ascii="Arial Unicode MS" w:eastAsia="Arial Unicode MS" w:hAnsi="Arial Unicode MS" w:cs="Arial Unicode MS"/>
          <w:color w:val="1A1A1A"/>
        </w:rPr>
        <w:t>축소가</w:t>
      </w:r>
      <w:r>
        <w:rPr>
          <w:rFonts w:ascii="Arial Unicode MS" w:eastAsia="Arial Unicode MS" w:hAnsi="Arial Unicode MS" w:cs="Arial Unicode MS"/>
          <w:color w:val="1A1A1A"/>
        </w:rPr>
        <w:t xml:space="preserve"> "</w:t>
      </w:r>
      <w:r>
        <w:rPr>
          <w:rFonts w:ascii="Arial Unicode MS" w:eastAsia="Arial Unicode MS" w:hAnsi="Arial Unicode MS" w:cs="Arial Unicode MS"/>
          <w:color w:val="1A1A1A"/>
        </w:rPr>
        <w:t>정보량</w:t>
      </w:r>
      <w:r>
        <w:rPr>
          <w:rFonts w:ascii="Arial Unicode MS" w:eastAsia="Arial Unicode MS" w:hAnsi="Arial Unicode MS" w:cs="Arial Unicode MS"/>
          <w:color w:val="1A1A1A"/>
        </w:rPr>
        <w:t xml:space="preserve"> </w:t>
      </w:r>
      <w:r>
        <w:rPr>
          <w:rFonts w:ascii="Arial Unicode MS" w:eastAsia="Arial Unicode MS" w:hAnsi="Arial Unicode MS" w:cs="Arial Unicode MS"/>
          <w:color w:val="1A1A1A"/>
        </w:rPr>
        <w:t>자체를</w:t>
      </w:r>
      <w:r>
        <w:rPr>
          <w:rFonts w:ascii="Arial Unicode MS" w:eastAsia="Arial Unicode MS" w:hAnsi="Arial Unicode MS" w:cs="Arial Unicode MS"/>
          <w:color w:val="1A1A1A"/>
        </w:rPr>
        <w:t xml:space="preserve"> </w:t>
      </w:r>
      <w:r>
        <w:rPr>
          <w:rFonts w:ascii="Arial Unicode MS" w:eastAsia="Arial Unicode MS" w:hAnsi="Arial Unicode MS" w:cs="Arial Unicode MS"/>
          <w:color w:val="1A1A1A"/>
        </w:rPr>
        <w:t>줄이는</w:t>
      </w:r>
      <w:r>
        <w:rPr>
          <w:rFonts w:ascii="Arial Unicode MS" w:eastAsia="Arial Unicode MS" w:hAnsi="Arial Unicode MS" w:cs="Arial Unicode MS"/>
          <w:color w:val="1A1A1A"/>
        </w:rPr>
        <w:t xml:space="preserve">" </w:t>
      </w:r>
      <w:r>
        <w:rPr>
          <w:rFonts w:ascii="Arial Unicode MS" w:eastAsia="Arial Unicode MS" w:hAnsi="Arial Unicode MS" w:cs="Arial Unicode MS"/>
          <w:color w:val="1A1A1A"/>
        </w:rPr>
        <w:t>것이라면</w:t>
      </w:r>
      <w:r>
        <w:rPr>
          <w:rFonts w:ascii="Arial Unicode MS" w:eastAsia="Arial Unicode MS" w:hAnsi="Arial Unicode MS" w:cs="Arial Unicode MS"/>
          <w:color w:val="1A1A1A"/>
        </w:rPr>
        <w:t xml:space="preserve">, </w:t>
      </w:r>
      <w:r>
        <w:rPr>
          <w:rFonts w:ascii="Arial Unicode MS" w:eastAsia="Arial Unicode MS" w:hAnsi="Arial Unicode MS" w:cs="Arial Unicode MS"/>
          <w:color w:val="1A1A1A"/>
        </w:rPr>
        <w:t>양자화는</w:t>
      </w:r>
      <w:r>
        <w:rPr>
          <w:rFonts w:ascii="Arial Unicode MS" w:eastAsia="Arial Unicode MS" w:hAnsi="Arial Unicode MS" w:cs="Arial Unicode MS"/>
          <w:color w:val="1A1A1A"/>
        </w:rPr>
        <w:t xml:space="preserve"> "</w:t>
      </w:r>
      <w:r>
        <w:rPr>
          <w:rFonts w:ascii="Arial Unicode MS" w:eastAsia="Arial Unicode MS" w:hAnsi="Arial Unicode MS" w:cs="Arial Unicode MS"/>
          <w:color w:val="1A1A1A"/>
        </w:rPr>
        <w:t>표현</w:t>
      </w:r>
      <w:r>
        <w:rPr>
          <w:rFonts w:ascii="Arial Unicode MS" w:eastAsia="Arial Unicode MS" w:hAnsi="Arial Unicode MS" w:cs="Arial Unicode MS"/>
          <w:color w:val="1A1A1A"/>
        </w:rPr>
        <w:t xml:space="preserve"> </w:t>
      </w:r>
      <w:r>
        <w:rPr>
          <w:rFonts w:ascii="Arial Unicode MS" w:eastAsia="Arial Unicode MS" w:hAnsi="Arial Unicode MS" w:cs="Arial Unicode MS"/>
          <w:color w:val="1A1A1A"/>
        </w:rPr>
        <w:t>정밀도를</w:t>
      </w:r>
      <w:r>
        <w:rPr>
          <w:rFonts w:ascii="Arial Unicode MS" w:eastAsia="Arial Unicode MS" w:hAnsi="Arial Unicode MS" w:cs="Arial Unicode MS"/>
          <w:color w:val="1A1A1A"/>
        </w:rPr>
        <w:t xml:space="preserve"> </w:t>
      </w:r>
      <w:r>
        <w:rPr>
          <w:rFonts w:ascii="Arial Unicode MS" w:eastAsia="Arial Unicode MS" w:hAnsi="Arial Unicode MS" w:cs="Arial Unicode MS"/>
          <w:color w:val="1A1A1A"/>
        </w:rPr>
        <w:t>줄이는</w:t>
      </w:r>
      <w:r>
        <w:rPr>
          <w:rFonts w:ascii="Arial Unicode MS" w:eastAsia="Arial Unicode MS" w:hAnsi="Arial Unicode MS" w:cs="Arial Unicode MS"/>
          <w:color w:val="1A1A1A"/>
        </w:rPr>
        <w:t xml:space="preserve">" </w:t>
      </w:r>
      <w:r>
        <w:rPr>
          <w:rFonts w:ascii="Arial Unicode MS" w:eastAsia="Arial Unicode MS" w:hAnsi="Arial Unicode MS" w:cs="Arial Unicode MS"/>
          <w:color w:val="1A1A1A"/>
        </w:rPr>
        <w:t>것이다</w:t>
      </w:r>
      <w:r>
        <w:rPr>
          <w:rFonts w:ascii="Arial Unicode MS" w:eastAsia="Arial Unicode MS" w:hAnsi="Arial Unicode MS" w:cs="Arial Unicode MS"/>
          <w:color w:val="1A1A1A"/>
        </w:rPr>
        <w:t>.</w:t>
      </w:r>
    </w:p>
    <w:p w14:paraId="433181B7" w14:textId="77777777" w:rsidR="00D80D8A" w:rsidRDefault="00D80D8A">
      <w:pPr>
        <w:spacing w:before="240" w:after="120"/>
        <w:rPr>
          <w:color w:val="1A1A1A"/>
        </w:rPr>
      </w:pPr>
    </w:p>
    <w:tbl>
      <w:tblPr>
        <w:tblStyle w:val="afffffffffff5"/>
        <w:tblW w:w="901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60"/>
        <w:gridCol w:w="2355"/>
        <w:gridCol w:w="2355"/>
        <w:gridCol w:w="2445"/>
      </w:tblGrid>
      <w:tr w:rsidR="00D80D8A" w14:paraId="0E88B01F" w14:textId="77777777">
        <w:trPr>
          <w:trHeight w:val="420"/>
        </w:trPr>
        <w:tc>
          <w:tcPr>
            <w:tcW w:w="1860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A2DF5" w14:textId="77777777" w:rsidR="00D80D8A" w:rsidRDefault="00BE6280">
            <w:pPr>
              <w:spacing w:before="240" w:after="240"/>
              <w:jc w:val="center"/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  <w:sz w:val="20"/>
                <w:szCs w:val="20"/>
              </w:rPr>
              <w:t>양자화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  <w:sz w:val="20"/>
                <w:szCs w:val="20"/>
              </w:rPr>
              <w:t>유형</w:t>
            </w:r>
          </w:p>
        </w:tc>
        <w:tc>
          <w:tcPr>
            <w:tcW w:w="2355" w:type="dxa"/>
            <w:tcBorders>
              <w:top w:val="single" w:sz="5" w:space="0" w:color="CCCCCC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D2001A" w14:textId="77777777" w:rsidR="00D80D8A" w:rsidRDefault="00BE6280">
            <w:pPr>
              <w:spacing w:before="240" w:after="240"/>
              <w:jc w:val="center"/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  <w:sz w:val="20"/>
                <w:szCs w:val="20"/>
              </w:rPr>
              <w:t>메모리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  <w:sz w:val="20"/>
                <w:szCs w:val="20"/>
              </w:rPr>
              <w:t>절감</w:t>
            </w:r>
          </w:p>
        </w:tc>
        <w:tc>
          <w:tcPr>
            <w:tcW w:w="2355" w:type="dxa"/>
            <w:tcBorders>
              <w:top w:val="single" w:sz="5" w:space="0" w:color="CCCCCC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5A8EBA" w14:textId="77777777" w:rsidR="00D80D8A" w:rsidRDefault="00BE6280">
            <w:pPr>
              <w:spacing w:before="240" w:after="240"/>
              <w:jc w:val="center"/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  <w:sz w:val="20"/>
                <w:szCs w:val="20"/>
              </w:rPr>
              <w:t>품질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  <w:sz w:val="20"/>
                <w:szCs w:val="20"/>
              </w:rPr>
              <w:t>영향</w:t>
            </w:r>
          </w:p>
        </w:tc>
        <w:tc>
          <w:tcPr>
            <w:tcW w:w="2445" w:type="dxa"/>
            <w:tcBorders>
              <w:top w:val="single" w:sz="5" w:space="0" w:color="CCCCCC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2278FF" w14:textId="77777777" w:rsidR="00D80D8A" w:rsidRDefault="00BE6280">
            <w:pPr>
              <w:spacing w:before="240" w:after="240"/>
              <w:jc w:val="center"/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  <w:sz w:val="20"/>
                <w:szCs w:val="20"/>
              </w:rPr>
              <w:t>적합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  <w:sz w:val="20"/>
                <w:szCs w:val="20"/>
              </w:rPr>
              <w:t>조건</w:t>
            </w:r>
          </w:p>
        </w:tc>
      </w:tr>
      <w:tr w:rsidR="00D80D8A" w14:paraId="03442E69" w14:textId="77777777">
        <w:trPr>
          <w:trHeight w:val="705"/>
        </w:trPr>
        <w:tc>
          <w:tcPr>
            <w:tcW w:w="1860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D954CD" w14:textId="77777777" w:rsidR="00D80D8A" w:rsidRDefault="00BE6280">
            <w:pPr>
              <w:spacing w:before="240" w:after="240"/>
              <w:rPr>
                <w:color w:val="1A1A1A"/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>Float32 (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>기본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>)</w:t>
            </w:r>
          </w:p>
        </w:tc>
        <w:tc>
          <w:tcPr>
            <w:tcW w:w="2355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971783" w14:textId="77777777" w:rsidR="00D80D8A" w:rsidRDefault="00BE6280">
            <w:pPr>
              <w:spacing w:before="240" w:after="240"/>
              <w:rPr>
                <w:color w:val="1A1A1A"/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>기준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 xml:space="preserve"> (100%)</w:t>
            </w:r>
          </w:p>
        </w:tc>
        <w:tc>
          <w:tcPr>
            <w:tcW w:w="2355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6DCAAA" w14:textId="77777777" w:rsidR="00D80D8A" w:rsidRDefault="00BE6280">
            <w:pPr>
              <w:spacing w:before="240" w:after="240"/>
              <w:rPr>
                <w:color w:val="1A1A1A"/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>손실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>없음</w:t>
            </w:r>
          </w:p>
        </w:tc>
        <w:tc>
          <w:tcPr>
            <w:tcW w:w="2445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04BFF0" w14:textId="77777777" w:rsidR="00D80D8A" w:rsidRDefault="00BE6280">
            <w:pPr>
              <w:spacing w:before="240" w:after="240"/>
              <w:rPr>
                <w:color w:val="1A1A1A"/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>품질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>최우선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 xml:space="preserve">. 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>소규모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>데이터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>.</w:t>
            </w:r>
          </w:p>
        </w:tc>
      </w:tr>
      <w:tr w:rsidR="00D80D8A" w14:paraId="25F2A603" w14:textId="77777777">
        <w:trPr>
          <w:trHeight w:val="705"/>
        </w:trPr>
        <w:tc>
          <w:tcPr>
            <w:tcW w:w="1860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B52BE9" w14:textId="77777777" w:rsidR="00D80D8A" w:rsidRDefault="00BE6280">
            <w:pPr>
              <w:spacing w:before="240" w:after="240"/>
              <w:rPr>
                <w:color w:val="1A1A1A"/>
                <w:sz w:val="20"/>
                <w:szCs w:val="20"/>
              </w:rPr>
            </w:pPr>
            <w:proofErr w:type="spellStart"/>
            <w:r>
              <w:rPr>
                <w:color w:val="1A1A1A"/>
                <w:sz w:val="20"/>
                <w:szCs w:val="20"/>
              </w:rPr>
              <w:t>Scalar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(INT8)</w:t>
            </w:r>
          </w:p>
        </w:tc>
        <w:tc>
          <w:tcPr>
            <w:tcW w:w="2355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628B92" w14:textId="77777777" w:rsidR="00D80D8A" w:rsidRDefault="00BE6280">
            <w:pPr>
              <w:spacing w:before="240" w:after="240"/>
              <w:rPr>
                <w:color w:val="1A1A1A"/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 xml:space="preserve">~75% 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>절감</w:t>
            </w:r>
          </w:p>
        </w:tc>
        <w:tc>
          <w:tcPr>
            <w:tcW w:w="2355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914F88" w14:textId="77777777" w:rsidR="00D80D8A" w:rsidRDefault="00BE6280">
            <w:pPr>
              <w:spacing w:before="240" w:after="240"/>
              <w:rPr>
                <w:color w:val="1A1A1A"/>
                <w:sz w:val="20"/>
                <w:szCs w:val="20"/>
              </w:rPr>
            </w:pPr>
            <w:proofErr w:type="spellStart"/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>Recall</w:t>
            </w:r>
            <w:proofErr w:type="spellEnd"/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 xml:space="preserve"> 1~2% 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>하락</w:t>
            </w:r>
          </w:p>
        </w:tc>
        <w:tc>
          <w:tcPr>
            <w:tcW w:w="2445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A4F908" w14:textId="77777777" w:rsidR="00D80D8A" w:rsidRDefault="00BE6280">
            <w:pPr>
              <w:spacing w:before="240" w:after="240"/>
              <w:rPr>
                <w:color w:val="1A1A1A"/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>대규모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>프로덕션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>범용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 xml:space="preserve">. 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>비용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>·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>품질</w:t>
            </w:r>
            <w:proofErr w:type="spellEnd"/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>균형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>.</w:t>
            </w:r>
          </w:p>
        </w:tc>
      </w:tr>
      <w:tr w:rsidR="00D80D8A" w14:paraId="2CEFACEB" w14:textId="77777777">
        <w:trPr>
          <w:trHeight w:val="705"/>
        </w:trPr>
        <w:tc>
          <w:tcPr>
            <w:tcW w:w="1860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D78F8A" w14:textId="77777777" w:rsidR="00D80D8A" w:rsidRDefault="00BE6280">
            <w:pPr>
              <w:spacing w:before="240" w:after="240"/>
              <w:rPr>
                <w:color w:val="1A1A1A"/>
                <w:sz w:val="20"/>
                <w:szCs w:val="20"/>
              </w:rPr>
            </w:pPr>
            <w:proofErr w:type="spellStart"/>
            <w:r>
              <w:rPr>
                <w:color w:val="1A1A1A"/>
                <w:sz w:val="20"/>
                <w:szCs w:val="20"/>
              </w:rPr>
              <w:lastRenderedPageBreak/>
              <w:t>Binary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(1-bit)</w:t>
            </w:r>
          </w:p>
        </w:tc>
        <w:tc>
          <w:tcPr>
            <w:tcW w:w="2355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AA81CB" w14:textId="77777777" w:rsidR="00D80D8A" w:rsidRDefault="00BE6280">
            <w:pPr>
              <w:spacing w:before="240" w:after="240"/>
              <w:rPr>
                <w:color w:val="1A1A1A"/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 xml:space="preserve">~97% 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>절감</w:t>
            </w:r>
          </w:p>
        </w:tc>
        <w:tc>
          <w:tcPr>
            <w:tcW w:w="2355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42085D" w14:textId="77777777" w:rsidR="00D80D8A" w:rsidRDefault="00BE6280">
            <w:pPr>
              <w:spacing w:before="240" w:after="240"/>
              <w:rPr>
                <w:color w:val="1A1A1A"/>
                <w:sz w:val="20"/>
                <w:szCs w:val="20"/>
              </w:rPr>
            </w:pPr>
            <w:proofErr w:type="spellStart"/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>Recall</w:t>
            </w:r>
            <w:proofErr w:type="spellEnd"/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 xml:space="preserve"> 5~10% 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>하락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 xml:space="preserve">. 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>Rescore</w:t>
            </w:r>
            <w:proofErr w:type="spellEnd"/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>필수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>.</w:t>
            </w:r>
          </w:p>
        </w:tc>
        <w:tc>
          <w:tcPr>
            <w:tcW w:w="2445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47936E" w14:textId="77777777" w:rsidR="00D80D8A" w:rsidRDefault="00BE6280">
            <w:pPr>
              <w:spacing w:before="240" w:after="240"/>
              <w:rPr>
                <w:color w:val="1A1A1A"/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>초대규모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 xml:space="preserve"> 1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>차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>필터링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 xml:space="preserve"> + 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>Rescore</w:t>
            </w:r>
            <w:proofErr w:type="spellEnd"/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>파이프라인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>.</w:t>
            </w:r>
          </w:p>
        </w:tc>
      </w:tr>
      <w:tr w:rsidR="00D80D8A" w14:paraId="750D5AEB" w14:textId="77777777">
        <w:trPr>
          <w:trHeight w:val="705"/>
        </w:trPr>
        <w:tc>
          <w:tcPr>
            <w:tcW w:w="1860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C97191" w14:textId="77777777" w:rsidR="00D80D8A" w:rsidRDefault="00BE6280">
            <w:pPr>
              <w:spacing w:before="240" w:after="240"/>
              <w:rPr>
                <w:color w:val="1A1A1A"/>
                <w:sz w:val="20"/>
                <w:szCs w:val="20"/>
              </w:rPr>
            </w:pPr>
            <w:proofErr w:type="spellStart"/>
            <w:r>
              <w:rPr>
                <w:color w:val="1A1A1A"/>
                <w:sz w:val="20"/>
                <w:szCs w:val="20"/>
              </w:rPr>
              <w:t>Product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(PQ)</w:t>
            </w:r>
          </w:p>
        </w:tc>
        <w:tc>
          <w:tcPr>
            <w:tcW w:w="2355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167203" w14:textId="77777777" w:rsidR="00D80D8A" w:rsidRDefault="00BE6280">
            <w:pPr>
              <w:spacing w:before="240" w:after="240"/>
              <w:rPr>
                <w:color w:val="1A1A1A"/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 xml:space="preserve">~90% 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>절감</w:t>
            </w:r>
          </w:p>
        </w:tc>
        <w:tc>
          <w:tcPr>
            <w:tcW w:w="2355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20A8A0" w14:textId="77777777" w:rsidR="00D80D8A" w:rsidRDefault="00BE6280">
            <w:pPr>
              <w:spacing w:before="240" w:after="240"/>
              <w:rPr>
                <w:color w:val="1A1A1A"/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>설정에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>따라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>가변</w:t>
            </w:r>
          </w:p>
        </w:tc>
        <w:tc>
          <w:tcPr>
            <w:tcW w:w="2445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F1A9D5" w14:textId="77777777" w:rsidR="00D80D8A" w:rsidRDefault="00BE6280">
            <w:pPr>
              <w:spacing w:before="240" w:after="240"/>
              <w:rPr>
                <w:color w:val="1A1A1A"/>
                <w:sz w:val="20"/>
                <w:szCs w:val="20"/>
              </w:rPr>
            </w:pPr>
            <w:proofErr w:type="spellStart"/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>Milvus</w:t>
            </w:r>
            <w:proofErr w:type="spellEnd"/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 xml:space="preserve">/FAISS 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>기반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>대규모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>배치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>검색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>.</w:t>
            </w:r>
          </w:p>
        </w:tc>
      </w:tr>
    </w:tbl>
    <w:p w14:paraId="1C65F26B" w14:textId="77777777" w:rsidR="00D80D8A" w:rsidRDefault="00BE6280">
      <w:pPr>
        <w:spacing w:before="240" w:after="60"/>
        <w:rPr>
          <w:color w:val="1A1A1A"/>
        </w:rPr>
      </w:pPr>
      <w:r>
        <w:rPr>
          <w:color w:val="1A1A1A"/>
        </w:rPr>
        <w:t xml:space="preserve"> </w:t>
      </w:r>
    </w:p>
    <w:p w14:paraId="0E11AEE4" w14:textId="77777777" w:rsidR="00D80D8A" w:rsidRDefault="00BE6280">
      <w:pPr>
        <w:spacing w:before="240" w:after="120"/>
        <w:ind w:left="360" w:right="360"/>
        <w:rPr>
          <w:i/>
          <w:iCs/>
          <w:color w:val="555555"/>
          <w:sz w:val="20"/>
          <w:szCs w:val="20"/>
        </w:rPr>
      </w:pPr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>[</w:t>
      </w:r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>차원</w:t>
      </w:r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>축소</w:t>
      </w:r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>vs</w:t>
      </w:r>
      <w:proofErr w:type="spellEnd"/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>양자화</w:t>
      </w:r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>조합</w:t>
      </w:r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 xml:space="preserve">] MRL </w:t>
      </w:r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>가변</w:t>
      </w:r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>차원</w:t>
      </w:r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>모델에서는</w:t>
      </w:r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 xml:space="preserve"> "</w:t>
      </w:r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>차원</w:t>
      </w:r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>축소</w:t>
      </w:r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 xml:space="preserve"> + </w:t>
      </w:r>
      <w:proofErr w:type="spellStart"/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>Scalar</w:t>
      </w:r>
      <w:proofErr w:type="spellEnd"/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>Quantization"</w:t>
      </w:r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>을</w:t>
      </w:r>
      <w:proofErr w:type="spellEnd"/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>조합하여</w:t>
      </w:r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>비용을</w:t>
      </w:r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>극대화할</w:t>
      </w:r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>수</w:t>
      </w:r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>있다</w:t>
      </w:r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 xml:space="preserve">. </w:t>
      </w:r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>예</w:t>
      </w:r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>: 1536</w:t>
      </w:r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>차원</w:t>
      </w:r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 xml:space="preserve"> → 512</w:t>
      </w:r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>차원</w:t>
      </w:r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>축소</w:t>
      </w:r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 xml:space="preserve">(MRL) → INT8 </w:t>
      </w:r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>양자화</w:t>
      </w:r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>시</w:t>
      </w:r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 xml:space="preserve">, </w:t>
      </w:r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>원본</w:t>
      </w:r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>대비</w:t>
      </w:r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 xml:space="preserve"> ~90% </w:t>
      </w:r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>메모리</w:t>
      </w:r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>절감이</w:t>
      </w:r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>가능하다</w:t>
      </w:r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 xml:space="preserve">. </w:t>
      </w:r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>단</w:t>
      </w:r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 xml:space="preserve">, </w:t>
      </w:r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>조합</w:t>
      </w:r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>시</w:t>
      </w:r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>품질</w:t>
      </w:r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>하락이</w:t>
      </w:r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>누적되므로</w:t>
      </w:r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>PoC</w:t>
      </w:r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>에서</w:t>
      </w:r>
      <w:proofErr w:type="spellEnd"/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>반드시</w:t>
      </w:r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>검증한다</w:t>
      </w:r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>(MUST).</w:t>
      </w:r>
    </w:p>
    <w:p w14:paraId="576F2742" w14:textId="77777777" w:rsidR="00D80D8A" w:rsidRDefault="00BE6280">
      <w:pPr>
        <w:spacing w:before="160" w:after="120"/>
        <w:rPr>
          <w:b/>
          <w:bCs/>
          <w:color w:val="1A1A1A"/>
        </w:rPr>
      </w:pPr>
      <w:proofErr w:type="spellStart"/>
      <w:r>
        <w:rPr>
          <w:rFonts w:ascii="Arial Unicode MS" w:eastAsia="Arial Unicode MS" w:hAnsi="Arial Unicode MS" w:cs="Arial Unicode MS"/>
          <w:b/>
          <w:bCs/>
          <w:color w:val="1A1A1A"/>
        </w:rPr>
        <w:t>Vector</w:t>
      </w:r>
      <w:proofErr w:type="spellEnd"/>
      <w:r>
        <w:rPr>
          <w:rFonts w:ascii="Arial Unicode MS" w:eastAsia="Arial Unicode MS" w:hAnsi="Arial Unicode MS" w:cs="Arial Unicode MS"/>
          <w:b/>
          <w:bCs/>
          <w:color w:val="1A1A1A"/>
        </w:rPr>
        <w:t xml:space="preserve"> DB </w:t>
      </w:r>
      <w:r>
        <w:rPr>
          <w:rFonts w:ascii="Arial Unicode MS" w:eastAsia="Arial Unicode MS" w:hAnsi="Arial Unicode MS" w:cs="Arial Unicode MS"/>
          <w:b/>
          <w:bCs/>
          <w:color w:val="1A1A1A"/>
        </w:rPr>
        <w:t>호환성</w:t>
      </w:r>
      <w:r>
        <w:rPr>
          <w:rFonts w:ascii="Arial Unicode MS" w:eastAsia="Arial Unicode MS" w:hAnsi="Arial Unicode MS" w:cs="Arial Unicode MS"/>
          <w:b/>
          <w:bCs/>
          <w:color w:val="1A1A1A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color w:val="1A1A1A"/>
        </w:rPr>
        <w:t>확인</w:t>
      </w:r>
      <w:r>
        <w:rPr>
          <w:rFonts w:ascii="Arial Unicode MS" w:eastAsia="Arial Unicode MS" w:hAnsi="Arial Unicode MS" w:cs="Arial Unicode MS"/>
          <w:b/>
          <w:bCs/>
          <w:color w:val="1A1A1A"/>
        </w:rPr>
        <w:t>:</w:t>
      </w:r>
    </w:p>
    <w:p w14:paraId="5E420549" w14:textId="77777777" w:rsidR="00D80D8A" w:rsidRDefault="00BE6280">
      <w:pPr>
        <w:spacing w:before="240" w:after="120"/>
        <w:rPr>
          <w:color w:val="1A1A1A"/>
        </w:rPr>
      </w:pPr>
      <w:proofErr w:type="spellStart"/>
      <w:r>
        <w:rPr>
          <w:rFonts w:ascii="Arial Unicode MS" w:eastAsia="Arial Unicode MS" w:hAnsi="Arial Unicode MS" w:cs="Arial Unicode MS"/>
          <w:color w:val="1A1A1A"/>
        </w:rPr>
        <w:t>Embedding</w:t>
      </w:r>
      <w:proofErr w:type="spellEnd"/>
      <w:r>
        <w:rPr>
          <w:rFonts w:ascii="Arial Unicode MS" w:eastAsia="Arial Unicode MS" w:hAnsi="Arial Unicode MS" w:cs="Arial Unicode MS"/>
          <w:color w:val="1A1A1A"/>
        </w:rPr>
        <w:t xml:space="preserve"> </w:t>
      </w:r>
      <w:r>
        <w:rPr>
          <w:rFonts w:ascii="Arial Unicode MS" w:eastAsia="Arial Unicode MS" w:hAnsi="Arial Unicode MS" w:cs="Arial Unicode MS"/>
          <w:color w:val="1A1A1A"/>
        </w:rPr>
        <w:t>모델의</w:t>
      </w:r>
      <w:r>
        <w:rPr>
          <w:rFonts w:ascii="Arial Unicode MS" w:eastAsia="Arial Unicode MS" w:hAnsi="Arial Unicode MS" w:cs="Arial Unicode MS"/>
          <w:color w:val="1A1A1A"/>
        </w:rPr>
        <w:t xml:space="preserve"> </w:t>
      </w:r>
      <w:r>
        <w:rPr>
          <w:rFonts w:ascii="Arial Unicode MS" w:eastAsia="Arial Unicode MS" w:hAnsi="Arial Unicode MS" w:cs="Arial Unicode MS"/>
          <w:color w:val="1A1A1A"/>
        </w:rPr>
        <w:t>차원</w:t>
      </w:r>
      <w:r>
        <w:rPr>
          <w:rFonts w:ascii="Arial Unicode MS" w:eastAsia="Arial Unicode MS" w:hAnsi="Arial Unicode MS" w:cs="Arial Unicode MS"/>
          <w:color w:val="1A1A1A"/>
        </w:rPr>
        <w:t xml:space="preserve"> </w:t>
      </w:r>
      <w:r>
        <w:rPr>
          <w:rFonts w:ascii="Arial Unicode MS" w:eastAsia="Arial Unicode MS" w:hAnsi="Arial Unicode MS" w:cs="Arial Unicode MS"/>
          <w:color w:val="1A1A1A"/>
        </w:rPr>
        <w:t>수와</w:t>
      </w:r>
      <w:r>
        <w:rPr>
          <w:rFonts w:ascii="Arial Unicode MS" w:eastAsia="Arial Unicode MS" w:hAnsi="Arial Unicode MS" w:cs="Arial Unicode MS"/>
          <w:color w:val="1A1A1A"/>
        </w:rPr>
        <w:t xml:space="preserve"> </w:t>
      </w:r>
      <w:r>
        <w:rPr>
          <w:rFonts w:ascii="Arial Unicode MS" w:eastAsia="Arial Unicode MS" w:hAnsi="Arial Unicode MS" w:cs="Arial Unicode MS"/>
          <w:color w:val="1A1A1A"/>
        </w:rPr>
        <w:t>유사도</w:t>
      </w:r>
      <w:r>
        <w:rPr>
          <w:rFonts w:ascii="Arial Unicode MS" w:eastAsia="Arial Unicode MS" w:hAnsi="Arial Unicode MS" w:cs="Arial Unicode MS"/>
          <w:color w:val="1A1A1A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1A1A1A"/>
        </w:rPr>
        <w:t>메트릭</w:t>
      </w:r>
      <w:proofErr w:type="spellEnd"/>
      <w:r>
        <w:rPr>
          <w:rFonts w:ascii="Arial Unicode MS" w:eastAsia="Arial Unicode MS" w:hAnsi="Arial Unicode MS" w:cs="Arial Unicode MS"/>
          <w:color w:val="1A1A1A"/>
        </w:rPr>
        <w:t>(</w:t>
      </w:r>
      <w:proofErr w:type="spellStart"/>
      <w:r>
        <w:rPr>
          <w:rFonts w:ascii="Arial Unicode MS" w:eastAsia="Arial Unicode MS" w:hAnsi="Arial Unicode MS" w:cs="Arial Unicode MS"/>
          <w:color w:val="1A1A1A"/>
        </w:rPr>
        <w:t>cosine</w:t>
      </w:r>
      <w:proofErr w:type="spellEnd"/>
      <w:r>
        <w:rPr>
          <w:rFonts w:ascii="Arial Unicode MS" w:eastAsia="Arial Unicode MS" w:hAnsi="Arial Unicode MS" w:cs="Arial Unicode MS"/>
          <w:color w:val="1A1A1A"/>
        </w:rPr>
        <w:t xml:space="preserve">, </w:t>
      </w:r>
      <w:proofErr w:type="spellStart"/>
      <w:r>
        <w:rPr>
          <w:rFonts w:ascii="Arial Unicode MS" w:eastAsia="Arial Unicode MS" w:hAnsi="Arial Unicode MS" w:cs="Arial Unicode MS"/>
          <w:color w:val="1A1A1A"/>
        </w:rPr>
        <w:t>dot</w:t>
      </w:r>
      <w:proofErr w:type="spellEnd"/>
      <w:r>
        <w:rPr>
          <w:rFonts w:ascii="Arial Unicode MS" w:eastAsia="Arial Unicode MS" w:hAnsi="Arial Unicode MS" w:cs="Arial Unicode MS"/>
          <w:color w:val="1A1A1A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1A1A1A"/>
        </w:rPr>
        <w:t>produ</w:t>
      </w:r>
      <w:r>
        <w:rPr>
          <w:rFonts w:ascii="Arial Unicode MS" w:eastAsia="Arial Unicode MS" w:hAnsi="Arial Unicode MS" w:cs="Arial Unicode MS"/>
          <w:color w:val="1A1A1A"/>
        </w:rPr>
        <w:t>ct</w:t>
      </w:r>
      <w:proofErr w:type="spellEnd"/>
      <w:r>
        <w:rPr>
          <w:rFonts w:ascii="Arial Unicode MS" w:eastAsia="Arial Unicode MS" w:hAnsi="Arial Unicode MS" w:cs="Arial Unicode MS"/>
          <w:color w:val="1A1A1A"/>
        </w:rPr>
        <w:t xml:space="preserve">, </w:t>
      </w:r>
      <w:proofErr w:type="spellStart"/>
      <w:r>
        <w:rPr>
          <w:rFonts w:ascii="Arial Unicode MS" w:eastAsia="Arial Unicode MS" w:hAnsi="Arial Unicode MS" w:cs="Arial Unicode MS"/>
          <w:color w:val="1A1A1A"/>
        </w:rPr>
        <w:t>euclidean</w:t>
      </w:r>
      <w:proofErr w:type="spellEnd"/>
      <w:r>
        <w:rPr>
          <w:rFonts w:ascii="Arial Unicode MS" w:eastAsia="Arial Unicode MS" w:hAnsi="Arial Unicode MS" w:cs="Arial Unicode MS"/>
          <w:color w:val="1A1A1A"/>
        </w:rPr>
        <w:t>)</w:t>
      </w:r>
      <w:r>
        <w:rPr>
          <w:rFonts w:ascii="Arial Unicode MS" w:eastAsia="Arial Unicode MS" w:hAnsi="Arial Unicode MS" w:cs="Arial Unicode MS"/>
          <w:color w:val="1A1A1A"/>
        </w:rPr>
        <w:t>이</w:t>
      </w:r>
      <w:r>
        <w:rPr>
          <w:rFonts w:ascii="Arial Unicode MS" w:eastAsia="Arial Unicode MS" w:hAnsi="Arial Unicode MS" w:cs="Arial Unicode MS"/>
          <w:color w:val="1A1A1A"/>
        </w:rPr>
        <w:t xml:space="preserve"> </w:t>
      </w:r>
      <w:r>
        <w:rPr>
          <w:rFonts w:ascii="Arial Unicode MS" w:eastAsia="Arial Unicode MS" w:hAnsi="Arial Unicode MS" w:cs="Arial Unicode MS"/>
          <w:color w:val="1A1A1A"/>
        </w:rPr>
        <w:t>선택한</w:t>
      </w:r>
      <w:r>
        <w:rPr>
          <w:rFonts w:ascii="Arial Unicode MS" w:eastAsia="Arial Unicode MS" w:hAnsi="Arial Unicode MS" w:cs="Arial Unicode MS"/>
          <w:color w:val="1A1A1A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1A1A1A"/>
        </w:rPr>
        <w:t>Vector</w:t>
      </w:r>
      <w:proofErr w:type="spellEnd"/>
      <w:r>
        <w:rPr>
          <w:rFonts w:ascii="Arial Unicode MS" w:eastAsia="Arial Unicode MS" w:hAnsi="Arial Unicode MS" w:cs="Arial Unicode MS"/>
          <w:color w:val="1A1A1A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1A1A1A"/>
        </w:rPr>
        <w:t>DB</w:t>
      </w:r>
      <w:r>
        <w:rPr>
          <w:rFonts w:ascii="Arial Unicode MS" w:eastAsia="Arial Unicode MS" w:hAnsi="Arial Unicode MS" w:cs="Arial Unicode MS"/>
          <w:color w:val="1A1A1A"/>
        </w:rPr>
        <w:t>에서</w:t>
      </w:r>
      <w:proofErr w:type="spellEnd"/>
      <w:r>
        <w:rPr>
          <w:rFonts w:ascii="Arial Unicode MS" w:eastAsia="Arial Unicode MS" w:hAnsi="Arial Unicode MS" w:cs="Arial Unicode MS"/>
          <w:color w:val="1A1A1A"/>
        </w:rPr>
        <w:t xml:space="preserve"> </w:t>
      </w:r>
      <w:r>
        <w:rPr>
          <w:rFonts w:ascii="Arial Unicode MS" w:eastAsia="Arial Unicode MS" w:hAnsi="Arial Unicode MS" w:cs="Arial Unicode MS"/>
          <w:color w:val="1A1A1A"/>
        </w:rPr>
        <w:t>지원되는지</w:t>
      </w:r>
      <w:r>
        <w:rPr>
          <w:rFonts w:ascii="Arial Unicode MS" w:eastAsia="Arial Unicode MS" w:hAnsi="Arial Unicode MS" w:cs="Arial Unicode MS"/>
          <w:color w:val="1A1A1A"/>
        </w:rPr>
        <w:t xml:space="preserve"> </w:t>
      </w:r>
      <w:r>
        <w:rPr>
          <w:rFonts w:ascii="Arial Unicode MS" w:eastAsia="Arial Unicode MS" w:hAnsi="Arial Unicode MS" w:cs="Arial Unicode MS"/>
          <w:color w:val="1A1A1A"/>
        </w:rPr>
        <w:t>사전에</w:t>
      </w:r>
      <w:r>
        <w:rPr>
          <w:rFonts w:ascii="Arial Unicode MS" w:eastAsia="Arial Unicode MS" w:hAnsi="Arial Unicode MS" w:cs="Arial Unicode MS"/>
          <w:color w:val="1A1A1A"/>
        </w:rPr>
        <w:t xml:space="preserve"> </w:t>
      </w:r>
      <w:r>
        <w:rPr>
          <w:rFonts w:ascii="Arial Unicode MS" w:eastAsia="Arial Unicode MS" w:hAnsi="Arial Unicode MS" w:cs="Arial Unicode MS"/>
          <w:color w:val="1A1A1A"/>
        </w:rPr>
        <w:t>확인해야</w:t>
      </w:r>
      <w:r>
        <w:rPr>
          <w:rFonts w:ascii="Arial Unicode MS" w:eastAsia="Arial Unicode MS" w:hAnsi="Arial Unicode MS" w:cs="Arial Unicode MS"/>
          <w:color w:val="1A1A1A"/>
        </w:rPr>
        <w:t xml:space="preserve">(MUST) </w:t>
      </w:r>
      <w:r>
        <w:rPr>
          <w:rFonts w:ascii="Arial Unicode MS" w:eastAsia="Arial Unicode MS" w:hAnsi="Arial Unicode MS" w:cs="Arial Unicode MS"/>
          <w:color w:val="1A1A1A"/>
        </w:rPr>
        <w:t>한다</w:t>
      </w:r>
      <w:r>
        <w:rPr>
          <w:rFonts w:ascii="Arial Unicode MS" w:eastAsia="Arial Unicode MS" w:hAnsi="Arial Unicode MS" w:cs="Arial Unicode MS"/>
          <w:color w:val="1A1A1A"/>
        </w:rPr>
        <w:t xml:space="preserve">. </w:t>
      </w:r>
      <w:r>
        <w:rPr>
          <w:rFonts w:ascii="Arial Unicode MS" w:eastAsia="Arial Unicode MS" w:hAnsi="Arial Unicode MS" w:cs="Arial Unicode MS"/>
          <w:color w:val="1A1A1A"/>
        </w:rPr>
        <w:t>특히</w:t>
      </w:r>
      <w:r>
        <w:rPr>
          <w:rFonts w:ascii="Arial Unicode MS" w:eastAsia="Arial Unicode MS" w:hAnsi="Arial Unicode MS" w:cs="Arial Unicode MS"/>
          <w:color w:val="1A1A1A"/>
        </w:rPr>
        <w:t xml:space="preserve"> </w:t>
      </w:r>
      <w:r>
        <w:rPr>
          <w:rFonts w:ascii="Arial Unicode MS" w:eastAsia="Arial Unicode MS" w:hAnsi="Arial Unicode MS" w:cs="Arial Unicode MS"/>
          <w:color w:val="1A1A1A"/>
        </w:rPr>
        <w:t>가변</w:t>
      </w:r>
      <w:r>
        <w:rPr>
          <w:rFonts w:ascii="Arial Unicode MS" w:eastAsia="Arial Unicode MS" w:hAnsi="Arial Unicode MS" w:cs="Arial Unicode MS"/>
          <w:color w:val="1A1A1A"/>
        </w:rPr>
        <w:t xml:space="preserve"> </w:t>
      </w:r>
      <w:r>
        <w:rPr>
          <w:rFonts w:ascii="Arial Unicode MS" w:eastAsia="Arial Unicode MS" w:hAnsi="Arial Unicode MS" w:cs="Arial Unicode MS"/>
          <w:color w:val="1A1A1A"/>
        </w:rPr>
        <w:t>차원</w:t>
      </w:r>
      <w:r>
        <w:rPr>
          <w:rFonts w:ascii="Arial Unicode MS" w:eastAsia="Arial Unicode MS" w:hAnsi="Arial Unicode MS" w:cs="Arial Unicode MS"/>
          <w:color w:val="1A1A1A"/>
        </w:rPr>
        <w:t xml:space="preserve"> </w:t>
      </w:r>
      <w:r>
        <w:rPr>
          <w:rFonts w:ascii="Arial Unicode MS" w:eastAsia="Arial Unicode MS" w:hAnsi="Arial Unicode MS" w:cs="Arial Unicode MS"/>
          <w:color w:val="1A1A1A"/>
        </w:rPr>
        <w:t>모델</w:t>
      </w:r>
      <w:r>
        <w:rPr>
          <w:rFonts w:ascii="Arial Unicode MS" w:eastAsia="Arial Unicode MS" w:hAnsi="Arial Unicode MS" w:cs="Arial Unicode MS"/>
          <w:color w:val="1A1A1A"/>
        </w:rPr>
        <w:t xml:space="preserve"> </w:t>
      </w:r>
      <w:r>
        <w:rPr>
          <w:rFonts w:ascii="Arial Unicode MS" w:eastAsia="Arial Unicode MS" w:hAnsi="Arial Unicode MS" w:cs="Arial Unicode MS"/>
          <w:color w:val="1A1A1A"/>
        </w:rPr>
        <w:t>사용</w:t>
      </w:r>
      <w:r>
        <w:rPr>
          <w:rFonts w:ascii="Arial Unicode MS" w:eastAsia="Arial Unicode MS" w:hAnsi="Arial Unicode MS" w:cs="Arial Unicode MS"/>
          <w:color w:val="1A1A1A"/>
        </w:rPr>
        <w:t xml:space="preserve"> </w:t>
      </w:r>
      <w:r>
        <w:rPr>
          <w:rFonts w:ascii="Arial Unicode MS" w:eastAsia="Arial Unicode MS" w:hAnsi="Arial Unicode MS" w:cs="Arial Unicode MS"/>
          <w:color w:val="1A1A1A"/>
        </w:rPr>
        <w:t>시</w:t>
      </w:r>
      <w:r>
        <w:rPr>
          <w:rFonts w:ascii="Arial Unicode MS" w:eastAsia="Arial Unicode MS" w:hAnsi="Arial Unicode MS" w:cs="Arial Unicode MS"/>
          <w:color w:val="1A1A1A"/>
        </w:rPr>
        <w:t xml:space="preserve">, </w:t>
      </w:r>
      <w:r>
        <w:rPr>
          <w:rFonts w:ascii="Arial Unicode MS" w:eastAsia="Arial Unicode MS" w:hAnsi="Arial Unicode MS" w:cs="Arial Unicode MS"/>
          <w:color w:val="1A1A1A"/>
        </w:rPr>
        <w:t>축소된</w:t>
      </w:r>
      <w:r>
        <w:rPr>
          <w:rFonts w:ascii="Arial Unicode MS" w:eastAsia="Arial Unicode MS" w:hAnsi="Arial Unicode MS" w:cs="Arial Unicode MS"/>
          <w:color w:val="1A1A1A"/>
        </w:rPr>
        <w:t xml:space="preserve"> </w:t>
      </w:r>
      <w:r>
        <w:rPr>
          <w:rFonts w:ascii="Arial Unicode MS" w:eastAsia="Arial Unicode MS" w:hAnsi="Arial Unicode MS" w:cs="Arial Unicode MS"/>
          <w:color w:val="1A1A1A"/>
        </w:rPr>
        <w:t>차원이</w:t>
      </w:r>
      <w:r>
        <w:rPr>
          <w:rFonts w:ascii="Arial Unicode MS" w:eastAsia="Arial Unicode MS" w:hAnsi="Arial Unicode MS" w:cs="Arial Unicode MS"/>
          <w:color w:val="1A1A1A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1A1A1A"/>
        </w:rPr>
        <w:t>Vector</w:t>
      </w:r>
      <w:proofErr w:type="spellEnd"/>
      <w:r>
        <w:rPr>
          <w:rFonts w:ascii="Arial Unicode MS" w:eastAsia="Arial Unicode MS" w:hAnsi="Arial Unicode MS" w:cs="Arial Unicode MS"/>
          <w:color w:val="1A1A1A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1A1A1A"/>
        </w:rPr>
        <w:t>DB</w:t>
      </w:r>
      <w:r>
        <w:rPr>
          <w:rFonts w:ascii="Arial Unicode MS" w:eastAsia="Arial Unicode MS" w:hAnsi="Arial Unicode MS" w:cs="Arial Unicode MS"/>
          <w:color w:val="1A1A1A"/>
        </w:rPr>
        <w:t>의</w:t>
      </w:r>
      <w:proofErr w:type="spellEnd"/>
      <w:r>
        <w:rPr>
          <w:rFonts w:ascii="Arial Unicode MS" w:eastAsia="Arial Unicode MS" w:hAnsi="Arial Unicode MS" w:cs="Arial Unicode MS"/>
          <w:color w:val="1A1A1A"/>
        </w:rPr>
        <w:t xml:space="preserve"> </w:t>
      </w:r>
      <w:r>
        <w:rPr>
          <w:rFonts w:ascii="Arial Unicode MS" w:eastAsia="Arial Unicode MS" w:hAnsi="Arial Unicode MS" w:cs="Arial Unicode MS"/>
          <w:color w:val="1A1A1A"/>
        </w:rPr>
        <w:t>최소</w:t>
      </w:r>
      <w:r>
        <w:rPr>
          <w:rFonts w:ascii="Arial Unicode MS" w:eastAsia="Arial Unicode MS" w:hAnsi="Arial Unicode MS" w:cs="Arial Unicode MS"/>
          <w:color w:val="1A1A1A"/>
        </w:rPr>
        <w:t xml:space="preserve"> </w:t>
      </w:r>
      <w:r>
        <w:rPr>
          <w:rFonts w:ascii="Arial Unicode MS" w:eastAsia="Arial Unicode MS" w:hAnsi="Arial Unicode MS" w:cs="Arial Unicode MS"/>
          <w:color w:val="1A1A1A"/>
        </w:rPr>
        <w:t>차원</w:t>
      </w:r>
      <w:r>
        <w:rPr>
          <w:rFonts w:ascii="Arial Unicode MS" w:eastAsia="Arial Unicode MS" w:hAnsi="Arial Unicode MS" w:cs="Arial Unicode MS"/>
          <w:color w:val="1A1A1A"/>
        </w:rPr>
        <w:t xml:space="preserve"> </w:t>
      </w:r>
      <w:r>
        <w:rPr>
          <w:rFonts w:ascii="Arial Unicode MS" w:eastAsia="Arial Unicode MS" w:hAnsi="Arial Unicode MS" w:cs="Arial Unicode MS"/>
          <w:color w:val="1A1A1A"/>
        </w:rPr>
        <w:t>요건을</w:t>
      </w:r>
      <w:r>
        <w:rPr>
          <w:rFonts w:ascii="Arial Unicode MS" w:eastAsia="Arial Unicode MS" w:hAnsi="Arial Unicode MS" w:cs="Arial Unicode MS"/>
          <w:color w:val="1A1A1A"/>
        </w:rPr>
        <w:t xml:space="preserve"> </w:t>
      </w:r>
      <w:r>
        <w:rPr>
          <w:rFonts w:ascii="Arial Unicode MS" w:eastAsia="Arial Unicode MS" w:hAnsi="Arial Unicode MS" w:cs="Arial Unicode MS"/>
          <w:color w:val="1A1A1A"/>
        </w:rPr>
        <w:t>충족하는지</w:t>
      </w:r>
      <w:r>
        <w:rPr>
          <w:rFonts w:ascii="Arial Unicode MS" w:eastAsia="Arial Unicode MS" w:hAnsi="Arial Unicode MS" w:cs="Arial Unicode MS"/>
          <w:color w:val="1A1A1A"/>
        </w:rPr>
        <w:t xml:space="preserve">, </w:t>
      </w:r>
      <w:proofErr w:type="spellStart"/>
      <w:r>
        <w:rPr>
          <w:rFonts w:ascii="Arial Unicode MS" w:eastAsia="Arial Unicode MS" w:hAnsi="Arial Unicode MS" w:cs="Arial Unicode MS"/>
          <w:color w:val="1A1A1A"/>
        </w:rPr>
        <w:t>binary</w:t>
      </w:r>
      <w:proofErr w:type="spellEnd"/>
      <w:r>
        <w:rPr>
          <w:rFonts w:ascii="Arial Unicode MS" w:eastAsia="Arial Unicode MS" w:hAnsi="Arial Unicode MS" w:cs="Arial Unicode MS"/>
          <w:color w:val="1A1A1A"/>
        </w:rPr>
        <w:t>/</w:t>
      </w:r>
      <w:proofErr w:type="spellStart"/>
      <w:r>
        <w:rPr>
          <w:rFonts w:ascii="Arial Unicode MS" w:eastAsia="Arial Unicode MS" w:hAnsi="Arial Unicode MS" w:cs="Arial Unicode MS"/>
          <w:color w:val="1A1A1A"/>
        </w:rPr>
        <w:t>scalar</w:t>
      </w:r>
      <w:proofErr w:type="spellEnd"/>
      <w:r>
        <w:rPr>
          <w:rFonts w:ascii="Arial Unicode MS" w:eastAsia="Arial Unicode MS" w:hAnsi="Arial Unicode MS" w:cs="Arial Unicode MS"/>
          <w:color w:val="1A1A1A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1A1A1A"/>
        </w:rPr>
        <w:t>quantization</w:t>
      </w:r>
      <w:proofErr w:type="spellEnd"/>
      <w:r>
        <w:rPr>
          <w:rFonts w:ascii="Arial Unicode MS" w:eastAsia="Arial Unicode MS" w:hAnsi="Arial Unicode MS" w:cs="Arial Unicode MS"/>
          <w:color w:val="1A1A1A"/>
        </w:rPr>
        <w:t xml:space="preserve"> </w:t>
      </w:r>
      <w:r>
        <w:rPr>
          <w:rFonts w:ascii="Arial Unicode MS" w:eastAsia="Arial Unicode MS" w:hAnsi="Arial Unicode MS" w:cs="Arial Unicode MS"/>
          <w:color w:val="1A1A1A"/>
        </w:rPr>
        <w:t>지원</w:t>
      </w:r>
      <w:r>
        <w:rPr>
          <w:rFonts w:ascii="Arial Unicode MS" w:eastAsia="Arial Unicode MS" w:hAnsi="Arial Unicode MS" w:cs="Arial Unicode MS"/>
          <w:color w:val="1A1A1A"/>
        </w:rPr>
        <w:t xml:space="preserve"> </w:t>
      </w:r>
      <w:r>
        <w:rPr>
          <w:rFonts w:ascii="Arial Unicode MS" w:eastAsia="Arial Unicode MS" w:hAnsi="Arial Unicode MS" w:cs="Arial Unicode MS"/>
          <w:color w:val="1A1A1A"/>
        </w:rPr>
        <w:t>여부도</w:t>
      </w:r>
      <w:r>
        <w:rPr>
          <w:rFonts w:ascii="Arial Unicode MS" w:eastAsia="Arial Unicode MS" w:hAnsi="Arial Unicode MS" w:cs="Arial Unicode MS"/>
          <w:color w:val="1A1A1A"/>
        </w:rPr>
        <w:t xml:space="preserve"> </w:t>
      </w:r>
      <w:r>
        <w:rPr>
          <w:rFonts w:ascii="Arial Unicode MS" w:eastAsia="Arial Unicode MS" w:hAnsi="Arial Unicode MS" w:cs="Arial Unicode MS"/>
          <w:color w:val="1A1A1A"/>
        </w:rPr>
        <w:t>확인한다</w:t>
      </w:r>
      <w:r>
        <w:rPr>
          <w:rFonts w:ascii="Arial Unicode MS" w:eastAsia="Arial Unicode MS" w:hAnsi="Arial Unicode MS" w:cs="Arial Unicode MS"/>
          <w:color w:val="1A1A1A"/>
        </w:rPr>
        <w:t>.</w:t>
      </w:r>
    </w:p>
    <w:p w14:paraId="25D1BA75" w14:textId="77777777" w:rsidR="00D80D8A" w:rsidRDefault="00BE6280">
      <w:pPr>
        <w:spacing w:before="240" w:after="120"/>
        <w:ind w:left="360" w:right="360"/>
        <w:rPr>
          <w:i/>
          <w:iCs/>
          <w:color w:val="555555"/>
          <w:sz w:val="20"/>
          <w:szCs w:val="20"/>
        </w:rPr>
      </w:pPr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>[</w:t>
      </w:r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>모델</w:t>
      </w:r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>변경</w:t>
      </w:r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>주의</w:t>
      </w:r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 xml:space="preserve">] </w:t>
      </w:r>
      <w:proofErr w:type="spellStart"/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>Embedding</w:t>
      </w:r>
      <w:proofErr w:type="spellEnd"/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>모델을</w:t>
      </w:r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>변경하면</w:t>
      </w:r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>기존</w:t>
      </w:r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>벡터</w:t>
      </w:r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>전체를</w:t>
      </w:r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>재생성해야</w:t>
      </w:r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 xml:space="preserve">(MUST) </w:t>
      </w:r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>한다</w:t>
      </w:r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 xml:space="preserve">. </w:t>
      </w:r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>모델</w:t>
      </w:r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>선정은</w:t>
      </w:r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>초기에</w:t>
      </w:r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>신중히</w:t>
      </w:r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>결정하고</w:t>
      </w:r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 xml:space="preserve">, </w:t>
      </w:r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>변경</w:t>
      </w:r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>시</w:t>
      </w:r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>마이그레이션</w:t>
      </w:r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>비용</w:t>
      </w:r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>(</w:t>
      </w:r>
      <w:proofErr w:type="spellStart"/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>재임베딩</w:t>
      </w:r>
      <w:proofErr w:type="spellEnd"/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>시간</w:t>
      </w:r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 xml:space="preserve">, API </w:t>
      </w:r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>비용</w:t>
      </w:r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 xml:space="preserve">, </w:t>
      </w:r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>서비스</w:t>
      </w:r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>중단</w:t>
      </w:r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>)</w:t>
      </w:r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>을</w:t>
      </w:r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>사전에</w:t>
      </w:r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>산정한다</w:t>
      </w:r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>.</w:t>
      </w:r>
    </w:p>
    <w:p w14:paraId="79EAD46C" w14:textId="77777777" w:rsidR="00D80D8A" w:rsidRDefault="00BE6280">
      <w:pPr>
        <w:pStyle w:val="4"/>
        <w:keepNext w:val="0"/>
        <w:keepLines w:val="0"/>
      </w:pPr>
      <w:bookmarkStart w:id="232" w:name="_si6ruwr5r8nf" w:colFirst="0" w:colLast="0"/>
      <w:bookmarkEnd w:id="232"/>
      <w:r>
        <w:rPr>
          <w:rFonts w:ascii="Arial Unicode MS" w:eastAsia="Arial Unicode MS" w:hAnsi="Arial Unicode MS" w:cs="Arial Unicode MS"/>
        </w:rPr>
        <w:t xml:space="preserve">8.2.5 </w:t>
      </w:r>
      <w:r>
        <w:rPr>
          <w:rFonts w:ascii="Arial Unicode MS" w:eastAsia="Arial Unicode MS" w:hAnsi="Arial Unicode MS" w:cs="Arial Unicode MS"/>
        </w:rPr>
        <w:t>도메인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특화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Fine-tuning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고려사항</w:t>
      </w:r>
    </w:p>
    <w:p w14:paraId="40E41CBC" w14:textId="77777777" w:rsidR="00D80D8A" w:rsidRDefault="00BE6280">
      <w:pPr>
        <w:spacing w:before="240" w:after="120"/>
        <w:rPr>
          <w:color w:val="1A1A1A"/>
        </w:rPr>
      </w:pPr>
      <w:r>
        <w:rPr>
          <w:rFonts w:ascii="Arial Unicode MS" w:eastAsia="Arial Unicode MS" w:hAnsi="Arial Unicode MS" w:cs="Arial Unicode MS"/>
          <w:color w:val="1A1A1A"/>
        </w:rPr>
        <w:t>범용</w:t>
      </w:r>
      <w:r>
        <w:rPr>
          <w:rFonts w:ascii="Arial Unicode MS" w:eastAsia="Arial Unicode MS" w:hAnsi="Arial Unicode MS" w:cs="Arial Unicode MS"/>
          <w:color w:val="1A1A1A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1A1A1A"/>
        </w:rPr>
        <w:t>Embedding</w:t>
      </w:r>
      <w:proofErr w:type="spellEnd"/>
      <w:r>
        <w:rPr>
          <w:rFonts w:ascii="Arial Unicode MS" w:eastAsia="Arial Unicode MS" w:hAnsi="Arial Unicode MS" w:cs="Arial Unicode MS"/>
          <w:color w:val="1A1A1A"/>
        </w:rPr>
        <w:t xml:space="preserve"> </w:t>
      </w:r>
      <w:r>
        <w:rPr>
          <w:rFonts w:ascii="Arial Unicode MS" w:eastAsia="Arial Unicode MS" w:hAnsi="Arial Unicode MS" w:cs="Arial Unicode MS"/>
          <w:color w:val="1A1A1A"/>
        </w:rPr>
        <w:t>모델의</w:t>
      </w:r>
      <w:r>
        <w:rPr>
          <w:rFonts w:ascii="Arial Unicode MS" w:eastAsia="Arial Unicode MS" w:hAnsi="Arial Unicode MS" w:cs="Arial Unicode MS"/>
          <w:color w:val="1A1A1A"/>
        </w:rPr>
        <w:t xml:space="preserve"> </w:t>
      </w:r>
      <w:r>
        <w:rPr>
          <w:rFonts w:ascii="Arial Unicode MS" w:eastAsia="Arial Unicode MS" w:hAnsi="Arial Unicode MS" w:cs="Arial Unicode MS"/>
          <w:color w:val="1A1A1A"/>
        </w:rPr>
        <w:t>검색</w:t>
      </w:r>
      <w:r>
        <w:rPr>
          <w:rFonts w:ascii="Arial Unicode MS" w:eastAsia="Arial Unicode MS" w:hAnsi="Arial Unicode MS" w:cs="Arial Unicode MS"/>
          <w:color w:val="1A1A1A"/>
        </w:rPr>
        <w:t xml:space="preserve"> </w:t>
      </w:r>
      <w:r>
        <w:rPr>
          <w:rFonts w:ascii="Arial Unicode MS" w:eastAsia="Arial Unicode MS" w:hAnsi="Arial Unicode MS" w:cs="Arial Unicode MS"/>
          <w:color w:val="1A1A1A"/>
        </w:rPr>
        <w:t>품질이</w:t>
      </w:r>
      <w:r>
        <w:rPr>
          <w:rFonts w:ascii="Arial Unicode MS" w:eastAsia="Arial Unicode MS" w:hAnsi="Arial Unicode MS" w:cs="Arial Unicode MS"/>
          <w:color w:val="1A1A1A"/>
        </w:rPr>
        <w:t xml:space="preserve"> </w:t>
      </w:r>
      <w:r>
        <w:rPr>
          <w:rFonts w:ascii="Arial Unicode MS" w:eastAsia="Arial Unicode MS" w:hAnsi="Arial Unicode MS" w:cs="Arial Unicode MS"/>
          <w:color w:val="1A1A1A"/>
        </w:rPr>
        <w:t>도메인</w:t>
      </w:r>
      <w:r>
        <w:rPr>
          <w:rFonts w:ascii="Arial Unicode MS" w:eastAsia="Arial Unicode MS" w:hAnsi="Arial Unicode MS" w:cs="Arial Unicode MS"/>
          <w:color w:val="1A1A1A"/>
        </w:rPr>
        <w:t xml:space="preserve"> </w:t>
      </w:r>
      <w:r>
        <w:rPr>
          <w:rFonts w:ascii="Arial Unicode MS" w:eastAsia="Arial Unicode MS" w:hAnsi="Arial Unicode MS" w:cs="Arial Unicode MS"/>
          <w:color w:val="1A1A1A"/>
        </w:rPr>
        <w:t>요건을</w:t>
      </w:r>
      <w:r>
        <w:rPr>
          <w:rFonts w:ascii="Arial Unicode MS" w:eastAsia="Arial Unicode MS" w:hAnsi="Arial Unicode MS" w:cs="Arial Unicode MS"/>
          <w:color w:val="1A1A1A"/>
        </w:rPr>
        <w:t xml:space="preserve"> </w:t>
      </w:r>
      <w:r>
        <w:rPr>
          <w:rFonts w:ascii="Arial Unicode MS" w:eastAsia="Arial Unicode MS" w:hAnsi="Arial Unicode MS" w:cs="Arial Unicode MS"/>
          <w:color w:val="1A1A1A"/>
        </w:rPr>
        <w:t>충족하지</w:t>
      </w:r>
      <w:r>
        <w:rPr>
          <w:rFonts w:ascii="Arial Unicode MS" w:eastAsia="Arial Unicode MS" w:hAnsi="Arial Unicode MS" w:cs="Arial Unicode MS"/>
          <w:color w:val="1A1A1A"/>
        </w:rPr>
        <w:t xml:space="preserve"> </w:t>
      </w:r>
      <w:r>
        <w:rPr>
          <w:rFonts w:ascii="Arial Unicode MS" w:eastAsia="Arial Unicode MS" w:hAnsi="Arial Unicode MS" w:cs="Arial Unicode MS"/>
          <w:color w:val="1A1A1A"/>
        </w:rPr>
        <w:t>못하는</w:t>
      </w:r>
      <w:r>
        <w:rPr>
          <w:rFonts w:ascii="Arial Unicode MS" w:eastAsia="Arial Unicode MS" w:hAnsi="Arial Unicode MS" w:cs="Arial Unicode MS"/>
          <w:color w:val="1A1A1A"/>
        </w:rPr>
        <w:t xml:space="preserve"> </w:t>
      </w:r>
      <w:r>
        <w:rPr>
          <w:rFonts w:ascii="Arial Unicode MS" w:eastAsia="Arial Unicode MS" w:hAnsi="Arial Unicode MS" w:cs="Arial Unicode MS"/>
          <w:color w:val="1A1A1A"/>
        </w:rPr>
        <w:t>경우</w:t>
      </w:r>
      <w:r>
        <w:rPr>
          <w:rFonts w:ascii="Arial Unicode MS" w:eastAsia="Arial Unicode MS" w:hAnsi="Arial Unicode MS" w:cs="Arial Unicode MS"/>
          <w:color w:val="1A1A1A"/>
        </w:rPr>
        <w:t xml:space="preserve">, </w:t>
      </w:r>
      <w:r>
        <w:rPr>
          <w:rFonts w:ascii="Arial Unicode MS" w:eastAsia="Arial Unicode MS" w:hAnsi="Arial Unicode MS" w:cs="Arial Unicode MS"/>
          <w:color w:val="1A1A1A"/>
        </w:rPr>
        <w:t>모델</w:t>
      </w:r>
      <w:r>
        <w:rPr>
          <w:rFonts w:ascii="Arial Unicode MS" w:eastAsia="Arial Unicode MS" w:hAnsi="Arial Unicode MS" w:cs="Arial Unicode MS"/>
          <w:color w:val="1A1A1A"/>
        </w:rPr>
        <w:t xml:space="preserve"> </w:t>
      </w:r>
      <w:r>
        <w:rPr>
          <w:rFonts w:ascii="Arial Unicode MS" w:eastAsia="Arial Unicode MS" w:hAnsi="Arial Unicode MS" w:cs="Arial Unicode MS"/>
          <w:color w:val="1A1A1A"/>
        </w:rPr>
        <w:t>변경</w:t>
      </w:r>
      <w:r>
        <w:rPr>
          <w:rFonts w:ascii="Arial Unicode MS" w:eastAsia="Arial Unicode MS" w:hAnsi="Arial Unicode MS" w:cs="Arial Unicode MS"/>
          <w:color w:val="1A1A1A"/>
        </w:rPr>
        <w:t xml:space="preserve"> </w:t>
      </w:r>
      <w:r>
        <w:rPr>
          <w:rFonts w:ascii="Arial Unicode MS" w:eastAsia="Arial Unicode MS" w:hAnsi="Arial Unicode MS" w:cs="Arial Unicode MS"/>
          <w:color w:val="1A1A1A"/>
        </w:rPr>
        <w:t>전에</w:t>
      </w:r>
      <w:r>
        <w:rPr>
          <w:rFonts w:ascii="Arial Unicode MS" w:eastAsia="Arial Unicode MS" w:hAnsi="Arial Unicode MS" w:cs="Arial Unicode MS"/>
          <w:color w:val="1A1A1A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1A1A1A"/>
        </w:rPr>
        <w:t>Fine-tuning</w:t>
      </w:r>
      <w:r>
        <w:rPr>
          <w:rFonts w:ascii="Arial Unicode MS" w:eastAsia="Arial Unicode MS" w:hAnsi="Arial Unicode MS" w:cs="Arial Unicode MS"/>
          <w:color w:val="1A1A1A"/>
        </w:rPr>
        <w:t>을</w:t>
      </w:r>
      <w:proofErr w:type="spellEnd"/>
      <w:r>
        <w:rPr>
          <w:rFonts w:ascii="Arial Unicode MS" w:eastAsia="Arial Unicode MS" w:hAnsi="Arial Unicode MS" w:cs="Arial Unicode MS"/>
          <w:color w:val="1A1A1A"/>
        </w:rPr>
        <w:t xml:space="preserve"> </w:t>
      </w:r>
      <w:r>
        <w:rPr>
          <w:rFonts w:ascii="Arial Unicode MS" w:eastAsia="Arial Unicode MS" w:hAnsi="Arial Unicode MS" w:cs="Arial Unicode MS"/>
          <w:color w:val="1A1A1A"/>
        </w:rPr>
        <w:t>먼저</w:t>
      </w:r>
      <w:r>
        <w:rPr>
          <w:rFonts w:ascii="Arial Unicode MS" w:eastAsia="Arial Unicode MS" w:hAnsi="Arial Unicode MS" w:cs="Arial Unicode MS"/>
          <w:color w:val="1A1A1A"/>
        </w:rPr>
        <w:t xml:space="preserve"> </w:t>
      </w:r>
      <w:r>
        <w:rPr>
          <w:rFonts w:ascii="Arial Unicode MS" w:eastAsia="Arial Unicode MS" w:hAnsi="Arial Unicode MS" w:cs="Arial Unicode MS"/>
          <w:color w:val="1A1A1A"/>
        </w:rPr>
        <w:t>검토한다</w:t>
      </w:r>
      <w:r>
        <w:rPr>
          <w:rFonts w:ascii="Arial Unicode MS" w:eastAsia="Arial Unicode MS" w:hAnsi="Arial Unicode MS" w:cs="Arial Unicode MS"/>
          <w:color w:val="1A1A1A"/>
        </w:rPr>
        <w:t>(SHOULD).</w:t>
      </w:r>
    </w:p>
    <w:p w14:paraId="0A2F288C" w14:textId="77777777" w:rsidR="00D80D8A" w:rsidRDefault="00BE6280">
      <w:pPr>
        <w:spacing w:after="120"/>
        <w:ind w:left="360"/>
        <w:rPr>
          <w:color w:val="1A1A1A"/>
        </w:rPr>
      </w:pPr>
      <w:r>
        <w:rPr>
          <w:rFonts w:ascii="Arial Unicode MS" w:eastAsia="Arial Unicode MS" w:hAnsi="Arial Unicode MS" w:cs="Arial Unicode MS"/>
          <w:color w:val="1A1A1A"/>
        </w:rPr>
        <w:t xml:space="preserve">• </w:t>
      </w:r>
      <w:r>
        <w:rPr>
          <w:rFonts w:ascii="Arial Unicode MS" w:eastAsia="Arial Unicode MS" w:hAnsi="Arial Unicode MS" w:cs="Arial Unicode MS"/>
          <w:color w:val="1A1A1A"/>
        </w:rPr>
        <w:t>법률</w:t>
      </w:r>
      <w:r>
        <w:rPr>
          <w:rFonts w:ascii="Arial Unicode MS" w:eastAsia="Arial Unicode MS" w:hAnsi="Arial Unicode MS" w:cs="Arial Unicode MS"/>
          <w:color w:val="1A1A1A"/>
        </w:rPr>
        <w:t xml:space="preserve">, </w:t>
      </w:r>
      <w:r>
        <w:rPr>
          <w:rFonts w:ascii="Arial Unicode MS" w:eastAsia="Arial Unicode MS" w:hAnsi="Arial Unicode MS" w:cs="Arial Unicode MS"/>
          <w:color w:val="1A1A1A"/>
        </w:rPr>
        <w:t>의료</w:t>
      </w:r>
      <w:r>
        <w:rPr>
          <w:rFonts w:ascii="Arial Unicode MS" w:eastAsia="Arial Unicode MS" w:hAnsi="Arial Unicode MS" w:cs="Arial Unicode MS"/>
          <w:color w:val="1A1A1A"/>
        </w:rPr>
        <w:t xml:space="preserve">, </w:t>
      </w:r>
      <w:r>
        <w:rPr>
          <w:rFonts w:ascii="Arial Unicode MS" w:eastAsia="Arial Unicode MS" w:hAnsi="Arial Unicode MS" w:cs="Arial Unicode MS"/>
          <w:color w:val="1A1A1A"/>
        </w:rPr>
        <w:t>금융</w:t>
      </w:r>
      <w:r>
        <w:rPr>
          <w:rFonts w:ascii="Arial Unicode MS" w:eastAsia="Arial Unicode MS" w:hAnsi="Arial Unicode MS" w:cs="Arial Unicode MS"/>
          <w:color w:val="1A1A1A"/>
        </w:rPr>
        <w:t xml:space="preserve"> </w:t>
      </w:r>
      <w:r>
        <w:rPr>
          <w:rFonts w:ascii="Arial Unicode MS" w:eastAsia="Arial Unicode MS" w:hAnsi="Arial Unicode MS" w:cs="Arial Unicode MS"/>
          <w:color w:val="1A1A1A"/>
        </w:rPr>
        <w:t>등</w:t>
      </w:r>
      <w:r>
        <w:rPr>
          <w:rFonts w:ascii="Arial Unicode MS" w:eastAsia="Arial Unicode MS" w:hAnsi="Arial Unicode MS" w:cs="Arial Unicode MS"/>
          <w:color w:val="1A1A1A"/>
        </w:rPr>
        <w:t xml:space="preserve"> </w:t>
      </w:r>
      <w:r>
        <w:rPr>
          <w:rFonts w:ascii="Arial Unicode MS" w:eastAsia="Arial Unicode MS" w:hAnsi="Arial Unicode MS" w:cs="Arial Unicode MS"/>
          <w:color w:val="1A1A1A"/>
        </w:rPr>
        <w:t>전문</w:t>
      </w:r>
      <w:r>
        <w:rPr>
          <w:rFonts w:ascii="Arial Unicode MS" w:eastAsia="Arial Unicode MS" w:hAnsi="Arial Unicode MS" w:cs="Arial Unicode MS"/>
          <w:color w:val="1A1A1A"/>
        </w:rPr>
        <w:t xml:space="preserve"> </w:t>
      </w:r>
      <w:r>
        <w:rPr>
          <w:rFonts w:ascii="Arial Unicode MS" w:eastAsia="Arial Unicode MS" w:hAnsi="Arial Unicode MS" w:cs="Arial Unicode MS"/>
          <w:color w:val="1A1A1A"/>
        </w:rPr>
        <w:t>도메인에서</w:t>
      </w:r>
      <w:r>
        <w:rPr>
          <w:rFonts w:ascii="Arial Unicode MS" w:eastAsia="Arial Unicode MS" w:hAnsi="Arial Unicode MS" w:cs="Arial Unicode MS"/>
          <w:color w:val="1A1A1A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1A1A1A"/>
        </w:rPr>
        <w:t>Fine-tuning</w:t>
      </w:r>
      <w:r>
        <w:rPr>
          <w:rFonts w:ascii="Arial Unicode MS" w:eastAsia="Arial Unicode MS" w:hAnsi="Arial Unicode MS" w:cs="Arial Unicode MS"/>
          <w:color w:val="1A1A1A"/>
        </w:rPr>
        <w:t>으로</w:t>
      </w:r>
      <w:proofErr w:type="spellEnd"/>
      <w:r>
        <w:rPr>
          <w:rFonts w:ascii="Arial Unicode MS" w:eastAsia="Arial Unicode MS" w:hAnsi="Arial Unicode MS" w:cs="Arial Unicode MS"/>
          <w:color w:val="1A1A1A"/>
        </w:rPr>
        <w:t xml:space="preserve"> Recall@10 </w:t>
      </w:r>
      <w:r>
        <w:rPr>
          <w:rFonts w:ascii="Arial Unicode MS" w:eastAsia="Arial Unicode MS" w:hAnsi="Arial Unicode MS" w:cs="Arial Unicode MS"/>
          <w:color w:val="1A1A1A"/>
        </w:rPr>
        <w:t>기준</w:t>
      </w:r>
      <w:r>
        <w:rPr>
          <w:rFonts w:ascii="Arial Unicode MS" w:eastAsia="Arial Unicode MS" w:hAnsi="Arial Unicode MS" w:cs="Arial Unicode MS"/>
          <w:color w:val="1A1A1A"/>
        </w:rPr>
        <w:t xml:space="preserve"> 10~30% </w:t>
      </w:r>
      <w:r>
        <w:rPr>
          <w:rFonts w:ascii="Arial Unicode MS" w:eastAsia="Arial Unicode MS" w:hAnsi="Arial Unicode MS" w:cs="Arial Unicode MS"/>
          <w:color w:val="1A1A1A"/>
        </w:rPr>
        <w:t>성능</w:t>
      </w:r>
      <w:r>
        <w:rPr>
          <w:rFonts w:ascii="Arial Unicode MS" w:eastAsia="Arial Unicode MS" w:hAnsi="Arial Unicode MS" w:cs="Arial Unicode MS"/>
          <w:color w:val="1A1A1A"/>
        </w:rPr>
        <w:t xml:space="preserve"> </w:t>
      </w:r>
      <w:r>
        <w:rPr>
          <w:rFonts w:ascii="Arial Unicode MS" w:eastAsia="Arial Unicode MS" w:hAnsi="Arial Unicode MS" w:cs="Arial Unicode MS"/>
          <w:color w:val="1A1A1A"/>
        </w:rPr>
        <w:t>향상이</w:t>
      </w:r>
      <w:r>
        <w:rPr>
          <w:rFonts w:ascii="Arial Unicode MS" w:eastAsia="Arial Unicode MS" w:hAnsi="Arial Unicode MS" w:cs="Arial Unicode MS"/>
          <w:color w:val="1A1A1A"/>
        </w:rPr>
        <w:t xml:space="preserve"> </w:t>
      </w:r>
      <w:r>
        <w:rPr>
          <w:rFonts w:ascii="Arial Unicode MS" w:eastAsia="Arial Unicode MS" w:hAnsi="Arial Unicode MS" w:cs="Arial Unicode MS"/>
          <w:color w:val="1A1A1A"/>
        </w:rPr>
        <w:t>보고됨</w:t>
      </w:r>
    </w:p>
    <w:p w14:paraId="4E334AF1" w14:textId="77777777" w:rsidR="00D80D8A" w:rsidRDefault="00BE6280">
      <w:pPr>
        <w:spacing w:after="120"/>
        <w:ind w:left="360"/>
        <w:rPr>
          <w:color w:val="1A1A1A"/>
        </w:rPr>
      </w:pPr>
      <w:r>
        <w:rPr>
          <w:rFonts w:ascii="Arial Unicode MS" w:eastAsia="Arial Unicode MS" w:hAnsi="Arial Unicode MS" w:cs="Arial Unicode MS"/>
          <w:color w:val="1A1A1A"/>
        </w:rPr>
        <w:t xml:space="preserve">• </w:t>
      </w:r>
      <w:r>
        <w:rPr>
          <w:rFonts w:ascii="Arial Unicode MS" w:eastAsia="Arial Unicode MS" w:hAnsi="Arial Unicode MS" w:cs="Arial Unicode MS"/>
          <w:color w:val="1A1A1A"/>
        </w:rPr>
        <w:t>범용</w:t>
      </w:r>
      <w:r>
        <w:rPr>
          <w:rFonts w:ascii="Arial Unicode MS" w:eastAsia="Arial Unicode MS" w:hAnsi="Arial Unicode MS" w:cs="Arial Unicode MS"/>
          <w:color w:val="1A1A1A"/>
        </w:rPr>
        <w:t xml:space="preserve"> </w:t>
      </w:r>
      <w:r>
        <w:rPr>
          <w:rFonts w:ascii="Arial Unicode MS" w:eastAsia="Arial Unicode MS" w:hAnsi="Arial Unicode MS" w:cs="Arial Unicode MS"/>
          <w:color w:val="1A1A1A"/>
        </w:rPr>
        <w:t>모델로</w:t>
      </w:r>
      <w:r>
        <w:rPr>
          <w:rFonts w:ascii="Arial Unicode MS" w:eastAsia="Arial Unicode MS" w:hAnsi="Arial Unicode MS" w:cs="Arial Unicode MS"/>
          <w:color w:val="1A1A1A"/>
        </w:rPr>
        <w:t xml:space="preserve"> </w:t>
      </w:r>
      <w:r>
        <w:rPr>
          <w:rFonts w:ascii="Arial Unicode MS" w:eastAsia="Arial Unicode MS" w:hAnsi="Arial Unicode MS" w:cs="Arial Unicode MS"/>
          <w:color w:val="1A1A1A"/>
        </w:rPr>
        <w:t>시작</w:t>
      </w:r>
      <w:r>
        <w:rPr>
          <w:rFonts w:ascii="Arial Unicode MS" w:eastAsia="Arial Unicode MS" w:hAnsi="Arial Unicode MS" w:cs="Arial Unicode MS"/>
          <w:color w:val="1A1A1A"/>
        </w:rPr>
        <w:t xml:space="preserve"> → </w:t>
      </w:r>
      <w:r>
        <w:rPr>
          <w:rFonts w:ascii="Arial Unicode MS" w:eastAsia="Arial Unicode MS" w:hAnsi="Arial Unicode MS" w:cs="Arial Unicode MS"/>
          <w:color w:val="1A1A1A"/>
        </w:rPr>
        <w:t>검색</w:t>
      </w:r>
      <w:r>
        <w:rPr>
          <w:rFonts w:ascii="Arial Unicode MS" w:eastAsia="Arial Unicode MS" w:hAnsi="Arial Unicode MS" w:cs="Arial Unicode MS"/>
          <w:color w:val="1A1A1A"/>
        </w:rPr>
        <w:t xml:space="preserve"> </w:t>
      </w:r>
      <w:r>
        <w:rPr>
          <w:rFonts w:ascii="Arial Unicode MS" w:eastAsia="Arial Unicode MS" w:hAnsi="Arial Unicode MS" w:cs="Arial Unicode MS"/>
          <w:color w:val="1A1A1A"/>
        </w:rPr>
        <w:t>품질</w:t>
      </w:r>
      <w:r>
        <w:rPr>
          <w:rFonts w:ascii="Arial Unicode MS" w:eastAsia="Arial Unicode MS" w:hAnsi="Arial Unicode MS" w:cs="Arial Unicode MS"/>
          <w:color w:val="1A1A1A"/>
        </w:rPr>
        <w:t xml:space="preserve"> </w:t>
      </w:r>
      <w:r>
        <w:rPr>
          <w:rFonts w:ascii="Arial Unicode MS" w:eastAsia="Arial Unicode MS" w:hAnsi="Arial Unicode MS" w:cs="Arial Unicode MS"/>
          <w:color w:val="1A1A1A"/>
        </w:rPr>
        <w:t>부족</w:t>
      </w:r>
      <w:r>
        <w:rPr>
          <w:rFonts w:ascii="Arial Unicode MS" w:eastAsia="Arial Unicode MS" w:hAnsi="Arial Unicode MS" w:cs="Arial Unicode MS"/>
          <w:color w:val="1A1A1A"/>
        </w:rPr>
        <w:t xml:space="preserve"> </w:t>
      </w:r>
      <w:r>
        <w:rPr>
          <w:rFonts w:ascii="Arial Unicode MS" w:eastAsia="Arial Unicode MS" w:hAnsi="Arial Unicode MS" w:cs="Arial Unicode MS"/>
          <w:color w:val="1A1A1A"/>
        </w:rPr>
        <w:t>시</w:t>
      </w:r>
      <w:r>
        <w:rPr>
          <w:rFonts w:ascii="Arial Unicode MS" w:eastAsia="Arial Unicode MS" w:hAnsi="Arial Unicode MS" w:cs="Arial Unicode MS"/>
          <w:color w:val="1A1A1A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1A1A1A"/>
        </w:rPr>
        <w:t>Fine-tuning</w:t>
      </w:r>
      <w:proofErr w:type="spellEnd"/>
      <w:r>
        <w:rPr>
          <w:rFonts w:ascii="Arial Unicode MS" w:eastAsia="Arial Unicode MS" w:hAnsi="Arial Unicode MS" w:cs="Arial Unicode MS"/>
          <w:color w:val="1A1A1A"/>
        </w:rPr>
        <w:t xml:space="preserve"> → </w:t>
      </w:r>
      <w:r>
        <w:rPr>
          <w:rFonts w:ascii="Arial Unicode MS" w:eastAsia="Arial Unicode MS" w:hAnsi="Arial Unicode MS" w:cs="Arial Unicode MS"/>
          <w:color w:val="1A1A1A"/>
        </w:rPr>
        <w:t>그래도</w:t>
      </w:r>
      <w:r>
        <w:rPr>
          <w:rFonts w:ascii="Arial Unicode MS" w:eastAsia="Arial Unicode MS" w:hAnsi="Arial Unicode MS" w:cs="Arial Unicode MS"/>
          <w:color w:val="1A1A1A"/>
        </w:rPr>
        <w:t xml:space="preserve"> </w:t>
      </w:r>
      <w:r>
        <w:rPr>
          <w:rFonts w:ascii="Arial Unicode MS" w:eastAsia="Arial Unicode MS" w:hAnsi="Arial Unicode MS" w:cs="Arial Unicode MS"/>
          <w:color w:val="1A1A1A"/>
        </w:rPr>
        <w:t>부족</w:t>
      </w:r>
      <w:r>
        <w:rPr>
          <w:rFonts w:ascii="Arial Unicode MS" w:eastAsia="Arial Unicode MS" w:hAnsi="Arial Unicode MS" w:cs="Arial Unicode MS"/>
          <w:color w:val="1A1A1A"/>
        </w:rPr>
        <w:t xml:space="preserve"> </w:t>
      </w:r>
      <w:r>
        <w:rPr>
          <w:rFonts w:ascii="Arial Unicode MS" w:eastAsia="Arial Unicode MS" w:hAnsi="Arial Unicode MS" w:cs="Arial Unicode MS"/>
          <w:color w:val="1A1A1A"/>
        </w:rPr>
        <w:t>시</w:t>
      </w:r>
      <w:r>
        <w:rPr>
          <w:rFonts w:ascii="Arial Unicode MS" w:eastAsia="Arial Unicode MS" w:hAnsi="Arial Unicode MS" w:cs="Arial Unicode MS"/>
          <w:color w:val="1A1A1A"/>
        </w:rPr>
        <w:t xml:space="preserve"> </w:t>
      </w:r>
      <w:r>
        <w:rPr>
          <w:rFonts w:ascii="Arial Unicode MS" w:eastAsia="Arial Unicode MS" w:hAnsi="Arial Unicode MS" w:cs="Arial Unicode MS"/>
          <w:color w:val="1A1A1A"/>
        </w:rPr>
        <w:t>모델</w:t>
      </w:r>
      <w:r>
        <w:rPr>
          <w:rFonts w:ascii="Arial Unicode MS" w:eastAsia="Arial Unicode MS" w:hAnsi="Arial Unicode MS" w:cs="Arial Unicode MS"/>
          <w:color w:val="1A1A1A"/>
        </w:rPr>
        <w:t xml:space="preserve"> </w:t>
      </w:r>
      <w:r>
        <w:rPr>
          <w:rFonts w:ascii="Arial Unicode MS" w:eastAsia="Arial Unicode MS" w:hAnsi="Arial Unicode MS" w:cs="Arial Unicode MS"/>
          <w:color w:val="1A1A1A"/>
        </w:rPr>
        <w:t>변경</w:t>
      </w:r>
      <w:r>
        <w:rPr>
          <w:rFonts w:ascii="Arial Unicode MS" w:eastAsia="Arial Unicode MS" w:hAnsi="Arial Unicode MS" w:cs="Arial Unicode MS"/>
          <w:color w:val="1A1A1A"/>
        </w:rPr>
        <w:t xml:space="preserve"> </w:t>
      </w:r>
      <w:r>
        <w:rPr>
          <w:rFonts w:ascii="Arial Unicode MS" w:eastAsia="Arial Unicode MS" w:hAnsi="Arial Unicode MS" w:cs="Arial Unicode MS"/>
          <w:color w:val="1A1A1A"/>
        </w:rPr>
        <w:t>순서를</w:t>
      </w:r>
      <w:r>
        <w:rPr>
          <w:rFonts w:ascii="Arial Unicode MS" w:eastAsia="Arial Unicode MS" w:hAnsi="Arial Unicode MS" w:cs="Arial Unicode MS"/>
          <w:color w:val="1A1A1A"/>
        </w:rPr>
        <w:t xml:space="preserve"> </w:t>
      </w:r>
      <w:r>
        <w:rPr>
          <w:rFonts w:ascii="Arial Unicode MS" w:eastAsia="Arial Unicode MS" w:hAnsi="Arial Unicode MS" w:cs="Arial Unicode MS"/>
          <w:color w:val="1A1A1A"/>
        </w:rPr>
        <w:t>권고</w:t>
      </w:r>
      <w:r>
        <w:rPr>
          <w:rFonts w:ascii="Arial Unicode MS" w:eastAsia="Arial Unicode MS" w:hAnsi="Arial Unicode MS" w:cs="Arial Unicode MS"/>
          <w:color w:val="1A1A1A"/>
        </w:rPr>
        <w:t>(SHOULD)</w:t>
      </w:r>
    </w:p>
    <w:p w14:paraId="20CECF5A" w14:textId="77777777" w:rsidR="00D80D8A" w:rsidRDefault="00BE6280">
      <w:pPr>
        <w:spacing w:after="120"/>
        <w:ind w:left="360"/>
        <w:rPr>
          <w:color w:val="1A1A1A"/>
        </w:rPr>
      </w:pPr>
      <w:r>
        <w:rPr>
          <w:rFonts w:ascii="Arial Unicode MS" w:eastAsia="Arial Unicode MS" w:hAnsi="Arial Unicode MS" w:cs="Arial Unicode MS"/>
          <w:color w:val="1A1A1A"/>
        </w:rPr>
        <w:t xml:space="preserve">• </w:t>
      </w:r>
      <w:proofErr w:type="spellStart"/>
      <w:r>
        <w:rPr>
          <w:rFonts w:ascii="Arial Unicode MS" w:eastAsia="Arial Unicode MS" w:hAnsi="Arial Unicode MS" w:cs="Arial Unicode MS"/>
          <w:color w:val="1A1A1A"/>
        </w:rPr>
        <w:t>Fine-tuning</w:t>
      </w:r>
      <w:r>
        <w:rPr>
          <w:rFonts w:ascii="Arial Unicode MS" w:eastAsia="Arial Unicode MS" w:hAnsi="Arial Unicode MS" w:cs="Arial Unicode MS"/>
          <w:color w:val="1A1A1A"/>
        </w:rPr>
        <w:t>에는</w:t>
      </w:r>
      <w:proofErr w:type="spellEnd"/>
      <w:r>
        <w:rPr>
          <w:rFonts w:ascii="Arial Unicode MS" w:eastAsia="Arial Unicode MS" w:hAnsi="Arial Unicode MS" w:cs="Arial Unicode MS"/>
          <w:color w:val="1A1A1A"/>
        </w:rPr>
        <w:t xml:space="preserve"> </w:t>
      </w:r>
      <w:r>
        <w:rPr>
          <w:rFonts w:ascii="Arial Unicode MS" w:eastAsia="Arial Unicode MS" w:hAnsi="Arial Unicode MS" w:cs="Arial Unicode MS"/>
          <w:color w:val="1A1A1A"/>
        </w:rPr>
        <w:t>도메인별</w:t>
      </w:r>
      <w:r>
        <w:rPr>
          <w:rFonts w:ascii="Arial Unicode MS" w:eastAsia="Arial Unicode MS" w:hAnsi="Arial Unicode MS" w:cs="Arial Unicode MS"/>
          <w:color w:val="1A1A1A"/>
        </w:rPr>
        <w:t xml:space="preserve"> </w:t>
      </w:r>
      <w:r>
        <w:rPr>
          <w:rFonts w:ascii="Arial Unicode MS" w:eastAsia="Arial Unicode MS" w:hAnsi="Arial Unicode MS" w:cs="Arial Unicode MS"/>
          <w:color w:val="1A1A1A"/>
        </w:rPr>
        <w:t>학습</w:t>
      </w:r>
      <w:r>
        <w:rPr>
          <w:rFonts w:ascii="Arial Unicode MS" w:eastAsia="Arial Unicode MS" w:hAnsi="Arial Unicode MS" w:cs="Arial Unicode MS"/>
          <w:color w:val="1A1A1A"/>
        </w:rPr>
        <w:t xml:space="preserve"> </w:t>
      </w:r>
      <w:r>
        <w:rPr>
          <w:rFonts w:ascii="Arial Unicode MS" w:eastAsia="Arial Unicode MS" w:hAnsi="Arial Unicode MS" w:cs="Arial Unicode MS"/>
          <w:color w:val="1A1A1A"/>
        </w:rPr>
        <w:t>데이터</w:t>
      </w:r>
      <w:r>
        <w:rPr>
          <w:rFonts w:ascii="Arial Unicode MS" w:eastAsia="Arial Unicode MS" w:hAnsi="Arial Unicode MS" w:cs="Arial Unicode MS"/>
          <w:color w:val="1A1A1A"/>
        </w:rPr>
        <w:t>(</w:t>
      </w:r>
      <w:proofErr w:type="spellStart"/>
      <w:r>
        <w:rPr>
          <w:rFonts w:ascii="Arial Unicode MS" w:eastAsia="Arial Unicode MS" w:hAnsi="Arial Unicode MS" w:cs="Arial Unicode MS"/>
          <w:color w:val="1A1A1A"/>
        </w:rPr>
        <w:t>query-document</w:t>
      </w:r>
      <w:proofErr w:type="spellEnd"/>
      <w:r>
        <w:rPr>
          <w:rFonts w:ascii="Arial Unicode MS" w:eastAsia="Arial Unicode MS" w:hAnsi="Arial Unicode MS" w:cs="Arial Unicode MS"/>
          <w:color w:val="1A1A1A"/>
        </w:rPr>
        <w:t xml:space="preserve"> </w:t>
      </w:r>
      <w:r>
        <w:rPr>
          <w:rFonts w:ascii="Arial Unicode MS" w:eastAsia="Arial Unicode MS" w:hAnsi="Arial Unicode MS" w:cs="Arial Unicode MS"/>
          <w:color w:val="1A1A1A"/>
        </w:rPr>
        <w:t>쌍</w:t>
      </w:r>
      <w:r>
        <w:rPr>
          <w:rFonts w:ascii="Arial Unicode MS" w:eastAsia="Arial Unicode MS" w:hAnsi="Arial Unicode MS" w:cs="Arial Unicode MS"/>
          <w:color w:val="1A1A1A"/>
        </w:rPr>
        <w:t xml:space="preserve">) </w:t>
      </w:r>
      <w:r>
        <w:rPr>
          <w:rFonts w:ascii="Arial Unicode MS" w:eastAsia="Arial Unicode MS" w:hAnsi="Arial Unicode MS" w:cs="Arial Unicode MS"/>
          <w:color w:val="1A1A1A"/>
        </w:rPr>
        <w:t>최소</w:t>
      </w:r>
      <w:r>
        <w:rPr>
          <w:rFonts w:ascii="Arial Unicode MS" w:eastAsia="Arial Unicode MS" w:hAnsi="Arial Unicode MS" w:cs="Arial Unicode MS"/>
          <w:color w:val="1A1A1A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1A1A1A"/>
        </w:rPr>
        <w:t>수백</w:t>
      </w:r>
      <w:r>
        <w:rPr>
          <w:rFonts w:ascii="Arial Unicode MS" w:eastAsia="Arial Unicode MS" w:hAnsi="Arial Unicode MS" w:cs="Arial Unicode MS"/>
          <w:color w:val="1A1A1A"/>
        </w:rPr>
        <w:t>~</w:t>
      </w:r>
      <w:r>
        <w:rPr>
          <w:rFonts w:ascii="Arial Unicode MS" w:eastAsia="Arial Unicode MS" w:hAnsi="Arial Unicode MS" w:cs="Arial Unicode MS"/>
          <w:color w:val="1A1A1A"/>
        </w:rPr>
        <w:t>수천</w:t>
      </w:r>
      <w:proofErr w:type="spellEnd"/>
      <w:r>
        <w:rPr>
          <w:rFonts w:ascii="Arial Unicode MS" w:eastAsia="Arial Unicode MS" w:hAnsi="Arial Unicode MS" w:cs="Arial Unicode MS"/>
          <w:color w:val="1A1A1A"/>
        </w:rPr>
        <w:t xml:space="preserve"> </w:t>
      </w:r>
      <w:r>
        <w:rPr>
          <w:rFonts w:ascii="Arial Unicode MS" w:eastAsia="Arial Unicode MS" w:hAnsi="Arial Unicode MS" w:cs="Arial Unicode MS"/>
          <w:color w:val="1A1A1A"/>
        </w:rPr>
        <w:t>쌍</w:t>
      </w:r>
      <w:r>
        <w:rPr>
          <w:rFonts w:ascii="Arial Unicode MS" w:eastAsia="Arial Unicode MS" w:hAnsi="Arial Unicode MS" w:cs="Arial Unicode MS"/>
          <w:color w:val="1A1A1A"/>
        </w:rPr>
        <w:t xml:space="preserve"> </w:t>
      </w:r>
      <w:r>
        <w:rPr>
          <w:rFonts w:ascii="Arial Unicode MS" w:eastAsia="Arial Unicode MS" w:hAnsi="Arial Unicode MS" w:cs="Arial Unicode MS"/>
          <w:color w:val="1A1A1A"/>
        </w:rPr>
        <w:t>구축이</w:t>
      </w:r>
      <w:r>
        <w:rPr>
          <w:rFonts w:ascii="Arial Unicode MS" w:eastAsia="Arial Unicode MS" w:hAnsi="Arial Unicode MS" w:cs="Arial Unicode MS"/>
          <w:color w:val="1A1A1A"/>
        </w:rPr>
        <w:t xml:space="preserve"> </w:t>
      </w:r>
      <w:r>
        <w:rPr>
          <w:rFonts w:ascii="Arial Unicode MS" w:eastAsia="Arial Unicode MS" w:hAnsi="Arial Unicode MS" w:cs="Arial Unicode MS"/>
          <w:color w:val="1A1A1A"/>
        </w:rPr>
        <w:t>필요하며</w:t>
      </w:r>
      <w:r>
        <w:rPr>
          <w:rFonts w:ascii="Arial Unicode MS" w:eastAsia="Arial Unicode MS" w:hAnsi="Arial Unicode MS" w:cs="Arial Unicode MS"/>
          <w:color w:val="1A1A1A"/>
        </w:rPr>
        <w:t xml:space="preserve">, </w:t>
      </w:r>
      <w:r>
        <w:rPr>
          <w:rFonts w:ascii="Arial Unicode MS" w:eastAsia="Arial Unicode MS" w:hAnsi="Arial Unicode MS" w:cs="Arial Unicode MS"/>
          <w:color w:val="1A1A1A"/>
        </w:rPr>
        <w:t>이</w:t>
      </w:r>
      <w:r>
        <w:rPr>
          <w:rFonts w:ascii="Arial Unicode MS" w:eastAsia="Arial Unicode MS" w:hAnsi="Arial Unicode MS" w:cs="Arial Unicode MS"/>
          <w:color w:val="1A1A1A"/>
        </w:rPr>
        <w:t xml:space="preserve"> </w:t>
      </w:r>
      <w:r>
        <w:rPr>
          <w:rFonts w:ascii="Arial Unicode MS" w:eastAsia="Arial Unicode MS" w:hAnsi="Arial Unicode MS" w:cs="Arial Unicode MS"/>
          <w:color w:val="1A1A1A"/>
        </w:rPr>
        <w:t>비용을</w:t>
      </w:r>
      <w:r>
        <w:rPr>
          <w:rFonts w:ascii="Arial Unicode MS" w:eastAsia="Arial Unicode MS" w:hAnsi="Arial Unicode MS" w:cs="Arial Unicode MS"/>
          <w:color w:val="1A1A1A"/>
        </w:rPr>
        <w:t xml:space="preserve"> </w:t>
      </w:r>
      <w:r>
        <w:rPr>
          <w:rFonts w:ascii="Arial Unicode MS" w:eastAsia="Arial Unicode MS" w:hAnsi="Arial Unicode MS" w:cs="Arial Unicode MS"/>
          <w:color w:val="1A1A1A"/>
        </w:rPr>
        <w:t>사전에</w:t>
      </w:r>
      <w:r>
        <w:rPr>
          <w:rFonts w:ascii="Arial Unicode MS" w:eastAsia="Arial Unicode MS" w:hAnsi="Arial Unicode MS" w:cs="Arial Unicode MS"/>
          <w:color w:val="1A1A1A"/>
        </w:rPr>
        <w:t xml:space="preserve"> </w:t>
      </w:r>
      <w:r>
        <w:rPr>
          <w:rFonts w:ascii="Arial Unicode MS" w:eastAsia="Arial Unicode MS" w:hAnsi="Arial Unicode MS" w:cs="Arial Unicode MS"/>
          <w:color w:val="1A1A1A"/>
        </w:rPr>
        <w:t>산정</w:t>
      </w:r>
    </w:p>
    <w:p w14:paraId="38F57455" w14:textId="77777777" w:rsidR="00D80D8A" w:rsidRDefault="00BE6280">
      <w:pPr>
        <w:spacing w:before="240" w:after="120"/>
        <w:ind w:left="360" w:right="360"/>
        <w:rPr>
          <w:i/>
          <w:iCs/>
          <w:color w:val="555555"/>
          <w:sz w:val="20"/>
          <w:szCs w:val="20"/>
        </w:rPr>
      </w:pPr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>[</w:t>
      </w:r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>참고</w:t>
      </w:r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 xml:space="preserve">] </w:t>
      </w:r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>도메인</w:t>
      </w:r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>특화</w:t>
      </w:r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>모델이</w:t>
      </w:r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>범용</w:t>
      </w:r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>모델을</w:t>
      </w:r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>거의</w:t>
      </w:r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>항상</w:t>
      </w:r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>능가한다</w:t>
      </w:r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 xml:space="preserve">. </w:t>
      </w:r>
      <w:proofErr w:type="spellStart"/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>Fine-tuning</w:t>
      </w:r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>으로</w:t>
      </w:r>
      <w:proofErr w:type="spellEnd"/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 xml:space="preserve"> Recall@10 </w:t>
      </w:r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>기준</w:t>
      </w:r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 xml:space="preserve"> 10~30% </w:t>
      </w:r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>향상</w:t>
      </w:r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>보고</w:t>
      </w:r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 xml:space="preserve">. </w:t>
      </w:r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>단</w:t>
      </w:r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 xml:space="preserve">, </w:t>
      </w:r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>이</w:t>
      </w:r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>수치는</w:t>
      </w:r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>특정</w:t>
      </w:r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>도메인</w:t>
      </w:r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>·</w:t>
      </w:r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>데이터셋</w:t>
      </w:r>
      <w:proofErr w:type="spellEnd"/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>조건에서의</w:t>
      </w:r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>결과이며</w:t>
      </w:r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 xml:space="preserve">, </w:t>
      </w:r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>사내</w:t>
      </w:r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>데이터에서의</w:t>
      </w:r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>효과는</w:t>
      </w:r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>PoC</w:t>
      </w:r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>로</w:t>
      </w:r>
      <w:proofErr w:type="spellEnd"/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>검증해야</w:t>
      </w:r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 xml:space="preserve">(SHOULD) </w:t>
      </w:r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>한다</w:t>
      </w:r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>.</w:t>
      </w:r>
    </w:p>
    <w:p w14:paraId="3B7CA30B" w14:textId="77777777" w:rsidR="00D80D8A" w:rsidRDefault="00D80D8A">
      <w:pPr>
        <w:spacing w:before="240" w:after="120"/>
        <w:rPr>
          <w:color w:val="1A1A1A"/>
        </w:rPr>
      </w:pPr>
    </w:p>
    <w:p w14:paraId="37879F62" w14:textId="77777777" w:rsidR="00D80D8A" w:rsidRDefault="00BE6280">
      <w:pPr>
        <w:pStyle w:val="3"/>
        <w:spacing w:before="240" w:after="240"/>
        <w:rPr>
          <w:sz w:val="34"/>
          <w:szCs w:val="34"/>
        </w:rPr>
      </w:pPr>
      <w:bookmarkStart w:id="233" w:name="_913gvxjqgwlc" w:colFirst="0" w:colLast="0"/>
      <w:bookmarkEnd w:id="233"/>
      <w:r>
        <w:rPr>
          <w:color w:val="1A1A1A"/>
        </w:rPr>
        <w:lastRenderedPageBreak/>
        <w:t xml:space="preserve"> </w:t>
      </w:r>
      <w:r>
        <w:rPr>
          <w:rFonts w:ascii="Arial Unicode MS" w:eastAsia="Arial Unicode MS" w:hAnsi="Arial Unicode MS" w:cs="Arial Unicode MS"/>
          <w:sz w:val="34"/>
          <w:szCs w:val="34"/>
        </w:rPr>
        <w:t xml:space="preserve">8.3 </w:t>
      </w:r>
      <w:proofErr w:type="spellStart"/>
      <w:r>
        <w:rPr>
          <w:rFonts w:ascii="Arial Unicode MS" w:eastAsia="Arial Unicode MS" w:hAnsi="Arial Unicode MS" w:cs="Arial Unicode MS"/>
          <w:sz w:val="34"/>
          <w:szCs w:val="34"/>
        </w:rPr>
        <w:t>Graph</w:t>
      </w:r>
      <w:proofErr w:type="spellEnd"/>
      <w:r>
        <w:rPr>
          <w:rFonts w:ascii="Arial Unicode MS" w:eastAsia="Arial Unicode MS" w:hAnsi="Arial Unicode MS" w:cs="Arial Unicode MS"/>
          <w:sz w:val="34"/>
          <w:szCs w:val="34"/>
        </w:rPr>
        <w:t xml:space="preserve"> DB </w:t>
      </w:r>
      <w:r>
        <w:rPr>
          <w:rFonts w:ascii="Arial Unicode MS" w:eastAsia="Arial Unicode MS" w:hAnsi="Arial Unicode MS" w:cs="Arial Unicode MS"/>
          <w:sz w:val="34"/>
          <w:szCs w:val="34"/>
        </w:rPr>
        <w:t>도입</w:t>
      </w:r>
      <w:r>
        <w:rPr>
          <w:rFonts w:ascii="Arial Unicode MS" w:eastAsia="Arial Unicode MS" w:hAnsi="Arial Unicode MS" w:cs="Arial Unicode MS"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sz w:val="34"/>
          <w:szCs w:val="34"/>
        </w:rPr>
        <w:t>판단</w:t>
      </w:r>
      <w:r>
        <w:rPr>
          <w:rFonts w:ascii="Arial Unicode MS" w:eastAsia="Arial Unicode MS" w:hAnsi="Arial Unicode MS" w:cs="Arial Unicode MS"/>
          <w:sz w:val="34"/>
          <w:szCs w:val="34"/>
        </w:rPr>
        <w:t xml:space="preserve"> </w:t>
      </w:r>
      <w:r>
        <w:rPr>
          <w:rFonts w:ascii="Arial Unicode MS" w:eastAsia="Arial Unicode MS" w:hAnsi="Arial Unicode MS" w:cs="Arial Unicode MS"/>
          <w:sz w:val="34"/>
          <w:szCs w:val="34"/>
        </w:rPr>
        <w:t>기준</w:t>
      </w:r>
    </w:p>
    <w:p w14:paraId="68FA49E4" w14:textId="77777777" w:rsidR="00D80D8A" w:rsidRDefault="00BE6280">
      <w:pPr>
        <w:spacing w:before="240" w:after="120"/>
      </w:pPr>
      <w:proofErr w:type="spellStart"/>
      <w:r>
        <w:rPr>
          <w:rFonts w:ascii="Arial Unicode MS" w:eastAsia="Arial Unicode MS" w:hAnsi="Arial Unicode MS" w:cs="Arial Unicode MS"/>
        </w:rPr>
        <w:t>Graph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DB</w:t>
      </w:r>
      <w:r>
        <w:rPr>
          <w:rFonts w:ascii="Arial Unicode MS" w:eastAsia="Arial Unicode MS" w:hAnsi="Arial Unicode MS" w:cs="Arial Unicode MS"/>
        </w:rPr>
        <w:t>는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엔티티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간의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복잡한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관계를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탐색하는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데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특화된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저장소이다</w:t>
      </w:r>
      <w:r>
        <w:rPr>
          <w:rFonts w:ascii="Arial Unicode MS" w:eastAsia="Arial Unicode MS" w:hAnsi="Arial Unicode MS" w:cs="Arial Unicode MS"/>
        </w:rPr>
        <w:t xml:space="preserve">. </w:t>
      </w:r>
      <w:proofErr w:type="spellStart"/>
      <w:r>
        <w:rPr>
          <w:rFonts w:ascii="Arial Unicode MS" w:eastAsia="Arial Unicode MS" w:hAnsi="Arial Unicode MS" w:cs="Arial Unicode MS"/>
        </w:rPr>
        <w:t>Vector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DB</w:t>
      </w:r>
      <w:r>
        <w:rPr>
          <w:rFonts w:ascii="Arial Unicode MS" w:eastAsia="Arial Unicode MS" w:hAnsi="Arial Unicode MS" w:cs="Arial Unicode MS"/>
        </w:rPr>
        <w:t>와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역할이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다르므로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도입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여부를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별도로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판단한다</w:t>
      </w:r>
      <w:r>
        <w:rPr>
          <w:rFonts w:ascii="Arial Unicode MS" w:eastAsia="Arial Unicode MS" w:hAnsi="Arial Unicode MS" w:cs="Arial Unicode MS"/>
        </w:rPr>
        <w:t>(MUST).</w:t>
      </w:r>
    </w:p>
    <w:p w14:paraId="64F1A11E" w14:textId="77777777" w:rsidR="00D80D8A" w:rsidRDefault="00BE6280">
      <w:pPr>
        <w:pStyle w:val="4"/>
        <w:keepNext w:val="0"/>
        <w:keepLines w:val="0"/>
      </w:pPr>
      <w:bookmarkStart w:id="234" w:name="_a1myhmwgczyg" w:colFirst="0" w:colLast="0"/>
      <w:bookmarkEnd w:id="234"/>
      <w:r>
        <w:rPr>
          <w:rFonts w:ascii="Arial Unicode MS" w:eastAsia="Arial Unicode MS" w:hAnsi="Arial Unicode MS" w:cs="Arial Unicode MS"/>
        </w:rPr>
        <w:t xml:space="preserve">8.3.1 </w:t>
      </w:r>
      <w:proofErr w:type="spellStart"/>
      <w:r>
        <w:rPr>
          <w:rFonts w:ascii="Arial Unicode MS" w:eastAsia="Arial Unicode MS" w:hAnsi="Arial Unicode MS" w:cs="Arial Unicode MS"/>
        </w:rPr>
        <w:t>Vector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DB</w:t>
      </w:r>
      <w:r>
        <w:rPr>
          <w:rFonts w:ascii="Arial Unicode MS" w:eastAsia="Arial Unicode MS" w:hAnsi="Arial Unicode MS" w:cs="Arial Unicode MS"/>
        </w:rPr>
        <w:t>와의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역할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차이</w:t>
      </w:r>
    </w:p>
    <w:p w14:paraId="24BEEE51" w14:textId="77777777" w:rsidR="00D80D8A" w:rsidRDefault="00D80D8A"/>
    <w:tbl>
      <w:tblPr>
        <w:tblStyle w:val="afffffffffff6"/>
        <w:tblW w:w="901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680"/>
        <w:gridCol w:w="3660"/>
        <w:gridCol w:w="3675"/>
      </w:tblGrid>
      <w:tr w:rsidR="00D80D8A" w14:paraId="3453CA08" w14:textId="77777777">
        <w:trPr>
          <w:trHeight w:val="420"/>
        </w:trPr>
        <w:tc>
          <w:tcPr>
            <w:tcW w:w="1680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C95AEA" w14:textId="77777777" w:rsidR="00D80D8A" w:rsidRDefault="00BE6280">
            <w:pPr>
              <w:spacing w:before="240" w:after="240"/>
              <w:jc w:val="center"/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  <w:sz w:val="20"/>
                <w:szCs w:val="20"/>
              </w:rPr>
              <w:t>항목</w:t>
            </w:r>
          </w:p>
        </w:tc>
        <w:tc>
          <w:tcPr>
            <w:tcW w:w="3660" w:type="dxa"/>
            <w:tcBorders>
              <w:top w:val="single" w:sz="5" w:space="0" w:color="CCCCCC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B19369" w14:textId="77777777" w:rsidR="00D80D8A" w:rsidRDefault="00BE6280">
            <w:pPr>
              <w:spacing w:before="240" w:after="240"/>
              <w:jc w:val="center"/>
              <w:rPr>
                <w:b/>
                <w:bCs/>
                <w:color w:val="FFFFFF"/>
                <w:sz w:val="20"/>
                <w:szCs w:val="20"/>
              </w:rPr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Vector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DB</w:t>
            </w:r>
          </w:p>
        </w:tc>
        <w:tc>
          <w:tcPr>
            <w:tcW w:w="3675" w:type="dxa"/>
            <w:tcBorders>
              <w:top w:val="single" w:sz="5" w:space="0" w:color="CCCCCC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70D2CC" w14:textId="77777777" w:rsidR="00D80D8A" w:rsidRDefault="00BE6280">
            <w:pPr>
              <w:spacing w:before="240" w:after="240"/>
              <w:jc w:val="center"/>
              <w:rPr>
                <w:b/>
                <w:bCs/>
                <w:color w:val="FFFFFF"/>
                <w:sz w:val="20"/>
                <w:szCs w:val="20"/>
              </w:rPr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Graph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DB</w:t>
            </w:r>
          </w:p>
        </w:tc>
      </w:tr>
      <w:tr w:rsidR="00D80D8A" w14:paraId="772215F9" w14:textId="77777777">
        <w:trPr>
          <w:trHeight w:val="420"/>
        </w:trPr>
        <w:tc>
          <w:tcPr>
            <w:tcW w:w="1680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7A5A4B" w14:textId="77777777" w:rsidR="00D80D8A" w:rsidRDefault="00BE6280">
            <w:pPr>
              <w:spacing w:before="240" w:after="240"/>
              <w:rPr>
                <w:color w:val="1A1A1A"/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>핵심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>질문</w:t>
            </w:r>
          </w:p>
        </w:tc>
        <w:tc>
          <w:tcPr>
            <w:tcW w:w="3660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E6AA5E" w14:textId="77777777" w:rsidR="00D80D8A" w:rsidRDefault="00BE6280">
            <w:pPr>
              <w:spacing w:before="240" w:after="240"/>
              <w:rPr>
                <w:color w:val="1A1A1A"/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>"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>이것과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>의미적으로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>비슷한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>것은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>?"</w:t>
            </w:r>
          </w:p>
        </w:tc>
        <w:tc>
          <w:tcPr>
            <w:tcW w:w="3675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2297B1" w14:textId="77777777" w:rsidR="00D80D8A" w:rsidRDefault="00BE6280">
            <w:pPr>
              <w:spacing w:before="240" w:after="240"/>
              <w:rPr>
                <w:color w:val="1A1A1A"/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>"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>이것과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>관계된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>것들을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>따라가면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>?"</w:t>
            </w:r>
          </w:p>
        </w:tc>
      </w:tr>
      <w:tr w:rsidR="00D80D8A" w14:paraId="04807FB9" w14:textId="77777777">
        <w:trPr>
          <w:trHeight w:val="705"/>
        </w:trPr>
        <w:tc>
          <w:tcPr>
            <w:tcW w:w="1680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B1E5E5" w14:textId="77777777" w:rsidR="00D80D8A" w:rsidRDefault="00BE6280">
            <w:pPr>
              <w:spacing w:before="240" w:after="240"/>
              <w:rPr>
                <w:color w:val="1A1A1A"/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>검색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>방식</w:t>
            </w:r>
          </w:p>
        </w:tc>
        <w:tc>
          <w:tcPr>
            <w:tcW w:w="3660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CD6685" w14:textId="77777777" w:rsidR="00D80D8A" w:rsidRDefault="00BE6280">
            <w:pPr>
              <w:spacing w:before="240" w:after="240"/>
              <w:rPr>
                <w:color w:val="1A1A1A"/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>유사도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>기반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>근사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>최근접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>이웃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>검색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 xml:space="preserve"> (ANN)</w:t>
            </w:r>
          </w:p>
        </w:tc>
        <w:tc>
          <w:tcPr>
            <w:tcW w:w="3675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E2DE8B" w14:textId="77777777" w:rsidR="00D80D8A" w:rsidRDefault="00BE6280">
            <w:pPr>
              <w:spacing w:before="240" w:after="240"/>
              <w:rPr>
                <w:color w:val="1A1A1A"/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>관계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>기반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>그래프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>탐색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 xml:space="preserve"> (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>다중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>홉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>)</w:t>
            </w:r>
          </w:p>
        </w:tc>
      </w:tr>
      <w:tr w:rsidR="00D80D8A" w14:paraId="39277DF7" w14:textId="77777777">
        <w:trPr>
          <w:trHeight w:val="420"/>
        </w:trPr>
        <w:tc>
          <w:tcPr>
            <w:tcW w:w="1680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B08E2F" w14:textId="77777777" w:rsidR="00D80D8A" w:rsidRDefault="00BE6280">
            <w:pPr>
              <w:spacing w:before="240" w:after="240"/>
              <w:rPr>
                <w:color w:val="1A1A1A"/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>적합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>데이터</w:t>
            </w:r>
          </w:p>
        </w:tc>
        <w:tc>
          <w:tcPr>
            <w:tcW w:w="3660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4B80D6" w14:textId="77777777" w:rsidR="00D80D8A" w:rsidRDefault="00BE6280">
            <w:pPr>
              <w:spacing w:before="240" w:after="240"/>
              <w:rPr>
                <w:color w:val="1A1A1A"/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>비정형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>텍스트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>이미지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>등의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>임베딩</w:t>
            </w:r>
            <w:proofErr w:type="spellEnd"/>
          </w:p>
        </w:tc>
        <w:tc>
          <w:tcPr>
            <w:tcW w:w="3675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9A4A77" w14:textId="77777777" w:rsidR="00D80D8A" w:rsidRDefault="00BE6280">
            <w:pPr>
              <w:spacing w:before="240" w:after="240"/>
              <w:rPr>
                <w:color w:val="1A1A1A"/>
                <w:sz w:val="20"/>
                <w:szCs w:val="20"/>
              </w:rPr>
            </w:pPr>
            <w:proofErr w:type="spellStart"/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>엔티티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>·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>관계가</w:t>
            </w:r>
            <w:proofErr w:type="spellEnd"/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>명확한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>구조화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>데이터</w:t>
            </w:r>
          </w:p>
        </w:tc>
      </w:tr>
      <w:tr w:rsidR="00D80D8A" w14:paraId="7609754C" w14:textId="77777777">
        <w:trPr>
          <w:trHeight w:val="705"/>
        </w:trPr>
        <w:tc>
          <w:tcPr>
            <w:tcW w:w="1680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183231" w14:textId="77777777" w:rsidR="00D80D8A" w:rsidRDefault="00BE6280">
            <w:pPr>
              <w:spacing w:before="240" w:after="240"/>
              <w:rPr>
                <w:color w:val="1A1A1A"/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>7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>장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>연계</w:t>
            </w:r>
          </w:p>
        </w:tc>
        <w:tc>
          <w:tcPr>
            <w:tcW w:w="3660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4A43E4" w14:textId="77777777" w:rsidR="00D80D8A" w:rsidRDefault="00BE6280">
            <w:pPr>
              <w:spacing w:before="240" w:after="240"/>
              <w:rPr>
                <w:color w:val="1A1A1A"/>
                <w:sz w:val="20"/>
                <w:szCs w:val="20"/>
              </w:rPr>
            </w:pPr>
            <w:proofErr w:type="spellStart"/>
            <w:r>
              <w:rPr>
                <w:color w:val="1A1A1A"/>
                <w:sz w:val="20"/>
                <w:szCs w:val="20"/>
              </w:rPr>
              <w:t>Semantic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Memory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A1A1A"/>
                <w:sz w:val="20"/>
                <w:szCs w:val="20"/>
              </w:rPr>
              <w:t>Episodic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Memory</w:t>
            </w:r>
            <w:proofErr w:type="spellEnd"/>
          </w:p>
        </w:tc>
        <w:tc>
          <w:tcPr>
            <w:tcW w:w="3675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1B3D3E" w14:textId="77777777" w:rsidR="00D80D8A" w:rsidRDefault="00BE6280">
            <w:pPr>
              <w:spacing w:before="240" w:after="240"/>
              <w:rPr>
                <w:color w:val="1A1A1A"/>
                <w:sz w:val="20"/>
                <w:szCs w:val="20"/>
              </w:rPr>
            </w:pPr>
            <w:proofErr w:type="spellStart"/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>Entity</w:t>
            </w:r>
            <w:proofErr w:type="spellEnd"/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>Memory</w:t>
            </w:r>
            <w:proofErr w:type="spellEnd"/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 xml:space="preserve"> (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>관계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>복잡도가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>높은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>경우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>)</w:t>
            </w:r>
          </w:p>
        </w:tc>
      </w:tr>
      <w:tr w:rsidR="00D80D8A" w14:paraId="0953B432" w14:textId="77777777">
        <w:trPr>
          <w:trHeight w:val="705"/>
        </w:trPr>
        <w:tc>
          <w:tcPr>
            <w:tcW w:w="1680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E5D586" w14:textId="77777777" w:rsidR="00D80D8A" w:rsidRDefault="00BE6280">
            <w:pPr>
              <w:spacing w:before="240" w:after="240"/>
              <w:rPr>
                <w:color w:val="1A1A1A"/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>예시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>쿼리</w:t>
            </w:r>
          </w:p>
        </w:tc>
        <w:tc>
          <w:tcPr>
            <w:tcW w:w="3660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3D6BB2" w14:textId="77777777" w:rsidR="00D80D8A" w:rsidRDefault="00BE6280">
            <w:pPr>
              <w:spacing w:before="240" w:after="240"/>
              <w:rPr>
                <w:color w:val="1A1A1A"/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>"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>이전에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>비슷한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>내용을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>말한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>적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>있나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>?"</w:t>
            </w:r>
          </w:p>
        </w:tc>
        <w:tc>
          <w:tcPr>
            <w:tcW w:w="3675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59425C" w14:textId="77777777" w:rsidR="00D80D8A" w:rsidRDefault="00BE6280">
            <w:pPr>
              <w:spacing w:before="240" w:after="240"/>
              <w:rPr>
                <w:color w:val="1A1A1A"/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>"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>A</w:t>
            </w:r>
            <w:proofErr w:type="spellEnd"/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>프로젝트의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>상위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>조직의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>담당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>임원은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>누구인가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>?"</w:t>
            </w:r>
          </w:p>
        </w:tc>
      </w:tr>
    </w:tbl>
    <w:p w14:paraId="6B349470" w14:textId="77777777" w:rsidR="00D80D8A" w:rsidRDefault="00D80D8A"/>
    <w:p w14:paraId="5B2F8851" w14:textId="77777777" w:rsidR="00D80D8A" w:rsidRDefault="00BE6280">
      <w:pPr>
        <w:pStyle w:val="4"/>
        <w:keepNext w:val="0"/>
        <w:keepLines w:val="0"/>
      </w:pPr>
      <w:bookmarkStart w:id="235" w:name="_6w2b0vsmm2ij" w:colFirst="0" w:colLast="0"/>
      <w:bookmarkEnd w:id="235"/>
      <w:r>
        <w:rPr>
          <w:rFonts w:ascii="Arial Unicode MS" w:eastAsia="Arial Unicode MS" w:hAnsi="Arial Unicode MS" w:cs="Arial Unicode MS"/>
        </w:rPr>
        <w:t xml:space="preserve">8.3.2 </w:t>
      </w:r>
      <w:r>
        <w:rPr>
          <w:rFonts w:ascii="Arial Unicode MS" w:eastAsia="Arial Unicode MS" w:hAnsi="Arial Unicode MS" w:cs="Arial Unicode MS"/>
        </w:rPr>
        <w:t>도입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의사결정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트리</w:t>
      </w:r>
    </w:p>
    <w:p w14:paraId="498D808A" w14:textId="77777777" w:rsidR="00D80D8A" w:rsidRDefault="00D80D8A"/>
    <w:tbl>
      <w:tblPr>
        <w:tblStyle w:val="afffffffffff7"/>
        <w:tblW w:w="901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765"/>
        <w:gridCol w:w="3360"/>
        <w:gridCol w:w="855"/>
        <w:gridCol w:w="4035"/>
      </w:tblGrid>
      <w:tr w:rsidR="00D80D8A" w14:paraId="553FC6E7" w14:textId="77777777">
        <w:trPr>
          <w:trHeight w:val="420"/>
        </w:trPr>
        <w:tc>
          <w:tcPr>
            <w:tcW w:w="76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89044D" w14:textId="77777777" w:rsidR="00D80D8A" w:rsidRDefault="00BE6280">
            <w:pPr>
              <w:spacing w:before="240" w:after="240"/>
              <w:jc w:val="center"/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3360" w:type="dxa"/>
            <w:tcBorders>
              <w:top w:val="single" w:sz="5" w:space="0" w:color="CCCCCC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76D378" w14:textId="77777777" w:rsidR="00D80D8A" w:rsidRDefault="00BE6280">
            <w:pPr>
              <w:spacing w:before="240" w:after="240"/>
              <w:jc w:val="center"/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  <w:sz w:val="20"/>
                <w:szCs w:val="20"/>
              </w:rPr>
              <w:t>질문</w:t>
            </w:r>
          </w:p>
        </w:tc>
        <w:tc>
          <w:tcPr>
            <w:tcW w:w="855" w:type="dxa"/>
            <w:tcBorders>
              <w:top w:val="single" w:sz="5" w:space="0" w:color="CCCCCC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9B5FBD" w14:textId="77777777" w:rsidR="00D80D8A" w:rsidRDefault="00BE6280">
            <w:pPr>
              <w:spacing w:before="240" w:after="240"/>
              <w:jc w:val="center"/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  <w:sz w:val="20"/>
                <w:szCs w:val="20"/>
              </w:rPr>
              <w:t>응답</w:t>
            </w:r>
          </w:p>
        </w:tc>
        <w:tc>
          <w:tcPr>
            <w:tcW w:w="4035" w:type="dxa"/>
            <w:tcBorders>
              <w:top w:val="single" w:sz="5" w:space="0" w:color="CCCCCC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B49188" w14:textId="77777777" w:rsidR="00D80D8A" w:rsidRDefault="00BE6280">
            <w:pPr>
              <w:spacing w:before="240" w:after="240"/>
              <w:jc w:val="center"/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  <w:sz w:val="20"/>
                <w:szCs w:val="20"/>
              </w:rPr>
              <w:t>결론</w:t>
            </w:r>
          </w:p>
        </w:tc>
      </w:tr>
      <w:tr w:rsidR="00D80D8A" w14:paraId="3823EDF7" w14:textId="77777777">
        <w:trPr>
          <w:trHeight w:val="705"/>
        </w:trPr>
        <w:tc>
          <w:tcPr>
            <w:tcW w:w="765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BE641D" w14:textId="77777777" w:rsidR="00D80D8A" w:rsidRDefault="00BE6280">
            <w:pPr>
              <w:spacing w:before="240" w:after="240"/>
              <w:rPr>
                <w:b/>
                <w:bCs/>
                <w:color w:val="1A1A1A"/>
                <w:sz w:val="20"/>
                <w:szCs w:val="20"/>
              </w:rPr>
            </w:pPr>
            <w:r>
              <w:rPr>
                <w:b/>
                <w:bCs/>
                <w:color w:val="1A1A1A"/>
                <w:sz w:val="20"/>
                <w:szCs w:val="20"/>
              </w:rPr>
              <w:t>Q1</w:t>
            </w:r>
          </w:p>
        </w:tc>
        <w:tc>
          <w:tcPr>
            <w:tcW w:w="3360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1357FE" w14:textId="77777777" w:rsidR="00D80D8A" w:rsidRDefault="00BE6280">
            <w:pPr>
              <w:spacing w:before="240" w:after="240"/>
              <w:rPr>
                <w:color w:val="1A1A1A"/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>7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>장에서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>Entity</w:t>
            </w:r>
            <w:proofErr w:type="spellEnd"/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>Memory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>를</w:t>
            </w:r>
            <w:proofErr w:type="spellEnd"/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>도입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>판정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>(Q7)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>했는가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>?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23929A" w14:textId="77777777" w:rsidR="00D80D8A" w:rsidRDefault="00BE6280">
            <w:pPr>
              <w:spacing w:before="240" w:after="240"/>
              <w:rPr>
                <w:b/>
                <w:bCs/>
                <w:color w:val="1A1A1A"/>
                <w:sz w:val="20"/>
                <w:szCs w:val="20"/>
              </w:rPr>
            </w:pPr>
            <w:proofErr w:type="spellStart"/>
            <w:r>
              <w:rPr>
                <w:rFonts w:ascii="Arial Unicode MS" w:eastAsia="Arial Unicode MS" w:hAnsi="Arial Unicode MS" w:cs="Arial Unicode MS"/>
                <w:b/>
                <w:bCs/>
                <w:color w:val="1A1A1A"/>
                <w:sz w:val="20"/>
                <w:szCs w:val="20"/>
              </w:rPr>
              <w:t>아니오</w:t>
            </w:r>
            <w:proofErr w:type="spellEnd"/>
          </w:p>
        </w:tc>
        <w:tc>
          <w:tcPr>
            <w:tcW w:w="4035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BBE3ED" w14:textId="77777777" w:rsidR="00D80D8A" w:rsidRDefault="00BE6280">
            <w:pPr>
              <w:spacing w:before="240" w:after="240"/>
              <w:rPr>
                <w:color w:val="1A1A1A"/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 xml:space="preserve">→ 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>Graph</w:t>
            </w:r>
            <w:proofErr w:type="spellEnd"/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 xml:space="preserve"> DB 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>불필요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>.</w:t>
            </w:r>
          </w:p>
        </w:tc>
      </w:tr>
      <w:tr w:rsidR="00D80D8A" w14:paraId="4E147976" w14:textId="77777777">
        <w:trPr>
          <w:trHeight w:val="480"/>
        </w:trPr>
        <w:tc>
          <w:tcPr>
            <w:tcW w:w="765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6CE1BD" w14:textId="77777777" w:rsidR="00D80D8A" w:rsidRDefault="00BE6280">
            <w:pPr>
              <w:spacing w:before="240" w:after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3360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1CF4AA" w14:textId="77777777" w:rsidR="00D80D8A" w:rsidRDefault="00BE6280">
            <w:pPr>
              <w:spacing w:before="240" w:after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E2F1E6" w14:textId="77777777" w:rsidR="00D80D8A" w:rsidRDefault="00BE6280">
            <w:pPr>
              <w:spacing w:before="240" w:after="240"/>
              <w:rPr>
                <w:b/>
                <w:bCs/>
                <w:color w:val="1A1A1A"/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color w:val="1A1A1A"/>
                <w:sz w:val="20"/>
                <w:szCs w:val="20"/>
              </w:rPr>
              <w:t>예</w:t>
            </w:r>
          </w:p>
        </w:tc>
        <w:tc>
          <w:tcPr>
            <w:tcW w:w="4035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670416" w14:textId="77777777" w:rsidR="00D80D8A" w:rsidRDefault="00BE6280">
            <w:pPr>
              <w:spacing w:before="240" w:after="240"/>
              <w:rPr>
                <w:color w:val="1A1A1A"/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>→ Q2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>로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>진행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>.</w:t>
            </w:r>
          </w:p>
        </w:tc>
      </w:tr>
      <w:tr w:rsidR="00D80D8A" w14:paraId="420E5BE9" w14:textId="77777777">
        <w:trPr>
          <w:trHeight w:val="990"/>
        </w:trPr>
        <w:tc>
          <w:tcPr>
            <w:tcW w:w="765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8489EC" w14:textId="77777777" w:rsidR="00D80D8A" w:rsidRDefault="00BE6280">
            <w:pPr>
              <w:spacing w:before="240" w:after="240"/>
              <w:rPr>
                <w:b/>
                <w:bCs/>
                <w:color w:val="1A1A1A"/>
                <w:sz w:val="20"/>
                <w:szCs w:val="20"/>
              </w:rPr>
            </w:pPr>
            <w:r>
              <w:rPr>
                <w:b/>
                <w:bCs/>
                <w:color w:val="1A1A1A"/>
                <w:sz w:val="20"/>
                <w:szCs w:val="20"/>
              </w:rPr>
              <w:lastRenderedPageBreak/>
              <w:t>Q2</w:t>
            </w:r>
          </w:p>
        </w:tc>
        <w:tc>
          <w:tcPr>
            <w:tcW w:w="3360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ABE559" w14:textId="77777777" w:rsidR="00D80D8A" w:rsidRDefault="00BE6280">
            <w:pPr>
              <w:spacing w:before="240" w:after="240"/>
              <w:rPr>
                <w:color w:val="1A1A1A"/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>엔티티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>간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>관계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>탐색이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 xml:space="preserve"> 3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>홉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>이상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>필요한가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>? (※ 7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>장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 xml:space="preserve"> 7.4.1 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>기준과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>동일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>: 2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>홉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>이내는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 xml:space="preserve"> RDBMS 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>JOIN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>으로</w:t>
            </w:r>
            <w:proofErr w:type="spellEnd"/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>충분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>)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8A4D2B" w14:textId="77777777" w:rsidR="00D80D8A" w:rsidRDefault="00BE6280">
            <w:pPr>
              <w:spacing w:before="240" w:after="240"/>
              <w:rPr>
                <w:b/>
                <w:bCs/>
                <w:color w:val="1A1A1A"/>
                <w:sz w:val="20"/>
                <w:szCs w:val="20"/>
              </w:rPr>
            </w:pPr>
            <w:proofErr w:type="spellStart"/>
            <w:r>
              <w:rPr>
                <w:rFonts w:ascii="Arial Unicode MS" w:eastAsia="Arial Unicode MS" w:hAnsi="Arial Unicode MS" w:cs="Arial Unicode MS"/>
                <w:b/>
                <w:bCs/>
                <w:color w:val="1A1A1A"/>
                <w:sz w:val="20"/>
                <w:szCs w:val="20"/>
              </w:rPr>
              <w:t>아니오</w:t>
            </w:r>
            <w:proofErr w:type="spellEnd"/>
          </w:p>
        </w:tc>
        <w:tc>
          <w:tcPr>
            <w:tcW w:w="4035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BF4031" w14:textId="77777777" w:rsidR="00D80D8A" w:rsidRDefault="00BE6280">
            <w:pPr>
              <w:spacing w:before="240" w:after="240"/>
              <w:rPr>
                <w:color w:val="1A1A1A"/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 xml:space="preserve">→ RDBMS/KV 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>Store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>로</w:t>
            </w:r>
            <w:proofErr w:type="spellEnd"/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>충분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 xml:space="preserve">. 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>Graph</w:t>
            </w:r>
            <w:proofErr w:type="spellEnd"/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 xml:space="preserve"> DB 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>불필요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>.</w:t>
            </w:r>
          </w:p>
        </w:tc>
      </w:tr>
      <w:tr w:rsidR="00D80D8A" w14:paraId="7DD58EB4" w14:textId="77777777">
        <w:trPr>
          <w:trHeight w:val="480"/>
        </w:trPr>
        <w:tc>
          <w:tcPr>
            <w:tcW w:w="765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E8D7C1" w14:textId="77777777" w:rsidR="00D80D8A" w:rsidRDefault="00BE6280">
            <w:pPr>
              <w:spacing w:before="240" w:after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3360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A9E658" w14:textId="77777777" w:rsidR="00D80D8A" w:rsidRDefault="00BE6280">
            <w:pPr>
              <w:spacing w:before="240" w:after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F6B901" w14:textId="77777777" w:rsidR="00D80D8A" w:rsidRDefault="00BE6280">
            <w:pPr>
              <w:spacing w:before="240" w:after="240"/>
              <w:rPr>
                <w:b/>
                <w:bCs/>
                <w:color w:val="1A1A1A"/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color w:val="1A1A1A"/>
                <w:sz w:val="20"/>
                <w:szCs w:val="20"/>
              </w:rPr>
              <w:t>예</w:t>
            </w:r>
          </w:p>
        </w:tc>
        <w:tc>
          <w:tcPr>
            <w:tcW w:w="4035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2418BB" w14:textId="77777777" w:rsidR="00D80D8A" w:rsidRDefault="00BE6280">
            <w:pPr>
              <w:spacing w:before="240" w:after="240"/>
              <w:rPr>
                <w:color w:val="1A1A1A"/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>→ Q3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>으로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>진행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>.</w:t>
            </w:r>
          </w:p>
        </w:tc>
      </w:tr>
      <w:tr w:rsidR="00D80D8A" w14:paraId="71198FE8" w14:textId="77777777">
        <w:trPr>
          <w:trHeight w:val="705"/>
        </w:trPr>
        <w:tc>
          <w:tcPr>
            <w:tcW w:w="765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D08841" w14:textId="77777777" w:rsidR="00D80D8A" w:rsidRDefault="00BE6280">
            <w:pPr>
              <w:spacing w:before="240" w:after="240"/>
              <w:rPr>
                <w:b/>
                <w:bCs/>
                <w:color w:val="1A1A1A"/>
                <w:sz w:val="20"/>
                <w:szCs w:val="20"/>
              </w:rPr>
            </w:pPr>
            <w:r>
              <w:rPr>
                <w:b/>
                <w:bCs/>
                <w:color w:val="1A1A1A"/>
                <w:sz w:val="20"/>
                <w:szCs w:val="20"/>
              </w:rPr>
              <w:t>Q3</w:t>
            </w:r>
          </w:p>
        </w:tc>
        <w:tc>
          <w:tcPr>
            <w:tcW w:w="3360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07D8A4" w14:textId="77777777" w:rsidR="00D80D8A" w:rsidRDefault="00BE6280">
            <w:pPr>
              <w:spacing w:before="240" w:after="240"/>
              <w:rPr>
                <w:color w:val="1A1A1A"/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>관계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>데이터가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>수시로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>변경되고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>변경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>즉시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>탐색에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>반영되어야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>하는가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>?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0ED9CD" w14:textId="77777777" w:rsidR="00D80D8A" w:rsidRDefault="00BE6280">
            <w:pPr>
              <w:spacing w:before="240" w:after="240"/>
              <w:rPr>
                <w:b/>
                <w:bCs/>
                <w:color w:val="1A1A1A"/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color w:val="1A1A1A"/>
                <w:sz w:val="20"/>
                <w:szCs w:val="20"/>
              </w:rPr>
              <w:t>예</w:t>
            </w:r>
          </w:p>
        </w:tc>
        <w:tc>
          <w:tcPr>
            <w:tcW w:w="4035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C67F98" w14:textId="77777777" w:rsidR="00D80D8A" w:rsidRDefault="00BE6280">
            <w:pPr>
              <w:spacing w:before="240" w:after="240"/>
              <w:rPr>
                <w:color w:val="1A1A1A"/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 xml:space="preserve">→ 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>Graph</w:t>
            </w:r>
            <w:proofErr w:type="spellEnd"/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 xml:space="preserve"> DB 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>도입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 xml:space="preserve">. 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>실시간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>관계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>갱신이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>핵심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>.</w:t>
            </w:r>
          </w:p>
        </w:tc>
      </w:tr>
      <w:tr w:rsidR="00D80D8A" w14:paraId="2E3F7E2E" w14:textId="77777777">
        <w:trPr>
          <w:trHeight w:val="705"/>
        </w:trPr>
        <w:tc>
          <w:tcPr>
            <w:tcW w:w="765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B29F21" w14:textId="77777777" w:rsidR="00D80D8A" w:rsidRDefault="00BE6280">
            <w:pPr>
              <w:spacing w:before="240" w:after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3360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8FABE6" w14:textId="77777777" w:rsidR="00D80D8A" w:rsidRDefault="00BE6280">
            <w:pPr>
              <w:spacing w:before="240" w:after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855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C27A97" w14:textId="77777777" w:rsidR="00D80D8A" w:rsidRDefault="00BE6280">
            <w:pPr>
              <w:spacing w:before="240" w:after="240"/>
              <w:rPr>
                <w:b/>
                <w:bCs/>
                <w:color w:val="1A1A1A"/>
                <w:sz w:val="20"/>
                <w:szCs w:val="20"/>
              </w:rPr>
            </w:pPr>
            <w:proofErr w:type="spellStart"/>
            <w:r>
              <w:rPr>
                <w:rFonts w:ascii="Arial Unicode MS" w:eastAsia="Arial Unicode MS" w:hAnsi="Arial Unicode MS" w:cs="Arial Unicode MS"/>
                <w:b/>
                <w:bCs/>
                <w:color w:val="1A1A1A"/>
                <w:sz w:val="20"/>
                <w:szCs w:val="20"/>
              </w:rPr>
              <w:t>아니오</w:t>
            </w:r>
            <w:proofErr w:type="spellEnd"/>
          </w:p>
        </w:tc>
        <w:tc>
          <w:tcPr>
            <w:tcW w:w="4035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E592DA" w14:textId="77777777" w:rsidR="00D80D8A" w:rsidRDefault="00BE6280">
            <w:pPr>
              <w:spacing w:before="240" w:after="240"/>
              <w:rPr>
                <w:color w:val="1A1A1A"/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 xml:space="preserve">→ RDBMS 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>조인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>또는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>GraphRAG</w:t>
            </w:r>
            <w:proofErr w:type="spellEnd"/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>패턴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>(9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>장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>)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>으로</w:t>
            </w:r>
            <w:proofErr w:type="spellEnd"/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>대체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>가능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 xml:space="preserve">. 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>Graph</w:t>
            </w:r>
            <w:proofErr w:type="spellEnd"/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>DB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>는</w:t>
            </w:r>
            <w:proofErr w:type="spellEnd"/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 xml:space="preserve"> MAY.</w:t>
            </w:r>
          </w:p>
        </w:tc>
      </w:tr>
    </w:tbl>
    <w:p w14:paraId="54D8720B" w14:textId="77777777" w:rsidR="00D80D8A" w:rsidRDefault="00D80D8A"/>
    <w:p w14:paraId="0E9BE6D7" w14:textId="77777777" w:rsidR="00D80D8A" w:rsidRDefault="00BE6280">
      <w:pPr>
        <w:spacing w:after="120"/>
        <w:ind w:left="360"/>
      </w:pPr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>핵심</w:t>
      </w:r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>판단</w:t>
      </w:r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 xml:space="preserve">] </w:t>
      </w:r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>대부분의</w:t>
      </w:r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>Entity</w:t>
      </w:r>
      <w:proofErr w:type="spellEnd"/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>Memory</w:t>
      </w:r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>는</w:t>
      </w:r>
      <w:proofErr w:type="spellEnd"/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>RDBMS</w:t>
      </w:r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>의</w:t>
      </w:r>
      <w:proofErr w:type="spellEnd"/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>외래</w:t>
      </w:r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>키와</w:t>
      </w:r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>조인으로</w:t>
      </w:r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>충분하다</w:t>
      </w:r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 xml:space="preserve">. </w:t>
      </w:r>
      <w:proofErr w:type="spellStart"/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>Graph</w:t>
      </w:r>
      <w:proofErr w:type="spellEnd"/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>DB</w:t>
      </w:r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>가</w:t>
      </w:r>
      <w:proofErr w:type="spellEnd"/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>필요한</w:t>
      </w:r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>경우는</w:t>
      </w:r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 xml:space="preserve"> "3</w:t>
      </w:r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>홉</w:t>
      </w:r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>이상</w:t>
      </w:r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>관계</w:t>
      </w:r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>탐색</w:t>
      </w:r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 xml:space="preserve"> + </w:t>
      </w:r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>실시간</w:t>
      </w:r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>관계</w:t>
      </w:r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>갱신</w:t>
      </w:r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>"</w:t>
      </w:r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>이</w:t>
      </w:r>
      <w:proofErr w:type="spellEnd"/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>동시에</w:t>
      </w:r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>요구되는</w:t>
      </w:r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>소수의</w:t>
      </w:r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>유스케이스이다</w:t>
      </w:r>
      <w:proofErr w:type="spellEnd"/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>.</w:t>
      </w:r>
    </w:p>
    <w:p w14:paraId="0DF38D97" w14:textId="77777777" w:rsidR="00D80D8A" w:rsidRDefault="00BE6280">
      <w:pPr>
        <w:pStyle w:val="4"/>
        <w:keepNext w:val="0"/>
        <w:keepLines w:val="0"/>
      </w:pPr>
      <w:bookmarkStart w:id="236" w:name="_dsrw7tgwev8h" w:colFirst="0" w:colLast="0"/>
      <w:bookmarkEnd w:id="236"/>
      <w:r>
        <w:rPr>
          <w:rFonts w:ascii="Arial Unicode MS" w:eastAsia="Arial Unicode MS" w:hAnsi="Arial Unicode MS" w:cs="Arial Unicode MS"/>
        </w:rPr>
        <w:t xml:space="preserve">8.3.3 </w:t>
      </w:r>
      <w:r>
        <w:rPr>
          <w:rFonts w:ascii="Arial Unicode MS" w:eastAsia="Arial Unicode MS" w:hAnsi="Arial Unicode MS" w:cs="Arial Unicode MS"/>
        </w:rPr>
        <w:t>주요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Graph</w:t>
      </w:r>
      <w:proofErr w:type="spellEnd"/>
      <w:r>
        <w:rPr>
          <w:rFonts w:ascii="Arial Unicode MS" w:eastAsia="Arial Unicode MS" w:hAnsi="Arial Unicode MS" w:cs="Arial Unicode MS"/>
        </w:rPr>
        <w:t xml:space="preserve"> DB </w:t>
      </w:r>
      <w:r>
        <w:rPr>
          <w:rFonts w:ascii="Arial Unicode MS" w:eastAsia="Arial Unicode MS" w:hAnsi="Arial Unicode MS" w:cs="Arial Unicode MS"/>
        </w:rPr>
        <w:t>비교</w:t>
      </w:r>
    </w:p>
    <w:p w14:paraId="538B9845" w14:textId="77777777" w:rsidR="00D80D8A" w:rsidRDefault="00BE6280">
      <w:pPr>
        <w:spacing w:before="240" w:after="120"/>
        <w:ind w:left="360" w:right="360"/>
        <w:rPr>
          <w:i/>
          <w:iCs/>
          <w:color w:val="555555"/>
          <w:sz w:val="20"/>
          <w:szCs w:val="20"/>
        </w:rPr>
      </w:pPr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 xml:space="preserve">※ </w:t>
      </w:r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>본</w:t>
      </w:r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>표는</w:t>
      </w:r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 xml:space="preserve"> 2025.06 </w:t>
      </w:r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>기준</w:t>
      </w:r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 xml:space="preserve">. </w:t>
      </w:r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>제품</w:t>
      </w:r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>업데이트</w:t>
      </w:r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>시</w:t>
      </w:r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>최신</w:t>
      </w:r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>문서를</w:t>
      </w:r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>재확인해야</w:t>
      </w:r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 xml:space="preserve">(MUST) </w:t>
      </w:r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>한다</w:t>
      </w:r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>.</w:t>
      </w:r>
    </w:p>
    <w:p w14:paraId="2D5D74AC" w14:textId="77777777" w:rsidR="00D80D8A" w:rsidRDefault="00D80D8A">
      <w:pPr>
        <w:spacing w:before="240" w:after="80"/>
      </w:pPr>
    </w:p>
    <w:tbl>
      <w:tblPr>
        <w:tblStyle w:val="afffffffffff8"/>
        <w:tblW w:w="901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60"/>
        <w:gridCol w:w="2385"/>
        <w:gridCol w:w="1845"/>
        <w:gridCol w:w="1635"/>
        <w:gridCol w:w="1590"/>
      </w:tblGrid>
      <w:tr w:rsidR="00D80D8A" w14:paraId="62093F8E" w14:textId="77777777">
        <w:trPr>
          <w:trHeight w:val="705"/>
        </w:trPr>
        <w:tc>
          <w:tcPr>
            <w:tcW w:w="1560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51A9A5" w14:textId="77777777" w:rsidR="00D80D8A" w:rsidRDefault="00BE6280">
            <w:pPr>
              <w:spacing w:before="240" w:after="240"/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  <w:sz w:val="18"/>
                <w:szCs w:val="18"/>
              </w:rPr>
              <w:t>항목</w:t>
            </w:r>
          </w:p>
        </w:tc>
        <w:tc>
          <w:tcPr>
            <w:tcW w:w="2385" w:type="dxa"/>
            <w:tcBorders>
              <w:top w:val="single" w:sz="5" w:space="0" w:color="CCCCCC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E623DD" w14:textId="77777777" w:rsidR="00D80D8A" w:rsidRDefault="00BE6280">
            <w:pPr>
              <w:spacing w:before="240" w:after="240"/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Neo4j</w:t>
            </w:r>
          </w:p>
        </w:tc>
        <w:tc>
          <w:tcPr>
            <w:tcW w:w="1845" w:type="dxa"/>
            <w:tcBorders>
              <w:top w:val="single" w:sz="5" w:space="0" w:color="CCCCCC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FAB81E" w14:textId="77777777" w:rsidR="00D80D8A" w:rsidRDefault="00BE6280">
            <w:pPr>
              <w:spacing w:before="240" w:after="240"/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Amazon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Neptune</w:t>
            </w:r>
            <w:proofErr w:type="spellEnd"/>
          </w:p>
        </w:tc>
        <w:tc>
          <w:tcPr>
            <w:tcW w:w="1635" w:type="dxa"/>
            <w:tcBorders>
              <w:top w:val="single" w:sz="5" w:space="0" w:color="CCCCCC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7620C8" w14:textId="77777777" w:rsidR="00D80D8A" w:rsidRDefault="00BE6280">
            <w:pPr>
              <w:spacing w:before="240" w:after="240"/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Memgraph</w:t>
            </w:r>
            <w:proofErr w:type="spellEnd"/>
          </w:p>
        </w:tc>
        <w:tc>
          <w:tcPr>
            <w:tcW w:w="1590" w:type="dxa"/>
            <w:tcBorders>
              <w:top w:val="single" w:sz="5" w:space="0" w:color="CCCCCC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D44FE0" w14:textId="77777777" w:rsidR="00D80D8A" w:rsidRDefault="00BE6280">
            <w:pPr>
              <w:spacing w:before="240" w:after="240"/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FalkorDB</w:t>
            </w:r>
            <w:proofErr w:type="spellEnd"/>
          </w:p>
        </w:tc>
      </w:tr>
      <w:tr w:rsidR="00D80D8A" w14:paraId="20E8B05A" w14:textId="77777777">
        <w:trPr>
          <w:trHeight w:val="990"/>
        </w:trPr>
        <w:tc>
          <w:tcPr>
            <w:tcW w:w="1560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D81C1B" w14:textId="77777777" w:rsidR="00D80D8A" w:rsidRDefault="00BE6280">
            <w:pPr>
              <w:spacing w:before="240" w:after="240"/>
              <w:rPr>
                <w:color w:val="1A1A1A"/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>쿼리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>언어</w:t>
            </w:r>
          </w:p>
        </w:tc>
        <w:tc>
          <w:tcPr>
            <w:tcW w:w="2385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BAF267" w14:textId="77777777" w:rsidR="00D80D8A" w:rsidRDefault="00BE6280">
            <w:pPr>
              <w:spacing w:before="240" w:after="240"/>
              <w:rPr>
                <w:color w:val="1A1A1A"/>
                <w:sz w:val="18"/>
                <w:szCs w:val="18"/>
              </w:rPr>
            </w:pPr>
            <w:proofErr w:type="spellStart"/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>Cypher</w:t>
            </w:r>
            <w:proofErr w:type="spellEnd"/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 xml:space="preserve"> (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>가장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>성숙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>)</w:t>
            </w:r>
          </w:p>
        </w:tc>
        <w:tc>
          <w:tcPr>
            <w:tcW w:w="1845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F234E9" w14:textId="77777777" w:rsidR="00D80D8A" w:rsidRDefault="00BE6280">
            <w:pPr>
              <w:spacing w:before="240" w:after="240"/>
              <w:rPr>
                <w:color w:val="1A1A1A"/>
                <w:sz w:val="18"/>
                <w:szCs w:val="18"/>
              </w:rPr>
            </w:pPr>
            <w:proofErr w:type="spellStart"/>
            <w:proofErr w:type="gramStart"/>
            <w:r>
              <w:rPr>
                <w:color w:val="1A1A1A"/>
                <w:sz w:val="18"/>
                <w:szCs w:val="18"/>
              </w:rPr>
              <w:t>Gremlin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/</w:t>
            </w:r>
            <w:proofErr w:type="gramEnd"/>
            <w:r>
              <w:rPr>
                <w:color w:val="1A1A1A"/>
                <w:sz w:val="18"/>
                <w:szCs w:val="18"/>
              </w:rPr>
              <w:t xml:space="preserve"> SPARQL / </w:t>
            </w:r>
            <w:proofErr w:type="spellStart"/>
            <w:r>
              <w:rPr>
                <w:color w:val="1A1A1A"/>
                <w:sz w:val="18"/>
                <w:szCs w:val="18"/>
              </w:rPr>
              <w:t>openCypher</w:t>
            </w:r>
            <w:proofErr w:type="spellEnd"/>
          </w:p>
        </w:tc>
        <w:tc>
          <w:tcPr>
            <w:tcW w:w="1635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E479CD" w14:textId="77777777" w:rsidR="00D80D8A" w:rsidRDefault="00BE6280">
            <w:pPr>
              <w:spacing w:before="240" w:after="240"/>
              <w:rPr>
                <w:color w:val="1A1A1A"/>
                <w:sz w:val="18"/>
                <w:szCs w:val="18"/>
              </w:rPr>
            </w:pPr>
            <w:proofErr w:type="spellStart"/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>Cypher</w:t>
            </w:r>
            <w:proofErr w:type="spellEnd"/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>호환</w:t>
            </w:r>
          </w:p>
        </w:tc>
        <w:tc>
          <w:tcPr>
            <w:tcW w:w="1590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219F4A" w14:textId="77777777" w:rsidR="00D80D8A" w:rsidRDefault="00BE6280">
            <w:pPr>
              <w:spacing w:before="240" w:after="240"/>
              <w:rPr>
                <w:color w:val="1A1A1A"/>
                <w:sz w:val="18"/>
                <w:szCs w:val="18"/>
              </w:rPr>
            </w:pPr>
            <w:proofErr w:type="spellStart"/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>Cypher</w:t>
            </w:r>
            <w:proofErr w:type="spellEnd"/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>호환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>Redis</w:t>
            </w:r>
            <w:proofErr w:type="spellEnd"/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>기반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>)</w:t>
            </w:r>
          </w:p>
        </w:tc>
      </w:tr>
      <w:tr w:rsidR="00D80D8A" w14:paraId="1D0A2CC0" w14:textId="77777777">
        <w:trPr>
          <w:trHeight w:val="990"/>
        </w:trPr>
        <w:tc>
          <w:tcPr>
            <w:tcW w:w="1560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C237B4" w14:textId="77777777" w:rsidR="00D80D8A" w:rsidRDefault="00BE6280">
            <w:pPr>
              <w:spacing w:before="240" w:after="240"/>
              <w:rPr>
                <w:color w:val="1A1A1A"/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>배포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>방식</w:t>
            </w:r>
          </w:p>
        </w:tc>
        <w:tc>
          <w:tcPr>
            <w:tcW w:w="2385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DFA10C" w14:textId="77777777" w:rsidR="00D80D8A" w:rsidRDefault="00BE6280">
            <w:pPr>
              <w:spacing w:before="240" w:after="240"/>
              <w:rPr>
                <w:color w:val="1A1A1A"/>
                <w:sz w:val="18"/>
                <w:szCs w:val="18"/>
              </w:rPr>
            </w:pPr>
            <w:r>
              <w:rPr>
                <w:color w:val="1A1A1A"/>
                <w:sz w:val="18"/>
                <w:szCs w:val="18"/>
              </w:rPr>
              <w:t xml:space="preserve">OSS(Community) + </w:t>
            </w:r>
            <w:proofErr w:type="spellStart"/>
            <w:r>
              <w:rPr>
                <w:color w:val="1A1A1A"/>
                <w:sz w:val="18"/>
                <w:szCs w:val="18"/>
              </w:rPr>
              <w:t>Managed</w:t>
            </w:r>
            <w:proofErr w:type="spellEnd"/>
            <w:r>
              <w:rPr>
                <w:color w:val="1A1A1A"/>
                <w:sz w:val="18"/>
                <w:szCs w:val="18"/>
              </w:rPr>
              <w:t>(</w:t>
            </w:r>
            <w:proofErr w:type="spellStart"/>
            <w:r>
              <w:rPr>
                <w:color w:val="1A1A1A"/>
                <w:sz w:val="18"/>
                <w:szCs w:val="18"/>
              </w:rPr>
              <w:t>Aura</w:t>
            </w:r>
            <w:proofErr w:type="spellEnd"/>
            <w:r>
              <w:rPr>
                <w:color w:val="1A1A1A"/>
                <w:sz w:val="18"/>
                <w:szCs w:val="18"/>
              </w:rPr>
              <w:t>)</w:t>
            </w:r>
          </w:p>
        </w:tc>
        <w:tc>
          <w:tcPr>
            <w:tcW w:w="1845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322D18" w14:textId="77777777" w:rsidR="00D80D8A" w:rsidRDefault="00BE6280">
            <w:pPr>
              <w:spacing w:before="240" w:after="240"/>
              <w:rPr>
                <w:color w:val="1A1A1A"/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>완전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>관리형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 xml:space="preserve"> (AWS)</w:t>
            </w:r>
          </w:p>
        </w:tc>
        <w:tc>
          <w:tcPr>
            <w:tcW w:w="1635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F89C21" w14:textId="77777777" w:rsidR="00D80D8A" w:rsidRDefault="00BE6280">
            <w:pPr>
              <w:spacing w:before="240" w:after="240"/>
              <w:rPr>
                <w:color w:val="1A1A1A"/>
                <w:sz w:val="18"/>
                <w:szCs w:val="18"/>
              </w:rPr>
            </w:pPr>
            <w:r>
              <w:rPr>
                <w:color w:val="1A1A1A"/>
                <w:sz w:val="18"/>
                <w:szCs w:val="18"/>
              </w:rPr>
              <w:t xml:space="preserve">OSS + </w:t>
            </w:r>
            <w:proofErr w:type="spellStart"/>
            <w:r>
              <w:rPr>
                <w:color w:val="1A1A1A"/>
                <w:sz w:val="18"/>
                <w:szCs w:val="18"/>
              </w:rPr>
              <w:t>Managed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1A"/>
                <w:sz w:val="18"/>
                <w:szCs w:val="18"/>
              </w:rPr>
              <w:t>Cloud</w:t>
            </w:r>
            <w:proofErr w:type="spellEnd"/>
          </w:p>
        </w:tc>
        <w:tc>
          <w:tcPr>
            <w:tcW w:w="1590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8A707D" w14:textId="77777777" w:rsidR="00D80D8A" w:rsidRDefault="00BE6280">
            <w:pPr>
              <w:spacing w:before="240" w:after="240"/>
              <w:rPr>
                <w:color w:val="1A1A1A"/>
                <w:sz w:val="18"/>
                <w:szCs w:val="18"/>
              </w:rPr>
            </w:pPr>
            <w:r>
              <w:rPr>
                <w:color w:val="1A1A1A"/>
                <w:sz w:val="18"/>
                <w:szCs w:val="18"/>
              </w:rPr>
              <w:t xml:space="preserve">OSS + </w:t>
            </w:r>
            <w:proofErr w:type="spellStart"/>
            <w:r>
              <w:rPr>
                <w:color w:val="1A1A1A"/>
                <w:sz w:val="18"/>
                <w:szCs w:val="18"/>
              </w:rPr>
              <w:t>Managed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1A"/>
                <w:sz w:val="18"/>
                <w:szCs w:val="18"/>
              </w:rPr>
              <w:t>Cloud</w:t>
            </w:r>
            <w:proofErr w:type="spellEnd"/>
          </w:p>
        </w:tc>
      </w:tr>
      <w:tr w:rsidR="00D80D8A" w14:paraId="1CD658FE" w14:textId="77777777">
        <w:trPr>
          <w:trHeight w:val="705"/>
        </w:trPr>
        <w:tc>
          <w:tcPr>
            <w:tcW w:w="1560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638437" w14:textId="77777777" w:rsidR="00D80D8A" w:rsidRDefault="00BE6280">
            <w:pPr>
              <w:spacing w:before="240" w:after="240"/>
              <w:rPr>
                <w:color w:val="1A1A1A"/>
                <w:sz w:val="18"/>
                <w:szCs w:val="18"/>
              </w:rPr>
            </w:pPr>
            <w:proofErr w:type="spellStart"/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>LangChain</w:t>
            </w:r>
            <w:proofErr w:type="spellEnd"/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>통합</w:t>
            </w:r>
          </w:p>
        </w:tc>
        <w:tc>
          <w:tcPr>
            <w:tcW w:w="2385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D3E9E0" w14:textId="77777777" w:rsidR="00D80D8A" w:rsidRDefault="00BE6280">
            <w:pPr>
              <w:spacing w:before="240" w:after="240"/>
              <w:rPr>
                <w:color w:val="1A1A1A"/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>✔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>GraphCypherQAChain</w:t>
            </w:r>
            <w:proofErr w:type="spellEnd"/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>)</w:t>
            </w:r>
          </w:p>
        </w:tc>
        <w:tc>
          <w:tcPr>
            <w:tcW w:w="1845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C0238C" w14:textId="77777777" w:rsidR="00D80D8A" w:rsidRDefault="00BE6280">
            <w:pPr>
              <w:spacing w:before="240" w:after="240"/>
              <w:rPr>
                <w:color w:val="1A1A1A"/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>✔</w:t>
            </w:r>
          </w:p>
        </w:tc>
        <w:tc>
          <w:tcPr>
            <w:tcW w:w="1635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207E49" w14:textId="77777777" w:rsidR="00D80D8A" w:rsidRDefault="00BE6280">
            <w:pPr>
              <w:spacing w:before="240" w:after="240"/>
              <w:rPr>
                <w:color w:val="1A1A1A"/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>✔</w:t>
            </w:r>
          </w:p>
        </w:tc>
        <w:tc>
          <w:tcPr>
            <w:tcW w:w="1590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999ADA" w14:textId="77777777" w:rsidR="00D80D8A" w:rsidRDefault="00BE6280">
            <w:pPr>
              <w:spacing w:before="240" w:after="240"/>
              <w:rPr>
                <w:color w:val="1A1A1A"/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>✔</w:t>
            </w:r>
          </w:p>
        </w:tc>
      </w:tr>
      <w:tr w:rsidR="00D80D8A" w14:paraId="75A7FA2F" w14:textId="77777777">
        <w:trPr>
          <w:trHeight w:val="990"/>
        </w:trPr>
        <w:tc>
          <w:tcPr>
            <w:tcW w:w="1560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20B9CD" w14:textId="77777777" w:rsidR="00D80D8A" w:rsidRDefault="00BE6280">
            <w:pPr>
              <w:spacing w:before="240" w:after="240"/>
              <w:rPr>
                <w:color w:val="1A1A1A"/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lastRenderedPageBreak/>
              <w:t>적합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>조건</w:t>
            </w:r>
          </w:p>
        </w:tc>
        <w:tc>
          <w:tcPr>
            <w:tcW w:w="2385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84C9CA" w14:textId="77777777" w:rsidR="00D80D8A" w:rsidRDefault="00BE6280">
            <w:pPr>
              <w:spacing w:before="240" w:after="240"/>
              <w:rPr>
                <w:color w:val="1A1A1A"/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>범용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 xml:space="preserve">. 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>가장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>큰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>생태계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>·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>레퍼런스</w:t>
            </w:r>
            <w:proofErr w:type="spellEnd"/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>.</w:t>
            </w:r>
          </w:p>
        </w:tc>
        <w:tc>
          <w:tcPr>
            <w:tcW w:w="1845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3DF577" w14:textId="77777777" w:rsidR="00D80D8A" w:rsidRDefault="00BE6280">
            <w:pPr>
              <w:spacing w:before="240" w:after="240"/>
              <w:rPr>
                <w:color w:val="1A1A1A"/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 xml:space="preserve">AWS 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>환경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 xml:space="preserve"> + 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>관리형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>우선</w:t>
            </w:r>
          </w:p>
        </w:tc>
        <w:tc>
          <w:tcPr>
            <w:tcW w:w="1635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FEC114" w14:textId="77777777" w:rsidR="00D80D8A" w:rsidRDefault="00BE6280">
            <w:pPr>
              <w:spacing w:before="240" w:after="240"/>
              <w:rPr>
                <w:color w:val="1A1A1A"/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>실시간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>처리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 xml:space="preserve"> + 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>인메모리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>성능</w:t>
            </w:r>
          </w:p>
        </w:tc>
        <w:tc>
          <w:tcPr>
            <w:tcW w:w="1590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41F6DA" w14:textId="77777777" w:rsidR="00D80D8A" w:rsidRDefault="00BE6280">
            <w:pPr>
              <w:spacing w:before="240" w:after="240"/>
              <w:rPr>
                <w:color w:val="1A1A1A"/>
                <w:sz w:val="18"/>
                <w:szCs w:val="18"/>
              </w:rPr>
            </w:pPr>
            <w:proofErr w:type="spellStart"/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>경량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>·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>임베디드</w:t>
            </w:r>
            <w:proofErr w:type="spellEnd"/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 xml:space="preserve"> + 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>Redis</w:t>
            </w:r>
            <w:proofErr w:type="spellEnd"/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>생태계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>활용</w:t>
            </w:r>
          </w:p>
        </w:tc>
      </w:tr>
      <w:tr w:rsidR="00D80D8A" w14:paraId="48094B38" w14:textId="77777777">
        <w:trPr>
          <w:trHeight w:val="705"/>
        </w:trPr>
        <w:tc>
          <w:tcPr>
            <w:tcW w:w="1560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35D9FB" w14:textId="77777777" w:rsidR="00D80D8A" w:rsidRDefault="00BE6280">
            <w:pPr>
              <w:spacing w:before="240" w:after="240"/>
              <w:rPr>
                <w:color w:val="1A1A1A"/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>비용</w:t>
            </w:r>
          </w:p>
        </w:tc>
        <w:tc>
          <w:tcPr>
            <w:tcW w:w="2385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F8443B" w14:textId="77777777" w:rsidR="00D80D8A" w:rsidRDefault="00BE6280">
            <w:pPr>
              <w:spacing w:before="240" w:after="240"/>
              <w:rPr>
                <w:color w:val="1A1A1A"/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 xml:space="preserve">Community </w:t>
            </w:r>
            <w:proofErr w:type="gramStart"/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>무료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 xml:space="preserve"> /</w:t>
            </w:r>
            <w:proofErr w:type="gramEnd"/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>Aura</w:t>
            </w:r>
            <w:proofErr w:type="spellEnd"/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>유료</w:t>
            </w:r>
          </w:p>
        </w:tc>
        <w:tc>
          <w:tcPr>
            <w:tcW w:w="1845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5E614D" w14:textId="77777777" w:rsidR="00D80D8A" w:rsidRDefault="00BE6280">
            <w:pPr>
              <w:spacing w:before="240" w:after="240"/>
              <w:rPr>
                <w:color w:val="1A1A1A"/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>사용량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>기반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 xml:space="preserve"> (AWS)</w:t>
            </w:r>
          </w:p>
        </w:tc>
        <w:tc>
          <w:tcPr>
            <w:tcW w:w="1635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C7A6F4" w14:textId="77777777" w:rsidR="00D80D8A" w:rsidRDefault="00BE6280">
            <w:pPr>
              <w:spacing w:before="240" w:after="240"/>
              <w:rPr>
                <w:color w:val="1A1A1A"/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 xml:space="preserve">OSS </w:t>
            </w:r>
            <w:proofErr w:type="gramStart"/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>무료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 xml:space="preserve"> /</w:t>
            </w:r>
            <w:proofErr w:type="gramEnd"/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>Cloud</w:t>
            </w:r>
            <w:proofErr w:type="spellEnd"/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>유료</w:t>
            </w:r>
          </w:p>
        </w:tc>
        <w:tc>
          <w:tcPr>
            <w:tcW w:w="1590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5CD2A2" w14:textId="77777777" w:rsidR="00D80D8A" w:rsidRDefault="00BE6280">
            <w:pPr>
              <w:spacing w:before="240" w:after="240"/>
              <w:rPr>
                <w:color w:val="1A1A1A"/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 xml:space="preserve">OSS </w:t>
            </w:r>
            <w:proofErr w:type="gramStart"/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>무료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 xml:space="preserve"> /</w:t>
            </w:r>
            <w:proofErr w:type="gramEnd"/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>Cloud</w:t>
            </w:r>
            <w:proofErr w:type="spellEnd"/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>유료</w:t>
            </w:r>
          </w:p>
        </w:tc>
      </w:tr>
    </w:tbl>
    <w:p w14:paraId="2797904B" w14:textId="77777777" w:rsidR="00D80D8A" w:rsidRDefault="00BE6280">
      <w:pPr>
        <w:spacing w:before="240" w:after="120"/>
      </w:pPr>
      <w:r>
        <w:rPr>
          <w:rFonts w:ascii="Arial Unicode MS" w:eastAsia="Arial Unicode MS" w:hAnsi="Arial Unicode MS" w:cs="Arial Unicode MS"/>
          <w:b/>
          <w:bCs/>
        </w:rPr>
        <w:t>선정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권고</w:t>
      </w:r>
      <w:r>
        <w:rPr>
          <w:rFonts w:ascii="Arial Unicode MS" w:eastAsia="Arial Unicode MS" w:hAnsi="Arial Unicode MS" w:cs="Arial Unicode MS"/>
          <w:b/>
          <w:bCs/>
        </w:rPr>
        <w:t xml:space="preserve">: </w:t>
      </w:r>
      <w:proofErr w:type="spellStart"/>
      <w:r>
        <w:rPr>
          <w:rFonts w:ascii="Arial Unicode MS" w:eastAsia="Arial Unicode MS" w:hAnsi="Arial Unicode MS" w:cs="Arial Unicode MS"/>
        </w:rPr>
        <w:t>Graph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DB</w:t>
      </w:r>
      <w:r>
        <w:rPr>
          <w:rFonts w:ascii="Arial Unicode MS" w:eastAsia="Arial Unicode MS" w:hAnsi="Arial Unicode MS" w:cs="Arial Unicode MS"/>
        </w:rPr>
        <w:t>를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처음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도입하는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경우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생태계가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가장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크고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LangChain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통합이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성숙한</w:t>
      </w:r>
      <w:r>
        <w:rPr>
          <w:rFonts w:ascii="Arial Unicode MS" w:eastAsia="Arial Unicode MS" w:hAnsi="Arial Unicode MS" w:cs="Arial Unicode MS"/>
        </w:rPr>
        <w:t xml:space="preserve"> Neo4j</w:t>
      </w:r>
      <w:r>
        <w:rPr>
          <w:rFonts w:ascii="Arial Unicode MS" w:eastAsia="Arial Unicode MS" w:hAnsi="Arial Unicode MS" w:cs="Arial Unicode MS"/>
        </w:rPr>
        <w:t>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우선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검토한다</w:t>
      </w:r>
      <w:r>
        <w:rPr>
          <w:rFonts w:ascii="Arial Unicode MS" w:eastAsia="Arial Unicode MS" w:hAnsi="Arial Unicode MS" w:cs="Arial Unicode MS"/>
        </w:rPr>
        <w:t xml:space="preserve">(SHOULD). AWS </w:t>
      </w:r>
      <w:r>
        <w:rPr>
          <w:rFonts w:ascii="Arial Unicode MS" w:eastAsia="Arial Unicode MS" w:hAnsi="Arial Unicode MS" w:cs="Arial Unicode MS"/>
        </w:rPr>
        <w:t>환경이면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Neptune</w:t>
      </w:r>
      <w:proofErr w:type="spellEnd"/>
      <w:r>
        <w:rPr>
          <w:rFonts w:ascii="Arial Unicode MS" w:eastAsia="Arial Unicode MS" w:hAnsi="Arial Unicode MS" w:cs="Arial Unicode MS"/>
        </w:rPr>
        <w:t xml:space="preserve">, </w:t>
      </w:r>
      <w:proofErr w:type="spellStart"/>
      <w:r>
        <w:rPr>
          <w:rFonts w:ascii="Arial Unicode MS" w:eastAsia="Arial Unicode MS" w:hAnsi="Arial Unicode MS" w:cs="Arial Unicode MS"/>
        </w:rPr>
        <w:t>경량</w:t>
      </w:r>
      <w:r>
        <w:rPr>
          <w:rFonts w:ascii="Arial Unicode MS" w:eastAsia="Arial Unicode MS" w:hAnsi="Arial Unicode MS" w:cs="Arial Unicode MS"/>
        </w:rPr>
        <w:t>·</w:t>
      </w:r>
      <w:r>
        <w:rPr>
          <w:rFonts w:ascii="Arial Unicode MS" w:eastAsia="Arial Unicode MS" w:hAnsi="Arial Unicode MS" w:cs="Arial Unicode MS"/>
        </w:rPr>
        <w:t>임베디드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용도로는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FalkorDB</w:t>
      </w:r>
      <w:r>
        <w:rPr>
          <w:rFonts w:ascii="Arial Unicode MS" w:eastAsia="Arial Unicode MS" w:hAnsi="Arial Unicode MS" w:cs="Arial Unicode MS"/>
        </w:rPr>
        <w:t>도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후보이다</w:t>
      </w:r>
      <w:r>
        <w:rPr>
          <w:rFonts w:ascii="Arial Unicode MS" w:eastAsia="Arial Unicode MS" w:hAnsi="Arial Unicode MS" w:cs="Arial Unicode MS"/>
        </w:rPr>
        <w:t>.</w:t>
      </w:r>
    </w:p>
    <w:p w14:paraId="7C8744C4" w14:textId="77777777" w:rsidR="00D80D8A" w:rsidRDefault="00D80D8A">
      <w:pPr>
        <w:spacing w:after="120"/>
        <w:ind w:left="360"/>
        <w:rPr>
          <w:b/>
          <w:bCs/>
          <w:color w:val="2E75B6"/>
        </w:rPr>
      </w:pPr>
    </w:p>
    <w:p w14:paraId="6C6603E5" w14:textId="77777777" w:rsidR="00D80D8A" w:rsidRDefault="00BE6280">
      <w:pPr>
        <w:pStyle w:val="4"/>
        <w:keepNext w:val="0"/>
        <w:keepLines w:val="0"/>
      </w:pPr>
      <w:bookmarkStart w:id="237" w:name="_9e6ytriwpkc4" w:colFirst="0" w:colLast="0"/>
      <w:bookmarkEnd w:id="237"/>
      <w:r>
        <w:rPr>
          <w:rFonts w:ascii="Arial Unicode MS" w:eastAsia="Arial Unicode MS" w:hAnsi="Arial Unicode MS" w:cs="Arial Unicode MS"/>
        </w:rPr>
        <w:t xml:space="preserve">8.3.4 </w:t>
      </w:r>
      <w:proofErr w:type="spellStart"/>
      <w:r>
        <w:rPr>
          <w:rFonts w:ascii="Arial Unicode MS" w:eastAsia="Arial Unicode MS" w:hAnsi="Arial Unicode MS" w:cs="Arial Unicode MS"/>
        </w:rPr>
        <w:t>Vector</w:t>
      </w:r>
      <w:proofErr w:type="spellEnd"/>
      <w:r>
        <w:rPr>
          <w:rFonts w:ascii="Arial Unicode MS" w:eastAsia="Arial Unicode MS" w:hAnsi="Arial Unicode MS" w:cs="Arial Unicode MS"/>
        </w:rPr>
        <w:t xml:space="preserve"> DB + </w:t>
      </w:r>
      <w:proofErr w:type="spellStart"/>
      <w:r>
        <w:rPr>
          <w:rFonts w:ascii="Arial Unicode MS" w:eastAsia="Arial Unicode MS" w:hAnsi="Arial Unicode MS" w:cs="Arial Unicode MS"/>
        </w:rPr>
        <w:t>Graph</w:t>
      </w:r>
      <w:proofErr w:type="spellEnd"/>
      <w:r>
        <w:rPr>
          <w:rFonts w:ascii="Arial Unicode MS" w:eastAsia="Arial Unicode MS" w:hAnsi="Arial Unicode MS" w:cs="Arial Unicode MS"/>
        </w:rPr>
        <w:t xml:space="preserve"> DB </w:t>
      </w:r>
      <w:r>
        <w:rPr>
          <w:rFonts w:ascii="Arial Unicode MS" w:eastAsia="Arial Unicode MS" w:hAnsi="Arial Unicode MS" w:cs="Arial Unicode MS"/>
        </w:rPr>
        <w:t>조합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패턴</w:t>
      </w:r>
      <w:r>
        <w:rPr>
          <w:rFonts w:ascii="Arial Unicode MS" w:eastAsia="Arial Unicode MS" w:hAnsi="Arial Unicode MS" w:cs="Arial Unicode MS"/>
        </w:rPr>
        <w:t xml:space="preserve"> (</w:t>
      </w:r>
      <w:proofErr w:type="spellStart"/>
      <w:r>
        <w:rPr>
          <w:rFonts w:ascii="Arial Unicode MS" w:eastAsia="Arial Unicode MS" w:hAnsi="Arial Unicode MS" w:cs="Arial Unicode MS"/>
        </w:rPr>
        <w:t>GraphRAG</w:t>
      </w:r>
      <w:proofErr w:type="spellEnd"/>
      <w:r>
        <w:rPr>
          <w:rFonts w:ascii="Arial Unicode MS" w:eastAsia="Arial Unicode MS" w:hAnsi="Arial Unicode MS" w:cs="Arial Unicode MS"/>
        </w:rPr>
        <w:t>)</w:t>
      </w:r>
    </w:p>
    <w:p w14:paraId="20B0493A" w14:textId="77777777" w:rsidR="00D80D8A" w:rsidRDefault="00BE6280">
      <w:pPr>
        <w:spacing w:before="240" w:after="120"/>
      </w:pPr>
      <w:proofErr w:type="spellStart"/>
      <w:r>
        <w:rPr>
          <w:rFonts w:ascii="Arial Unicode MS" w:eastAsia="Arial Unicode MS" w:hAnsi="Arial Unicode MS" w:cs="Arial Unicode MS"/>
          <w:color w:val="1A1A1A"/>
        </w:rPr>
        <w:t>Vector</w:t>
      </w:r>
      <w:proofErr w:type="spellEnd"/>
      <w:r>
        <w:rPr>
          <w:rFonts w:ascii="Arial Unicode MS" w:eastAsia="Arial Unicode MS" w:hAnsi="Arial Unicode MS" w:cs="Arial Unicode MS"/>
          <w:color w:val="1A1A1A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1A1A1A"/>
        </w:rPr>
        <w:t>DB</w:t>
      </w:r>
      <w:r>
        <w:rPr>
          <w:rFonts w:ascii="Arial Unicode MS" w:eastAsia="Arial Unicode MS" w:hAnsi="Arial Unicode MS" w:cs="Arial Unicode MS"/>
          <w:color w:val="1A1A1A"/>
        </w:rPr>
        <w:t>와</w:t>
      </w:r>
      <w:proofErr w:type="spellEnd"/>
      <w:r>
        <w:rPr>
          <w:rFonts w:ascii="Arial Unicode MS" w:eastAsia="Arial Unicode MS" w:hAnsi="Arial Unicode MS" w:cs="Arial Unicode MS"/>
          <w:color w:val="1A1A1A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1A1A1A"/>
        </w:rPr>
        <w:t>Graph</w:t>
      </w:r>
      <w:proofErr w:type="spellEnd"/>
      <w:r>
        <w:rPr>
          <w:rFonts w:ascii="Arial Unicode MS" w:eastAsia="Arial Unicode MS" w:hAnsi="Arial Unicode MS" w:cs="Arial Unicode MS"/>
          <w:color w:val="1A1A1A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1A1A1A"/>
        </w:rPr>
        <w:t>DB</w:t>
      </w:r>
      <w:r>
        <w:rPr>
          <w:rFonts w:ascii="Arial Unicode MS" w:eastAsia="Arial Unicode MS" w:hAnsi="Arial Unicode MS" w:cs="Arial Unicode MS"/>
          <w:color w:val="1A1A1A"/>
        </w:rPr>
        <w:t>를</w:t>
      </w:r>
      <w:proofErr w:type="spellEnd"/>
      <w:r>
        <w:rPr>
          <w:rFonts w:ascii="Arial Unicode MS" w:eastAsia="Arial Unicode MS" w:hAnsi="Arial Unicode MS" w:cs="Arial Unicode MS"/>
          <w:color w:val="1A1A1A"/>
        </w:rPr>
        <w:t xml:space="preserve"> </w:t>
      </w:r>
      <w:r>
        <w:rPr>
          <w:rFonts w:ascii="Arial Unicode MS" w:eastAsia="Arial Unicode MS" w:hAnsi="Arial Unicode MS" w:cs="Arial Unicode MS"/>
          <w:color w:val="1A1A1A"/>
        </w:rPr>
        <w:t>조합하여</w:t>
      </w:r>
      <w:r>
        <w:rPr>
          <w:rFonts w:ascii="Arial Unicode MS" w:eastAsia="Arial Unicode MS" w:hAnsi="Arial Unicode MS" w:cs="Arial Unicode MS"/>
          <w:color w:val="1A1A1A"/>
        </w:rPr>
        <w:t xml:space="preserve">, </w:t>
      </w:r>
      <w:r>
        <w:rPr>
          <w:rFonts w:ascii="Arial Unicode MS" w:eastAsia="Arial Unicode MS" w:hAnsi="Arial Unicode MS" w:cs="Arial Unicode MS"/>
          <w:color w:val="1A1A1A"/>
        </w:rPr>
        <w:t>의미</w:t>
      </w:r>
      <w:r>
        <w:rPr>
          <w:rFonts w:ascii="Arial Unicode MS" w:eastAsia="Arial Unicode MS" w:hAnsi="Arial Unicode MS" w:cs="Arial Unicode MS"/>
          <w:color w:val="1A1A1A"/>
        </w:rPr>
        <w:t xml:space="preserve"> </w:t>
      </w:r>
      <w:r>
        <w:rPr>
          <w:rFonts w:ascii="Arial Unicode MS" w:eastAsia="Arial Unicode MS" w:hAnsi="Arial Unicode MS" w:cs="Arial Unicode MS"/>
          <w:color w:val="1A1A1A"/>
        </w:rPr>
        <w:t>기반</w:t>
      </w:r>
      <w:r>
        <w:rPr>
          <w:rFonts w:ascii="Arial Unicode MS" w:eastAsia="Arial Unicode MS" w:hAnsi="Arial Unicode MS" w:cs="Arial Unicode MS"/>
          <w:color w:val="1A1A1A"/>
        </w:rPr>
        <w:t xml:space="preserve"> </w:t>
      </w:r>
      <w:r>
        <w:rPr>
          <w:rFonts w:ascii="Arial Unicode MS" w:eastAsia="Arial Unicode MS" w:hAnsi="Arial Unicode MS" w:cs="Arial Unicode MS"/>
          <w:color w:val="1A1A1A"/>
        </w:rPr>
        <w:t>검색과</w:t>
      </w:r>
      <w:r>
        <w:rPr>
          <w:rFonts w:ascii="Arial Unicode MS" w:eastAsia="Arial Unicode MS" w:hAnsi="Arial Unicode MS" w:cs="Arial Unicode MS"/>
          <w:color w:val="1A1A1A"/>
        </w:rPr>
        <w:t xml:space="preserve"> </w:t>
      </w:r>
      <w:r>
        <w:rPr>
          <w:rFonts w:ascii="Arial Unicode MS" w:eastAsia="Arial Unicode MS" w:hAnsi="Arial Unicode MS" w:cs="Arial Unicode MS"/>
          <w:color w:val="1A1A1A"/>
        </w:rPr>
        <w:t>관계</w:t>
      </w:r>
      <w:r>
        <w:rPr>
          <w:rFonts w:ascii="Arial Unicode MS" w:eastAsia="Arial Unicode MS" w:hAnsi="Arial Unicode MS" w:cs="Arial Unicode MS"/>
          <w:color w:val="1A1A1A"/>
        </w:rPr>
        <w:t xml:space="preserve"> </w:t>
      </w:r>
      <w:r>
        <w:rPr>
          <w:rFonts w:ascii="Arial Unicode MS" w:eastAsia="Arial Unicode MS" w:hAnsi="Arial Unicode MS" w:cs="Arial Unicode MS"/>
          <w:color w:val="1A1A1A"/>
        </w:rPr>
        <w:t>기반</w:t>
      </w:r>
      <w:r>
        <w:rPr>
          <w:rFonts w:ascii="Arial Unicode MS" w:eastAsia="Arial Unicode MS" w:hAnsi="Arial Unicode MS" w:cs="Arial Unicode MS"/>
          <w:color w:val="1A1A1A"/>
        </w:rPr>
        <w:t xml:space="preserve"> </w:t>
      </w:r>
      <w:r>
        <w:rPr>
          <w:rFonts w:ascii="Arial Unicode MS" w:eastAsia="Arial Unicode MS" w:hAnsi="Arial Unicode MS" w:cs="Arial Unicode MS"/>
          <w:color w:val="1A1A1A"/>
        </w:rPr>
        <w:t>탐색을</w:t>
      </w:r>
      <w:r>
        <w:rPr>
          <w:rFonts w:ascii="Arial Unicode MS" w:eastAsia="Arial Unicode MS" w:hAnsi="Arial Unicode MS" w:cs="Arial Unicode MS"/>
          <w:color w:val="1A1A1A"/>
        </w:rPr>
        <w:t xml:space="preserve"> </w:t>
      </w:r>
      <w:r>
        <w:rPr>
          <w:rFonts w:ascii="Arial Unicode MS" w:eastAsia="Arial Unicode MS" w:hAnsi="Arial Unicode MS" w:cs="Arial Unicode MS"/>
          <w:color w:val="1A1A1A"/>
        </w:rPr>
        <w:t>함께</w:t>
      </w:r>
      <w:r>
        <w:rPr>
          <w:rFonts w:ascii="Arial Unicode MS" w:eastAsia="Arial Unicode MS" w:hAnsi="Arial Unicode MS" w:cs="Arial Unicode MS"/>
          <w:color w:val="1A1A1A"/>
        </w:rPr>
        <w:t xml:space="preserve"> </w:t>
      </w:r>
      <w:r>
        <w:rPr>
          <w:rFonts w:ascii="Arial Unicode MS" w:eastAsia="Arial Unicode MS" w:hAnsi="Arial Unicode MS" w:cs="Arial Unicode MS"/>
          <w:color w:val="1A1A1A"/>
        </w:rPr>
        <w:t>활용하는</w:t>
      </w:r>
      <w:r>
        <w:rPr>
          <w:rFonts w:ascii="Arial Unicode MS" w:eastAsia="Arial Unicode MS" w:hAnsi="Arial Unicode MS" w:cs="Arial Unicode MS"/>
          <w:color w:val="1A1A1A"/>
        </w:rPr>
        <w:t xml:space="preserve"> </w:t>
      </w:r>
      <w:r>
        <w:rPr>
          <w:rFonts w:ascii="Arial Unicode MS" w:eastAsia="Arial Unicode MS" w:hAnsi="Arial Unicode MS" w:cs="Arial Unicode MS"/>
          <w:color w:val="1A1A1A"/>
        </w:rPr>
        <w:t>패턴이다</w:t>
      </w:r>
      <w:r>
        <w:rPr>
          <w:rFonts w:ascii="Arial Unicode MS" w:eastAsia="Arial Unicode MS" w:hAnsi="Arial Unicode MS" w:cs="Arial Unicode MS"/>
          <w:color w:val="1A1A1A"/>
        </w:rPr>
        <w:t>. 9</w:t>
      </w:r>
      <w:r>
        <w:rPr>
          <w:rFonts w:ascii="Arial Unicode MS" w:eastAsia="Arial Unicode MS" w:hAnsi="Arial Unicode MS" w:cs="Arial Unicode MS"/>
          <w:color w:val="1A1A1A"/>
        </w:rPr>
        <w:t>장</w:t>
      </w:r>
      <w:r>
        <w:rPr>
          <w:rFonts w:ascii="Arial Unicode MS" w:eastAsia="Arial Unicode MS" w:hAnsi="Arial Unicode MS" w:cs="Arial Unicode MS"/>
          <w:color w:val="1A1A1A"/>
        </w:rPr>
        <w:t xml:space="preserve"> RAG Pipeline</w:t>
      </w:r>
      <w:r>
        <w:rPr>
          <w:rFonts w:ascii="Arial Unicode MS" w:eastAsia="Arial Unicode MS" w:hAnsi="Arial Unicode MS" w:cs="Arial Unicode MS"/>
          <w:color w:val="1A1A1A"/>
        </w:rPr>
        <w:t>에서</w:t>
      </w:r>
      <w:r>
        <w:rPr>
          <w:rFonts w:ascii="Arial Unicode MS" w:eastAsia="Arial Unicode MS" w:hAnsi="Arial Unicode MS" w:cs="Arial Unicode MS"/>
          <w:color w:val="1A1A1A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1A1A1A"/>
        </w:rPr>
        <w:t>GraphRAG</w:t>
      </w:r>
      <w:proofErr w:type="spellEnd"/>
      <w:r>
        <w:rPr>
          <w:rFonts w:ascii="Arial Unicode MS" w:eastAsia="Arial Unicode MS" w:hAnsi="Arial Unicode MS" w:cs="Arial Unicode MS"/>
          <w:color w:val="1A1A1A"/>
        </w:rPr>
        <w:t xml:space="preserve"> </w:t>
      </w:r>
      <w:r>
        <w:rPr>
          <w:rFonts w:ascii="Arial Unicode MS" w:eastAsia="Arial Unicode MS" w:hAnsi="Arial Unicode MS" w:cs="Arial Unicode MS"/>
          <w:color w:val="1A1A1A"/>
        </w:rPr>
        <w:t>구</w:t>
      </w:r>
      <w:r>
        <w:rPr>
          <w:rFonts w:ascii="Arial Unicode MS" w:eastAsia="Arial Unicode MS" w:hAnsi="Arial Unicode MS" w:cs="Arial Unicode MS"/>
          <w:color w:val="1A1A1A"/>
        </w:rPr>
        <w:t>성</w:t>
      </w:r>
      <w:r>
        <w:rPr>
          <w:rFonts w:ascii="Arial Unicode MS" w:eastAsia="Arial Unicode MS" w:hAnsi="Arial Unicode MS" w:cs="Arial Unicode MS"/>
          <w:color w:val="1A1A1A"/>
        </w:rPr>
        <w:t xml:space="preserve"> </w:t>
      </w:r>
      <w:r>
        <w:rPr>
          <w:rFonts w:ascii="Arial Unicode MS" w:eastAsia="Arial Unicode MS" w:hAnsi="Arial Unicode MS" w:cs="Arial Unicode MS"/>
          <w:color w:val="1A1A1A"/>
        </w:rPr>
        <w:t>시</w:t>
      </w:r>
      <w:r>
        <w:rPr>
          <w:rFonts w:ascii="Arial Unicode MS" w:eastAsia="Arial Unicode MS" w:hAnsi="Arial Unicode MS" w:cs="Arial Unicode MS"/>
          <w:color w:val="1A1A1A"/>
        </w:rPr>
        <w:t xml:space="preserve"> </w:t>
      </w:r>
      <w:r>
        <w:rPr>
          <w:rFonts w:ascii="Arial Unicode MS" w:eastAsia="Arial Unicode MS" w:hAnsi="Arial Unicode MS" w:cs="Arial Unicode MS"/>
          <w:color w:val="1A1A1A"/>
        </w:rPr>
        <w:t>본</w:t>
      </w:r>
      <w:r>
        <w:rPr>
          <w:rFonts w:ascii="Arial Unicode MS" w:eastAsia="Arial Unicode MS" w:hAnsi="Arial Unicode MS" w:cs="Arial Unicode MS"/>
          <w:color w:val="1A1A1A"/>
        </w:rPr>
        <w:t xml:space="preserve"> </w:t>
      </w:r>
      <w:r>
        <w:rPr>
          <w:rFonts w:ascii="Arial Unicode MS" w:eastAsia="Arial Unicode MS" w:hAnsi="Arial Unicode MS" w:cs="Arial Unicode MS"/>
          <w:color w:val="1A1A1A"/>
        </w:rPr>
        <w:t>패턴을</w:t>
      </w:r>
      <w:r>
        <w:rPr>
          <w:rFonts w:ascii="Arial Unicode MS" w:eastAsia="Arial Unicode MS" w:hAnsi="Arial Unicode MS" w:cs="Arial Unicode MS"/>
          <w:color w:val="1A1A1A"/>
        </w:rPr>
        <w:t xml:space="preserve"> </w:t>
      </w:r>
      <w:r>
        <w:rPr>
          <w:rFonts w:ascii="Arial Unicode MS" w:eastAsia="Arial Unicode MS" w:hAnsi="Arial Unicode MS" w:cs="Arial Unicode MS"/>
          <w:color w:val="1A1A1A"/>
        </w:rPr>
        <w:t>참조한다</w:t>
      </w:r>
      <w:r>
        <w:rPr>
          <w:rFonts w:ascii="Arial Unicode MS" w:eastAsia="Arial Unicode MS" w:hAnsi="Arial Unicode MS" w:cs="Arial Unicode MS"/>
          <w:color w:val="1A1A1A"/>
        </w:rPr>
        <w:t>.</w:t>
      </w:r>
    </w:p>
    <w:tbl>
      <w:tblPr>
        <w:tblStyle w:val="afffffffffff9"/>
        <w:tblW w:w="900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130"/>
        <w:gridCol w:w="6870"/>
      </w:tblGrid>
      <w:tr w:rsidR="00D80D8A" w14:paraId="24B1431D" w14:textId="77777777">
        <w:trPr>
          <w:trHeight w:val="420"/>
        </w:trPr>
        <w:tc>
          <w:tcPr>
            <w:tcW w:w="2130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5F23D" w14:textId="77777777" w:rsidR="00D80D8A" w:rsidRDefault="00BE6280">
            <w:pPr>
              <w:spacing w:before="240" w:after="240"/>
              <w:jc w:val="center"/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  <w:sz w:val="20"/>
                <w:szCs w:val="20"/>
              </w:rPr>
              <w:t>패턴</w:t>
            </w:r>
          </w:p>
        </w:tc>
        <w:tc>
          <w:tcPr>
            <w:tcW w:w="6870" w:type="dxa"/>
            <w:tcBorders>
              <w:top w:val="single" w:sz="5" w:space="0" w:color="CCCCCC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5AE287" w14:textId="77777777" w:rsidR="00D80D8A" w:rsidRDefault="00BE6280">
            <w:pPr>
              <w:spacing w:before="240" w:after="240"/>
              <w:jc w:val="center"/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  <w:sz w:val="20"/>
                <w:szCs w:val="20"/>
              </w:rPr>
              <w:t>설명</w:t>
            </w:r>
          </w:p>
        </w:tc>
      </w:tr>
      <w:tr w:rsidR="00D80D8A" w14:paraId="31064CC3" w14:textId="77777777">
        <w:trPr>
          <w:trHeight w:val="705"/>
        </w:trPr>
        <w:tc>
          <w:tcPr>
            <w:tcW w:w="2130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6882DB" w14:textId="77777777" w:rsidR="00D80D8A" w:rsidRDefault="00BE6280">
            <w:pPr>
              <w:spacing w:before="240" w:after="240"/>
              <w:rPr>
                <w:color w:val="1A1A1A"/>
                <w:sz w:val="20"/>
                <w:szCs w:val="20"/>
              </w:rPr>
            </w:pPr>
            <w:proofErr w:type="spellStart"/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>Vector</w:t>
            </w:r>
            <w:proofErr w:type="spellEnd"/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 xml:space="preserve"> → 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>Graph</w:t>
            </w:r>
            <w:proofErr w:type="spellEnd"/>
          </w:p>
        </w:tc>
        <w:tc>
          <w:tcPr>
            <w:tcW w:w="6870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70E4CD" w14:textId="77777777" w:rsidR="00D80D8A" w:rsidRDefault="00BE6280">
            <w:pPr>
              <w:spacing w:before="240" w:after="240"/>
              <w:rPr>
                <w:color w:val="1A1A1A"/>
                <w:sz w:val="20"/>
                <w:szCs w:val="20"/>
              </w:rPr>
            </w:pPr>
            <w:proofErr w:type="spellStart"/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>Vector</w:t>
            </w:r>
            <w:proofErr w:type="spellEnd"/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>DB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>에서</w:t>
            </w:r>
            <w:proofErr w:type="spellEnd"/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>의미적으로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>유사한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>엔티티를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>먼저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>찾고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>Graph</w:t>
            </w:r>
            <w:proofErr w:type="spellEnd"/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>DB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>에서</w:t>
            </w:r>
            <w:proofErr w:type="spellEnd"/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>해당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>엔티티의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>관계를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>탐색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>. "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>비슷한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>프로젝트의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>담당자는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>?"</w:t>
            </w:r>
          </w:p>
        </w:tc>
      </w:tr>
      <w:tr w:rsidR="00D80D8A" w14:paraId="7A84E604" w14:textId="77777777">
        <w:trPr>
          <w:trHeight w:val="705"/>
        </w:trPr>
        <w:tc>
          <w:tcPr>
            <w:tcW w:w="2130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BBA8D5" w14:textId="77777777" w:rsidR="00D80D8A" w:rsidRDefault="00BE6280">
            <w:pPr>
              <w:spacing w:before="240" w:after="240"/>
              <w:rPr>
                <w:color w:val="1A1A1A"/>
                <w:sz w:val="20"/>
                <w:szCs w:val="20"/>
              </w:rPr>
            </w:pPr>
            <w:proofErr w:type="spellStart"/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>Graph</w:t>
            </w:r>
            <w:proofErr w:type="spellEnd"/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 xml:space="preserve"> → 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>Vector</w:t>
            </w:r>
            <w:proofErr w:type="spellEnd"/>
          </w:p>
        </w:tc>
        <w:tc>
          <w:tcPr>
            <w:tcW w:w="6870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48E4F9" w14:textId="77777777" w:rsidR="00D80D8A" w:rsidRDefault="00BE6280">
            <w:pPr>
              <w:spacing w:before="240" w:after="240"/>
              <w:rPr>
                <w:color w:val="1A1A1A"/>
                <w:sz w:val="20"/>
                <w:szCs w:val="20"/>
              </w:rPr>
            </w:pPr>
            <w:proofErr w:type="spellStart"/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>Graph</w:t>
            </w:r>
            <w:proofErr w:type="spellEnd"/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>DB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>에서</w:t>
            </w:r>
            <w:proofErr w:type="spellEnd"/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>관계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>기반으로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>대상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>엔티티를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>특정한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>뒤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>Vector</w:t>
            </w:r>
            <w:proofErr w:type="spellEnd"/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>DB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>에서</w:t>
            </w:r>
            <w:proofErr w:type="spellEnd"/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>해당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>엔티티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>관련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>문서를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>의미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>검색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>. "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>이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>팀이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>관여한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>유사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>이슈는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>?"</w:t>
            </w:r>
          </w:p>
        </w:tc>
      </w:tr>
      <w:tr w:rsidR="00D80D8A" w14:paraId="1D85D122" w14:textId="77777777">
        <w:trPr>
          <w:trHeight w:val="705"/>
        </w:trPr>
        <w:tc>
          <w:tcPr>
            <w:tcW w:w="2130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79252F" w14:textId="77777777" w:rsidR="00D80D8A" w:rsidRDefault="00BE6280">
            <w:pPr>
              <w:spacing w:before="240" w:after="240"/>
              <w:rPr>
                <w:color w:val="1A1A1A"/>
                <w:sz w:val="20"/>
                <w:szCs w:val="20"/>
              </w:rPr>
            </w:pPr>
            <w:proofErr w:type="spellStart"/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>Hybrid</w:t>
            </w:r>
            <w:proofErr w:type="spellEnd"/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 xml:space="preserve"> (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>동시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>검색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>)</w:t>
            </w:r>
          </w:p>
        </w:tc>
        <w:tc>
          <w:tcPr>
            <w:tcW w:w="6870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944E1F" w14:textId="77777777" w:rsidR="00D80D8A" w:rsidRDefault="00BE6280">
            <w:pPr>
              <w:spacing w:before="240" w:after="240"/>
              <w:rPr>
                <w:color w:val="1A1A1A"/>
                <w:sz w:val="20"/>
                <w:szCs w:val="20"/>
              </w:rPr>
            </w:pPr>
            <w:proofErr w:type="spellStart"/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>Vector</w:t>
            </w:r>
            <w:proofErr w:type="spellEnd"/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>DB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>와</w:t>
            </w:r>
            <w:proofErr w:type="spellEnd"/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>Graph</w:t>
            </w:r>
            <w:proofErr w:type="spellEnd"/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>DB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>에</w:t>
            </w:r>
            <w:proofErr w:type="spellEnd"/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>동시에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>쿼리하여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>결과를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>결합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 xml:space="preserve">. 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>구현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>복잡도가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>높으므로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>필요성이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>명확한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>경우에만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>도입</w:t>
            </w:r>
            <w:r>
              <w:rPr>
                <w:rFonts w:ascii="Arial Unicode MS" w:eastAsia="Arial Unicode MS" w:hAnsi="Arial Unicode MS" w:cs="Arial Unicode MS"/>
                <w:color w:val="1A1A1A"/>
                <w:sz w:val="20"/>
                <w:szCs w:val="20"/>
              </w:rPr>
              <w:t>(MAY).</w:t>
            </w:r>
          </w:p>
        </w:tc>
      </w:tr>
    </w:tbl>
    <w:p w14:paraId="31B4BEF9" w14:textId="77777777" w:rsidR="00D80D8A" w:rsidRDefault="00D80D8A">
      <w:pPr>
        <w:spacing w:after="120"/>
        <w:ind w:left="360"/>
      </w:pPr>
    </w:p>
    <w:p w14:paraId="7E0F2414" w14:textId="77777777" w:rsidR="00D80D8A" w:rsidRDefault="00BE6280">
      <w:pPr>
        <w:pStyle w:val="3"/>
        <w:keepNext w:val="0"/>
        <w:keepLines w:val="0"/>
      </w:pPr>
      <w:bookmarkStart w:id="238" w:name="_ym9gabgt37na" w:colFirst="0" w:colLast="0"/>
      <w:bookmarkEnd w:id="238"/>
      <w:r>
        <w:rPr>
          <w:rFonts w:ascii="Arial Unicode MS" w:eastAsia="Arial Unicode MS" w:hAnsi="Arial Unicode MS" w:cs="Arial Unicode MS"/>
        </w:rPr>
        <w:t xml:space="preserve">8.4 </w:t>
      </w:r>
      <w:r>
        <w:rPr>
          <w:rFonts w:ascii="Arial Unicode MS" w:eastAsia="Arial Unicode MS" w:hAnsi="Arial Unicode MS" w:cs="Arial Unicode MS"/>
        </w:rPr>
        <w:t>보안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및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컴플라이언스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고려사항</w:t>
      </w:r>
    </w:p>
    <w:p w14:paraId="25E81A5D" w14:textId="77777777" w:rsidR="00D80D8A" w:rsidRDefault="00BE6280">
      <w:pPr>
        <w:spacing w:before="240" w:after="120"/>
        <w:rPr>
          <w:color w:val="1A1A1A"/>
        </w:rPr>
      </w:pPr>
      <w:r>
        <w:rPr>
          <w:rFonts w:ascii="Arial Unicode MS" w:eastAsia="Arial Unicode MS" w:hAnsi="Arial Unicode MS" w:cs="Arial Unicode MS"/>
          <w:color w:val="1A1A1A"/>
        </w:rPr>
        <w:t>7</w:t>
      </w:r>
      <w:r>
        <w:rPr>
          <w:rFonts w:ascii="Arial Unicode MS" w:eastAsia="Arial Unicode MS" w:hAnsi="Arial Unicode MS" w:cs="Arial Unicode MS"/>
          <w:color w:val="1A1A1A"/>
        </w:rPr>
        <w:t>장에서</w:t>
      </w:r>
      <w:r>
        <w:rPr>
          <w:rFonts w:ascii="Arial Unicode MS" w:eastAsia="Arial Unicode MS" w:hAnsi="Arial Unicode MS" w:cs="Arial Unicode MS"/>
          <w:color w:val="1A1A1A"/>
        </w:rPr>
        <w:t xml:space="preserve"> PII </w:t>
      </w:r>
      <w:r>
        <w:rPr>
          <w:rFonts w:ascii="Arial Unicode MS" w:eastAsia="Arial Unicode MS" w:hAnsi="Arial Unicode MS" w:cs="Arial Unicode MS"/>
          <w:color w:val="1A1A1A"/>
        </w:rPr>
        <w:t>처리</w:t>
      </w:r>
      <w:r>
        <w:rPr>
          <w:rFonts w:ascii="Arial Unicode MS" w:eastAsia="Arial Unicode MS" w:hAnsi="Arial Unicode MS" w:cs="Arial Unicode MS"/>
          <w:color w:val="1A1A1A"/>
        </w:rPr>
        <w:t xml:space="preserve"> </w:t>
      </w:r>
      <w:r>
        <w:rPr>
          <w:rFonts w:ascii="Arial Unicode MS" w:eastAsia="Arial Unicode MS" w:hAnsi="Arial Unicode MS" w:cs="Arial Unicode MS"/>
          <w:color w:val="1A1A1A"/>
        </w:rPr>
        <w:t>및</w:t>
      </w:r>
      <w:r>
        <w:rPr>
          <w:rFonts w:ascii="Arial Unicode MS" w:eastAsia="Arial Unicode MS" w:hAnsi="Arial Unicode MS" w:cs="Arial Unicode MS"/>
          <w:color w:val="1A1A1A"/>
        </w:rPr>
        <w:t xml:space="preserve"> </w:t>
      </w:r>
      <w:r>
        <w:rPr>
          <w:rFonts w:ascii="Arial Unicode MS" w:eastAsia="Arial Unicode MS" w:hAnsi="Arial Unicode MS" w:cs="Arial Unicode MS"/>
          <w:color w:val="1A1A1A"/>
        </w:rPr>
        <w:t>보안</w:t>
      </w:r>
      <w:r>
        <w:rPr>
          <w:rFonts w:ascii="Arial Unicode MS" w:eastAsia="Arial Unicode MS" w:hAnsi="Arial Unicode MS" w:cs="Arial Unicode MS"/>
          <w:color w:val="1A1A1A"/>
        </w:rPr>
        <w:t xml:space="preserve"> </w:t>
      </w:r>
      <w:r>
        <w:rPr>
          <w:rFonts w:ascii="Arial Unicode MS" w:eastAsia="Arial Unicode MS" w:hAnsi="Arial Unicode MS" w:cs="Arial Unicode MS"/>
          <w:color w:val="1A1A1A"/>
        </w:rPr>
        <w:t>경계를</w:t>
      </w:r>
      <w:r>
        <w:rPr>
          <w:rFonts w:ascii="Arial Unicode MS" w:eastAsia="Arial Unicode MS" w:hAnsi="Arial Unicode MS" w:cs="Arial Unicode MS"/>
          <w:color w:val="1A1A1A"/>
        </w:rPr>
        <w:t xml:space="preserve"> </w:t>
      </w:r>
      <w:r>
        <w:rPr>
          <w:rFonts w:ascii="Arial Unicode MS" w:eastAsia="Arial Unicode MS" w:hAnsi="Arial Unicode MS" w:cs="Arial Unicode MS"/>
          <w:color w:val="1A1A1A"/>
        </w:rPr>
        <w:t>정의했다면</w:t>
      </w:r>
      <w:r>
        <w:rPr>
          <w:rFonts w:ascii="Arial Unicode MS" w:eastAsia="Arial Unicode MS" w:hAnsi="Arial Unicode MS" w:cs="Arial Unicode MS"/>
          <w:color w:val="1A1A1A"/>
        </w:rPr>
        <w:t xml:space="preserve">, </w:t>
      </w:r>
      <w:r>
        <w:rPr>
          <w:rFonts w:ascii="Arial Unicode MS" w:eastAsia="Arial Unicode MS" w:hAnsi="Arial Unicode MS" w:cs="Arial Unicode MS"/>
          <w:color w:val="1A1A1A"/>
        </w:rPr>
        <w:t>본</w:t>
      </w:r>
      <w:r>
        <w:rPr>
          <w:rFonts w:ascii="Arial Unicode MS" w:eastAsia="Arial Unicode MS" w:hAnsi="Arial Unicode MS" w:cs="Arial Unicode MS"/>
          <w:color w:val="1A1A1A"/>
        </w:rPr>
        <w:t xml:space="preserve"> </w:t>
      </w:r>
      <w:r>
        <w:rPr>
          <w:rFonts w:ascii="Arial Unicode MS" w:eastAsia="Arial Unicode MS" w:hAnsi="Arial Unicode MS" w:cs="Arial Unicode MS"/>
          <w:color w:val="1A1A1A"/>
        </w:rPr>
        <w:t>절에서는</w:t>
      </w:r>
      <w:r>
        <w:rPr>
          <w:rFonts w:ascii="Arial Unicode MS" w:eastAsia="Arial Unicode MS" w:hAnsi="Arial Unicode MS" w:cs="Arial Unicode MS"/>
          <w:color w:val="1A1A1A"/>
        </w:rPr>
        <w:t xml:space="preserve"> Data </w:t>
      </w:r>
      <w:proofErr w:type="spellStart"/>
      <w:r>
        <w:rPr>
          <w:rFonts w:ascii="Arial Unicode MS" w:eastAsia="Arial Unicode MS" w:hAnsi="Arial Unicode MS" w:cs="Arial Unicode MS"/>
          <w:color w:val="1A1A1A"/>
        </w:rPr>
        <w:t>Store</w:t>
      </w:r>
      <w:proofErr w:type="spellEnd"/>
      <w:r>
        <w:rPr>
          <w:rFonts w:ascii="Arial Unicode MS" w:eastAsia="Arial Unicode MS" w:hAnsi="Arial Unicode MS" w:cs="Arial Unicode MS"/>
          <w:color w:val="1A1A1A"/>
        </w:rPr>
        <w:t xml:space="preserve"> </w:t>
      </w:r>
      <w:r>
        <w:rPr>
          <w:rFonts w:ascii="Arial Unicode MS" w:eastAsia="Arial Unicode MS" w:hAnsi="Arial Unicode MS" w:cs="Arial Unicode MS"/>
          <w:color w:val="1A1A1A"/>
        </w:rPr>
        <w:t>제품</w:t>
      </w:r>
      <w:r>
        <w:rPr>
          <w:rFonts w:ascii="Arial Unicode MS" w:eastAsia="Arial Unicode MS" w:hAnsi="Arial Unicode MS" w:cs="Arial Unicode MS"/>
          <w:color w:val="1A1A1A"/>
        </w:rPr>
        <w:t xml:space="preserve"> </w:t>
      </w:r>
      <w:r>
        <w:rPr>
          <w:rFonts w:ascii="Arial Unicode MS" w:eastAsia="Arial Unicode MS" w:hAnsi="Arial Unicode MS" w:cs="Arial Unicode MS"/>
          <w:color w:val="1A1A1A"/>
        </w:rPr>
        <w:t>선정</w:t>
      </w:r>
      <w:r>
        <w:rPr>
          <w:rFonts w:ascii="Arial Unicode MS" w:eastAsia="Arial Unicode MS" w:hAnsi="Arial Unicode MS" w:cs="Arial Unicode MS"/>
          <w:color w:val="1A1A1A"/>
        </w:rPr>
        <w:t xml:space="preserve"> </w:t>
      </w:r>
      <w:r>
        <w:rPr>
          <w:rFonts w:ascii="Arial Unicode MS" w:eastAsia="Arial Unicode MS" w:hAnsi="Arial Unicode MS" w:cs="Arial Unicode MS"/>
          <w:color w:val="1A1A1A"/>
        </w:rPr>
        <w:t>시</w:t>
      </w:r>
      <w:r>
        <w:rPr>
          <w:rFonts w:ascii="Arial Unicode MS" w:eastAsia="Arial Unicode MS" w:hAnsi="Arial Unicode MS" w:cs="Arial Unicode MS"/>
          <w:color w:val="1A1A1A"/>
        </w:rPr>
        <w:t xml:space="preserve"> </w:t>
      </w:r>
      <w:r>
        <w:rPr>
          <w:rFonts w:ascii="Arial Unicode MS" w:eastAsia="Arial Unicode MS" w:hAnsi="Arial Unicode MS" w:cs="Arial Unicode MS"/>
          <w:color w:val="1A1A1A"/>
        </w:rPr>
        <w:t>반드시</w:t>
      </w:r>
      <w:r>
        <w:rPr>
          <w:rFonts w:ascii="Arial Unicode MS" w:eastAsia="Arial Unicode MS" w:hAnsi="Arial Unicode MS" w:cs="Arial Unicode MS"/>
          <w:color w:val="1A1A1A"/>
        </w:rPr>
        <w:t xml:space="preserve"> </w:t>
      </w:r>
      <w:r>
        <w:rPr>
          <w:rFonts w:ascii="Arial Unicode MS" w:eastAsia="Arial Unicode MS" w:hAnsi="Arial Unicode MS" w:cs="Arial Unicode MS"/>
          <w:color w:val="1A1A1A"/>
        </w:rPr>
        <w:t>확인해야</w:t>
      </w:r>
      <w:r>
        <w:rPr>
          <w:rFonts w:ascii="Arial Unicode MS" w:eastAsia="Arial Unicode MS" w:hAnsi="Arial Unicode MS" w:cs="Arial Unicode MS"/>
          <w:color w:val="1A1A1A"/>
        </w:rPr>
        <w:t xml:space="preserve">(MUST) </w:t>
      </w:r>
      <w:r>
        <w:rPr>
          <w:rFonts w:ascii="Arial Unicode MS" w:eastAsia="Arial Unicode MS" w:hAnsi="Arial Unicode MS" w:cs="Arial Unicode MS"/>
          <w:color w:val="1A1A1A"/>
        </w:rPr>
        <w:t>하는</w:t>
      </w:r>
      <w:r>
        <w:rPr>
          <w:rFonts w:ascii="Arial Unicode MS" w:eastAsia="Arial Unicode MS" w:hAnsi="Arial Unicode MS" w:cs="Arial Unicode MS"/>
          <w:color w:val="1A1A1A"/>
        </w:rPr>
        <w:t xml:space="preserve"> </w:t>
      </w:r>
      <w:r>
        <w:rPr>
          <w:rFonts w:ascii="Arial Unicode MS" w:eastAsia="Arial Unicode MS" w:hAnsi="Arial Unicode MS" w:cs="Arial Unicode MS"/>
          <w:color w:val="1A1A1A"/>
        </w:rPr>
        <w:t>보안</w:t>
      </w:r>
      <w:r>
        <w:rPr>
          <w:rFonts w:ascii="Arial Unicode MS" w:eastAsia="Arial Unicode MS" w:hAnsi="Arial Unicode MS" w:cs="Arial Unicode MS"/>
          <w:color w:val="1A1A1A"/>
        </w:rPr>
        <w:t xml:space="preserve"> </w:t>
      </w:r>
      <w:r>
        <w:rPr>
          <w:rFonts w:ascii="Arial Unicode MS" w:eastAsia="Arial Unicode MS" w:hAnsi="Arial Unicode MS" w:cs="Arial Unicode MS"/>
          <w:color w:val="1A1A1A"/>
        </w:rPr>
        <w:t>요건을</w:t>
      </w:r>
      <w:r>
        <w:rPr>
          <w:rFonts w:ascii="Arial Unicode MS" w:eastAsia="Arial Unicode MS" w:hAnsi="Arial Unicode MS" w:cs="Arial Unicode MS"/>
          <w:color w:val="1A1A1A"/>
        </w:rPr>
        <w:t xml:space="preserve"> </w:t>
      </w:r>
      <w:r>
        <w:rPr>
          <w:rFonts w:ascii="Arial Unicode MS" w:eastAsia="Arial Unicode MS" w:hAnsi="Arial Unicode MS" w:cs="Arial Unicode MS"/>
          <w:color w:val="1A1A1A"/>
        </w:rPr>
        <w:t>정리한다</w:t>
      </w:r>
      <w:r>
        <w:rPr>
          <w:rFonts w:ascii="Arial Unicode MS" w:eastAsia="Arial Unicode MS" w:hAnsi="Arial Unicode MS" w:cs="Arial Unicode MS"/>
          <w:color w:val="1A1A1A"/>
        </w:rPr>
        <w:t>.</w:t>
      </w:r>
    </w:p>
    <w:tbl>
      <w:tblPr>
        <w:tblStyle w:val="afffffffffffa"/>
        <w:tblW w:w="901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085"/>
        <w:gridCol w:w="3420"/>
        <w:gridCol w:w="3510"/>
      </w:tblGrid>
      <w:tr w:rsidR="00D80D8A" w14:paraId="42BB31E4" w14:textId="77777777">
        <w:trPr>
          <w:trHeight w:val="420"/>
        </w:trPr>
        <w:tc>
          <w:tcPr>
            <w:tcW w:w="208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482871" w14:textId="77777777" w:rsidR="00D80D8A" w:rsidRDefault="00BE6280">
            <w:pPr>
              <w:spacing w:before="240" w:after="240"/>
              <w:jc w:val="center"/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  <w:sz w:val="20"/>
                <w:szCs w:val="20"/>
              </w:rPr>
              <w:t>보안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  <w:sz w:val="20"/>
                <w:szCs w:val="20"/>
              </w:rPr>
              <w:t>항목</w:t>
            </w:r>
          </w:p>
        </w:tc>
        <w:tc>
          <w:tcPr>
            <w:tcW w:w="3420" w:type="dxa"/>
            <w:tcBorders>
              <w:top w:val="single" w:sz="5" w:space="0" w:color="CCCCCC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445BE7" w14:textId="77777777" w:rsidR="00D80D8A" w:rsidRDefault="00BE6280">
            <w:pPr>
              <w:spacing w:before="240" w:after="240"/>
              <w:jc w:val="center"/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  <w:sz w:val="20"/>
                <w:szCs w:val="20"/>
              </w:rPr>
              <w:t>확인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  <w:sz w:val="20"/>
                <w:szCs w:val="20"/>
              </w:rPr>
              <w:t>사항</w:t>
            </w:r>
          </w:p>
        </w:tc>
        <w:tc>
          <w:tcPr>
            <w:tcW w:w="3510" w:type="dxa"/>
            <w:tcBorders>
              <w:top w:val="single" w:sz="5" w:space="0" w:color="CCCCCC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86997E" w14:textId="77777777" w:rsidR="00D80D8A" w:rsidRDefault="00BE6280">
            <w:pPr>
              <w:spacing w:before="240" w:after="240"/>
              <w:jc w:val="center"/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  <w:sz w:val="20"/>
                <w:szCs w:val="20"/>
              </w:rPr>
              <w:t>적용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  <w:sz w:val="20"/>
                <w:szCs w:val="20"/>
              </w:rPr>
              <w:t>대상</w:t>
            </w:r>
          </w:p>
        </w:tc>
      </w:tr>
      <w:tr w:rsidR="00D80D8A" w14:paraId="75375C95" w14:textId="77777777">
        <w:trPr>
          <w:trHeight w:val="705"/>
        </w:trPr>
        <w:tc>
          <w:tcPr>
            <w:tcW w:w="2085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75DDBC" w14:textId="77777777" w:rsidR="00D80D8A" w:rsidRDefault="00BE6280">
            <w:pPr>
              <w:spacing w:before="240" w:after="240"/>
              <w:rPr>
                <w:color w:val="1A1A1A"/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lastRenderedPageBreak/>
              <w:t>전송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>중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>암호화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>In-Transit</w:t>
            </w:r>
            <w:proofErr w:type="spellEnd"/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>)</w:t>
            </w:r>
          </w:p>
        </w:tc>
        <w:tc>
          <w:tcPr>
            <w:tcW w:w="3420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C829F9" w14:textId="77777777" w:rsidR="00D80D8A" w:rsidRDefault="00BE6280">
            <w:pPr>
              <w:spacing w:before="240" w:after="240"/>
              <w:rPr>
                <w:color w:val="1A1A1A"/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 xml:space="preserve">TLS 1.2+ 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>지원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>여부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 xml:space="preserve">. 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>클라이언트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>-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>서버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>간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>모든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>통신이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>암호화되는지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>확인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>.</w:t>
            </w:r>
          </w:p>
        </w:tc>
        <w:tc>
          <w:tcPr>
            <w:tcW w:w="3510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FF0387" w14:textId="77777777" w:rsidR="00D80D8A" w:rsidRDefault="00BE6280">
            <w:pPr>
              <w:spacing w:before="240" w:after="240"/>
              <w:rPr>
                <w:color w:val="1A1A1A"/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>모든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>Vector</w:t>
            </w:r>
            <w:proofErr w:type="spellEnd"/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 xml:space="preserve"> DB, 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>Graph</w:t>
            </w:r>
            <w:proofErr w:type="spellEnd"/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 xml:space="preserve"> DB</w:t>
            </w:r>
          </w:p>
        </w:tc>
      </w:tr>
      <w:tr w:rsidR="00D80D8A" w14:paraId="683CA025" w14:textId="77777777">
        <w:trPr>
          <w:trHeight w:val="990"/>
        </w:trPr>
        <w:tc>
          <w:tcPr>
            <w:tcW w:w="2085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E7BAC9" w14:textId="77777777" w:rsidR="00D80D8A" w:rsidRDefault="00BE6280">
            <w:pPr>
              <w:spacing w:before="240" w:after="240"/>
              <w:rPr>
                <w:color w:val="1A1A1A"/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>저장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>시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>암호화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>At-Rest</w:t>
            </w:r>
            <w:proofErr w:type="spellEnd"/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>)</w:t>
            </w:r>
          </w:p>
        </w:tc>
        <w:tc>
          <w:tcPr>
            <w:tcW w:w="3420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F59832" w14:textId="77777777" w:rsidR="00D80D8A" w:rsidRDefault="00BE6280">
            <w:pPr>
              <w:spacing w:before="240" w:after="240"/>
              <w:rPr>
                <w:color w:val="1A1A1A"/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 xml:space="preserve">AES-256 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>등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>디스크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>레벨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>암호화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>지원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>여부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 xml:space="preserve">. 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>관리형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>서비스의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>경우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 xml:space="preserve"> KMS 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>연동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>가능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>여부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>.</w:t>
            </w:r>
          </w:p>
        </w:tc>
        <w:tc>
          <w:tcPr>
            <w:tcW w:w="3510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DC9493" w14:textId="77777777" w:rsidR="00D80D8A" w:rsidRDefault="00BE6280">
            <w:pPr>
              <w:spacing w:before="240" w:after="240"/>
              <w:rPr>
                <w:color w:val="1A1A1A"/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>모든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>Vector</w:t>
            </w:r>
            <w:proofErr w:type="spellEnd"/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 xml:space="preserve"> DB, 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>Graph</w:t>
            </w:r>
            <w:proofErr w:type="spellEnd"/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 xml:space="preserve"> DB</w:t>
            </w:r>
          </w:p>
        </w:tc>
      </w:tr>
      <w:tr w:rsidR="00D80D8A" w14:paraId="745CD317" w14:textId="77777777">
        <w:trPr>
          <w:trHeight w:val="705"/>
        </w:trPr>
        <w:tc>
          <w:tcPr>
            <w:tcW w:w="2085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D895FC" w14:textId="77777777" w:rsidR="00D80D8A" w:rsidRDefault="00BE6280">
            <w:pPr>
              <w:spacing w:before="240" w:after="240"/>
              <w:rPr>
                <w:color w:val="1A1A1A"/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>접근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>제어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 xml:space="preserve"> (RBAC)</w:t>
            </w:r>
          </w:p>
        </w:tc>
        <w:tc>
          <w:tcPr>
            <w:tcW w:w="3420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FEEFFD" w14:textId="77777777" w:rsidR="00D80D8A" w:rsidRDefault="00BE6280">
            <w:pPr>
              <w:spacing w:before="240" w:after="240"/>
              <w:rPr>
                <w:color w:val="1A1A1A"/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>역할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>기반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>접근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>제어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 xml:space="preserve">, API 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>키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>관리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>멀티테넌시</w:t>
            </w:r>
            <w:proofErr w:type="spellEnd"/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>격리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>수준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>.</w:t>
            </w:r>
          </w:p>
        </w:tc>
        <w:tc>
          <w:tcPr>
            <w:tcW w:w="3510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499818" w14:textId="77777777" w:rsidR="00D80D8A" w:rsidRDefault="00BE6280">
            <w:pPr>
              <w:spacing w:before="240" w:after="240"/>
              <w:rPr>
                <w:color w:val="1A1A1A"/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>프로덕션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>환경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>전체</w:t>
            </w:r>
          </w:p>
        </w:tc>
      </w:tr>
      <w:tr w:rsidR="00D80D8A" w14:paraId="5A28A2F6" w14:textId="77777777">
        <w:trPr>
          <w:trHeight w:val="705"/>
        </w:trPr>
        <w:tc>
          <w:tcPr>
            <w:tcW w:w="2085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1B1BA8" w14:textId="77777777" w:rsidR="00D80D8A" w:rsidRDefault="00BE6280">
            <w:pPr>
              <w:spacing w:before="240" w:after="240"/>
              <w:rPr>
                <w:color w:val="1A1A1A"/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>데이터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>레지던시</w:t>
            </w:r>
            <w:proofErr w:type="spellEnd"/>
          </w:p>
        </w:tc>
        <w:tc>
          <w:tcPr>
            <w:tcW w:w="3420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00D113" w14:textId="77777777" w:rsidR="00D80D8A" w:rsidRDefault="00BE6280">
            <w:pPr>
              <w:spacing w:before="240" w:after="240"/>
              <w:rPr>
                <w:color w:val="1A1A1A"/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>데이터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>저장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>리전</w:t>
            </w:r>
            <w:proofErr w:type="spellEnd"/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>선택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>가능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>여부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 xml:space="preserve">. 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>국내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>데이터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>주권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>요건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>충족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>.</w:t>
            </w:r>
          </w:p>
        </w:tc>
        <w:tc>
          <w:tcPr>
            <w:tcW w:w="3510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61A5F6" w14:textId="77777777" w:rsidR="00D80D8A" w:rsidRDefault="00BE6280">
            <w:pPr>
              <w:spacing w:before="240" w:after="240"/>
              <w:rPr>
                <w:color w:val="1A1A1A"/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>관리형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>클라우드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>서비스</w:t>
            </w:r>
          </w:p>
        </w:tc>
      </w:tr>
      <w:tr w:rsidR="00D80D8A" w14:paraId="60581123" w14:textId="77777777">
        <w:trPr>
          <w:trHeight w:val="705"/>
        </w:trPr>
        <w:tc>
          <w:tcPr>
            <w:tcW w:w="2085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0093FA" w14:textId="77777777" w:rsidR="00D80D8A" w:rsidRDefault="00BE6280">
            <w:pPr>
              <w:spacing w:before="240" w:after="240"/>
              <w:rPr>
                <w:color w:val="1A1A1A"/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>감사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>로그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>Audit</w:t>
            </w:r>
            <w:proofErr w:type="spellEnd"/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>Log</w:t>
            </w:r>
            <w:proofErr w:type="spellEnd"/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>)</w:t>
            </w:r>
          </w:p>
        </w:tc>
        <w:tc>
          <w:tcPr>
            <w:tcW w:w="3420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39CB25" w14:textId="77777777" w:rsidR="00D80D8A" w:rsidRDefault="00BE6280">
            <w:pPr>
              <w:spacing w:before="240" w:after="240"/>
              <w:rPr>
                <w:color w:val="1A1A1A"/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>데이터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>접근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>·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>변경</w:t>
            </w:r>
            <w:proofErr w:type="spellEnd"/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>이력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>추적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>가능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>여부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>.</w:t>
            </w:r>
          </w:p>
        </w:tc>
        <w:tc>
          <w:tcPr>
            <w:tcW w:w="3510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32FE72" w14:textId="77777777" w:rsidR="00D80D8A" w:rsidRDefault="00BE6280">
            <w:pPr>
              <w:spacing w:before="240" w:after="240"/>
              <w:rPr>
                <w:color w:val="1A1A1A"/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>규제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>산업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 xml:space="preserve"> (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>금융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>의료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>공공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>)</w:t>
            </w:r>
          </w:p>
        </w:tc>
      </w:tr>
      <w:tr w:rsidR="00D80D8A" w14:paraId="2B8F700F" w14:textId="77777777">
        <w:trPr>
          <w:trHeight w:val="1275"/>
        </w:trPr>
        <w:tc>
          <w:tcPr>
            <w:tcW w:w="2085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964E9F" w14:textId="77777777" w:rsidR="00D80D8A" w:rsidRDefault="00BE6280">
            <w:pPr>
              <w:spacing w:before="240" w:after="240"/>
              <w:rPr>
                <w:color w:val="1A1A1A"/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 xml:space="preserve">PII 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>벡터화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>주의</w:t>
            </w:r>
          </w:p>
        </w:tc>
        <w:tc>
          <w:tcPr>
            <w:tcW w:w="3420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52FA9B" w14:textId="77777777" w:rsidR="00D80D8A" w:rsidRDefault="00BE6280">
            <w:pPr>
              <w:spacing w:before="240" w:after="240"/>
              <w:rPr>
                <w:color w:val="1A1A1A"/>
                <w:sz w:val="18"/>
                <w:szCs w:val="18"/>
              </w:rPr>
            </w:pPr>
            <w:proofErr w:type="spellStart"/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>PII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>가</w:t>
            </w:r>
            <w:proofErr w:type="spellEnd"/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>포함된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>텍스트를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>임베딩하면</w:t>
            </w:r>
            <w:proofErr w:type="spellEnd"/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>원문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>복원은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>불가하나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>유사도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>검색으로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 xml:space="preserve"> PII 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>연관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>정보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>노출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>가능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>. 7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>장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 xml:space="preserve"> PII 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>처리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>정책과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>연계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>.</w:t>
            </w:r>
          </w:p>
        </w:tc>
        <w:tc>
          <w:tcPr>
            <w:tcW w:w="3510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650C23" w14:textId="77777777" w:rsidR="00D80D8A" w:rsidRDefault="00BE6280">
            <w:pPr>
              <w:spacing w:before="240" w:after="240"/>
              <w:rPr>
                <w:color w:val="1A1A1A"/>
                <w:sz w:val="18"/>
                <w:szCs w:val="18"/>
              </w:rPr>
            </w:pPr>
            <w:proofErr w:type="spellStart"/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>Embedding</w:t>
            </w:r>
            <w:proofErr w:type="spellEnd"/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>모델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 xml:space="preserve"> + 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>Vector</w:t>
            </w:r>
            <w:proofErr w:type="spellEnd"/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 xml:space="preserve"> DB</w:t>
            </w:r>
          </w:p>
        </w:tc>
      </w:tr>
    </w:tbl>
    <w:p w14:paraId="38CAC505" w14:textId="77777777" w:rsidR="00D80D8A" w:rsidRDefault="00BE6280">
      <w:pPr>
        <w:spacing w:before="240" w:after="60"/>
        <w:rPr>
          <w:i/>
          <w:iCs/>
          <w:color w:val="555555"/>
          <w:sz w:val="20"/>
          <w:szCs w:val="20"/>
        </w:rPr>
      </w:pPr>
      <w:r>
        <w:t xml:space="preserve"> </w:t>
      </w:r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>[</w:t>
      </w:r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>핵심</w:t>
      </w:r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>원칙</w:t>
      </w:r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 xml:space="preserve">] </w:t>
      </w:r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>보안</w:t>
      </w:r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>요건은</w:t>
      </w:r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>제품</w:t>
      </w:r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>선정의</w:t>
      </w:r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>선행</w:t>
      </w:r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>필터이다</w:t>
      </w:r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>. 8.1~8.3</w:t>
      </w:r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>의</w:t>
      </w:r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>의사결정</w:t>
      </w:r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>트리</w:t>
      </w:r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>진입</w:t>
      </w:r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>전에</w:t>
      </w:r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 xml:space="preserve">, </w:t>
      </w:r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>후보</w:t>
      </w:r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>제품이</w:t>
      </w:r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>조직의</w:t>
      </w:r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>보안</w:t>
      </w:r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>정책을</w:t>
      </w:r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>충족하는지</w:t>
      </w:r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>먼저</w:t>
      </w:r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>확인한다</w:t>
      </w:r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 xml:space="preserve">(MUST). </w:t>
      </w:r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>보안</w:t>
      </w:r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>요건을</w:t>
      </w:r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>충족하지</w:t>
      </w:r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>못하는</w:t>
      </w:r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>제품은</w:t>
      </w:r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>기능</w:t>
      </w:r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>·</w:t>
      </w:r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>성능과</w:t>
      </w:r>
      <w:proofErr w:type="spellEnd"/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>무관하게</w:t>
      </w:r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>후보에서</w:t>
      </w:r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>제외한다</w:t>
      </w:r>
      <w:r>
        <w:rPr>
          <w:rFonts w:ascii="Arial Unicode MS" w:eastAsia="Arial Unicode MS" w:hAnsi="Arial Unicode MS" w:cs="Arial Unicode MS"/>
          <w:i/>
          <w:iCs/>
          <w:color w:val="555555"/>
          <w:sz w:val="20"/>
          <w:szCs w:val="20"/>
        </w:rPr>
        <w:t>.</w:t>
      </w:r>
    </w:p>
    <w:p w14:paraId="55F514ED" w14:textId="77777777" w:rsidR="00D80D8A" w:rsidRDefault="00BE6280">
      <w:pPr>
        <w:pStyle w:val="3"/>
        <w:keepNext w:val="0"/>
        <w:keepLines w:val="0"/>
      </w:pPr>
      <w:bookmarkStart w:id="239" w:name="_9w7irw5xdls5" w:colFirst="0" w:colLast="0"/>
      <w:bookmarkEnd w:id="239"/>
      <w:r>
        <w:rPr>
          <w:rFonts w:ascii="Arial Unicode MS" w:eastAsia="Arial Unicode MS" w:hAnsi="Arial Unicode MS" w:cs="Arial Unicode MS"/>
        </w:rPr>
        <w:t xml:space="preserve">8.5 </w:t>
      </w:r>
      <w:r>
        <w:rPr>
          <w:rFonts w:ascii="Arial Unicode MS" w:eastAsia="Arial Unicode MS" w:hAnsi="Arial Unicode MS" w:cs="Arial Unicode MS"/>
        </w:rPr>
        <w:t>운영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고려사항</w:t>
      </w:r>
    </w:p>
    <w:p w14:paraId="3630A635" w14:textId="77777777" w:rsidR="00D80D8A" w:rsidRDefault="00BE6280">
      <w:pPr>
        <w:spacing w:before="240" w:after="120"/>
        <w:rPr>
          <w:color w:val="1A1A1A"/>
        </w:rPr>
      </w:pPr>
      <w:r>
        <w:rPr>
          <w:rFonts w:ascii="Arial Unicode MS" w:eastAsia="Arial Unicode MS" w:hAnsi="Arial Unicode MS" w:cs="Arial Unicode MS"/>
          <w:color w:val="1A1A1A"/>
        </w:rPr>
        <w:t>제품</w:t>
      </w:r>
      <w:r>
        <w:rPr>
          <w:rFonts w:ascii="Arial Unicode MS" w:eastAsia="Arial Unicode MS" w:hAnsi="Arial Unicode MS" w:cs="Arial Unicode MS"/>
          <w:color w:val="1A1A1A"/>
        </w:rPr>
        <w:t xml:space="preserve"> </w:t>
      </w:r>
      <w:r>
        <w:rPr>
          <w:rFonts w:ascii="Arial Unicode MS" w:eastAsia="Arial Unicode MS" w:hAnsi="Arial Unicode MS" w:cs="Arial Unicode MS"/>
          <w:color w:val="1A1A1A"/>
        </w:rPr>
        <w:t>선정</w:t>
      </w:r>
      <w:r>
        <w:rPr>
          <w:rFonts w:ascii="Arial Unicode MS" w:eastAsia="Arial Unicode MS" w:hAnsi="Arial Unicode MS" w:cs="Arial Unicode MS"/>
          <w:color w:val="1A1A1A"/>
        </w:rPr>
        <w:t xml:space="preserve"> </w:t>
      </w:r>
      <w:r>
        <w:rPr>
          <w:rFonts w:ascii="Arial Unicode MS" w:eastAsia="Arial Unicode MS" w:hAnsi="Arial Unicode MS" w:cs="Arial Unicode MS"/>
          <w:color w:val="1A1A1A"/>
        </w:rPr>
        <w:t>시</w:t>
      </w:r>
      <w:r>
        <w:rPr>
          <w:rFonts w:ascii="Arial Unicode MS" w:eastAsia="Arial Unicode MS" w:hAnsi="Arial Unicode MS" w:cs="Arial Unicode MS"/>
          <w:color w:val="1A1A1A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1A1A1A"/>
        </w:rPr>
        <w:t>기능</w:t>
      </w:r>
      <w:r>
        <w:rPr>
          <w:rFonts w:ascii="Arial Unicode MS" w:eastAsia="Arial Unicode MS" w:hAnsi="Arial Unicode MS" w:cs="Arial Unicode MS"/>
          <w:color w:val="1A1A1A"/>
        </w:rPr>
        <w:t>·</w:t>
      </w:r>
      <w:r>
        <w:rPr>
          <w:rFonts w:ascii="Arial Unicode MS" w:eastAsia="Arial Unicode MS" w:hAnsi="Arial Unicode MS" w:cs="Arial Unicode MS"/>
          <w:color w:val="1A1A1A"/>
        </w:rPr>
        <w:t>성능뿐</w:t>
      </w:r>
      <w:proofErr w:type="spellEnd"/>
      <w:r>
        <w:rPr>
          <w:rFonts w:ascii="Arial Unicode MS" w:eastAsia="Arial Unicode MS" w:hAnsi="Arial Unicode MS" w:cs="Arial Unicode MS"/>
          <w:color w:val="1A1A1A"/>
        </w:rPr>
        <w:t xml:space="preserve"> </w:t>
      </w:r>
      <w:r>
        <w:rPr>
          <w:rFonts w:ascii="Arial Unicode MS" w:eastAsia="Arial Unicode MS" w:hAnsi="Arial Unicode MS" w:cs="Arial Unicode MS"/>
          <w:color w:val="1A1A1A"/>
        </w:rPr>
        <w:t>아니라</w:t>
      </w:r>
      <w:r>
        <w:rPr>
          <w:rFonts w:ascii="Arial Unicode MS" w:eastAsia="Arial Unicode MS" w:hAnsi="Arial Unicode MS" w:cs="Arial Unicode MS"/>
          <w:color w:val="1A1A1A"/>
        </w:rPr>
        <w:t xml:space="preserve"> </w:t>
      </w:r>
      <w:r>
        <w:rPr>
          <w:rFonts w:ascii="Arial Unicode MS" w:eastAsia="Arial Unicode MS" w:hAnsi="Arial Unicode MS" w:cs="Arial Unicode MS"/>
          <w:color w:val="1A1A1A"/>
        </w:rPr>
        <w:t>운영</w:t>
      </w:r>
      <w:r>
        <w:rPr>
          <w:rFonts w:ascii="Arial Unicode MS" w:eastAsia="Arial Unicode MS" w:hAnsi="Arial Unicode MS" w:cs="Arial Unicode MS"/>
          <w:color w:val="1A1A1A"/>
        </w:rPr>
        <w:t xml:space="preserve"> </w:t>
      </w:r>
      <w:r>
        <w:rPr>
          <w:rFonts w:ascii="Arial Unicode MS" w:eastAsia="Arial Unicode MS" w:hAnsi="Arial Unicode MS" w:cs="Arial Unicode MS"/>
          <w:color w:val="1A1A1A"/>
        </w:rPr>
        <w:t>관점의</w:t>
      </w:r>
      <w:r>
        <w:rPr>
          <w:rFonts w:ascii="Arial Unicode MS" w:eastAsia="Arial Unicode MS" w:hAnsi="Arial Unicode MS" w:cs="Arial Unicode MS"/>
          <w:color w:val="1A1A1A"/>
        </w:rPr>
        <w:t xml:space="preserve"> </w:t>
      </w:r>
      <w:r>
        <w:rPr>
          <w:rFonts w:ascii="Arial Unicode MS" w:eastAsia="Arial Unicode MS" w:hAnsi="Arial Unicode MS" w:cs="Arial Unicode MS"/>
          <w:color w:val="1A1A1A"/>
        </w:rPr>
        <w:t>요건도</w:t>
      </w:r>
      <w:r>
        <w:rPr>
          <w:rFonts w:ascii="Arial Unicode MS" w:eastAsia="Arial Unicode MS" w:hAnsi="Arial Unicode MS" w:cs="Arial Unicode MS"/>
          <w:color w:val="1A1A1A"/>
        </w:rPr>
        <w:t xml:space="preserve"> </w:t>
      </w:r>
      <w:r>
        <w:rPr>
          <w:rFonts w:ascii="Arial Unicode MS" w:eastAsia="Arial Unicode MS" w:hAnsi="Arial Unicode MS" w:cs="Arial Unicode MS"/>
          <w:color w:val="1A1A1A"/>
        </w:rPr>
        <w:t>사전에</w:t>
      </w:r>
      <w:r>
        <w:rPr>
          <w:rFonts w:ascii="Arial Unicode MS" w:eastAsia="Arial Unicode MS" w:hAnsi="Arial Unicode MS" w:cs="Arial Unicode MS"/>
          <w:color w:val="1A1A1A"/>
        </w:rPr>
        <w:t xml:space="preserve"> </w:t>
      </w:r>
      <w:r>
        <w:rPr>
          <w:rFonts w:ascii="Arial Unicode MS" w:eastAsia="Arial Unicode MS" w:hAnsi="Arial Unicode MS" w:cs="Arial Unicode MS"/>
          <w:color w:val="1A1A1A"/>
        </w:rPr>
        <w:t>평가해야</w:t>
      </w:r>
      <w:r>
        <w:rPr>
          <w:rFonts w:ascii="Arial Unicode MS" w:eastAsia="Arial Unicode MS" w:hAnsi="Arial Unicode MS" w:cs="Arial Unicode MS"/>
          <w:color w:val="1A1A1A"/>
        </w:rPr>
        <w:t xml:space="preserve">(SHOULD) </w:t>
      </w:r>
      <w:r>
        <w:rPr>
          <w:rFonts w:ascii="Arial Unicode MS" w:eastAsia="Arial Unicode MS" w:hAnsi="Arial Unicode MS" w:cs="Arial Unicode MS"/>
          <w:color w:val="1A1A1A"/>
        </w:rPr>
        <w:t>한다</w:t>
      </w:r>
      <w:r>
        <w:rPr>
          <w:rFonts w:ascii="Arial Unicode MS" w:eastAsia="Arial Unicode MS" w:hAnsi="Arial Unicode MS" w:cs="Arial Unicode MS"/>
          <w:color w:val="1A1A1A"/>
        </w:rPr>
        <w:t xml:space="preserve">. </w:t>
      </w:r>
      <w:r>
        <w:rPr>
          <w:rFonts w:ascii="Arial Unicode MS" w:eastAsia="Arial Unicode MS" w:hAnsi="Arial Unicode MS" w:cs="Arial Unicode MS"/>
          <w:color w:val="1A1A1A"/>
        </w:rPr>
        <w:t>다음</w:t>
      </w:r>
      <w:r>
        <w:rPr>
          <w:rFonts w:ascii="Arial Unicode MS" w:eastAsia="Arial Unicode MS" w:hAnsi="Arial Unicode MS" w:cs="Arial Unicode MS"/>
          <w:color w:val="1A1A1A"/>
        </w:rPr>
        <w:t xml:space="preserve"> </w:t>
      </w:r>
      <w:r>
        <w:rPr>
          <w:rFonts w:ascii="Arial Unicode MS" w:eastAsia="Arial Unicode MS" w:hAnsi="Arial Unicode MS" w:cs="Arial Unicode MS"/>
          <w:color w:val="1A1A1A"/>
        </w:rPr>
        <w:t>항목을</w:t>
      </w:r>
      <w:r>
        <w:rPr>
          <w:rFonts w:ascii="Arial Unicode MS" w:eastAsia="Arial Unicode MS" w:hAnsi="Arial Unicode MS" w:cs="Arial Unicode MS"/>
          <w:color w:val="1A1A1A"/>
        </w:rPr>
        <w:t xml:space="preserve"> </w:t>
      </w:r>
      <w:r>
        <w:rPr>
          <w:rFonts w:ascii="Arial Unicode MS" w:eastAsia="Arial Unicode MS" w:hAnsi="Arial Unicode MS" w:cs="Arial Unicode MS"/>
          <w:color w:val="1A1A1A"/>
        </w:rPr>
        <w:t>선정</w:t>
      </w:r>
      <w:r>
        <w:rPr>
          <w:rFonts w:ascii="Arial Unicode MS" w:eastAsia="Arial Unicode MS" w:hAnsi="Arial Unicode MS" w:cs="Arial Unicode MS"/>
          <w:color w:val="1A1A1A"/>
        </w:rPr>
        <w:t xml:space="preserve"> </w:t>
      </w:r>
      <w:r>
        <w:rPr>
          <w:rFonts w:ascii="Arial Unicode MS" w:eastAsia="Arial Unicode MS" w:hAnsi="Arial Unicode MS" w:cs="Arial Unicode MS"/>
          <w:color w:val="1A1A1A"/>
        </w:rPr>
        <w:t>기준에</w:t>
      </w:r>
      <w:r>
        <w:rPr>
          <w:rFonts w:ascii="Arial Unicode MS" w:eastAsia="Arial Unicode MS" w:hAnsi="Arial Unicode MS" w:cs="Arial Unicode MS"/>
          <w:color w:val="1A1A1A"/>
        </w:rPr>
        <w:t xml:space="preserve"> </w:t>
      </w:r>
      <w:r>
        <w:rPr>
          <w:rFonts w:ascii="Arial Unicode MS" w:eastAsia="Arial Unicode MS" w:hAnsi="Arial Unicode MS" w:cs="Arial Unicode MS"/>
          <w:color w:val="1A1A1A"/>
        </w:rPr>
        <w:t>포함한다</w:t>
      </w:r>
      <w:r>
        <w:rPr>
          <w:rFonts w:ascii="Arial Unicode MS" w:eastAsia="Arial Unicode MS" w:hAnsi="Arial Unicode MS" w:cs="Arial Unicode MS"/>
          <w:color w:val="1A1A1A"/>
        </w:rPr>
        <w:t>.</w:t>
      </w:r>
    </w:p>
    <w:tbl>
      <w:tblPr>
        <w:tblStyle w:val="afffffffffffb"/>
        <w:tblW w:w="901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115"/>
        <w:gridCol w:w="6900"/>
      </w:tblGrid>
      <w:tr w:rsidR="00D80D8A" w14:paraId="5871C0D8" w14:textId="77777777">
        <w:trPr>
          <w:trHeight w:val="420"/>
        </w:trPr>
        <w:tc>
          <w:tcPr>
            <w:tcW w:w="211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651E7E" w14:textId="77777777" w:rsidR="00D80D8A" w:rsidRDefault="00BE6280">
            <w:pPr>
              <w:spacing w:before="240" w:after="240"/>
              <w:jc w:val="center"/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  <w:sz w:val="20"/>
                <w:szCs w:val="20"/>
              </w:rPr>
              <w:t>운영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  <w:sz w:val="20"/>
                <w:szCs w:val="20"/>
              </w:rPr>
              <w:t>항목</w:t>
            </w:r>
          </w:p>
        </w:tc>
        <w:tc>
          <w:tcPr>
            <w:tcW w:w="6900" w:type="dxa"/>
            <w:tcBorders>
              <w:top w:val="single" w:sz="5" w:space="0" w:color="CCCCCC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4F7614" w14:textId="77777777" w:rsidR="00D80D8A" w:rsidRDefault="00BE6280">
            <w:pPr>
              <w:spacing w:before="240" w:after="240"/>
              <w:jc w:val="center"/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  <w:sz w:val="20"/>
                <w:szCs w:val="20"/>
              </w:rPr>
              <w:t>확인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  <w:sz w:val="20"/>
                <w:szCs w:val="20"/>
              </w:rPr>
              <w:t>사항</w:t>
            </w:r>
          </w:p>
        </w:tc>
      </w:tr>
      <w:tr w:rsidR="00D80D8A" w14:paraId="4374A17D" w14:textId="77777777">
        <w:trPr>
          <w:trHeight w:val="705"/>
        </w:trPr>
        <w:tc>
          <w:tcPr>
            <w:tcW w:w="2115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0007AC" w14:textId="77777777" w:rsidR="00D80D8A" w:rsidRDefault="00BE6280">
            <w:pPr>
              <w:spacing w:before="240" w:after="240"/>
              <w:rPr>
                <w:color w:val="1A1A1A"/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>모니터링</w:t>
            </w:r>
          </w:p>
        </w:tc>
        <w:tc>
          <w:tcPr>
            <w:tcW w:w="6900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3305DC" w14:textId="77777777" w:rsidR="00D80D8A" w:rsidRDefault="00BE6280">
            <w:pPr>
              <w:spacing w:before="240" w:after="240"/>
              <w:rPr>
                <w:color w:val="1A1A1A"/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>쿼리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>레이턴시</w:t>
            </w:r>
            <w:proofErr w:type="spellEnd"/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>인덱스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>상태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>메모리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>사용률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>등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>핵심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>지표를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>모니터링할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>수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>있는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>대시보드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 xml:space="preserve">/API 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>제공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>여부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 xml:space="preserve">. 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>Prometheus</w:t>
            </w:r>
            <w:proofErr w:type="spellEnd"/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>/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>Grafana</w:t>
            </w:r>
            <w:proofErr w:type="spellEnd"/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>연동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>지원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>여부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>.</w:t>
            </w:r>
          </w:p>
        </w:tc>
      </w:tr>
      <w:tr w:rsidR="00D80D8A" w14:paraId="59446DF6" w14:textId="77777777">
        <w:trPr>
          <w:trHeight w:val="705"/>
        </w:trPr>
        <w:tc>
          <w:tcPr>
            <w:tcW w:w="2115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6406B5" w14:textId="77777777" w:rsidR="00D80D8A" w:rsidRDefault="00BE6280">
            <w:pPr>
              <w:spacing w:before="240" w:after="240"/>
              <w:rPr>
                <w:color w:val="1A1A1A"/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>백업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>및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>복구</w:t>
            </w:r>
          </w:p>
        </w:tc>
        <w:tc>
          <w:tcPr>
            <w:tcW w:w="6900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6246D6" w14:textId="77777777" w:rsidR="00D80D8A" w:rsidRDefault="00BE6280">
            <w:pPr>
              <w:spacing w:before="240" w:after="240"/>
              <w:rPr>
                <w:color w:val="1A1A1A"/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>자동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>백업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>주기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>Point</w:t>
            </w:r>
            <w:proofErr w:type="spellEnd"/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>-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>in</w:t>
            </w:r>
            <w:proofErr w:type="spellEnd"/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 xml:space="preserve">-Time 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>Recovery</w:t>
            </w:r>
            <w:proofErr w:type="spellEnd"/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>지원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>여부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 xml:space="preserve">. 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>관리형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>서비스의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 xml:space="preserve"> RTO/RPO 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>명세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>확인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>.</w:t>
            </w:r>
          </w:p>
        </w:tc>
      </w:tr>
      <w:tr w:rsidR="00D80D8A" w14:paraId="4D639AAA" w14:textId="77777777">
        <w:trPr>
          <w:trHeight w:val="705"/>
        </w:trPr>
        <w:tc>
          <w:tcPr>
            <w:tcW w:w="2115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3B57A0" w14:textId="77777777" w:rsidR="00D80D8A" w:rsidRDefault="00BE6280">
            <w:pPr>
              <w:spacing w:before="240" w:after="240"/>
              <w:rPr>
                <w:color w:val="1A1A1A"/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lastRenderedPageBreak/>
              <w:t>스케일링</w:t>
            </w:r>
          </w:p>
        </w:tc>
        <w:tc>
          <w:tcPr>
            <w:tcW w:w="6900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9D661F" w14:textId="77777777" w:rsidR="00D80D8A" w:rsidRDefault="00BE6280">
            <w:pPr>
              <w:spacing w:before="240" w:after="240"/>
              <w:rPr>
                <w:color w:val="1A1A1A"/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>수평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>확장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>(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>샤딩</w:t>
            </w:r>
            <w:proofErr w:type="spellEnd"/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>레플리카</w:t>
            </w:r>
            <w:proofErr w:type="spellEnd"/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 xml:space="preserve">) 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>지원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>여부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>및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>다운타임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>없는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>스케일링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>가능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>여부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 xml:space="preserve">. 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>데이터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>증가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>시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>확장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>경로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>명확성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>.</w:t>
            </w:r>
          </w:p>
        </w:tc>
      </w:tr>
      <w:tr w:rsidR="00D80D8A" w14:paraId="78BE01CF" w14:textId="77777777">
        <w:trPr>
          <w:trHeight w:val="420"/>
        </w:trPr>
        <w:tc>
          <w:tcPr>
            <w:tcW w:w="2115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3138B7" w14:textId="77777777" w:rsidR="00D80D8A" w:rsidRDefault="00BE6280">
            <w:pPr>
              <w:spacing w:before="240" w:after="240"/>
              <w:rPr>
                <w:color w:val="1A1A1A"/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>업그레이드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>경로</w:t>
            </w:r>
          </w:p>
        </w:tc>
        <w:tc>
          <w:tcPr>
            <w:tcW w:w="6900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59667F" w14:textId="77777777" w:rsidR="00D80D8A" w:rsidRDefault="00BE6280">
            <w:pPr>
              <w:spacing w:before="240" w:after="240"/>
              <w:rPr>
                <w:color w:val="1A1A1A"/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>메이저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>버전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>업그레이드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>시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>호환성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>보장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>여부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 xml:space="preserve">. 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>롤링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>업그레이드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>지원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>여부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>.</w:t>
            </w:r>
          </w:p>
        </w:tc>
      </w:tr>
      <w:tr w:rsidR="00D80D8A" w14:paraId="1176F4E3" w14:textId="77777777">
        <w:trPr>
          <w:trHeight w:val="705"/>
        </w:trPr>
        <w:tc>
          <w:tcPr>
            <w:tcW w:w="2115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58482E" w14:textId="77777777" w:rsidR="00D80D8A" w:rsidRDefault="00BE6280">
            <w:pPr>
              <w:spacing w:before="240" w:after="240"/>
              <w:rPr>
                <w:color w:val="1A1A1A"/>
                <w:sz w:val="18"/>
                <w:szCs w:val="18"/>
              </w:rPr>
            </w:pPr>
            <w:r>
              <w:rPr>
                <w:color w:val="1A1A1A"/>
                <w:sz w:val="18"/>
                <w:szCs w:val="18"/>
              </w:rPr>
              <w:t>SLA</w:t>
            </w:r>
          </w:p>
        </w:tc>
        <w:tc>
          <w:tcPr>
            <w:tcW w:w="6900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D5C86E" w14:textId="77777777" w:rsidR="00D80D8A" w:rsidRDefault="00BE6280">
            <w:pPr>
              <w:spacing w:before="240" w:after="240"/>
              <w:rPr>
                <w:color w:val="1A1A1A"/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>관리형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>서비스의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>가용성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 xml:space="preserve"> SLA (99.9%, 99.99% 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>등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 xml:space="preserve">). 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>장애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>시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>지원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>채널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>및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>응답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>시간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>.</w:t>
            </w:r>
          </w:p>
        </w:tc>
      </w:tr>
      <w:tr w:rsidR="00D80D8A" w14:paraId="67461079" w14:textId="77777777">
        <w:trPr>
          <w:trHeight w:val="420"/>
        </w:trPr>
        <w:tc>
          <w:tcPr>
            <w:tcW w:w="2115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9D6289" w14:textId="77777777" w:rsidR="00D80D8A" w:rsidRDefault="00BE6280">
            <w:pPr>
              <w:spacing w:before="240" w:after="240"/>
              <w:rPr>
                <w:color w:val="1A1A1A"/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>벤더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>종속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>(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>Lock-in</w:t>
            </w:r>
            <w:proofErr w:type="spellEnd"/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>)</w:t>
            </w:r>
          </w:p>
        </w:tc>
        <w:tc>
          <w:tcPr>
            <w:tcW w:w="6900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D9F2D7" w14:textId="77777777" w:rsidR="00D80D8A" w:rsidRDefault="00BE6280">
            <w:pPr>
              <w:spacing w:before="240" w:after="240"/>
              <w:rPr>
                <w:color w:val="1A1A1A"/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>데이터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>내보내기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>용이성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>표준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 xml:space="preserve"> API 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>준수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>여부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 xml:space="preserve">. 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>전환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>비용을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>사전에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>평가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>.</w:t>
            </w:r>
          </w:p>
        </w:tc>
      </w:tr>
    </w:tbl>
    <w:p w14:paraId="05F2E13B" w14:textId="77777777" w:rsidR="00D80D8A" w:rsidRDefault="00D80D8A">
      <w:pPr>
        <w:spacing w:after="120"/>
      </w:pPr>
    </w:p>
    <w:p w14:paraId="51B73DCB" w14:textId="77777777" w:rsidR="00D80D8A" w:rsidRDefault="00BE6280">
      <w:pPr>
        <w:pStyle w:val="3"/>
        <w:keepNext w:val="0"/>
        <w:keepLines w:val="0"/>
      </w:pPr>
      <w:bookmarkStart w:id="240" w:name="_mjxsfc6fee3m" w:colFirst="0" w:colLast="0"/>
      <w:bookmarkEnd w:id="240"/>
      <w:r>
        <w:rPr>
          <w:rFonts w:ascii="Arial Unicode MS" w:eastAsia="Arial Unicode MS" w:hAnsi="Arial Unicode MS" w:cs="Arial Unicode MS"/>
        </w:rPr>
        <w:t xml:space="preserve">8.6 </w:t>
      </w:r>
      <w:r>
        <w:rPr>
          <w:rFonts w:ascii="Arial Unicode MS" w:eastAsia="Arial Unicode MS" w:hAnsi="Arial Unicode MS" w:cs="Arial Unicode MS"/>
        </w:rPr>
        <w:t>안티패턴</w:t>
      </w:r>
    </w:p>
    <w:p w14:paraId="7DCA78C6" w14:textId="77777777" w:rsidR="00D80D8A" w:rsidRDefault="00BE6280">
      <w:r>
        <w:rPr>
          <w:rFonts w:ascii="Arial Unicode MS" w:eastAsia="Arial Unicode MS" w:hAnsi="Arial Unicode MS" w:cs="Arial Unicode MS"/>
        </w:rPr>
        <w:t>본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절은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자주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발생하는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대표적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안티패턴을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정의한다</w:t>
      </w:r>
      <w:r>
        <w:rPr>
          <w:rFonts w:ascii="Arial Unicode MS" w:eastAsia="Arial Unicode MS" w:hAnsi="Arial Unicode MS" w:cs="Arial Unicode MS"/>
        </w:rPr>
        <w:t xml:space="preserve">. </w:t>
      </w:r>
      <w:r>
        <w:rPr>
          <w:rFonts w:ascii="Arial Unicode MS" w:eastAsia="Arial Unicode MS" w:hAnsi="Arial Unicode MS" w:cs="Arial Unicode MS"/>
        </w:rPr>
        <w:t>안티패턴별로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발생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조건과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결과를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정리하고</w:t>
      </w:r>
      <w:r>
        <w:rPr>
          <w:rFonts w:ascii="Arial Unicode MS" w:eastAsia="Arial Unicode MS" w:hAnsi="Arial Unicode MS" w:cs="Arial Unicode MS"/>
        </w:rPr>
        <w:t>, 7</w:t>
      </w:r>
      <w:r>
        <w:rPr>
          <w:rFonts w:ascii="Arial Unicode MS" w:eastAsia="Arial Unicode MS" w:hAnsi="Arial Unicode MS" w:cs="Arial Unicode MS"/>
        </w:rPr>
        <w:t>장의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메모리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설계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판단과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연계한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예방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원칙을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제시한다</w:t>
      </w:r>
      <w:r>
        <w:rPr>
          <w:rFonts w:ascii="Arial Unicode MS" w:eastAsia="Arial Unicode MS" w:hAnsi="Arial Unicode MS" w:cs="Arial Unicode MS"/>
        </w:rPr>
        <w:t>.</w:t>
      </w:r>
    </w:p>
    <w:tbl>
      <w:tblPr>
        <w:tblStyle w:val="afffffffffffc"/>
        <w:tblW w:w="900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160"/>
        <w:gridCol w:w="2565"/>
        <w:gridCol w:w="2205"/>
        <w:gridCol w:w="2070"/>
      </w:tblGrid>
      <w:tr w:rsidR="00D80D8A" w14:paraId="37DAA98E" w14:textId="77777777">
        <w:trPr>
          <w:trHeight w:val="420"/>
        </w:trPr>
        <w:tc>
          <w:tcPr>
            <w:tcW w:w="2160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883093" w14:textId="77777777" w:rsidR="00D80D8A" w:rsidRDefault="00BE6280">
            <w:pPr>
              <w:spacing w:before="240" w:after="240"/>
              <w:jc w:val="center"/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  <w:sz w:val="20"/>
                <w:szCs w:val="20"/>
              </w:rPr>
              <w:t>안티패턴</w:t>
            </w:r>
          </w:p>
        </w:tc>
        <w:tc>
          <w:tcPr>
            <w:tcW w:w="2565" w:type="dxa"/>
            <w:tcBorders>
              <w:top w:val="single" w:sz="5" w:space="0" w:color="CCCCCC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BC5FEE" w14:textId="77777777" w:rsidR="00D80D8A" w:rsidRDefault="00BE6280">
            <w:pPr>
              <w:spacing w:before="240" w:after="240"/>
              <w:jc w:val="center"/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  <w:sz w:val="20"/>
                <w:szCs w:val="20"/>
              </w:rPr>
              <w:t>발생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  <w:sz w:val="20"/>
                <w:szCs w:val="20"/>
              </w:rPr>
              <w:t>조건</w:t>
            </w:r>
          </w:p>
        </w:tc>
        <w:tc>
          <w:tcPr>
            <w:tcW w:w="2205" w:type="dxa"/>
            <w:tcBorders>
              <w:top w:val="single" w:sz="5" w:space="0" w:color="CCCCCC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B8EFD9" w14:textId="77777777" w:rsidR="00D80D8A" w:rsidRDefault="00BE6280">
            <w:pPr>
              <w:spacing w:before="240" w:after="240"/>
              <w:jc w:val="center"/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  <w:sz w:val="20"/>
                <w:szCs w:val="20"/>
              </w:rPr>
              <w:t>결과</w:t>
            </w:r>
          </w:p>
        </w:tc>
        <w:tc>
          <w:tcPr>
            <w:tcW w:w="2070" w:type="dxa"/>
            <w:tcBorders>
              <w:top w:val="single" w:sz="5" w:space="0" w:color="CCCCCC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D62F1F" w14:textId="77777777" w:rsidR="00D80D8A" w:rsidRDefault="00BE6280">
            <w:pPr>
              <w:spacing w:before="240" w:after="240"/>
              <w:jc w:val="center"/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  <w:sz w:val="20"/>
                <w:szCs w:val="20"/>
              </w:rPr>
              <w:t>예방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  <w:sz w:val="20"/>
                <w:szCs w:val="20"/>
              </w:rPr>
              <w:t>조치</w:t>
            </w:r>
          </w:p>
        </w:tc>
      </w:tr>
      <w:tr w:rsidR="00D80D8A" w14:paraId="02B41CCC" w14:textId="77777777">
        <w:trPr>
          <w:trHeight w:val="990"/>
        </w:trPr>
        <w:tc>
          <w:tcPr>
            <w:tcW w:w="2160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A778A3" w14:textId="77777777" w:rsidR="00D80D8A" w:rsidRDefault="00BE6280">
            <w:pPr>
              <w:spacing w:before="240" w:after="240"/>
              <w:rPr>
                <w:color w:val="1A1A1A"/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>7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>장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>없이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 xml:space="preserve"> 8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>장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>진입</w:t>
            </w:r>
          </w:p>
        </w:tc>
        <w:tc>
          <w:tcPr>
            <w:tcW w:w="2565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CBED10" w14:textId="77777777" w:rsidR="00D80D8A" w:rsidRDefault="00BE6280">
            <w:pPr>
              <w:spacing w:before="240" w:after="240"/>
              <w:rPr>
                <w:color w:val="1A1A1A"/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>메모리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>유형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>판단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>없이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>Vector</w:t>
            </w:r>
            <w:proofErr w:type="spellEnd"/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 xml:space="preserve"> DB 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>제품부터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>선정</w:t>
            </w:r>
          </w:p>
        </w:tc>
        <w:tc>
          <w:tcPr>
            <w:tcW w:w="2205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527593" w14:textId="77777777" w:rsidR="00D80D8A" w:rsidRDefault="00BE6280">
            <w:pPr>
              <w:spacing w:before="240" w:after="240"/>
              <w:rPr>
                <w:color w:val="1A1A1A"/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>실제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>필요하지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>않은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>Vector</w:t>
            </w:r>
            <w:proofErr w:type="spellEnd"/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 xml:space="preserve"> DB 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>도입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 xml:space="preserve">. 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>인프라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>비용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>낭비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>.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755E6D" w14:textId="77777777" w:rsidR="00D80D8A" w:rsidRDefault="00BE6280">
            <w:pPr>
              <w:spacing w:before="240" w:after="240"/>
              <w:rPr>
                <w:color w:val="1A1A1A"/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>7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>장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>의사결정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>트리를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>반드시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>먼저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>완료한다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>(MUST).</w:t>
            </w:r>
          </w:p>
        </w:tc>
      </w:tr>
      <w:tr w:rsidR="00D80D8A" w14:paraId="3FA0B4DB" w14:textId="77777777">
        <w:trPr>
          <w:trHeight w:val="990"/>
        </w:trPr>
        <w:tc>
          <w:tcPr>
            <w:tcW w:w="2160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C15D21" w14:textId="77777777" w:rsidR="00D80D8A" w:rsidRDefault="00BE6280">
            <w:pPr>
              <w:spacing w:before="240" w:after="240"/>
              <w:rPr>
                <w:color w:val="1A1A1A"/>
                <w:sz w:val="18"/>
                <w:szCs w:val="18"/>
              </w:rPr>
            </w:pPr>
            <w:proofErr w:type="spellStart"/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>임베딩</w:t>
            </w:r>
            <w:proofErr w:type="spellEnd"/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>모델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>경시</w:t>
            </w:r>
          </w:p>
        </w:tc>
        <w:tc>
          <w:tcPr>
            <w:tcW w:w="2565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1E9C79" w14:textId="77777777" w:rsidR="00D80D8A" w:rsidRDefault="00BE6280">
            <w:pPr>
              <w:spacing w:before="240" w:after="240"/>
              <w:rPr>
                <w:color w:val="1A1A1A"/>
                <w:sz w:val="18"/>
                <w:szCs w:val="18"/>
              </w:rPr>
            </w:pPr>
            <w:proofErr w:type="spellStart"/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>Vector</w:t>
            </w:r>
            <w:proofErr w:type="spellEnd"/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 xml:space="preserve"> DB 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>선정에만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>집중하고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>Embedding</w:t>
            </w:r>
            <w:proofErr w:type="spellEnd"/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>모델은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>기본값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>사용</w:t>
            </w:r>
          </w:p>
        </w:tc>
        <w:tc>
          <w:tcPr>
            <w:tcW w:w="2205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65A480" w14:textId="77777777" w:rsidR="00D80D8A" w:rsidRDefault="00BE6280">
            <w:pPr>
              <w:spacing w:before="240" w:after="240"/>
              <w:rPr>
                <w:color w:val="1A1A1A"/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>검색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>품질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>저하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>. "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>최고의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>DB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>도</w:t>
            </w:r>
            <w:proofErr w:type="spellEnd"/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>나쁜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>임베딩을</w:t>
            </w:r>
            <w:proofErr w:type="spellEnd"/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>보상하지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>못한다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>."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649479" w14:textId="77777777" w:rsidR="00D80D8A" w:rsidRDefault="00BE6280">
            <w:pPr>
              <w:spacing w:before="240" w:after="240"/>
              <w:rPr>
                <w:color w:val="1A1A1A"/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>8.2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>절을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 xml:space="preserve"> 8.1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>절과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>병행하여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>판단한다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>(MUST).</w:t>
            </w:r>
          </w:p>
        </w:tc>
      </w:tr>
      <w:tr w:rsidR="00D80D8A" w14:paraId="305D2C9A" w14:textId="77777777">
        <w:trPr>
          <w:trHeight w:val="990"/>
        </w:trPr>
        <w:tc>
          <w:tcPr>
            <w:tcW w:w="2160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4719AA" w14:textId="77777777" w:rsidR="00D80D8A" w:rsidRDefault="00BE6280">
            <w:pPr>
              <w:spacing w:before="240" w:after="240"/>
              <w:rPr>
                <w:color w:val="1A1A1A"/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>과도한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>차원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>수</w:t>
            </w:r>
          </w:p>
        </w:tc>
        <w:tc>
          <w:tcPr>
            <w:tcW w:w="2565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B05C03" w14:textId="77777777" w:rsidR="00D80D8A" w:rsidRDefault="00BE6280">
            <w:pPr>
              <w:spacing w:before="240" w:after="240"/>
              <w:rPr>
                <w:color w:val="1A1A1A"/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>"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>높을수록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>좋겠지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>"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>로</w:t>
            </w:r>
            <w:proofErr w:type="spellEnd"/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 xml:space="preserve"> 3072+ 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>차원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>선택</w:t>
            </w:r>
          </w:p>
        </w:tc>
        <w:tc>
          <w:tcPr>
            <w:tcW w:w="2205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C69CFA" w14:textId="77777777" w:rsidR="00D80D8A" w:rsidRDefault="00BE6280">
            <w:pPr>
              <w:spacing w:before="240" w:after="240"/>
              <w:rPr>
                <w:color w:val="1A1A1A"/>
                <w:sz w:val="18"/>
                <w:szCs w:val="18"/>
              </w:rPr>
            </w:pPr>
            <w:proofErr w:type="spellStart"/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>저장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>·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>검색</w:t>
            </w:r>
            <w:proofErr w:type="spellEnd"/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>비용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>급증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 xml:space="preserve">. 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>대부분의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>유스케이스에서</w:t>
            </w:r>
            <w:proofErr w:type="spellEnd"/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 xml:space="preserve"> 512~1024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>로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>충분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>.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81245E" w14:textId="77777777" w:rsidR="00D80D8A" w:rsidRDefault="00BE6280">
            <w:pPr>
              <w:spacing w:before="240" w:after="240"/>
              <w:rPr>
                <w:color w:val="1A1A1A"/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 xml:space="preserve">8.2.4 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>차원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>트레이드오프를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>참조하고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>, 384~1024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>로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>시작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>.</w:t>
            </w:r>
          </w:p>
        </w:tc>
      </w:tr>
      <w:tr w:rsidR="00D80D8A" w14:paraId="3636BD1B" w14:textId="77777777">
        <w:trPr>
          <w:trHeight w:val="990"/>
        </w:trPr>
        <w:tc>
          <w:tcPr>
            <w:tcW w:w="2160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84CC91" w14:textId="77777777" w:rsidR="00D80D8A" w:rsidRDefault="00BE6280">
            <w:pPr>
              <w:spacing w:before="240" w:after="240"/>
              <w:rPr>
                <w:color w:val="1A1A1A"/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>불필요한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>Graph</w:t>
            </w:r>
            <w:proofErr w:type="spellEnd"/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 xml:space="preserve"> DB 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>도입</w:t>
            </w:r>
          </w:p>
        </w:tc>
        <w:tc>
          <w:tcPr>
            <w:tcW w:w="2565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A88820" w14:textId="77777777" w:rsidR="00D80D8A" w:rsidRDefault="00BE6280">
            <w:pPr>
              <w:spacing w:before="240" w:after="240"/>
              <w:rPr>
                <w:color w:val="1A1A1A"/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>2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>홉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>이내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>관계만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>필요한데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>Graph</w:t>
            </w:r>
            <w:proofErr w:type="spellEnd"/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 xml:space="preserve"> DB 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>도입</w:t>
            </w:r>
          </w:p>
        </w:tc>
        <w:tc>
          <w:tcPr>
            <w:tcW w:w="2205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7B2F56" w14:textId="77777777" w:rsidR="00D80D8A" w:rsidRDefault="00BE6280">
            <w:pPr>
              <w:spacing w:before="240" w:after="240"/>
              <w:rPr>
                <w:color w:val="1A1A1A"/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 xml:space="preserve">RDBMS 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>조인으로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>충분한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>구조에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>Graph</w:t>
            </w:r>
            <w:proofErr w:type="spellEnd"/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 xml:space="preserve"> DB 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>운영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>부담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>추가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>.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D3B0E9" w14:textId="77777777" w:rsidR="00D80D8A" w:rsidRDefault="00BE6280">
            <w:pPr>
              <w:spacing w:before="240" w:after="240"/>
              <w:rPr>
                <w:color w:val="1A1A1A"/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 xml:space="preserve">8.3.2 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>의사결정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>트리의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 xml:space="preserve"> Q2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>에서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>사전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>차단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>.</w:t>
            </w:r>
          </w:p>
        </w:tc>
      </w:tr>
      <w:tr w:rsidR="00D80D8A" w14:paraId="49EFBA29" w14:textId="77777777">
        <w:trPr>
          <w:trHeight w:val="1275"/>
        </w:trPr>
        <w:tc>
          <w:tcPr>
            <w:tcW w:w="2160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0172D9" w14:textId="77777777" w:rsidR="00D80D8A" w:rsidRDefault="00BE6280">
            <w:pPr>
              <w:spacing w:before="240" w:after="240"/>
              <w:rPr>
                <w:color w:val="1A1A1A"/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>벤더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>벤치마크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>맹신</w:t>
            </w:r>
          </w:p>
        </w:tc>
        <w:tc>
          <w:tcPr>
            <w:tcW w:w="2565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9FD7F4" w14:textId="77777777" w:rsidR="00D80D8A" w:rsidRDefault="00BE6280">
            <w:pPr>
              <w:spacing w:before="240" w:after="240"/>
              <w:rPr>
                <w:color w:val="1A1A1A"/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>벤더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>제공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>벤치마크만으로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>선정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>결정</w:t>
            </w:r>
          </w:p>
        </w:tc>
        <w:tc>
          <w:tcPr>
            <w:tcW w:w="2205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2CA5D9" w14:textId="77777777" w:rsidR="00D80D8A" w:rsidRDefault="00BE6280">
            <w:pPr>
              <w:spacing w:before="240" w:after="240"/>
              <w:rPr>
                <w:color w:val="1A1A1A"/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>자체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>데이터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>·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>쿼리</w:t>
            </w:r>
            <w:proofErr w:type="spellEnd"/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>패턴에서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>성능이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>다를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>수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>있음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>.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E35990" w14:textId="77777777" w:rsidR="00D80D8A" w:rsidRDefault="00BE6280">
            <w:pPr>
              <w:spacing w:before="240" w:after="240"/>
              <w:rPr>
                <w:color w:val="1A1A1A"/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>자체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>데이터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>PoC</w:t>
            </w:r>
            <w:proofErr w:type="spellEnd"/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>벤치마크를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>반드시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lastRenderedPageBreak/>
              <w:t>수행한다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 xml:space="preserve">(SHOULD). 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>부록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>B</w:t>
            </w:r>
            <w:proofErr w:type="spellEnd"/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>참조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>.</w:t>
            </w:r>
          </w:p>
        </w:tc>
      </w:tr>
      <w:tr w:rsidR="00D80D8A" w14:paraId="7F36E755" w14:textId="77777777">
        <w:trPr>
          <w:trHeight w:val="1275"/>
        </w:trPr>
        <w:tc>
          <w:tcPr>
            <w:tcW w:w="2160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C5905D" w14:textId="77777777" w:rsidR="00D80D8A" w:rsidRDefault="00BE6280">
            <w:pPr>
              <w:spacing w:before="240" w:after="240"/>
              <w:rPr>
                <w:color w:val="1A1A1A"/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lastRenderedPageBreak/>
              <w:t>모델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>변경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>비용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>미산정</w:t>
            </w:r>
            <w:proofErr w:type="spellEnd"/>
          </w:p>
        </w:tc>
        <w:tc>
          <w:tcPr>
            <w:tcW w:w="2565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3FEE9E" w14:textId="77777777" w:rsidR="00D80D8A" w:rsidRDefault="00BE6280">
            <w:pPr>
              <w:spacing w:before="240" w:after="240"/>
              <w:rPr>
                <w:color w:val="1A1A1A"/>
                <w:sz w:val="18"/>
                <w:szCs w:val="18"/>
              </w:rPr>
            </w:pPr>
            <w:proofErr w:type="spellStart"/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>Embedding</w:t>
            </w:r>
            <w:proofErr w:type="spellEnd"/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>모델을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>가볍게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>변경</w:t>
            </w:r>
          </w:p>
        </w:tc>
        <w:tc>
          <w:tcPr>
            <w:tcW w:w="2205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B1EB08" w14:textId="77777777" w:rsidR="00D80D8A" w:rsidRDefault="00BE6280">
            <w:pPr>
              <w:spacing w:before="240" w:after="240"/>
              <w:rPr>
                <w:color w:val="1A1A1A"/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>기존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>벡터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>전체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>재생성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>필요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 xml:space="preserve">. 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>대규모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>데이터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>시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>수일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>~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>수주</w:t>
            </w:r>
            <w:proofErr w:type="spellEnd"/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>소요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>.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925E41" w14:textId="77777777" w:rsidR="00D80D8A" w:rsidRDefault="00BE6280">
            <w:pPr>
              <w:spacing w:before="240" w:after="240"/>
              <w:rPr>
                <w:color w:val="1A1A1A"/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>모델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>변경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>전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>마이그레이션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>비용을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>산정하고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>Fine-tuning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>을</w:t>
            </w:r>
            <w:proofErr w:type="spellEnd"/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>먼저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>검토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>.</w:t>
            </w:r>
          </w:p>
        </w:tc>
      </w:tr>
      <w:tr w:rsidR="00D80D8A" w14:paraId="25230AEE" w14:textId="77777777">
        <w:trPr>
          <w:trHeight w:val="1275"/>
        </w:trPr>
        <w:tc>
          <w:tcPr>
            <w:tcW w:w="2160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55B4AB" w14:textId="77777777" w:rsidR="00D80D8A" w:rsidRDefault="00BE6280">
            <w:pPr>
              <w:spacing w:before="240" w:after="240"/>
              <w:rPr>
                <w:color w:val="1A1A1A"/>
                <w:sz w:val="18"/>
                <w:szCs w:val="18"/>
              </w:rPr>
            </w:pPr>
            <w:proofErr w:type="spellStart"/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>Fine-tuning</w:t>
            </w:r>
            <w:proofErr w:type="spellEnd"/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>미검토</w:t>
            </w:r>
            <w:proofErr w:type="spellEnd"/>
          </w:p>
        </w:tc>
        <w:tc>
          <w:tcPr>
            <w:tcW w:w="2565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00E9A7" w14:textId="77777777" w:rsidR="00D80D8A" w:rsidRDefault="00BE6280">
            <w:pPr>
              <w:spacing w:before="240" w:after="240"/>
              <w:rPr>
                <w:color w:val="1A1A1A"/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>범용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>모델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>품질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>부족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>시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>즉시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>모델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>변경</w:t>
            </w:r>
          </w:p>
        </w:tc>
        <w:tc>
          <w:tcPr>
            <w:tcW w:w="2205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1063F1" w14:textId="77777777" w:rsidR="00D80D8A" w:rsidRDefault="00BE6280">
            <w:pPr>
              <w:spacing w:before="240" w:after="240"/>
              <w:rPr>
                <w:color w:val="1A1A1A"/>
                <w:sz w:val="18"/>
                <w:szCs w:val="18"/>
              </w:rPr>
            </w:pPr>
            <w:proofErr w:type="spellStart"/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>Fine-tuning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>으로</w:t>
            </w:r>
            <w:proofErr w:type="spellEnd"/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 xml:space="preserve"> 10~30% 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>향상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>가능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 xml:space="preserve">. 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>모델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>변경은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>전체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>벡터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>재생성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>비용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>수반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>.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D6D7D6" w14:textId="77777777" w:rsidR="00D80D8A" w:rsidRDefault="00BE6280">
            <w:pPr>
              <w:spacing w:before="240" w:after="240"/>
              <w:rPr>
                <w:color w:val="1A1A1A"/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 xml:space="preserve">8.2.5 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>Fine-tuning</w:t>
            </w:r>
            <w:proofErr w:type="spellEnd"/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>검토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>절차를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>우선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>적용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>.</w:t>
            </w:r>
          </w:p>
        </w:tc>
      </w:tr>
      <w:tr w:rsidR="00D80D8A" w14:paraId="2D0FA185" w14:textId="77777777">
        <w:trPr>
          <w:trHeight w:val="990"/>
        </w:trPr>
        <w:tc>
          <w:tcPr>
            <w:tcW w:w="2160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670C4D" w14:textId="77777777" w:rsidR="00D80D8A" w:rsidRDefault="00BE6280">
            <w:pPr>
              <w:spacing w:before="240" w:after="240"/>
              <w:rPr>
                <w:color w:val="1A1A1A"/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 xml:space="preserve">MTEB 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>점수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>횡비교</w:t>
            </w:r>
            <w:proofErr w:type="spellEnd"/>
          </w:p>
        </w:tc>
        <w:tc>
          <w:tcPr>
            <w:tcW w:w="2565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4FB686" w14:textId="77777777" w:rsidR="00D80D8A" w:rsidRDefault="00BE6280">
            <w:pPr>
              <w:spacing w:before="240" w:after="240"/>
              <w:rPr>
                <w:color w:val="1A1A1A"/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>서로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>다른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>리더보드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>버전의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>점수를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>직접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>비교하여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>모델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>선정</w:t>
            </w:r>
          </w:p>
        </w:tc>
        <w:tc>
          <w:tcPr>
            <w:tcW w:w="2205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19F046" w14:textId="77777777" w:rsidR="00D80D8A" w:rsidRDefault="00BE6280">
            <w:pPr>
              <w:spacing w:before="240" w:after="240"/>
              <w:rPr>
                <w:color w:val="1A1A1A"/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>리더보드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>버전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>·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>평가</w:t>
            </w:r>
            <w:proofErr w:type="spellEnd"/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>태스크가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>다르므로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>직접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>비교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>불가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>.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236CBF" w14:textId="77777777" w:rsidR="00D80D8A" w:rsidRDefault="00BE6280">
            <w:pPr>
              <w:spacing w:before="240" w:after="240"/>
              <w:rPr>
                <w:color w:val="1A1A1A"/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>동일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>리더보드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>버전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>내에서만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>비교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 xml:space="preserve">. 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>자체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>PoC</w:t>
            </w:r>
            <w:proofErr w:type="spellEnd"/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>기반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>선정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>.</w:t>
            </w:r>
          </w:p>
        </w:tc>
      </w:tr>
      <w:tr w:rsidR="00D80D8A" w14:paraId="245A974F" w14:textId="77777777">
        <w:trPr>
          <w:trHeight w:val="990"/>
        </w:trPr>
        <w:tc>
          <w:tcPr>
            <w:tcW w:w="2160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B445C1" w14:textId="77777777" w:rsidR="00D80D8A" w:rsidRDefault="00BE6280">
            <w:pPr>
              <w:spacing w:before="240" w:after="240"/>
              <w:rPr>
                <w:color w:val="1A1A1A"/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>보안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>요건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>후순위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>평가</w:t>
            </w:r>
          </w:p>
        </w:tc>
        <w:tc>
          <w:tcPr>
            <w:tcW w:w="2565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E4E02B" w14:textId="77777777" w:rsidR="00D80D8A" w:rsidRDefault="00BE6280">
            <w:pPr>
              <w:spacing w:before="240" w:after="240"/>
              <w:rPr>
                <w:color w:val="1A1A1A"/>
                <w:sz w:val="18"/>
                <w:szCs w:val="18"/>
              </w:rPr>
            </w:pPr>
            <w:proofErr w:type="spellStart"/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>기능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>·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>성능</w:t>
            </w:r>
            <w:proofErr w:type="spellEnd"/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>선정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>후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>보안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>검토를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>나중에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>수행</w:t>
            </w:r>
          </w:p>
        </w:tc>
        <w:tc>
          <w:tcPr>
            <w:tcW w:w="2205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78B068" w14:textId="77777777" w:rsidR="00D80D8A" w:rsidRDefault="00BE6280">
            <w:pPr>
              <w:spacing w:before="240" w:after="240"/>
              <w:rPr>
                <w:color w:val="1A1A1A"/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>보안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>미충족으로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>선정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>제품을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>교체해야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>하는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>재작업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>발생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>.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145701" w14:textId="77777777" w:rsidR="00D80D8A" w:rsidRDefault="00BE6280">
            <w:pPr>
              <w:spacing w:before="240" w:after="240"/>
              <w:rPr>
                <w:color w:val="1A1A1A"/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 xml:space="preserve">8.4 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>보안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>요건을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>선행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>필터로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>적용한다</w:t>
            </w:r>
            <w:r>
              <w:rPr>
                <w:rFonts w:ascii="Arial Unicode MS" w:eastAsia="Arial Unicode MS" w:hAnsi="Arial Unicode MS" w:cs="Arial Unicode MS"/>
                <w:color w:val="1A1A1A"/>
                <w:sz w:val="18"/>
                <w:szCs w:val="18"/>
              </w:rPr>
              <w:t>(MUST).</w:t>
            </w:r>
          </w:p>
        </w:tc>
      </w:tr>
    </w:tbl>
    <w:p w14:paraId="426B724A" w14:textId="77777777" w:rsidR="00D80D8A" w:rsidRDefault="00BE6280">
      <w:pPr>
        <w:spacing w:before="240" w:after="60"/>
      </w:pPr>
      <w:r>
        <w:t xml:space="preserve"> </w:t>
      </w:r>
    </w:p>
    <w:p w14:paraId="2F0C4A64" w14:textId="77777777" w:rsidR="00D80D8A" w:rsidRDefault="00BE6280">
      <w:pPr>
        <w:spacing w:before="120" w:after="120"/>
      </w:pPr>
      <w:r>
        <w:rPr>
          <w:rFonts w:ascii="Arial Unicode MS" w:eastAsia="Arial Unicode MS" w:hAnsi="Arial Unicode MS" w:cs="Arial Unicode MS"/>
          <w:b/>
          <w:bCs/>
        </w:rPr>
        <w:t>예방</w:t>
      </w:r>
      <w:r>
        <w:rPr>
          <w:rFonts w:ascii="Arial Unicode MS" w:eastAsia="Arial Unicode MS" w:hAnsi="Arial Unicode MS" w:cs="Arial Unicode MS"/>
          <w:b/>
          <w:bCs/>
        </w:rPr>
        <w:t xml:space="preserve">: </w:t>
      </w:r>
      <w:r>
        <w:rPr>
          <w:rFonts w:ascii="Arial Unicode MS" w:eastAsia="Arial Unicode MS" w:hAnsi="Arial Unicode MS" w:cs="Arial Unicode MS"/>
        </w:rPr>
        <w:t>8.4(</w:t>
      </w:r>
      <w:r>
        <w:rPr>
          <w:rFonts w:ascii="Arial Unicode MS" w:eastAsia="Arial Unicode MS" w:hAnsi="Arial Unicode MS" w:cs="Arial Unicode MS"/>
        </w:rPr>
        <w:t>보안</w:t>
      </w:r>
      <w:r>
        <w:rPr>
          <w:rFonts w:ascii="Arial Unicode MS" w:eastAsia="Arial Unicode MS" w:hAnsi="Arial Unicode MS" w:cs="Arial Unicode MS"/>
        </w:rPr>
        <w:t>) → 8.1(</w:t>
      </w:r>
      <w:proofErr w:type="spellStart"/>
      <w:r>
        <w:rPr>
          <w:rFonts w:ascii="Arial Unicode MS" w:eastAsia="Arial Unicode MS" w:hAnsi="Arial Unicode MS" w:cs="Arial Unicode MS"/>
        </w:rPr>
        <w:t>Vector</w:t>
      </w:r>
      <w:proofErr w:type="spellEnd"/>
      <w:r>
        <w:rPr>
          <w:rFonts w:ascii="Arial Unicode MS" w:eastAsia="Arial Unicode MS" w:hAnsi="Arial Unicode MS" w:cs="Arial Unicode MS"/>
        </w:rPr>
        <w:t xml:space="preserve"> DB) → 8.2(</w:t>
      </w:r>
      <w:proofErr w:type="spellStart"/>
      <w:r>
        <w:rPr>
          <w:rFonts w:ascii="Arial Unicode MS" w:eastAsia="Arial Unicode MS" w:hAnsi="Arial Unicode MS" w:cs="Arial Unicode MS"/>
        </w:rPr>
        <w:t>Embedding</w:t>
      </w:r>
      <w:proofErr w:type="spellEnd"/>
      <w:r>
        <w:rPr>
          <w:rFonts w:ascii="Arial Unicode MS" w:eastAsia="Arial Unicode MS" w:hAnsi="Arial Unicode MS" w:cs="Arial Unicode MS"/>
        </w:rPr>
        <w:t>) → 8.3(</w:t>
      </w:r>
      <w:proofErr w:type="spellStart"/>
      <w:r>
        <w:rPr>
          <w:rFonts w:ascii="Arial Unicode MS" w:eastAsia="Arial Unicode MS" w:hAnsi="Arial Unicode MS" w:cs="Arial Unicode MS"/>
        </w:rPr>
        <w:t>Graph</w:t>
      </w:r>
      <w:proofErr w:type="spellEnd"/>
      <w:r>
        <w:rPr>
          <w:rFonts w:ascii="Arial Unicode MS" w:eastAsia="Arial Unicode MS" w:hAnsi="Arial Unicode MS" w:cs="Arial Unicode MS"/>
        </w:rPr>
        <w:t xml:space="preserve"> DB) </w:t>
      </w:r>
      <w:r>
        <w:rPr>
          <w:rFonts w:ascii="Arial Unicode MS" w:eastAsia="Arial Unicode MS" w:hAnsi="Arial Unicode MS" w:cs="Arial Unicode MS"/>
        </w:rPr>
        <w:t>순서로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의사결정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트리를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적용하고</w:t>
      </w:r>
      <w:r>
        <w:rPr>
          <w:rFonts w:ascii="Arial Unicode MS" w:eastAsia="Arial Unicode MS" w:hAnsi="Arial Unicode MS" w:cs="Arial Unicode MS"/>
        </w:rPr>
        <w:t xml:space="preserve">(MUST), </w:t>
      </w:r>
      <w:r>
        <w:rPr>
          <w:rFonts w:ascii="Arial Unicode MS" w:eastAsia="Arial Unicode MS" w:hAnsi="Arial Unicode MS" w:cs="Arial Unicode MS"/>
        </w:rPr>
        <w:t>최종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선정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자체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데이터로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PoC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벤치마크를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수행한다</w:t>
      </w:r>
      <w:r>
        <w:rPr>
          <w:rFonts w:ascii="Arial Unicode MS" w:eastAsia="Arial Unicode MS" w:hAnsi="Arial Unicode MS" w:cs="Arial Unicode MS"/>
        </w:rPr>
        <w:t xml:space="preserve">(SHOULD). </w:t>
      </w:r>
      <w:proofErr w:type="spellStart"/>
      <w:r>
        <w:rPr>
          <w:rFonts w:ascii="Arial Unicode MS" w:eastAsia="Arial Unicode MS" w:hAnsi="Arial Unicode MS" w:cs="Arial Unicode MS"/>
        </w:rPr>
        <w:t>PoC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수행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방법은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개발</w:t>
      </w:r>
      <w:r>
        <w:rPr>
          <w:rFonts w:ascii="Arial Unicode MS" w:eastAsia="Arial Unicode MS" w:hAnsi="Arial Unicode MS" w:cs="Arial Unicode MS"/>
        </w:rPr>
        <w:t>/</w:t>
      </w:r>
      <w:r>
        <w:rPr>
          <w:rFonts w:ascii="Arial Unicode MS" w:eastAsia="Arial Unicode MS" w:hAnsi="Arial Unicode MS" w:cs="Arial Unicode MS"/>
        </w:rPr>
        <w:t>구현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가이드를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참조한다</w:t>
      </w:r>
      <w:r>
        <w:rPr>
          <w:rFonts w:ascii="Arial Unicode MS" w:eastAsia="Arial Unicode MS" w:hAnsi="Arial Unicode MS" w:cs="Arial Unicode MS"/>
        </w:rPr>
        <w:t>.</w:t>
      </w:r>
    </w:p>
    <w:p w14:paraId="058E9913" w14:textId="77777777" w:rsidR="00D80D8A" w:rsidRDefault="00D80D8A"/>
    <w:p w14:paraId="4A9330F6" w14:textId="77777777" w:rsidR="00D80D8A" w:rsidRDefault="00D80D8A"/>
    <w:p w14:paraId="0BCA3D04" w14:textId="77777777" w:rsidR="00D80D8A" w:rsidRDefault="00BE6280">
      <w:r>
        <w:pict w14:anchorId="32555D77">
          <v:rect id="_x0000_i1033" style="width:0;height:1.5pt" o:hralign="center" o:hrstd="t" o:hr="t" fillcolor="#a0a0a0" stroked="f"/>
        </w:pict>
      </w:r>
    </w:p>
    <w:p w14:paraId="6893684A" w14:textId="77777777" w:rsidR="00D80D8A" w:rsidRDefault="00BE6280">
      <w:pPr>
        <w:pStyle w:val="2"/>
      </w:pPr>
      <w:bookmarkStart w:id="241" w:name="_k1q5dos6r5h5" w:colFirst="0" w:colLast="0"/>
      <w:bookmarkEnd w:id="241"/>
      <w:r>
        <w:rPr>
          <w:rFonts w:ascii="Arial Unicode MS" w:eastAsia="Arial Unicode MS" w:hAnsi="Arial Unicode MS" w:cs="Arial Unicode MS"/>
        </w:rPr>
        <w:t xml:space="preserve">9. RAG Pipeline </w:t>
      </w:r>
      <w:r>
        <w:rPr>
          <w:rFonts w:ascii="Arial Unicode MS" w:eastAsia="Arial Unicode MS" w:hAnsi="Arial Unicode MS" w:cs="Arial Unicode MS"/>
        </w:rPr>
        <w:t>구성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선정</w:t>
      </w:r>
    </w:p>
    <w:p w14:paraId="7A14D4AB" w14:textId="77777777" w:rsidR="00D80D8A" w:rsidRDefault="00BE6280">
      <w:pPr>
        <w:spacing w:before="240" w:after="120"/>
      </w:pPr>
      <w:r>
        <w:rPr>
          <w:rFonts w:ascii="Arial Unicode MS" w:eastAsia="Arial Unicode MS" w:hAnsi="Arial Unicode MS" w:cs="Arial Unicode MS"/>
        </w:rPr>
        <w:t>RAG(</w:t>
      </w:r>
      <w:proofErr w:type="spellStart"/>
      <w:r>
        <w:rPr>
          <w:rFonts w:ascii="Arial Unicode MS" w:eastAsia="Arial Unicode MS" w:hAnsi="Arial Unicode MS" w:cs="Arial Unicode MS"/>
        </w:rPr>
        <w:t>Retrieval-Augmented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Generation</w:t>
      </w:r>
      <w:proofErr w:type="spellEnd"/>
      <w:r>
        <w:rPr>
          <w:rFonts w:ascii="Arial Unicode MS" w:eastAsia="Arial Unicode MS" w:hAnsi="Arial Unicode MS" w:cs="Arial Unicode MS"/>
        </w:rPr>
        <w:t>)</w:t>
      </w:r>
      <w:r>
        <w:rPr>
          <w:rFonts w:ascii="Arial Unicode MS" w:eastAsia="Arial Unicode MS" w:hAnsi="Arial Unicode MS" w:cs="Arial Unicode MS"/>
        </w:rPr>
        <w:t>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외부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지식을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검색하여</w:t>
      </w:r>
      <w:r>
        <w:rPr>
          <w:rFonts w:ascii="Arial Unicode MS" w:eastAsia="Arial Unicode MS" w:hAnsi="Arial Unicode MS" w:cs="Arial Unicode MS"/>
        </w:rPr>
        <w:t xml:space="preserve"> LLM </w:t>
      </w:r>
      <w:r>
        <w:rPr>
          <w:rFonts w:ascii="Arial Unicode MS" w:eastAsia="Arial Unicode MS" w:hAnsi="Arial Unicode MS" w:cs="Arial Unicode MS"/>
        </w:rPr>
        <w:t>응답의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정확성과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최신성을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보장하는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핵심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아키텍처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패턴이다</w:t>
      </w:r>
      <w:r>
        <w:rPr>
          <w:highlight w:val="yellow"/>
        </w:rPr>
        <w:t>(</w:t>
      </w:r>
      <w:proofErr w:type="spellStart"/>
      <w:r>
        <w:rPr>
          <w:highlight w:val="yellow"/>
        </w:rPr>
        <w:t>Lewis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et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al</w:t>
      </w:r>
      <w:proofErr w:type="spellEnd"/>
      <w:r>
        <w:rPr>
          <w:highlight w:val="yellow"/>
        </w:rPr>
        <w:t>., 2020)</w:t>
      </w:r>
      <w:r>
        <w:rPr>
          <w:rFonts w:ascii="Arial Unicode MS" w:eastAsia="Arial Unicode MS" w:hAnsi="Arial Unicode MS" w:cs="Arial Unicode MS"/>
        </w:rPr>
        <w:t xml:space="preserve">. </w:t>
      </w:r>
      <w:r>
        <w:rPr>
          <w:rFonts w:ascii="Arial Unicode MS" w:eastAsia="Arial Unicode MS" w:hAnsi="Arial Unicode MS" w:cs="Arial Unicode MS"/>
        </w:rPr>
        <w:t>본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장에서는</w:t>
      </w:r>
      <w:r>
        <w:rPr>
          <w:rFonts w:ascii="Arial Unicode MS" w:eastAsia="Arial Unicode MS" w:hAnsi="Arial Unicode MS" w:cs="Arial Unicode MS"/>
        </w:rPr>
        <w:t xml:space="preserve"> RAG Pipeline</w:t>
      </w:r>
      <w:r>
        <w:rPr>
          <w:rFonts w:ascii="Arial Unicode MS" w:eastAsia="Arial Unicode MS" w:hAnsi="Arial Unicode MS" w:cs="Arial Unicode MS"/>
        </w:rPr>
        <w:t>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핵심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구성요소</w:t>
      </w:r>
      <w:r>
        <w:rPr>
          <w:rFonts w:ascii="Arial Unicode MS" w:eastAsia="Arial Unicode MS" w:hAnsi="Arial Unicode MS" w:cs="Arial Unicode MS"/>
        </w:rPr>
        <w:t xml:space="preserve"> — </w:t>
      </w:r>
      <w:proofErr w:type="spellStart"/>
      <w:r>
        <w:rPr>
          <w:rFonts w:ascii="Arial Unicode MS" w:eastAsia="Arial Unicode MS" w:hAnsi="Arial Unicode MS" w:cs="Arial Unicode MS"/>
        </w:rPr>
        <w:t>Chunking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전략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검색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방식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도구</w:t>
      </w:r>
      <w:r>
        <w:rPr>
          <w:rFonts w:ascii="Arial Unicode MS" w:eastAsia="Arial Unicode MS" w:hAnsi="Arial Unicode MS" w:cs="Arial Unicode MS"/>
        </w:rPr>
        <w:t xml:space="preserve"> — </w:t>
      </w:r>
      <w:r>
        <w:rPr>
          <w:rFonts w:ascii="Arial Unicode MS" w:eastAsia="Arial Unicode MS" w:hAnsi="Arial Unicode MS" w:cs="Arial Unicode MS"/>
        </w:rPr>
        <w:t>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선정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기준과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의사결정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트리를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제시한다</w:t>
      </w:r>
      <w:r>
        <w:rPr>
          <w:rFonts w:ascii="Arial Unicode MS" w:eastAsia="Arial Unicode MS" w:hAnsi="Arial Unicode MS" w:cs="Arial Unicode MS"/>
        </w:rPr>
        <w:t>.</w:t>
      </w:r>
    </w:p>
    <w:p w14:paraId="0C2F92A5" w14:textId="77777777" w:rsidR="00D80D8A" w:rsidRDefault="00BE6280">
      <w:pPr>
        <w:spacing w:before="240" w:after="120"/>
      </w:pPr>
      <w:r>
        <w:rPr>
          <w:rFonts w:ascii="Arial Unicode MS" w:eastAsia="Arial Unicode MS" w:hAnsi="Arial Unicode MS" w:cs="Arial Unicode MS"/>
          <w:b/>
          <w:bCs/>
        </w:rPr>
        <w:t>강도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기준</w:t>
      </w:r>
      <w:r>
        <w:rPr>
          <w:rFonts w:ascii="Arial Unicode MS" w:eastAsia="Arial Unicode MS" w:hAnsi="Arial Unicode MS" w:cs="Arial Unicode MS"/>
          <w:b/>
          <w:bCs/>
        </w:rPr>
        <w:t xml:space="preserve">: </w:t>
      </w:r>
      <w:r>
        <w:rPr>
          <w:rFonts w:ascii="Arial Unicode MS" w:eastAsia="Arial Unicode MS" w:hAnsi="Arial Unicode MS" w:cs="Arial Unicode MS"/>
        </w:rPr>
        <w:t>본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장에서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사용하는</w:t>
      </w:r>
      <w:r>
        <w:rPr>
          <w:rFonts w:ascii="Arial Unicode MS" w:eastAsia="Arial Unicode MS" w:hAnsi="Arial Unicode MS" w:cs="Arial Unicode MS"/>
        </w:rPr>
        <w:t xml:space="preserve"> MUST, SHOULD, </w:t>
      </w:r>
      <w:proofErr w:type="spellStart"/>
      <w:r>
        <w:rPr>
          <w:rFonts w:ascii="Arial Unicode MS" w:eastAsia="Arial Unicode MS" w:hAnsi="Arial Unicode MS" w:cs="Arial Unicode MS"/>
        </w:rPr>
        <w:t>MAY</w:t>
      </w:r>
      <w:r>
        <w:rPr>
          <w:rFonts w:ascii="Arial Unicode MS" w:eastAsia="Arial Unicode MS" w:hAnsi="Arial Unicode MS" w:cs="Arial Unicode MS"/>
        </w:rPr>
        <w:t>의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정의는</w:t>
      </w:r>
      <w:r>
        <w:rPr>
          <w:rFonts w:ascii="Arial Unicode MS" w:eastAsia="Arial Unicode MS" w:hAnsi="Arial Unicode MS" w:cs="Arial Unicode MS"/>
        </w:rPr>
        <w:t xml:space="preserve"> 5.1.3</w:t>
      </w:r>
      <w:r>
        <w:rPr>
          <w:rFonts w:ascii="Arial Unicode MS" w:eastAsia="Arial Unicode MS" w:hAnsi="Arial Unicode MS" w:cs="Arial Unicode MS"/>
        </w:rPr>
        <w:t>절을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따른다</w:t>
      </w:r>
      <w:r>
        <w:rPr>
          <w:rFonts w:ascii="Arial Unicode MS" w:eastAsia="Arial Unicode MS" w:hAnsi="Arial Unicode MS" w:cs="Arial Unicode MS"/>
        </w:rPr>
        <w:t>.</w:t>
      </w:r>
    </w:p>
    <w:p w14:paraId="1819746C" w14:textId="77777777" w:rsidR="00D80D8A" w:rsidRDefault="00BE6280">
      <w:pPr>
        <w:spacing w:before="120" w:after="120"/>
        <w:ind w:left="360" w:right="360"/>
        <w:rPr>
          <w:i/>
          <w:iCs/>
          <w:color w:val="333333"/>
          <w:sz w:val="20"/>
          <w:szCs w:val="20"/>
        </w:rPr>
      </w:pPr>
      <w:r>
        <w:rPr>
          <w:rFonts w:ascii="Arial Unicode MS" w:eastAsia="Arial Unicode MS" w:hAnsi="Arial Unicode MS" w:cs="Arial Unicode MS"/>
          <w:b/>
          <w:bCs/>
          <w:i/>
          <w:iCs/>
          <w:color w:val="333333"/>
          <w:sz w:val="20"/>
          <w:szCs w:val="20"/>
        </w:rPr>
        <w:t>[7·8</w:t>
      </w:r>
      <w:r>
        <w:rPr>
          <w:rFonts w:ascii="Arial Unicode MS" w:eastAsia="Arial Unicode MS" w:hAnsi="Arial Unicode MS" w:cs="Arial Unicode MS"/>
          <w:b/>
          <w:bCs/>
          <w:i/>
          <w:iCs/>
          <w:color w:val="333333"/>
          <w:sz w:val="20"/>
          <w:szCs w:val="20"/>
        </w:rPr>
        <w:t>장과의</w:t>
      </w:r>
      <w:r>
        <w:rPr>
          <w:rFonts w:ascii="Arial Unicode MS" w:eastAsia="Arial Unicode MS" w:hAnsi="Arial Unicode MS" w:cs="Arial Unicode MS"/>
          <w:b/>
          <w:bCs/>
          <w:i/>
          <w:iCs/>
          <w:color w:val="333333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i/>
          <w:iCs/>
          <w:color w:val="333333"/>
          <w:sz w:val="20"/>
          <w:szCs w:val="20"/>
        </w:rPr>
        <w:t>관계</w:t>
      </w:r>
      <w:r>
        <w:rPr>
          <w:rFonts w:ascii="Arial Unicode MS" w:eastAsia="Arial Unicode MS" w:hAnsi="Arial Unicode MS" w:cs="Arial Unicode MS"/>
          <w:b/>
          <w:bCs/>
          <w:i/>
          <w:iCs/>
          <w:color w:val="333333"/>
          <w:sz w:val="20"/>
          <w:szCs w:val="20"/>
        </w:rPr>
        <w:t xml:space="preserve">] </w:t>
      </w:r>
      <w:r>
        <w:rPr>
          <w:rFonts w:ascii="Arial Unicode MS" w:eastAsia="Arial Unicode MS" w:hAnsi="Arial Unicode MS" w:cs="Arial Unicode MS"/>
          <w:i/>
          <w:iCs/>
          <w:color w:val="333333"/>
          <w:sz w:val="20"/>
          <w:szCs w:val="20"/>
        </w:rPr>
        <w:t>7</w:t>
      </w:r>
      <w:r>
        <w:rPr>
          <w:rFonts w:ascii="Arial Unicode MS" w:eastAsia="Arial Unicode MS" w:hAnsi="Arial Unicode MS" w:cs="Arial Unicode MS"/>
          <w:i/>
          <w:iCs/>
          <w:color w:val="333333"/>
          <w:sz w:val="20"/>
          <w:szCs w:val="20"/>
        </w:rPr>
        <w:t>장</w:t>
      </w:r>
      <w:r>
        <w:rPr>
          <w:rFonts w:ascii="Arial Unicode MS" w:eastAsia="Arial Unicode MS" w:hAnsi="Arial Unicode MS" w:cs="Arial Unicode MS"/>
          <w:i/>
          <w:iCs/>
          <w:color w:val="333333"/>
          <w:sz w:val="20"/>
          <w:szCs w:val="20"/>
        </w:rPr>
        <w:t>(</w:t>
      </w:r>
      <w:proofErr w:type="spellStart"/>
      <w:r>
        <w:rPr>
          <w:rFonts w:ascii="Arial Unicode MS" w:eastAsia="Arial Unicode MS" w:hAnsi="Arial Unicode MS" w:cs="Arial Unicode MS"/>
          <w:i/>
          <w:iCs/>
          <w:color w:val="333333"/>
          <w:sz w:val="20"/>
          <w:szCs w:val="20"/>
        </w:rPr>
        <w:t>M</w:t>
      </w:r>
      <w:r>
        <w:rPr>
          <w:rFonts w:ascii="Arial Unicode MS" w:eastAsia="Arial Unicode MS" w:hAnsi="Arial Unicode MS" w:cs="Arial Unicode MS"/>
          <w:i/>
          <w:iCs/>
          <w:color w:val="333333"/>
          <w:sz w:val="20"/>
          <w:szCs w:val="20"/>
        </w:rPr>
        <w:t>emory</w:t>
      </w:r>
      <w:proofErr w:type="spellEnd"/>
      <w:r>
        <w:rPr>
          <w:rFonts w:ascii="Arial Unicode MS" w:eastAsia="Arial Unicode MS" w:hAnsi="Arial Unicode MS" w:cs="Arial Unicode MS"/>
          <w:i/>
          <w:iCs/>
          <w:color w:val="333333"/>
          <w:sz w:val="20"/>
          <w:szCs w:val="20"/>
        </w:rPr>
        <w:t>)</w:t>
      </w:r>
      <w:r>
        <w:rPr>
          <w:rFonts w:ascii="Arial Unicode MS" w:eastAsia="Arial Unicode MS" w:hAnsi="Arial Unicode MS" w:cs="Arial Unicode MS"/>
          <w:i/>
          <w:iCs/>
          <w:color w:val="333333"/>
          <w:sz w:val="20"/>
          <w:szCs w:val="20"/>
        </w:rPr>
        <w:t>의</w:t>
      </w:r>
      <w:r>
        <w:rPr>
          <w:rFonts w:ascii="Arial Unicode MS" w:eastAsia="Arial Unicode MS" w:hAnsi="Arial Unicode MS" w:cs="Arial Unicode MS"/>
          <w:i/>
          <w:iCs/>
          <w:color w:val="333333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i/>
          <w:iCs/>
          <w:color w:val="333333"/>
          <w:sz w:val="20"/>
          <w:szCs w:val="20"/>
        </w:rPr>
        <w:t>메모리</w:t>
      </w:r>
      <w:r>
        <w:rPr>
          <w:rFonts w:ascii="Arial Unicode MS" w:eastAsia="Arial Unicode MS" w:hAnsi="Arial Unicode MS" w:cs="Arial Unicode MS"/>
          <w:i/>
          <w:iCs/>
          <w:color w:val="333333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i/>
          <w:iCs/>
          <w:color w:val="333333"/>
          <w:sz w:val="20"/>
          <w:szCs w:val="20"/>
        </w:rPr>
        <w:t>검색은</w:t>
      </w:r>
      <w:r>
        <w:rPr>
          <w:rFonts w:ascii="Arial Unicode MS" w:eastAsia="Arial Unicode MS" w:hAnsi="Arial Unicode MS" w:cs="Arial Unicode MS"/>
          <w:i/>
          <w:iCs/>
          <w:color w:val="333333"/>
          <w:sz w:val="20"/>
          <w:szCs w:val="20"/>
        </w:rPr>
        <w:t xml:space="preserve"> "</w:t>
      </w:r>
      <w:r>
        <w:rPr>
          <w:rFonts w:ascii="Arial Unicode MS" w:eastAsia="Arial Unicode MS" w:hAnsi="Arial Unicode MS" w:cs="Arial Unicode MS"/>
          <w:i/>
          <w:iCs/>
          <w:color w:val="333333"/>
          <w:sz w:val="20"/>
          <w:szCs w:val="20"/>
        </w:rPr>
        <w:t>과거</w:t>
      </w:r>
      <w:r>
        <w:rPr>
          <w:rFonts w:ascii="Arial Unicode MS" w:eastAsia="Arial Unicode MS" w:hAnsi="Arial Unicode MS" w:cs="Arial Unicode MS"/>
          <w:i/>
          <w:iCs/>
          <w:color w:val="333333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i/>
          <w:iCs/>
          <w:color w:val="333333"/>
          <w:sz w:val="20"/>
          <w:szCs w:val="20"/>
        </w:rPr>
        <w:t>대화에서</w:t>
      </w:r>
      <w:r>
        <w:rPr>
          <w:rFonts w:ascii="Arial Unicode MS" w:eastAsia="Arial Unicode MS" w:hAnsi="Arial Unicode MS" w:cs="Arial Unicode MS"/>
          <w:i/>
          <w:iCs/>
          <w:color w:val="333333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i/>
          <w:iCs/>
          <w:color w:val="333333"/>
          <w:sz w:val="20"/>
          <w:szCs w:val="20"/>
        </w:rPr>
        <w:t>추출한</w:t>
      </w:r>
      <w:r>
        <w:rPr>
          <w:rFonts w:ascii="Arial Unicode MS" w:eastAsia="Arial Unicode MS" w:hAnsi="Arial Unicode MS" w:cs="Arial Unicode MS"/>
          <w:i/>
          <w:iCs/>
          <w:color w:val="333333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i/>
          <w:iCs/>
          <w:color w:val="333333"/>
          <w:sz w:val="20"/>
          <w:szCs w:val="20"/>
        </w:rPr>
        <w:t>내부</w:t>
      </w:r>
      <w:r>
        <w:rPr>
          <w:rFonts w:ascii="Arial Unicode MS" w:eastAsia="Arial Unicode MS" w:hAnsi="Arial Unicode MS" w:cs="Arial Unicode MS"/>
          <w:i/>
          <w:iCs/>
          <w:color w:val="333333"/>
          <w:sz w:val="20"/>
          <w:szCs w:val="20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i/>
          <w:iCs/>
          <w:color w:val="333333"/>
          <w:sz w:val="20"/>
          <w:szCs w:val="20"/>
        </w:rPr>
        <w:t>지식</w:t>
      </w:r>
      <w:r>
        <w:rPr>
          <w:rFonts w:ascii="Arial Unicode MS" w:eastAsia="Arial Unicode MS" w:hAnsi="Arial Unicode MS" w:cs="Arial Unicode MS"/>
          <w:i/>
          <w:iCs/>
          <w:color w:val="333333"/>
          <w:sz w:val="20"/>
          <w:szCs w:val="20"/>
        </w:rPr>
        <w:t>"</w:t>
      </w:r>
      <w:r>
        <w:rPr>
          <w:rFonts w:ascii="Arial Unicode MS" w:eastAsia="Arial Unicode MS" w:hAnsi="Arial Unicode MS" w:cs="Arial Unicode MS"/>
          <w:i/>
          <w:iCs/>
          <w:color w:val="333333"/>
          <w:sz w:val="20"/>
          <w:szCs w:val="20"/>
        </w:rPr>
        <w:t>을</w:t>
      </w:r>
      <w:proofErr w:type="spellEnd"/>
      <w:r>
        <w:rPr>
          <w:rFonts w:ascii="Arial Unicode MS" w:eastAsia="Arial Unicode MS" w:hAnsi="Arial Unicode MS" w:cs="Arial Unicode MS"/>
          <w:i/>
          <w:iCs/>
          <w:color w:val="333333"/>
          <w:sz w:val="20"/>
          <w:szCs w:val="20"/>
        </w:rPr>
        <w:t xml:space="preserve">, </w:t>
      </w:r>
      <w:r>
        <w:rPr>
          <w:rFonts w:ascii="Arial Unicode MS" w:eastAsia="Arial Unicode MS" w:hAnsi="Arial Unicode MS" w:cs="Arial Unicode MS"/>
          <w:i/>
          <w:iCs/>
          <w:color w:val="333333"/>
          <w:sz w:val="20"/>
          <w:szCs w:val="20"/>
        </w:rPr>
        <w:t>본</w:t>
      </w:r>
      <w:r>
        <w:rPr>
          <w:rFonts w:ascii="Arial Unicode MS" w:eastAsia="Arial Unicode MS" w:hAnsi="Arial Unicode MS" w:cs="Arial Unicode MS"/>
          <w:i/>
          <w:iCs/>
          <w:color w:val="333333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i/>
          <w:iCs/>
          <w:color w:val="333333"/>
          <w:sz w:val="20"/>
          <w:szCs w:val="20"/>
        </w:rPr>
        <w:t>장의</w:t>
      </w:r>
      <w:r>
        <w:rPr>
          <w:rFonts w:ascii="Arial Unicode MS" w:eastAsia="Arial Unicode MS" w:hAnsi="Arial Unicode MS" w:cs="Arial Unicode MS"/>
          <w:i/>
          <w:iCs/>
          <w:color w:val="333333"/>
          <w:sz w:val="20"/>
          <w:szCs w:val="20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i/>
          <w:iCs/>
          <w:color w:val="333333"/>
          <w:sz w:val="20"/>
          <w:szCs w:val="20"/>
        </w:rPr>
        <w:t>RAG</w:t>
      </w:r>
      <w:r>
        <w:rPr>
          <w:rFonts w:ascii="Arial Unicode MS" w:eastAsia="Arial Unicode MS" w:hAnsi="Arial Unicode MS" w:cs="Arial Unicode MS"/>
          <w:i/>
          <w:iCs/>
          <w:color w:val="333333"/>
          <w:sz w:val="20"/>
          <w:szCs w:val="20"/>
        </w:rPr>
        <w:t>는</w:t>
      </w:r>
      <w:proofErr w:type="spellEnd"/>
      <w:r>
        <w:rPr>
          <w:rFonts w:ascii="Arial Unicode MS" w:eastAsia="Arial Unicode MS" w:hAnsi="Arial Unicode MS" w:cs="Arial Unicode MS"/>
          <w:i/>
          <w:iCs/>
          <w:color w:val="333333"/>
          <w:sz w:val="20"/>
          <w:szCs w:val="20"/>
        </w:rPr>
        <w:t xml:space="preserve"> "</w:t>
      </w:r>
      <w:r>
        <w:rPr>
          <w:rFonts w:ascii="Arial Unicode MS" w:eastAsia="Arial Unicode MS" w:hAnsi="Arial Unicode MS" w:cs="Arial Unicode MS"/>
          <w:i/>
          <w:iCs/>
          <w:color w:val="333333"/>
          <w:sz w:val="20"/>
          <w:szCs w:val="20"/>
        </w:rPr>
        <w:t>외부</w:t>
      </w:r>
      <w:r>
        <w:rPr>
          <w:rFonts w:ascii="Arial Unicode MS" w:eastAsia="Arial Unicode MS" w:hAnsi="Arial Unicode MS" w:cs="Arial Unicode MS"/>
          <w:i/>
          <w:iCs/>
          <w:color w:val="333333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i/>
          <w:iCs/>
          <w:color w:val="333333"/>
          <w:sz w:val="20"/>
          <w:szCs w:val="20"/>
        </w:rPr>
        <w:t>문서</w:t>
      </w:r>
      <w:r>
        <w:rPr>
          <w:rFonts w:ascii="Arial Unicode MS" w:eastAsia="Arial Unicode MS" w:hAnsi="Arial Unicode MS" w:cs="Arial Unicode MS"/>
          <w:i/>
          <w:iCs/>
          <w:color w:val="333333"/>
          <w:sz w:val="20"/>
          <w:szCs w:val="20"/>
        </w:rPr>
        <w:t>/</w:t>
      </w:r>
      <w:proofErr w:type="spellStart"/>
      <w:r>
        <w:rPr>
          <w:rFonts w:ascii="Arial Unicode MS" w:eastAsia="Arial Unicode MS" w:hAnsi="Arial Unicode MS" w:cs="Arial Unicode MS"/>
          <w:i/>
          <w:iCs/>
          <w:color w:val="333333"/>
          <w:sz w:val="20"/>
          <w:szCs w:val="20"/>
        </w:rPr>
        <w:t>DB</w:t>
      </w:r>
      <w:r>
        <w:rPr>
          <w:rFonts w:ascii="Arial Unicode MS" w:eastAsia="Arial Unicode MS" w:hAnsi="Arial Unicode MS" w:cs="Arial Unicode MS"/>
          <w:i/>
          <w:iCs/>
          <w:color w:val="333333"/>
          <w:sz w:val="20"/>
          <w:szCs w:val="20"/>
        </w:rPr>
        <w:t>에서</w:t>
      </w:r>
      <w:proofErr w:type="spellEnd"/>
      <w:r>
        <w:rPr>
          <w:rFonts w:ascii="Arial Unicode MS" w:eastAsia="Arial Unicode MS" w:hAnsi="Arial Unicode MS" w:cs="Arial Unicode MS"/>
          <w:i/>
          <w:iCs/>
          <w:color w:val="333333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i/>
          <w:iCs/>
          <w:color w:val="333333"/>
          <w:sz w:val="20"/>
          <w:szCs w:val="20"/>
        </w:rPr>
        <w:t>가져오는</w:t>
      </w:r>
      <w:r>
        <w:rPr>
          <w:rFonts w:ascii="Arial Unicode MS" w:eastAsia="Arial Unicode MS" w:hAnsi="Arial Unicode MS" w:cs="Arial Unicode MS"/>
          <w:i/>
          <w:iCs/>
          <w:color w:val="333333"/>
          <w:sz w:val="20"/>
          <w:szCs w:val="20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i/>
          <w:iCs/>
          <w:color w:val="333333"/>
          <w:sz w:val="20"/>
          <w:szCs w:val="20"/>
        </w:rPr>
        <w:t>지식</w:t>
      </w:r>
      <w:r>
        <w:rPr>
          <w:rFonts w:ascii="Arial Unicode MS" w:eastAsia="Arial Unicode MS" w:hAnsi="Arial Unicode MS" w:cs="Arial Unicode MS"/>
          <w:i/>
          <w:iCs/>
          <w:color w:val="333333"/>
          <w:sz w:val="20"/>
          <w:szCs w:val="20"/>
        </w:rPr>
        <w:t>"</w:t>
      </w:r>
      <w:r>
        <w:rPr>
          <w:rFonts w:ascii="Arial Unicode MS" w:eastAsia="Arial Unicode MS" w:hAnsi="Arial Unicode MS" w:cs="Arial Unicode MS"/>
          <w:i/>
          <w:iCs/>
          <w:color w:val="333333"/>
          <w:sz w:val="20"/>
          <w:szCs w:val="20"/>
        </w:rPr>
        <w:t>을</w:t>
      </w:r>
      <w:proofErr w:type="spellEnd"/>
      <w:r>
        <w:rPr>
          <w:rFonts w:ascii="Arial Unicode MS" w:eastAsia="Arial Unicode MS" w:hAnsi="Arial Unicode MS" w:cs="Arial Unicode MS"/>
          <w:i/>
          <w:iCs/>
          <w:color w:val="333333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i/>
          <w:iCs/>
          <w:color w:val="333333"/>
          <w:sz w:val="20"/>
          <w:szCs w:val="20"/>
        </w:rPr>
        <w:t>대상으로</w:t>
      </w:r>
      <w:r>
        <w:rPr>
          <w:rFonts w:ascii="Arial Unicode MS" w:eastAsia="Arial Unicode MS" w:hAnsi="Arial Unicode MS" w:cs="Arial Unicode MS"/>
          <w:i/>
          <w:iCs/>
          <w:color w:val="333333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i/>
          <w:iCs/>
          <w:color w:val="333333"/>
          <w:sz w:val="20"/>
          <w:szCs w:val="20"/>
        </w:rPr>
        <w:t>한다</w:t>
      </w:r>
      <w:r>
        <w:rPr>
          <w:rFonts w:ascii="Arial Unicode MS" w:eastAsia="Arial Unicode MS" w:hAnsi="Arial Unicode MS" w:cs="Arial Unicode MS"/>
          <w:i/>
          <w:iCs/>
          <w:color w:val="333333"/>
          <w:sz w:val="20"/>
          <w:szCs w:val="20"/>
        </w:rPr>
        <w:t xml:space="preserve">. </w:t>
      </w:r>
      <w:r>
        <w:rPr>
          <w:rFonts w:ascii="Arial Unicode MS" w:eastAsia="Arial Unicode MS" w:hAnsi="Arial Unicode MS" w:cs="Arial Unicode MS"/>
          <w:i/>
          <w:iCs/>
          <w:color w:val="333333"/>
          <w:sz w:val="20"/>
          <w:szCs w:val="20"/>
        </w:rPr>
        <w:t>메커니즘</w:t>
      </w:r>
      <w:r>
        <w:rPr>
          <w:rFonts w:ascii="Arial Unicode MS" w:eastAsia="Arial Unicode MS" w:hAnsi="Arial Unicode MS" w:cs="Arial Unicode MS"/>
          <w:i/>
          <w:iCs/>
          <w:color w:val="333333"/>
          <w:sz w:val="20"/>
          <w:szCs w:val="20"/>
        </w:rPr>
        <w:t>(</w:t>
      </w:r>
      <w:r>
        <w:rPr>
          <w:rFonts w:ascii="Arial Unicode MS" w:eastAsia="Arial Unicode MS" w:hAnsi="Arial Unicode MS" w:cs="Arial Unicode MS"/>
          <w:i/>
          <w:iCs/>
          <w:color w:val="333333"/>
          <w:sz w:val="20"/>
          <w:szCs w:val="20"/>
        </w:rPr>
        <w:t>벡터</w:t>
      </w:r>
      <w:r>
        <w:rPr>
          <w:rFonts w:ascii="Arial Unicode MS" w:eastAsia="Arial Unicode MS" w:hAnsi="Arial Unicode MS" w:cs="Arial Unicode MS"/>
          <w:i/>
          <w:iCs/>
          <w:color w:val="333333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i/>
          <w:iCs/>
          <w:color w:val="333333"/>
          <w:sz w:val="20"/>
          <w:szCs w:val="20"/>
        </w:rPr>
        <w:t>검색</w:t>
      </w:r>
      <w:r>
        <w:rPr>
          <w:rFonts w:ascii="Arial Unicode MS" w:eastAsia="Arial Unicode MS" w:hAnsi="Arial Unicode MS" w:cs="Arial Unicode MS"/>
          <w:i/>
          <w:iCs/>
          <w:color w:val="333333"/>
          <w:sz w:val="20"/>
          <w:szCs w:val="20"/>
        </w:rPr>
        <w:t xml:space="preserve">, </w:t>
      </w:r>
      <w:proofErr w:type="spellStart"/>
      <w:r>
        <w:rPr>
          <w:rFonts w:ascii="Arial Unicode MS" w:eastAsia="Arial Unicode MS" w:hAnsi="Arial Unicode MS" w:cs="Arial Unicode MS"/>
          <w:i/>
          <w:iCs/>
          <w:color w:val="333333"/>
          <w:sz w:val="20"/>
          <w:szCs w:val="20"/>
        </w:rPr>
        <w:t>리랭킹</w:t>
      </w:r>
      <w:proofErr w:type="spellEnd"/>
      <w:r>
        <w:rPr>
          <w:rFonts w:ascii="Arial Unicode MS" w:eastAsia="Arial Unicode MS" w:hAnsi="Arial Unicode MS" w:cs="Arial Unicode MS"/>
          <w:i/>
          <w:iCs/>
          <w:color w:val="333333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i/>
          <w:iCs/>
          <w:color w:val="333333"/>
          <w:sz w:val="20"/>
          <w:szCs w:val="20"/>
        </w:rPr>
        <w:lastRenderedPageBreak/>
        <w:t>등</w:t>
      </w:r>
      <w:r>
        <w:rPr>
          <w:rFonts w:ascii="Arial Unicode MS" w:eastAsia="Arial Unicode MS" w:hAnsi="Arial Unicode MS" w:cs="Arial Unicode MS"/>
          <w:i/>
          <w:iCs/>
          <w:color w:val="333333"/>
          <w:sz w:val="20"/>
          <w:szCs w:val="20"/>
        </w:rPr>
        <w:t>)</w:t>
      </w:r>
      <w:r>
        <w:rPr>
          <w:rFonts w:ascii="Arial Unicode MS" w:eastAsia="Arial Unicode MS" w:hAnsi="Arial Unicode MS" w:cs="Arial Unicode MS"/>
          <w:i/>
          <w:iCs/>
          <w:color w:val="333333"/>
          <w:sz w:val="20"/>
          <w:szCs w:val="20"/>
        </w:rPr>
        <w:t>은</w:t>
      </w:r>
      <w:r>
        <w:rPr>
          <w:rFonts w:ascii="Arial Unicode MS" w:eastAsia="Arial Unicode MS" w:hAnsi="Arial Unicode MS" w:cs="Arial Unicode MS"/>
          <w:i/>
          <w:iCs/>
          <w:color w:val="333333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i/>
          <w:iCs/>
          <w:color w:val="333333"/>
          <w:sz w:val="20"/>
          <w:szCs w:val="20"/>
        </w:rPr>
        <w:t>유사하나</w:t>
      </w:r>
      <w:r>
        <w:rPr>
          <w:rFonts w:ascii="Arial Unicode MS" w:eastAsia="Arial Unicode MS" w:hAnsi="Arial Unicode MS" w:cs="Arial Unicode MS"/>
          <w:i/>
          <w:iCs/>
          <w:color w:val="333333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i/>
          <w:iCs/>
          <w:color w:val="333333"/>
          <w:sz w:val="20"/>
          <w:szCs w:val="20"/>
        </w:rPr>
        <w:t>목적이</w:t>
      </w:r>
      <w:r>
        <w:rPr>
          <w:rFonts w:ascii="Arial Unicode MS" w:eastAsia="Arial Unicode MS" w:hAnsi="Arial Unicode MS" w:cs="Arial Unicode MS"/>
          <w:i/>
          <w:iCs/>
          <w:color w:val="333333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i/>
          <w:iCs/>
          <w:color w:val="333333"/>
          <w:sz w:val="20"/>
          <w:szCs w:val="20"/>
        </w:rPr>
        <w:t>다르다</w:t>
      </w:r>
      <w:r>
        <w:rPr>
          <w:rFonts w:ascii="Arial Unicode MS" w:eastAsia="Arial Unicode MS" w:hAnsi="Arial Unicode MS" w:cs="Arial Unicode MS"/>
          <w:i/>
          <w:iCs/>
          <w:color w:val="333333"/>
          <w:sz w:val="20"/>
          <w:szCs w:val="20"/>
        </w:rPr>
        <w:t>. 8</w:t>
      </w:r>
      <w:r>
        <w:rPr>
          <w:rFonts w:ascii="Arial Unicode MS" w:eastAsia="Arial Unicode MS" w:hAnsi="Arial Unicode MS" w:cs="Arial Unicode MS"/>
          <w:i/>
          <w:iCs/>
          <w:color w:val="333333"/>
          <w:sz w:val="20"/>
          <w:szCs w:val="20"/>
        </w:rPr>
        <w:t>장에서</w:t>
      </w:r>
      <w:r>
        <w:rPr>
          <w:rFonts w:ascii="Arial Unicode MS" w:eastAsia="Arial Unicode MS" w:hAnsi="Arial Unicode MS" w:cs="Arial Unicode MS"/>
          <w:i/>
          <w:iCs/>
          <w:color w:val="333333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i/>
          <w:iCs/>
          <w:color w:val="333333"/>
          <w:sz w:val="20"/>
          <w:szCs w:val="20"/>
        </w:rPr>
        <w:t>선정한</w:t>
      </w:r>
      <w:r>
        <w:rPr>
          <w:rFonts w:ascii="Arial Unicode MS" w:eastAsia="Arial Unicode MS" w:hAnsi="Arial Unicode MS" w:cs="Arial Unicode MS"/>
          <w:i/>
          <w:iCs/>
          <w:color w:val="333333"/>
          <w:sz w:val="20"/>
          <w:szCs w:val="20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i/>
          <w:iCs/>
          <w:color w:val="333333"/>
          <w:sz w:val="20"/>
          <w:szCs w:val="20"/>
        </w:rPr>
        <w:t>Vector</w:t>
      </w:r>
      <w:proofErr w:type="spellEnd"/>
      <w:r>
        <w:rPr>
          <w:rFonts w:ascii="Arial Unicode MS" w:eastAsia="Arial Unicode MS" w:hAnsi="Arial Unicode MS" w:cs="Arial Unicode MS"/>
          <w:i/>
          <w:iCs/>
          <w:color w:val="333333"/>
          <w:sz w:val="20"/>
          <w:szCs w:val="20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i/>
          <w:iCs/>
          <w:color w:val="333333"/>
          <w:sz w:val="20"/>
          <w:szCs w:val="20"/>
        </w:rPr>
        <w:t>DB·Embedding</w:t>
      </w:r>
      <w:proofErr w:type="spellEnd"/>
      <w:r>
        <w:rPr>
          <w:rFonts w:ascii="Arial Unicode MS" w:eastAsia="Arial Unicode MS" w:hAnsi="Arial Unicode MS" w:cs="Arial Unicode MS"/>
          <w:i/>
          <w:iCs/>
          <w:color w:val="333333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i/>
          <w:iCs/>
          <w:color w:val="333333"/>
          <w:sz w:val="20"/>
          <w:szCs w:val="20"/>
        </w:rPr>
        <w:t>모델을</w:t>
      </w:r>
      <w:r>
        <w:rPr>
          <w:rFonts w:ascii="Arial Unicode MS" w:eastAsia="Arial Unicode MS" w:hAnsi="Arial Unicode MS" w:cs="Arial Unicode MS"/>
          <w:i/>
          <w:iCs/>
          <w:color w:val="333333"/>
          <w:sz w:val="20"/>
          <w:szCs w:val="20"/>
        </w:rPr>
        <w:t xml:space="preserve"> RAG Pipeline</w:t>
      </w:r>
      <w:r>
        <w:rPr>
          <w:rFonts w:ascii="Arial Unicode MS" w:eastAsia="Arial Unicode MS" w:hAnsi="Arial Unicode MS" w:cs="Arial Unicode MS"/>
          <w:i/>
          <w:iCs/>
          <w:color w:val="333333"/>
          <w:sz w:val="20"/>
          <w:szCs w:val="20"/>
        </w:rPr>
        <w:t>에서도</w:t>
      </w:r>
      <w:r>
        <w:rPr>
          <w:rFonts w:ascii="Arial Unicode MS" w:eastAsia="Arial Unicode MS" w:hAnsi="Arial Unicode MS" w:cs="Arial Unicode MS"/>
          <w:i/>
          <w:iCs/>
          <w:color w:val="333333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i/>
          <w:iCs/>
          <w:color w:val="333333"/>
          <w:sz w:val="20"/>
          <w:szCs w:val="20"/>
        </w:rPr>
        <w:t>공유할</w:t>
      </w:r>
      <w:r>
        <w:rPr>
          <w:rFonts w:ascii="Arial Unicode MS" w:eastAsia="Arial Unicode MS" w:hAnsi="Arial Unicode MS" w:cs="Arial Unicode MS"/>
          <w:i/>
          <w:iCs/>
          <w:color w:val="333333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i/>
          <w:iCs/>
          <w:color w:val="333333"/>
          <w:sz w:val="20"/>
          <w:szCs w:val="20"/>
        </w:rPr>
        <w:t>수</w:t>
      </w:r>
      <w:r>
        <w:rPr>
          <w:rFonts w:ascii="Arial Unicode MS" w:eastAsia="Arial Unicode MS" w:hAnsi="Arial Unicode MS" w:cs="Arial Unicode MS"/>
          <w:i/>
          <w:iCs/>
          <w:color w:val="333333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i/>
          <w:iCs/>
          <w:color w:val="333333"/>
          <w:sz w:val="20"/>
          <w:szCs w:val="20"/>
        </w:rPr>
        <w:t>있다</w:t>
      </w:r>
      <w:r>
        <w:rPr>
          <w:rFonts w:ascii="Arial Unicode MS" w:eastAsia="Arial Unicode MS" w:hAnsi="Arial Unicode MS" w:cs="Arial Unicode MS"/>
          <w:i/>
          <w:iCs/>
          <w:color w:val="333333"/>
          <w:sz w:val="20"/>
          <w:szCs w:val="20"/>
        </w:rPr>
        <w:t>.</w:t>
      </w:r>
    </w:p>
    <w:p w14:paraId="23941AB8" w14:textId="77777777" w:rsidR="00D80D8A" w:rsidRDefault="00D80D8A"/>
    <w:p w14:paraId="03D1C343" w14:textId="77777777" w:rsidR="00D80D8A" w:rsidRDefault="00BE6280">
      <w:pPr>
        <w:pStyle w:val="3"/>
        <w:keepNext w:val="0"/>
        <w:keepLines w:val="0"/>
        <w:spacing w:before="480"/>
      </w:pPr>
      <w:bookmarkStart w:id="242" w:name="_ubsqplexyzcd" w:colFirst="0" w:colLast="0"/>
      <w:bookmarkEnd w:id="242"/>
      <w:r>
        <w:rPr>
          <w:rFonts w:ascii="Arial Unicode MS" w:eastAsia="Arial Unicode MS" w:hAnsi="Arial Unicode MS" w:cs="Arial Unicode MS"/>
        </w:rPr>
        <w:t xml:space="preserve">9.1 </w:t>
      </w:r>
      <w:proofErr w:type="spellStart"/>
      <w:r>
        <w:rPr>
          <w:rFonts w:ascii="Arial Unicode MS" w:eastAsia="Arial Unicode MS" w:hAnsi="Arial Unicode MS" w:cs="Arial Unicode MS"/>
        </w:rPr>
        <w:t>Chunking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전략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선정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기준</w:t>
      </w:r>
    </w:p>
    <w:p w14:paraId="213CA095" w14:textId="77777777" w:rsidR="00D80D8A" w:rsidRDefault="00BE6280">
      <w:pPr>
        <w:spacing w:before="240" w:after="120"/>
      </w:pPr>
      <w:proofErr w:type="spellStart"/>
      <w:r>
        <w:rPr>
          <w:rFonts w:ascii="Arial Unicode MS" w:eastAsia="Arial Unicode MS" w:hAnsi="Arial Unicode MS" w:cs="Arial Unicode MS"/>
        </w:rPr>
        <w:t>Chunking</w:t>
      </w:r>
      <w:r>
        <w:rPr>
          <w:rFonts w:ascii="Arial Unicode MS" w:eastAsia="Arial Unicode MS" w:hAnsi="Arial Unicode MS" w:cs="Arial Unicode MS"/>
        </w:rPr>
        <w:t>은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문서를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검색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가능한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단위로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분할하는</w:t>
      </w:r>
      <w:r>
        <w:rPr>
          <w:rFonts w:ascii="Arial Unicode MS" w:eastAsia="Arial Unicode MS" w:hAnsi="Arial Unicode MS" w:cs="Arial Unicode MS"/>
        </w:rPr>
        <w:t xml:space="preserve"> RAG Pipeline</w:t>
      </w:r>
      <w:r>
        <w:rPr>
          <w:rFonts w:ascii="Arial Unicode MS" w:eastAsia="Arial Unicode MS" w:hAnsi="Arial Unicode MS" w:cs="Arial Unicode MS"/>
        </w:rPr>
        <w:t>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첫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단계이며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검색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품질의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상한을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결정한다</w:t>
      </w:r>
      <w:r>
        <w:rPr>
          <w:rFonts w:ascii="Arial Unicode MS" w:eastAsia="Arial Unicode MS" w:hAnsi="Arial Unicode MS" w:cs="Arial Unicode MS"/>
        </w:rPr>
        <w:t xml:space="preserve">. </w:t>
      </w:r>
      <w:r>
        <w:rPr>
          <w:rFonts w:ascii="Arial Unicode MS" w:eastAsia="Arial Unicode MS" w:hAnsi="Arial Unicode MS" w:cs="Arial Unicode MS"/>
        </w:rPr>
        <w:t>문서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유형과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쿼리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패턴에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따라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적합한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전략을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선정한다</w:t>
      </w:r>
      <w:r>
        <w:rPr>
          <w:rFonts w:ascii="Arial Unicode MS" w:eastAsia="Arial Unicode MS" w:hAnsi="Arial Unicode MS" w:cs="Arial Unicode MS"/>
        </w:rPr>
        <w:t>(MUST).</w:t>
      </w:r>
    </w:p>
    <w:p w14:paraId="2DE9334B" w14:textId="77777777" w:rsidR="00D80D8A" w:rsidRDefault="00BE6280">
      <w:pPr>
        <w:pStyle w:val="4"/>
        <w:keepNext w:val="0"/>
        <w:keepLines w:val="0"/>
      </w:pPr>
      <w:bookmarkStart w:id="243" w:name="_qnfy82v6xtue" w:colFirst="0" w:colLast="0"/>
      <w:bookmarkEnd w:id="243"/>
      <w:r>
        <w:t xml:space="preserve">9.1.1 </w:t>
      </w:r>
      <w:commentRangeStart w:id="244"/>
      <w:commentRangeStart w:id="245"/>
      <w:commentRangeStart w:id="246"/>
      <w:r>
        <w:rPr>
          <w:rFonts w:ascii="Arial Unicode MS" w:eastAsia="Arial Unicode MS" w:hAnsi="Arial Unicode MS" w:cs="Arial Unicode MS"/>
        </w:rPr>
        <w:t>의사결정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트리</w:t>
      </w:r>
      <w:commentRangeEnd w:id="244"/>
      <w:r>
        <w:commentReference w:id="244"/>
      </w:r>
      <w:commentRangeEnd w:id="245"/>
      <w:r>
        <w:commentReference w:id="245"/>
      </w:r>
      <w:commentRangeEnd w:id="246"/>
      <w:r>
        <w:commentReference w:id="246"/>
      </w:r>
      <w:r>
        <w:rPr>
          <w:vertAlign w:val="superscript"/>
        </w:rPr>
        <w:footnoteReference w:id="27"/>
      </w:r>
    </w:p>
    <w:tbl>
      <w:tblPr>
        <w:tblStyle w:val="afffffffffffd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767"/>
        <w:gridCol w:w="2666"/>
        <w:gridCol w:w="912"/>
        <w:gridCol w:w="4680"/>
      </w:tblGrid>
      <w:tr w:rsidR="00D80D8A" w14:paraId="7BF638E7" w14:textId="77777777">
        <w:trPr>
          <w:trHeight w:val="465"/>
        </w:trPr>
        <w:tc>
          <w:tcPr>
            <w:tcW w:w="767" w:type="dxa"/>
            <w:tcBorders>
              <w:top w:val="single" w:sz="5" w:space="0" w:color="2E75B6"/>
              <w:left w:val="single" w:sz="5" w:space="0" w:color="2E75B6"/>
              <w:bottom w:val="single" w:sz="5" w:space="0" w:color="2E75B6"/>
              <w:right w:val="single" w:sz="5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61A2CE" w14:textId="77777777" w:rsidR="00D80D8A" w:rsidRDefault="00BE6280">
            <w:pPr>
              <w:spacing w:before="240" w:after="240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2665" w:type="dxa"/>
            <w:tcBorders>
              <w:top w:val="single" w:sz="5" w:space="0" w:color="2E75B6"/>
              <w:left w:val="nil"/>
              <w:bottom w:val="single" w:sz="5" w:space="0" w:color="2E75B6"/>
              <w:right w:val="single" w:sz="5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AF9B84" w14:textId="77777777" w:rsidR="00D80D8A" w:rsidRDefault="00BE6280">
            <w:pPr>
              <w:spacing w:before="240" w:after="240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  <w:sz w:val="18"/>
                <w:szCs w:val="18"/>
              </w:rPr>
              <w:t>질문</w:t>
            </w:r>
          </w:p>
        </w:tc>
        <w:tc>
          <w:tcPr>
            <w:tcW w:w="912" w:type="dxa"/>
            <w:tcBorders>
              <w:top w:val="single" w:sz="5" w:space="0" w:color="2E75B6"/>
              <w:left w:val="nil"/>
              <w:bottom w:val="single" w:sz="5" w:space="0" w:color="2E75B6"/>
              <w:right w:val="single" w:sz="5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DF942" w14:textId="77777777" w:rsidR="00D80D8A" w:rsidRDefault="00BE6280">
            <w:pPr>
              <w:spacing w:before="240" w:after="240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  <w:sz w:val="18"/>
                <w:szCs w:val="18"/>
              </w:rPr>
              <w:t>응답</w:t>
            </w:r>
          </w:p>
        </w:tc>
        <w:tc>
          <w:tcPr>
            <w:tcW w:w="4679" w:type="dxa"/>
            <w:tcBorders>
              <w:top w:val="single" w:sz="5" w:space="0" w:color="2E75B6"/>
              <w:left w:val="nil"/>
              <w:bottom w:val="single" w:sz="5" w:space="0" w:color="2E75B6"/>
              <w:right w:val="single" w:sz="5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803ECE" w14:textId="77777777" w:rsidR="00D80D8A" w:rsidRDefault="00BE6280">
            <w:pPr>
              <w:spacing w:before="240" w:after="240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  <w:sz w:val="18"/>
                <w:szCs w:val="18"/>
              </w:rPr>
              <w:t>결론</w:t>
            </w:r>
          </w:p>
        </w:tc>
      </w:tr>
      <w:tr w:rsidR="00D80D8A" w14:paraId="397B3793" w14:textId="77777777">
        <w:trPr>
          <w:trHeight w:val="630"/>
        </w:trPr>
        <w:tc>
          <w:tcPr>
            <w:tcW w:w="767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F1EE7B" w14:textId="77777777" w:rsidR="00D80D8A" w:rsidRDefault="00BE6280">
            <w:pPr>
              <w:spacing w:before="240" w:after="240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Q1</w:t>
            </w:r>
          </w:p>
        </w:tc>
        <w:tc>
          <w:tcPr>
            <w:tcW w:w="2665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56A232" w14:textId="77777777" w:rsidR="00D80D8A" w:rsidRDefault="00BE6280">
            <w:pPr>
              <w:spacing w:before="240" w:after="240"/>
              <w:rPr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프로토타이핑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/</w:t>
            </w:r>
            <w:proofErr w:type="spellStart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PoC</w:t>
            </w:r>
            <w:proofErr w:type="spellEnd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단계인가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?</w:t>
            </w:r>
          </w:p>
        </w:tc>
        <w:tc>
          <w:tcPr>
            <w:tcW w:w="912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995D3C" w14:textId="77777777" w:rsidR="00D80D8A" w:rsidRDefault="00BE6280">
            <w:pPr>
              <w:spacing w:before="240" w:after="240"/>
              <w:rPr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예</w:t>
            </w:r>
          </w:p>
        </w:tc>
        <w:tc>
          <w:tcPr>
            <w:tcW w:w="4679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9AB76A" w14:textId="77777777" w:rsidR="00D80D8A" w:rsidRDefault="00BE6280">
            <w:pPr>
              <w:spacing w:before="240" w:after="240"/>
              <w:rPr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→ </w:t>
            </w:r>
            <w:proofErr w:type="spellStart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Recursive</w:t>
            </w:r>
            <w:proofErr w:type="spellEnd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Character</w:t>
            </w:r>
            <w:proofErr w:type="spellEnd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Splitting</w:t>
            </w:r>
            <w:proofErr w:type="spellEnd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(512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토큰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오버랩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50~100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토큰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).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벤치마크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검증된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기본값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.</w:t>
            </w:r>
          </w:p>
        </w:tc>
      </w:tr>
      <w:tr w:rsidR="00D80D8A" w14:paraId="21C4571F" w14:textId="77777777">
        <w:trPr>
          <w:trHeight w:val="450"/>
        </w:trPr>
        <w:tc>
          <w:tcPr>
            <w:tcW w:w="767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0FC29E" w14:textId="77777777" w:rsidR="00D80D8A" w:rsidRDefault="00BE6280">
            <w:pPr>
              <w:spacing w:before="240" w:after="2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2665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A9F46D" w14:textId="77777777" w:rsidR="00D80D8A" w:rsidRDefault="00BE6280">
            <w:pPr>
              <w:spacing w:before="240" w:after="2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912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12C8F3" w14:textId="77777777" w:rsidR="00D80D8A" w:rsidRDefault="00BE6280">
            <w:pPr>
              <w:spacing w:before="240" w:after="240"/>
              <w:rPr>
                <w:sz w:val="18"/>
                <w:szCs w:val="18"/>
              </w:rPr>
            </w:pPr>
            <w:proofErr w:type="spellStart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아니오</w:t>
            </w:r>
            <w:proofErr w:type="spellEnd"/>
          </w:p>
        </w:tc>
        <w:tc>
          <w:tcPr>
            <w:tcW w:w="4679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B3D378" w14:textId="77777777" w:rsidR="00D80D8A" w:rsidRDefault="00BE6280">
            <w:pPr>
              <w:spacing w:before="240" w:after="240"/>
              <w:rPr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→ Q2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로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진행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.</w:t>
            </w:r>
          </w:p>
        </w:tc>
      </w:tr>
      <w:tr w:rsidR="00D80D8A" w14:paraId="5728845C" w14:textId="77777777">
        <w:trPr>
          <w:trHeight w:val="870"/>
        </w:trPr>
        <w:tc>
          <w:tcPr>
            <w:tcW w:w="767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4F0068" w14:textId="77777777" w:rsidR="00D80D8A" w:rsidRDefault="00BE6280">
            <w:pPr>
              <w:spacing w:before="240" w:after="240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Q2</w:t>
            </w:r>
          </w:p>
        </w:tc>
        <w:tc>
          <w:tcPr>
            <w:tcW w:w="2665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CF3579" w14:textId="77777777" w:rsidR="00D80D8A" w:rsidRDefault="00BE6280">
            <w:pPr>
              <w:spacing w:before="240" w:after="240"/>
              <w:rPr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문서에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명확한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구조가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있는가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? (</w:t>
            </w:r>
            <w:proofErr w:type="spellStart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Markdown</w:t>
            </w:r>
            <w:proofErr w:type="spellEnd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헤딩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, HTML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태그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, PDF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섹션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등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)</w:t>
            </w:r>
          </w:p>
        </w:tc>
        <w:tc>
          <w:tcPr>
            <w:tcW w:w="912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435CCA" w14:textId="77777777" w:rsidR="00D80D8A" w:rsidRDefault="00BE6280">
            <w:pPr>
              <w:spacing w:before="240" w:after="240"/>
              <w:rPr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예</w:t>
            </w:r>
          </w:p>
        </w:tc>
        <w:tc>
          <w:tcPr>
            <w:tcW w:w="4679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4B9890" w14:textId="77777777" w:rsidR="00D80D8A" w:rsidRDefault="00BE6280">
            <w:pPr>
              <w:spacing w:before="240" w:after="240"/>
              <w:rPr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→ </w:t>
            </w:r>
            <w:proofErr w:type="spellStart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Document</w:t>
            </w:r>
            <w:proofErr w:type="spellEnd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Structure</w:t>
            </w:r>
            <w:proofErr w:type="spellEnd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Splitting</w:t>
            </w:r>
            <w:proofErr w:type="spellEnd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.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문서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구조를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청크</w:t>
            </w:r>
            <w:proofErr w:type="spellEnd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경계로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활용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.</w:t>
            </w:r>
          </w:p>
        </w:tc>
      </w:tr>
      <w:tr w:rsidR="00D80D8A" w14:paraId="315C8C4E" w14:textId="77777777">
        <w:trPr>
          <w:trHeight w:val="450"/>
        </w:trPr>
        <w:tc>
          <w:tcPr>
            <w:tcW w:w="767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6A922A" w14:textId="77777777" w:rsidR="00D80D8A" w:rsidRDefault="00BE6280">
            <w:pPr>
              <w:spacing w:before="240" w:after="2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2665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763FCE" w14:textId="77777777" w:rsidR="00D80D8A" w:rsidRDefault="00BE6280">
            <w:pPr>
              <w:spacing w:before="240" w:after="2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912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7AA6EA" w14:textId="77777777" w:rsidR="00D80D8A" w:rsidRDefault="00BE6280">
            <w:pPr>
              <w:spacing w:before="240" w:after="240"/>
              <w:rPr>
                <w:sz w:val="18"/>
                <w:szCs w:val="18"/>
              </w:rPr>
            </w:pPr>
            <w:proofErr w:type="spellStart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아니오</w:t>
            </w:r>
            <w:proofErr w:type="spellEnd"/>
          </w:p>
        </w:tc>
        <w:tc>
          <w:tcPr>
            <w:tcW w:w="4679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623A1E" w14:textId="77777777" w:rsidR="00D80D8A" w:rsidRDefault="00BE6280">
            <w:pPr>
              <w:spacing w:before="240" w:after="240"/>
              <w:rPr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→ Q3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으로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진행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.</w:t>
            </w:r>
          </w:p>
        </w:tc>
      </w:tr>
      <w:tr w:rsidR="00D80D8A" w14:paraId="31597F6F" w14:textId="77777777">
        <w:trPr>
          <w:trHeight w:val="630"/>
        </w:trPr>
        <w:tc>
          <w:tcPr>
            <w:tcW w:w="767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7F6C78" w14:textId="77777777" w:rsidR="00D80D8A" w:rsidRDefault="00BE6280">
            <w:pPr>
              <w:spacing w:before="240" w:after="240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Q3</w:t>
            </w:r>
          </w:p>
        </w:tc>
        <w:tc>
          <w:tcPr>
            <w:tcW w:w="2665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711329" w14:textId="77777777" w:rsidR="00D80D8A" w:rsidRDefault="00BE6280">
            <w:pPr>
              <w:spacing w:before="240" w:after="240"/>
              <w:rPr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문서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내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주제가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자주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전환되는가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?</w:t>
            </w:r>
          </w:p>
        </w:tc>
        <w:tc>
          <w:tcPr>
            <w:tcW w:w="912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F8BE06" w14:textId="77777777" w:rsidR="00D80D8A" w:rsidRDefault="00BE6280">
            <w:pPr>
              <w:spacing w:before="240" w:after="240"/>
              <w:rPr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예</w:t>
            </w:r>
          </w:p>
        </w:tc>
        <w:tc>
          <w:tcPr>
            <w:tcW w:w="4679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9EB383" w14:textId="77777777" w:rsidR="00D80D8A" w:rsidRDefault="00BE6280">
            <w:pPr>
              <w:spacing w:before="240" w:after="240"/>
              <w:rPr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→ </w:t>
            </w:r>
            <w:proofErr w:type="spellStart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Semantic</w:t>
            </w:r>
            <w:proofErr w:type="spellEnd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Chunking</w:t>
            </w:r>
            <w:proofErr w:type="spellEnd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검토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.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단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Recursive</w:t>
            </w:r>
            <w:proofErr w:type="spellEnd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대비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비용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대비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이점을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PoC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로</w:t>
            </w:r>
            <w:proofErr w:type="spellEnd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확인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(SHOULD).</w:t>
            </w:r>
          </w:p>
        </w:tc>
      </w:tr>
      <w:tr w:rsidR="00D80D8A" w14:paraId="0DCC0896" w14:textId="77777777">
        <w:trPr>
          <w:trHeight w:val="450"/>
        </w:trPr>
        <w:tc>
          <w:tcPr>
            <w:tcW w:w="767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7A8CCE" w14:textId="77777777" w:rsidR="00D80D8A" w:rsidRDefault="00BE6280">
            <w:pPr>
              <w:spacing w:before="240" w:after="2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2665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789F9D" w14:textId="77777777" w:rsidR="00D80D8A" w:rsidRDefault="00BE6280">
            <w:pPr>
              <w:spacing w:before="240" w:after="2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912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902FA3" w14:textId="77777777" w:rsidR="00D80D8A" w:rsidRDefault="00BE6280">
            <w:pPr>
              <w:spacing w:before="240" w:after="240"/>
              <w:rPr>
                <w:sz w:val="18"/>
                <w:szCs w:val="18"/>
              </w:rPr>
            </w:pPr>
            <w:proofErr w:type="spellStart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아니오</w:t>
            </w:r>
            <w:proofErr w:type="spellEnd"/>
          </w:p>
        </w:tc>
        <w:tc>
          <w:tcPr>
            <w:tcW w:w="4679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8065BE" w14:textId="77777777" w:rsidR="00D80D8A" w:rsidRDefault="00BE6280">
            <w:pPr>
              <w:spacing w:before="240" w:after="240"/>
              <w:rPr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→ Q4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로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진행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.</w:t>
            </w:r>
          </w:p>
        </w:tc>
      </w:tr>
      <w:tr w:rsidR="00D80D8A" w14:paraId="04724BB6" w14:textId="77777777">
        <w:trPr>
          <w:trHeight w:val="870"/>
        </w:trPr>
        <w:tc>
          <w:tcPr>
            <w:tcW w:w="767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721ECF" w14:textId="77777777" w:rsidR="00D80D8A" w:rsidRDefault="00BE6280">
            <w:pPr>
              <w:spacing w:before="240" w:after="240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lastRenderedPageBreak/>
              <w:t>Q4</w:t>
            </w:r>
          </w:p>
        </w:tc>
        <w:tc>
          <w:tcPr>
            <w:tcW w:w="2665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14CD82" w14:textId="77777777" w:rsidR="00D80D8A" w:rsidRDefault="00BE6280">
            <w:pPr>
              <w:spacing w:before="240" w:after="240"/>
              <w:rPr>
                <w:sz w:val="18"/>
                <w:szCs w:val="18"/>
              </w:rPr>
            </w:pPr>
            <w:proofErr w:type="spellStart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청크가</w:t>
            </w:r>
            <w:proofErr w:type="spellEnd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문맥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없이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자체로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의미를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전달하지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못하는가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?</w:t>
            </w:r>
          </w:p>
        </w:tc>
        <w:tc>
          <w:tcPr>
            <w:tcW w:w="912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1CB3B1" w14:textId="77777777" w:rsidR="00D80D8A" w:rsidRDefault="00BE6280">
            <w:pPr>
              <w:spacing w:before="240" w:after="240"/>
              <w:rPr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예</w:t>
            </w:r>
          </w:p>
        </w:tc>
        <w:tc>
          <w:tcPr>
            <w:tcW w:w="4679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26615F" w14:textId="77777777" w:rsidR="00D80D8A" w:rsidRDefault="00BE6280">
            <w:pPr>
              <w:spacing w:before="240" w:after="240"/>
              <w:rPr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→ </w:t>
            </w:r>
            <w:proofErr w:type="spellStart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Contextual</w:t>
            </w:r>
            <w:proofErr w:type="spellEnd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Retrieval</w:t>
            </w:r>
            <w:proofErr w:type="spellEnd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(</w:t>
            </w:r>
            <w:proofErr w:type="spellStart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Anthropic</w:t>
            </w:r>
            <w:proofErr w:type="spellEnd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, 2024)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또는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Late</w:t>
            </w:r>
            <w:proofErr w:type="spellEnd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Chunking</w:t>
            </w:r>
            <w:proofErr w:type="spellEnd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(</w:t>
            </w:r>
            <w:proofErr w:type="spellStart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Jina</w:t>
            </w:r>
            <w:proofErr w:type="spellEnd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AI, arXiv:2409.04701)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검토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(MAY). LLM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비용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수반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.</w:t>
            </w:r>
          </w:p>
        </w:tc>
      </w:tr>
      <w:tr w:rsidR="00D80D8A" w14:paraId="18D68EDF" w14:textId="77777777">
        <w:trPr>
          <w:trHeight w:val="630"/>
        </w:trPr>
        <w:tc>
          <w:tcPr>
            <w:tcW w:w="767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CF428F" w14:textId="77777777" w:rsidR="00D80D8A" w:rsidRDefault="00BE6280">
            <w:pPr>
              <w:spacing w:before="240" w:after="2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2665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393FB1" w14:textId="77777777" w:rsidR="00D80D8A" w:rsidRDefault="00BE6280">
            <w:pPr>
              <w:spacing w:before="240" w:after="2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912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4D37AD" w14:textId="77777777" w:rsidR="00D80D8A" w:rsidRDefault="00BE6280">
            <w:pPr>
              <w:spacing w:before="240" w:after="240"/>
              <w:rPr>
                <w:sz w:val="18"/>
                <w:szCs w:val="18"/>
              </w:rPr>
            </w:pPr>
            <w:proofErr w:type="spellStart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아니오</w:t>
            </w:r>
            <w:proofErr w:type="spellEnd"/>
          </w:p>
        </w:tc>
        <w:tc>
          <w:tcPr>
            <w:tcW w:w="4679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5DC18A" w14:textId="77777777" w:rsidR="00D80D8A" w:rsidRDefault="00BE6280">
            <w:pPr>
              <w:spacing w:before="240" w:after="240"/>
              <w:rPr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→ </w:t>
            </w:r>
            <w:proofErr w:type="spellStart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Recursive</w:t>
            </w:r>
            <w:proofErr w:type="spellEnd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Character</w:t>
            </w:r>
            <w:proofErr w:type="spellEnd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Splitting</w:t>
            </w:r>
            <w:proofErr w:type="spellEnd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.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가장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안정적인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기본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전략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.</w:t>
            </w:r>
          </w:p>
        </w:tc>
      </w:tr>
    </w:tbl>
    <w:p w14:paraId="7A33BC47" w14:textId="77777777" w:rsidR="00D80D8A" w:rsidRDefault="00BE6280">
      <w:pPr>
        <w:spacing w:before="120" w:after="120"/>
        <w:ind w:left="360" w:right="360"/>
        <w:rPr>
          <w:i/>
          <w:iCs/>
          <w:color w:val="333333"/>
          <w:sz w:val="20"/>
          <w:szCs w:val="20"/>
        </w:rPr>
      </w:pPr>
      <w:r>
        <w:rPr>
          <w:rFonts w:ascii="Arial Unicode MS" w:eastAsia="Arial Unicode MS" w:hAnsi="Arial Unicode MS" w:cs="Arial Unicode MS"/>
          <w:b/>
          <w:bCs/>
          <w:i/>
          <w:iCs/>
          <w:color w:val="333333"/>
          <w:sz w:val="20"/>
          <w:szCs w:val="20"/>
        </w:rPr>
        <w:t>[</w:t>
      </w:r>
      <w:r>
        <w:rPr>
          <w:rFonts w:ascii="Arial Unicode MS" w:eastAsia="Arial Unicode MS" w:hAnsi="Arial Unicode MS" w:cs="Arial Unicode MS"/>
          <w:b/>
          <w:bCs/>
          <w:i/>
          <w:iCs/>
          <w:color w:val="333333"/>
          <w:sz w:val="20"/>
          <w:szCs w:val="20"/>
        </w:rPr>
        <w:t>핵심</w:t>
      </w:r>
      <w:r>
        <w:rPr>
          <w:rFonts w:ascii="Arial Unicode MS" w:eastAsia="Arial Unicode MS" w:hAnsi="Arial Unicode MS" w:cs="Arial Unicode MS"/>
          <w:b/>
          <w:bCs/>
          <w:i/>
          <w:iCs/>
          <w:color w:val="333333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i/>
          <w:iCs/>
          <w:color w:val="333333"/>
          <w:sz w:val="20"/>
          <w:szCs w:val="20"/>
        </w:rPr>
        <w:t>원칙</w:t>
      </w:r>
      <w:r>
        <w:rPr>
          <w:rFonts w:ascii="Arial Unicode MS" w:eastAsia="Arial Unicode MS" w:hAnsi="Arial Unicode MS" w:cs="Arial Unicode MS"/>
          <w:b/>
          <w:bCs/>
          <w:i/>
          <w:iCs/>
          <w:color w:val="333333"/>
          <w:sz w:val="20"/>
          <w:szCs w:val="20"/>
        </w:rPr>
        <w:t xml:space="preserve">] </w:t>
      </w:r>
      <w:proofErr w:type="spellStart"/>
      <w:r>
        <w:rPr>
          <w:rFonts w:ascii="Arial Unicode MS" w:eastAsia="Arial Unicode MS" w:hAnsi="Arial Unicode MS" w:cs="Arial Unicode MS"/>
          <w:i/>
          <w:iCs/>
          <w:color w:val="333333"/>
          <w:sz w:val="20"/>
          <w:szCs w:val="20"/>
        </w:rPr>
        <w:t>Recursive</w:t>
      </w:r>
      <w:proofErr w:type="spellEnd"/>
      <w:r>
        <w:rPr>
          <w:rFonts w:ascii="Arial Unicode MS" w:eastAsia="Arial Unicode MS" w:hAnsi="Arial Unicode MS" w:cs="Arial Unicode MS"/>
          <w:i/>
          <w:iCs/>
          <w:color w:val="333333"/>
          <w:sz w:val="20"/>
          <w:szCs w:val="20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i/>
          <w:iCs/>
          <w:color w:val="333333"/>
          <w:sz w:val="20"/>
          <w:szCs w:val="20"/>
        </w:rPr>
        <w:t>Character</w:t>
      </w:r>
      <w:proofErr w:type="spellEnd"/>
      <w:r>
        <w:rPr>
          <w:rFonts w:ascii="Arial Unicode MS" w:eastAsia="Arial Unicode MS" w:hAnsi="Arial Unicode MS" w:cs="Arial Unicode MS"/>
          <w:i/>
          <w:iCs/>
          <w:color w:val="333333"/>
          <w:sz w:val="20"/>
          <w:szCs w:val="20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i/>
          <w:iCs/>
          <w:color w:val="333333"/>
          <w:sz w:val="20"/>
          <w:szCs w:val="20"/>
        </w:rPr>
        <w:t>Splitting</w:t>
      </w:r>
      <w:proofErr w:type="spellEnd"/>
      <w:r>
        <w:rPr>
          <w:rFonts w:ascii="Arial Unicode MS" w:eastAsia="Arial Unicode MS" w:hAnsi="Arial Unicode MS" w:cs="Arial Unicode MS"/>
          <w:i/>
          <w:iCs/>
          <w:color w:val="333333"/>
          <w:sz w:val="20"/>
          <w:szCs w:val="20"/>
        </w:rPr>
        <w:t>(512</w:t>
      </w:r>
      <w:r>
        <w:rPr>
          <w:rFonts w:ascii="Arial Unicode MS" w:eastAsia="Arial Unicode MS" w:hAnsi="Arial Unicode MS" w:cs="Arial Unicode MS"/>
          <w:i/>
          <w:iCs/>
          <w:color w:val="333333"/>
          <w:sz w:val="20"/>
          <w:szCs w:val="20"/>
        </w:rPr>
        <w:t>토큰</w:t>
      </w:r>
      <w:r>
        <w:rPr>
          <w:rFonts w:ascii="Arial Unicode MS" w:eastAsia="Arial Unicode MS" w:hAnsi="Arial Unicode MS" w:cs="Arial Unicode MS"/>
          <w:i/>
          <w:iCs/>
          <w:color w:val="333333"/>
          <w:sz w:val="20"/>
          <w:szCs w:val="20"/>
        </w:rPr>
        <w:t xml:space="preserve">, </w:t>
      </w:r>
      <w:r>
        <w:rPr>
          <w:rFonts w:ascii="Arial Unicode MS" w:eastAsia="Arial Unicode MS" w:hAnsi="Arial Unicode MS" w:cs="Arial Unicode MS"/>
          <w:i/>
          <w:iCs/>
          <w:color w:val="333333"/>
          <w:sz w:val="20"/>
          <w:szCs w:val="20"/>
        </w:rPr>
        <w:t>오버랩</w:t>
      </w:r>
      <w:r>
        <w:rPr>
          <w:rFonts w:ascii="Arial Unicode MS" w:eastAsia="Arial Unicode MS" w:hAnsi="Arial Unicode MS" w:cs="Arial Unicode MS"/>
          <w:i/>
          <w:iCs/>
          <w:color w:val="333333"/>
          <w:sz w:val="20"/>
          <w:szCs w:val="20"/>
        </w:rPr>
        <w:t xml:space="preserve"> 50~100</w:t>
      </w:r>
      <w:r>
        <w:rPr>
          <w:rFonts w:ascii="Arial Unicode MS" w:eastAsia="Arial Unicode MS" w:hAnsi="Arial Unicode MS" w:cs="Arial Unicode MS"/>
          <w:i/>
          <w:iCs/>
          <w:color w:val="333333"/>
          <w:sz w:val="20"/>
          <w:szCs w:val="20"/>
        </w:rPr>
        <w:t>토큰</w:t>
      </w:r>
      <w:r>
        <w:rPr>
          <w:rFonts w:ascii="Arial Unicode MS" w:eastAsia="Arial Unicode MS" w:hAnsi="Arial Unicode MS" w:cs="Arial Unicode MS"/>
          <w:i/>
          <w:iCs/>
          <w:color w:val="333333"/>
          <w:sz w:val="20"/>
          <w:szCs w:val="20"/>
        </w:rPr>
        <w:t>)</w:t>
      </w:r>
      <w:r>
        <w:rPr>
          <w:rFonts w:ascii="Arial Unicode MS" w:eastAsia="Arial Unicode MS" w:hAnsi="Arial Unicode MS" w:cs="Arial Unicode MS"/>
          <w:i/>
          <w:iCs/>
          <w:color w:val="333333"/>
          <w:sz w:val="20"/>
          <w:szCs w:val="20"/>
        </w:rPr>
        <w:t>이</w:t>
      </w:r>
      <w:r>
        <w:rPr>
          <w:rFonts w:ascii="Arial Unicode MS" w:eastAsia="Arial Unicode MS" w:hAnsi="Arial Unicode MS" w:cs="Arial Unicode MS"/>
          <w:i/>
          <w:iCs/>
          <w:color w:val="333333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i/>
          <w:iCs/>
          <w:color w:val="333333"/>
          <w:sz w:val="20"/>
          <w:szCs w:val="20"/>
        </w:rPr>
        <w:t>벤치마크</w:t>
      </w:r>
      <w:r>
        <w:rPr>
          <w:rFonts w:ascii="Arial Unicode MS" w:eastAsia="Arial Unicode MS" w:hAnsi="Arial Unicode MS" w:cs="Arial Unicode MS"/>
          <w:i/>
          <w:iCs/>
          <w:color w:val="333333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i/>
          <w:iCs/>
          <w:color w:val="333333"/>
          <w:sz w:val="20"/>
          <w:szCs w:val="20"/>
        </w:rPr>
        <w:t>검증된</w:t>
      </w:r>
      <w:r>
        <w:rPr>
          <w:rFonts w:ascii="Arial Unicode MS" w:eastAsia="Arial Unicode MS" w:hAnsi="Arial Unicode MS" w:cs="Arial Unicode MS"/>
          <w:i/>
          <w:iCs/>
          <w:color w:val="333333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i/>
          <w:iCs/>
          <w:color w:val="333333"/>
          <w:sz w:val="20"/>
          <w:szCs w:val="20"/>
        </w:rPr>
        <w:t>기본</w:t>
      </w:r>
      <w:r>
        <w:rPr>
          <w:rFonts w:ascii="Arial Unicode MS" w:eastAsia="Arial Unicode MS" w:hAnsi="Arial Unicode MS" w:cs="Arial Unicode MS"/>
          <w:i/>
          <w:iCs/>
          <w:color w:val="333333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i/>
          <w:iCs/>
          <w:color w:val="333333"/>
          <w:sz w:val="20"/>
          <w:szCs w:val="20"/>
        </w:rPr>
        <w:t>전략이다</w:t>
      </w:r>
      <w:r>
        <w:rPr>
          <w:rFonts w:ascii="Arial Unicode MS" w:eastAsia="Arial Unicode MS" w:hAnsi="Arial Unicode MS" w:cs="Arial Unicode MS"/>
          <w:i/>
          <w:iCs/>
          <w:color w:val="333333"/>
          <w:sz w:val="20"/>
          <w:szCs w:val="20"/>
        </w:rPr>
        <w:t xml:space="preserve">(SHOULD). </w:t>
      </w:r>
      <w:r>
        <w:rPr>
          <w:rFonts w:ascii="Arial Unicode MS" w:eastAsia="Arial Unicode MS" w:hAnsi="Arial Unicode MS" w:cs="Arial Unicode MS"/>
          <w:i/>
          <w:iCs/>
          <w:color w:val="333333"/>
          <w:sz w:val="20"/>
          <w:szCs w:val="20"/>
        </w:rPr>
        <w:t>단</w:t>
      </w:r>
      <w:r>
        <w:rPr>
          <w:rFonts w:ascii="Arial Unicode MS" w:eastAsia="Arial Unicode MS" w:hAnsi="Arial Unicode MS" w:cs="Arial Unicode MS"/>
          <w:i/>
          <w:iCs/>
          <w:color w:val="333333"/>
          <w:sz w:val="20"/>
          <w:szCs w:val="20"/>
        </w:rPr>
        <w:t xml:space="preserve">, </w:t>
      </w:r>
      <w:r>
        <w:rPr>
          <w:rFonts w:ascii="Arial Unicode MS" w:eastAsia="Arial Unicode MS" w:hAnsi="Arial Unicode MS" w:cs="Arial Unicode MS"/>
          <w:i/>
          <w:iCs/>
          <w:color w:val="333333"/>
          <w:sz w:val="20"/>
          <w:szCs w:val="20"/>
        </w:rPr>
        <w:t>의료</w:t>
      </w:r>
      <w:r>
        <w:rPr>
          <w:rFonts w:ascii="Arial Unicode MS" w:eastAsia="Arial Unicode MS" w:hAnsi="Arial Unicode MS" w:cs="Arial Unicode MS"/>
          <w:i/>
          <w:iCs/>
          <w:color w:val="333333"/>
          <w:sz w:val="20"/>
          <w:szCs w:val="20"/>
        </w:rPr>
        <w:t>/</w:t>
      </w:r>
      <w:r>
        <w:rPr>
          <w:rFonts w:ascii="Arial Unicode MS" w:eastAsia="Arial Unicode MS" w:hAnsi="Arial Unicode MS" w:cs="Arial Unicode MS"/>
          <w:i/>
          <w:iCs/>
          <w:color w:val="333333"/>
          <w:sz w:val="20"/>
          <w:szCs w:val="20"/>
        </w:rPr>
        <w:t>법률</w:t>
      </w:r>
      <w:r>
        <w:rPr>
          <w:rFonts w:ascii="Arial Unicode MS" w:eastAsia="Arial Unicode MS" w:hAnsi="Arial Unicode MS" w:cs="Arial Unicode MS"/>
          <w:i/>
          <w:iCs/>
          <w:color w:val="333333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i/>
          <w:iCs/>
          <w:color w:val="333333"/>
          <w:sz w:val="20"/>
          <w:szCs w:val="20"/>
        </w:rPr>
        <w:t>등</w:t>
      </w:r>
      <w:r>
        <w:rPr>
          <w:rFonts w:ascii="Arial Unicode MS" w:eastAsia="Arial Unicode MS" w:hAnsi="Arial Unicode MS" w:cs="Arial Unicode MS"/>
          <w:i/>
          <w:iCs/>
          <w:color w:val="333333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i/>
          <w:iCs/>
          <w:color w:val="333333"/>
          <w:sz w:val="20"/>
          <w:szCs w:val="20"/>
        </w:rPr>
        <w:t>전문</w:t>
      </w:r>
      <w:r>
        <w:rPr>
          <w:rFonts w:ascii="Arial Unicode MS" w:eastAsia="Arial Unicode MS" w:hAnsi="Arial Unicode MS" w:cs="Arial Unicode MS"/>
          <w:i/>
          <w:iCs/>
          <w:color w:val="333333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i/>
          <w:iCs/>
          <w:color w:val="333333"/>
          <w:sz w:val="20"/>
          <w:szCs w:val="20"/>
        </w:rPr>
        <w:t>도메인에서는</w:t>
      </w:r>
      <w:r>
        <w:rPr>
          <w:rFonts w:ascii="Arial Unicode MS" w:eastAsia="Arial Unicode MS" w:hAnsi="Arial Unicode MS" w:cs="Arial Unicode MS"/>
          <w:i/>
          <w:iCs/>
          <w:color w:val="333333"/>
          <w:sz w:val="20"/>
          <w:szCs w:val="20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i/>
          <w:iCs/>
          <w:color w:val="333333"/>
          <w:sz w:val="20"/>
          <w:szCs w:val="20"/>
        </w:rPr>
        <w:t>Adaptive</w:t>
      </w:r>
      <w:proofErr w:type="spellEnd"/>
      <w:r>
        <w:rPr>
          <w:rFonts w:ascii="Arial Unicode MS" w:eastAsia="Arial Unicode MS" w:hAnsi="Arial Unicode MS" w:cs="Arial Unicode MS"/>
          <w:i/>
          <w:iCs/>
          <w:color w:val="333333"/>
          <w:sz w:val="20"/>
          <w:szCs w:val="20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i/>
          <w:iCs/>
          <w:color w:val="333333"/>
          <w:sz w:val="20"/>
          <w:szCs w:val="20"/>
        </w:rPr>
        <w:t>Chunking</w:t>
      </w:r>
      <w:r>
        <w:rPr>
          <w:rFonts w:ascii="Arial Unicode MS" w:eastAsia="Arial Unicode MS" w:hAnsi="Arial Unicode MS" w:cs="Arial Unicode MS"/>
          <w:i/>
          <w:iCs/>
          <w:color w:val="333333"/>
          <w:sz w:val="20"/>
          <w:szCs w:val="20"/>
        </w:rPr>
        <w:t>이</w:t>
      </w:r>
      <w:proofErr w:type="spellEnd"/>
      <w:r>
        <w:rPr>
          <w:rFonts w:ascii="Arial Unicode MS" w:eastAsia="Arial Unicode MS" w:hAnsi="Arial Unicode MS" w:cs="Arial Unicode MS"/>
          <w:i/>
          <w:iCs/>
          <w:color w:val="333333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i/>
          <w:iCs/>
          <w:color w:val="333333"/>
          <w:sz w:val="20"/>
          <w:szCs w:val="20"/>
        </w:rPr>
        <w:t>고정</w:t>
      </w:r>
      <w:r>
        <w:rPr>
          <w:rFonts w:ascii="Arial Unicode MS" w:eastAsia="Arial Unicode MS" w:hAnsi="Arial Unicode MS" w:cs="Arial Unicode MS"/>
          <w:i/>
          <w:iCs/>
          <w:color w:val="333333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i/>
          <w:iCs/>
          <w:color w:val="333333"/>
          <w:sz w:val="20"/>
          <w:szCs w:val="20"/>
        </w:rPr>
        <w:t>크기를</w:t>
      </w:r>
      <w:r>
        <w:rPr>
          <w:rFonts w:ascii="Arial Unicode MS" w:eastAsia="Arial Unicode MS" w:hAnsi="Arial Unicode MS" w:cs="Arial Unicode MS"/>
          <w:i/>
          <w:iCs/>
          <w:color w:val="333333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i/>
          <w:iCs/>
          <w:color w:val="333333"/>
          <w:sz w:val="20"/>
          <w:szCs w:val="20"/>
        </w:rPr>
        <w:t>크게</w:t>
      </w:r>
      <w:r>
        <w:rPr>
          <w:rFonts w:ascii="Arial Unicode MS" w:eastAsia="Arial Unicode MS" w:hAnsi="Arial Unicode MS" w:cs="Arial Unicode MS"/>
          <w:i/>
          <w:iCs/>
          <w:color w:val="333333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i/>
          <w:iCs/>
          <w:color w:val="333333"/>
          <w:sz w:val="20"/>
          <w:szCs w:val="20"/>
        </w:rPr>
        <w:t>상회할</w:t>
      </w:r>
      <w:r>
        <w:rPr>
          <w:rFonts w:ascii="Arial Unicode MS" w:eastAsia="Arial Unicode MS" w:hAnsi="Arial Unicode MS" w:cs="Arial Unicode MS"/>
          <w:i/>
          <w:iCs/>
          <w:color w:val="333333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i/>
          <w:iCs/>
          <w:color w:val="333333"/>
          <w:sz w:val="20"/>
          <w:szCs w:val="20"/>
        </w:rPr>
        <w:t>수</w:t>
      </w:r>
      <w:r>
        <w:rPr>
          <w:rFonts w:ascii="Arial Unicode MS" w:eastAsia="Arial Unicode MS" w:hAnsi="Arial Unicode MS" w:cs="Arial Unicode MS"/>
          <w:i/>
          <w:iCs/>
          <w:color w:val="333333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i/>
          <w:iCs/>
          <w:color w:val="333333"/>
          <w:sz w:val="20"/>
          <w:szCs w:val="20"/>
        </w:rPr>
        <w:t>있으므로</w:t>
      </w:r>
      <w:r>
        <w:rPr>
          <w:rFonts w:ascii="Arial Unicode MS" w:eastAsia="Arial Unicode MS" w:hAnsi="Arial Unicode MS" w:cs="Arial Unicode MS"/>
          <w:i/>
          <w:iCs/>
          <w:color w:val="333333"/>
          <w:sz w:val="20"/>
          <w:szCs w:val="20"/>
        </w:rPr>
        <w:t xml:space="preserve">, </w:t>
      </w:r>
      <w:r>
        <w:rPr>
          <w:rFonts w:ascii="Arial Unicode MS" w:eastAsia="Arial Unicode MS" w:hAnsi="Arial Unicode MS" w:cs="Arial Unicode MS"/>
          <w:i/>
          <w:iCs/>
          <w:color w:val="333333"/>
          <w:sz w:val="20"/>
          <w:szCs w:val="20"/>
        </w:rPr>
        <w:t>도메인별</w:t>
      </w:r>
      <w:r>
        <w:rPr>
          <w:rFonts w:ascii="Arial Unicode MS" w:eastAsia="Arial Unicode MS" w:hAnsi="Arial Unicode MS" w:cs="Arial Unicode MS"/>
          <w:i/>
          <w:iCs/>
          <w:color w:val="333333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i/>
          <w:iCs/>
          <w:color w:val="333333"/>
          <w:sz w:val="20"/>
          <w:szCs w:val="20"/>
        </w:rPr>
        <w:t>평가가</w:t>
      </w:r>
      <w:r>
        <w:rPr>
          <w:rFonts w:ascii="Arial Unicode MS" w:eastAsia="Arial Unicode MS" w:hAnsi="Arial Unicode MS" w:cs="Arial Unicode MS"/>
          <w:i/>
          <w:iCs/>
          <w:color w:val="333333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i/>
          <w:iCs/>
          <w:color w:val="333333"/>
          <w:sz w:val="20"/>
          <w:szCs w:val="20"/>
        </w:rPr>
        <w:t>필수</w:t>
      </w:r>
      <w:r>
        <w:rPr>
          <w:rFonts w:ascii="Arial Unicode MS" w:eastAsia="Arial Unicode MS" w:hAnsi="Arial Unicode MS" w:cs="Arial Unicode MS"/>
          <w:i/>
          <w:iCs/>
          <w:color w:val="333333"/>
          <w:sz w:val="20"/>
          <w:szCs w:val="20"/>
        </w:rPr>
        <w:t>(MUST)</w:t>
      </w:r>
      <w:r>
        <w:rPr>
          <w:rFonts w:ascii="Arial Unicode MS" w:eastAsia="Arial Unicode MS" w:hAnsi="Arial Unicode MS" w:cs="Arial Unicode MS"/>
          <w:i/>
          <w:iCs/>
          <w:color w:val="333333"/>
          <w:sz w:val="20"/>
          <w:szCs w:val="20"/>
        </w:rPr>
        <w:t>이다</w:t>
      </w:r>
      <w:r>
        <w:rPr>
          <w:rFonts w:ascii="Arial Unicode MS" w:eastAsia="Arial Unicode MS" w:hAnsi="Arial Unicode MS" w:cs="Arial Unicode MS"/>
          <w:i/>
          <w:iCs/>
          <w:color w:val="333333"/>
          <w:sz w:val="20"/>
          <w:szCs w:val="20"/>
        </w:rPr>
        <w:t>.</w:t>
      </w:r>
    </w:p>
    <w:p w14:paraId="2DCAE3A2" w14:textId="77777777" w:rsidR="00D80D8A" w:rsidRDefault="00D80D8A">
      <w:pPr>
        <w:spacing w:before="120" w:after="120"/>
        <w:ind w:left="360" w:right="360"/>
        <w:rPr>
          <w:i/>
          <w:iCs/>
          <w:color w:val="333333"/>
          <w:sz w:val="20"/>
          <w:szCs w:val="20"/>
        </w:rPr>
      </w:pPr>
    </w:p>
    <w:p w14:paraId="5B8B90CC" w14:textId="77777777" w:rsidR="00D80D8A" w:rsidRDefault="00BE6280">
      <w:pPr>
        <w:pStyle w:val="4"/>
        <w:keepNext w:val="0"/>
        <w:keepLines w:val="0"/>
      </w:pPr>
      <w:bookmarkStart w:id="247" w:name="_fv5iawlqjcn7" w:colFirst="0" w:colLast="0"/>
      <w:bookmarkEnd w:id="247"/>
      <w:r>
        <w:rPr>
          <w:rFonts w:ascii="Arial Unicode MS" w:eastAsia="Arial Unicode MS" w:hAnsi="Arial Unicode MS" w:cs="Arial Unicode MS"/>
        </w:rPr>
        <w:t xml:space="preserve">9.1.2 </w:t>
      </w:r>
      <w:proofErr w:type="spellStart"/>
      <w:r>
        <w:rPr>
          <w:rFonts w:ascii="Arial Unicode MS" w:eastAsia="Arial Unicode MS" w:hAnsi="Arial Unicode MS" w:cs="Arial Unicode MS"/>
        </w:rPr>
        <w:t>Chunking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전략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비교</w:t>
      </w:r>
    </w:p>
    <w:tbl>
      <w:tblPr>
        <w:tblStyle w:val="afffffffffffe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92"/>
        <w:gridCol w:w="2617"/>
        <w:gridCol w:w="2401"/>
        <w:gridCol w:w="2415"/>
      </w:tblGrid>
      <w:tr w:rsidR="00D80D8A" w14:paraId="278B547A" w14:textId="77777777">
        <w:trPr>
          <w:trHeight w:val="465"/>
        </w:trPr>
        <w:tc>
          <w:tcPr>
            <w:tcW w:w="1591" w:type="dxa"/>
            <w:tcBorders>
              <w:top w:val="single" w:sz="5" w:space="0" w:color="2E75B6"/>
              <w:left w:val="single" w:sz="5" w:space="0" w:color="2E75B6"/>
              <w:bottom w:val="single" w:sz="5" w:space="0" w:color="2E75B6"/>
              <w:right w:val="single" w:sz="5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3EBEE0" w14:textId="77777777" w:rsidR="00D80D8A" w:rsidRDefault="00BE6280">
            <w:pPr>
              <w:spacing w:before="240" w:after="240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  <w:sz w:val="18"/>
                <w:szCs w:val="18"/>
              </w:rPr>
              <w:t>전략</w:t>
            </w:r>
          </w:p>
        </w:tc>
        <w:tc>
          <w:tcPr>
            <w:tcW w:w="2617" w:type="dxa"/>
            <w:tcBorders>
              <w:top w:val="single" w:sz="5" w:space="0" w:color="2E75B6"/>
              <w:left w:val="nil"/>
              <w:bottom w:val="single" w:sz="5" w:space="0" w:color="2E75B6"/>
              <w:right w:val="single" w:sz="5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2D45E8" w14:textId="77777777" w:rsidR="00D80D8A" w:rsidRDefault="00BE6280">
            <w:pPr>
              <w:spacing w:before="240" w:after="240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  <w:sz w:val="18"/>
                <w:szCs w:val="18"/>
              </w:rPr>
              <w:t>설명</w:t>
            </w:r>
          </w:p>
        </w:tc>
        <w:tc>
          <w:tcPr>
            <w:tcW w:w="2401" w:type="dxa"/>
            <w:tcBorders>
              <w:top w:val="single" w:sz="5" w:space="0" w:color="2E75B6"/>
              <w:left w:val="nil"/>
              <w:bottom w:val="single" w:sz="5" w:space="0" w:color="2E75B6"/>
              <w:right w:val="single" w:sz="5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DFA767" w14:textId="77777777" w:rsidR="00D80D8A" w:rsidRDefault="00BE6280">
            <w:pPr>
              <w:spacing w:before="240" w:after="240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  <w:sz w:val="18"/>
                <w:szCs w:val="18"/>
              </w:rPr>
              <w:t>장점</w:t>
            </w:r>
          </w:p>
        </w:tc>
        <w:tc>
          <w:tcPr>
            <w:tcW w:w="2415" w:type="dxa"/>
            <w:tcBorders>
              <w:top w:val="single" w:sz="5" w:space="0" w:color="2E75B6"/>
              <w:left w:val="nil"/>
              <w:bottom w:val="single" w:sz="5" w:space="0" w:color="2E75B6"/>
              <w:right w:val="single" w:sz="5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25F742" w14:textId="77777777" w:rsidR="00D80D8A" w:rsidRDefault="00BE6280">
            <w:pPr>
              <w:spacing w:before="240" w:after="240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  <w:sz w:val="18"/>
                <w:szCs w:val="18"/>
              </w:rPr>
              <w:t>단점</w:t>
            </w:r>
          </w:p>
        </w:tc>
      </w:tr>
      <w:tr w:rsidR="00D80D8A" w14:paraId="6B8588DE" w14:textId="77777777">
        <w:trPr>
          <w:trHeight w:val="630"/>
        </w:trPr>
        <w:tc>
          <w:tcPr>
            <w:tcW w:w="1591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349A53" w14:textId="77777777" w:rsidR="00D80D8A" w:rsidRDefault="00BE6280">
            <w:pPr>
              <w:spacing w:before="240" w:after="240"/>
              <w:rPr>
                <w:b/>
                <w:bCs/>
                <w:sz w:val="18"/>
                <w:szCs w:val="18"/>
              </w:rPr>
            </w:pPr>
            <w:proofErr w:type="spellStart"/>
            <w:r>
              <w:rPr>
                <w:b/>
                <w:bCs/>
                <w:sz w:val="18"/>
                <w:szCs w:val="18"/>
              </w:rPr>
              <w:t>Fixed-Size</w:t>
            </w:r>
            <w:proofErr w:type="spellEnd"/>
          </w:p>
        </w:tc>
        <w:tc>
          <w:tcPr>
            <w:tcW w:w="2617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111900" w14:textId="77777777" w:rsidR="00D80D8A" w:rsidRDefault="00BE6280">
            <w:pPr>
              <w:spacing w:before="240" w:after="240"/>
              <w:rPr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고정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문자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/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토큰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수로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분할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.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오버랩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적용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가능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.</w:t>
            </w:r>
          </w:p>
        </w:tc>
        <w:tc>
          <w:tcPr>
            <w:tcW w:w="2401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F8ED57" w14:textId="77777777" w:rsidR="00D80D8A" w:rsidRDefault="00BE6280">
            <w:pPr>
              <w:spacing w:before="240" w:after="240"/>
              <w:rPr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구현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가장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단순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.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빠른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처리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.</w:t>
            </w:r>
          </w:p>
        </w:tc>
        <w:tc>
          <w:tcPr>
            <w:tcW w:w="2415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B6025E" w14:textId="77777777" w:rsidR="00D80D8A" w:rsidRDefault="00BE6280">
            <w:pPr>
              <w:spacing w:before="240" w:after="240"/>
              <w:rPr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의미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경계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무시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.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문장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중간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절단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가능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.</w:t>
            </w:r>
          </w:p>
        </w:tc>
      </w:tr>
      <w:tr w:rsidR="00D80D8A" w14:paraId="459D0579" w14:textId="77777777">
        <w:trPr>
          <w:trHeight w:val="870"/>
        </w:trPr>
        <w:tc>
          <w:tcPr>
            <w:tcW w:w="1591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E099BE" w14:textId="77777777" w:rsidR="00D80D8A" w:rsidRDefault="00BE6280">
            <w:pPr>
              <w:spacing w:before="240" w:after="240"/>
              <w:rPr>
                <w:b/>
                <w:bCs/>
                <w:sz w:val="18"/>
                <w:szCs w:val="18"/>
              </w:rPr>
            </w:pPr>
            <w:proofErr w:type="spellStart"/>
            <w:r>
              <w:rPr>
                <w:b/>
                <w:bCs/>
                <w:sz w:val="18"/>
                <w:szCs w:val="18"/>
              </w:rPr>
              <w:t>Recursive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Character</w:t>
            </w:r>
            <w:proofErr w:type="spellEnd"/>
          </w:p>
        </w:tc>
        <w:tc>
          <w:tcPr>
            <w:tcW w:w="2617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76F9D8" w14:textId="77777777" w:rsidR="00D80D8A" w:rsidRDefault="00BE6280">
            <w:pPr>
              <w:spacing w:before="240" w:after="240"/>
              <w:rPr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계층적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구분자</w:t>
            </w:r>
            <w:proofErr w:type="spellEnd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(\</w:t>
            </w:r>
            <w:proofErr w:type="spellStart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n</w:t>
            </w:r>
            <w:proofErr w:type="spellEnd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\</w:t>
            </w:r>
            <w:proofErr w:type="spellStart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n</w:t>
            </w:r>
            <w:proofErr w:type="spellEnd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→\</w:t>
            </w:r>
            <w:proofErr w:type="spellStart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n</w:t>
            </w:r>
            <w:proofErr w:type="spellEnd"/>
            <w:proofErr w:type="gramStart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→.→</w:t>
            </w:r>
            <w:proofErr w:type="gramEnd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공백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)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로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재귀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분할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. </w:t>
            </w:r>
            <w:proofErr w:type="spellStart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LangChain</w:t>
            </w:r>
            <w:proofErr w:type="spellEnd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기본값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.</w:t>
            </w:r>
          </w:p>
        </w:tc>
        <w:tc>
          <w:tcPr>
            <w:tcW w:w="2401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5BBBFF" w14:textId="77777777" w:rsidR="00D80D8A" w:rsidRDefault="00BE6280">
            <w:pPr>
              <w:spacing w:before="240" w:after="240"/>
              <w:rPr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구조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보존과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크기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통제의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균형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. </w:t>
            </w:r>
            <w:proofErr w:type="spellStart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FloTorch</w:t>
            </w:r>
            <w:proofErr w:type="spellEnd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2026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에서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69%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정확도로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최고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.</w:t>
            </w:r>
          </w:p>
        </w:tc>
        <w:tc>
          <w:tcPr>
            <w:tcW w:w="2415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47E806" w14:textId="77777777" w:rsidR="00D80D8A" w:rsidRDefault="00BE6280">
            <w:pPr>
              <w:spacing w:before="240" w:after="240"/>
              <w:rPr>
                <w:sz w:val="18"/>
                <w:szCs w:val="18"/>
              </w:rPr>
            </w:pPr>
            <w:proofErr w:type="spellStart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구분자</w:t>
            </w:r>
            <w:proofErr w:type="spellEnd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기반이므로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비정형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텍스트에서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한계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.</w:t>
            </w:r>
          </w:p>
        </w:tc>
      </w:tr>
      <w:tr w:rsidR="00D80D8A" w14:paraId="3C712AD1" w14:textId="77777777">
        <w:trPr>
          <w:trHeight w:val="870"/>
        </w:trPr>
        <w:tc>
          <w:tcPr>
            <w:tcW w:w="1591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E7BDE3" w14:textId="77777777" w:rsidR="00D80D8A" w:rsidRDefault="00BE6280">
            <w:pPr>
              <w:spacing w:before="240" w:after="240"/>
              <w:rPr>
                <w:b/>
                <w:bCs/>
                <w:sz w:val="18"/>
                <w:szCs w:val="18"/>
              </w:rPr>
            </w:pPr>
            <w:proofErr w:type="spellStart"/>
            <w:r>
              <w:rPr>
                <w:b/>
                <w:bCs/>
                <w:sz w:val="18"/>
                <w:szCs w:val="18"/>
              </w:rPr>
              <w:t>Document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Structure</w:t>
            </w:r>
            <w:proofErr w:type="spellEnd"/>
          </w:p>
        </w:tc>
        <w:tc>
          <w:tcPr>
            <w:tcW w:w="2617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6C7984" w14:textId="77777777" w:rsidR="00D80D8A" w:rsidRDefault="00BE6280">
            <w:pPr>
              <w:spacing w:before="240" w:after="240"/>
              <w:rPr>
                <w:sz w:val="18"/>
                <w:szCs w:val="18"/>
              </w:rPr>
            </w:pPr>
            <w:proofErr w:type="spellStart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Markdown</w:t>
            </w:r>
            <w:proofErr w:type="spellEnd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헤딩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, HTML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태그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, PDF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섹션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등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문서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구조를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경계로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분할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.</w:t>
            </w:r>
          </w:p>
        </w:tc>
        <w:tc>
          <w:tcPr>
            <w:tcW w:w="2401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7EA4CE" w14:textId="77777777" w:rsidR="00D80D8A" w:rsidRDefault="00BE6280">
            <w:pPr>
              <w:spacing w:before="240" w:after="240"/>
              <w:rPr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원본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구조를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최대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보존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.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구조화된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문서에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최적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.</w:t>
            </w:r>
          </w:p>
        </w:tc>
        <w:tc>
          <w:tcPr>
            <w:tcW w:w="2415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85433C" w14:textId="77777777" w:rsidR="00D80D8A" w:rsidRDefault="00BE6280">
            <w:pPr>
              <w:spacing w:before="240" w:after="240"/>
              <w:rPr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구조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없는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문서에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적용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불가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. </w:t>
            </w:r>
            <w:proofErr w:type="spellStart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청크</w:t>
            </w:r>
            <w:proofErr w:type="spellEnd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크기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불균일</w:t>
            </w:r>
            <w:proofErr w:type="spellEnd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.</w:t>
            </w:r>
          </w:p>
        </w:tc>
      </w:tr>
      <w:tr w:rsidR="00D80D8A" w14:paraId="19CE81AE" w14:textId="77777777">
        <w:trPr>
          <w:trHeight w:val="1560"/>
        </w:trPr>
        <w:tc>
          <w:tcPr>
            <w:tcW w:w="1591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845B7B" w14:textId="77777777" w:rsidR="00D80D8A" w:rsidRDefault="00BE6280">
            <w:pPr>
              <w:spacing w:before="240" w:after="240"/>
              <w:rPr>
                <w:b/>
                <w:bCs/>
                <w:sz w:val="18"/>
                <w:szCs w:val="18"/>
              </w:rPr>
            </w:pPr>
            <w:proofErr w:type="spellStart"/>
            <w:r>
              <w:rPr>
                <w:b/>
                <w:bCs/>
                <w:sz w:val="18"/>
                <w:szCs w:val="18"/>
              </w:rPr>
              <w:t>Semantic</w:t>
            </w:r>
            <w:proofErr w:type="spellEnd"/>
          </w:p>
        </w:tc>
        <w:tc>
          <w:tcPr>
            <w:tcW w:w="2617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B6696E" w14:textId="77777777" w:rsidR="00D80D8A" w:rsidRDefault="00BE6280">
            <w:pPr>
              <w:spacing w:before="240" w:after="240"/>
              <w:rPr>
                <w:sz w:val="18"/>
                <w:szCs w:val="18"/>
              </w:rPr>
            </w:pPr>
            <w:proofErr w:type="spellStart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임베딩</w:t>
            </w:r>
            <w:proofErr w:type="spellEnd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유사도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기반으로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의미적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경계에서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분할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.</w:t>
            </w:r>
          </w:p>
        </w:tc>
        <w:tc>
          <w:tcPr>
            <w:tcW w:w="2401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F78271" w14:textId="77777777" w:rsidR="00D80D8A" w:rsidRDefault="00BE6280">
            <w:pPr>
              <w:spacing w:before="240" w:after="240"/>
              <w:rPr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주제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전환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지점을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자동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감지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.</w:t>
            </w:r>
          </w:p>
        </w:tc>
        <w:tc>
          <w:tcPr>
            <w:tcW w:w="2415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540EF5" w14:textId="77777777" w:rsidR="00D80D8A" w:rsidRDefault="00BE6280">
            <w:pPr>
              <w:spacing w:before="240" w:after="240"/>
              <w:rPr>
                <w:sz w:val="18"/>
                <w:szCs w:val="18"/>
              </w:rPr>
            </w:pPr>
            <w:proofErr w:type="spellStart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임베딩</w:t>
            </w:r>
            <w:proofErr w:type="spellEnd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비용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추가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.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크기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예측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어려움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.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과도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분할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시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정확도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저하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(</w:t>
            </w:r>
            <w:proofErr w:type="spellStart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FloTorch</w:t>
            </w:r>
            <w:proofErr w:type="spellEnd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: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평균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43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토큰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→54%). </w:t>
            </w:r>
            <w:proofErr w:type="spellStart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Vectara</w:t>
            </w:r>
            <w:proofErr w:type="spellEnd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NAACL 2025: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범용에서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항상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우위는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아님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.</w:t>
            </w:r>
          </w:p>
        </w:tc>
      </w:tr>
      <w:tr w:rsidR="00D80D8A" w14:paraId="7CE16960" w14:textId="77777777">
        <w:trPr>
          <w:trHeight w:val="870"/>
        </w:trPr>
        <w:tc>
          <w:tcPr>
            <w:tcW w:w="1591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51BE4A" w14:textId="77777777" w:rsidR="00D80D8A" w:rsidRDefault="00BE6280">
            <w:pPr>
              <w:spacing w:before="240" w:after="240"/>
              <w:rPr>
                <w:b/>
                <w:bCs/>
                <w:sz w:val="18"/>
                <w:szCs w:val="18"/>
              </w:rPr>
            </w:pPr>
            <w:proofErr w:type="spellStart"/>
            <w:r>
              <w:rPr>
                <w:b/>
                <w:bCs/>
                <w:sz w:val="18"/>
                <w:szCs w:val="18"/>
              </w:rPr>
              <w:lastRenderedPageBreak/>
              <w:t>Adaptive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Chunking</w:t>
            </w:r>
            <w:proofErr w:type="spellEnd"/>
          </w:p>
        </w:tc>
        <w:tc>
          <w:tcPr>
            <w:tcW w:w="2617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FDDAB3" w14:textId="77777777" w:rsidR="00D80D8A" w:rsidRDefault="00BE6280">
            <w:pPr>
              <w:spacing w:before="240" w:after="240"/>
              <w:rPr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섹션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/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문장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경계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+ </w:t>
            </w:r>
            <w:proofErr w:type="spellStart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임베딩</w:t>
            </w:r>
            <w:proofErr w:type="spellEnd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유사도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+ LLM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요약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헤더를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결합하여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동적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분할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.</w:t>
            </w:r>
          </w:p>
        </w:tc>
        <w:tc>
          <w:tcPr>
            <w:tcW w:w="2401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BD940" w14:textId="77777777" w:rsidR="00D80D8A" w:rsidRDefault="00BE6280">
            <w:pPr>
              <w:spacing w:before="240" w:after="240"/>
              <w:rPr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전문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도메인에서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고정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크기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대비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큰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향상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. </w:t>
            </w:r>
            <w:proofErr w:type="spellStart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청크별</w:t>
            </w:r>
            <w:proofErr w:type="spellEnd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자기완결성</w:t>
            </w:r>
            <w:proofErr w:type="spellEnd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높음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.</w:t>
            </w:r>
          </w:p>
        </w:tc>
        <w:tc>
          <w:tcPr>
            <w:tcW w:w="2415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8A2606" w14:textId="77777777" w:rsidR="00D80D8A" w:rsidRDefault="00BE6280">
            <w:pPr>
              <w:spacing w:before="240" w:after="240"/>
              <w:rPr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LLM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호출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비용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높음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.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구현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복잡도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높음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.</w:t>
            </w:r>
          </w:p>
        </w:tc>
      </w:tr>
      <w:tr w:rsidR="00D80D8A" w14:paraId="111B087B" w14:textId="77777777">
        <w:trPr>
          <w:trHeight w:val="1095"/>
        </w:trPr>
        <w:tc>
          <w:tcPr>
            <w:tcW w:w="1591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9486BA" w14:textId="77777777" w:rsidR="00D80D8A" w:rsidRDefault="00BE6280">
            <w:pPr>
              <w:spacing w:before="240" w:after="240"/>
              <w:rPr>
                <w:b/>
                <w:bCs/>
                <w:sz w:val="18"/>
                <w:szCs w:val="18"/>
              </w:rPr>
            </w:pPr>
            <w:proofErr w:type="spellStart"/>
            <w:r>
              <w:rPr>
                <w:b/>
                <w:bCs/>
                <w:sz w:val="18"/>
                <w:szCs w:val="18"/>
              </w:rPr>
              <w:t>Contextual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Retrieval</w:t>
            </w:r>
            <w:proofErr w:type="spellEnd"/>
          </w:p>
        </w:tc>
        <w:tc>
          <w:tcPr>
            <w:tcW w:w="2617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017B57" w14:textId="77777777" w:rsidR="00D80D8A" w:rsidRDefault="00BE6280">
            <w:pPr>
              <w:spacing w:before="240" w:after="240"/>
              <w:rPr>
                <w:sz w:val="18"/>
                <w:szCs w:val="18"/>
              </w:rPr>
            </w:pPr>
            <w:proofErr w:type="spellStart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청킹</w:t>
            </w:r>
            <w:proofErr w:type="spellEnd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후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각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청크에</w:t>
            </w:r>
            <w:proofErr w:type="spellEnd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문서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수준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컨텍스트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(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제목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/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섹션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/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요약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)</w:t>
            </w:r>
            <w:proofErr w:type="spellStart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를</w:t>
            </w:r>
            <w:proofErr w:type="spellEnd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LLM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으로</w:t>
            </w:r>
            <w:proofErr w:type="spellEnd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추가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(</w:t>
            </w:r>
            <w:proofErr w:type="spellStart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Anthropic</w:t>
            </w:r>
            <w:proofErr w:type="spellEnd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, 2024).</w:t>
            </w:r>
          </w:p>
        </w:tc>
        <w:tc>
          <w:tcPr>
            <w:tcW w:w="2401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E5967D" w14:textId="77777777" w:rsidR="00D80D8A" w:rsidRDefault="00BE6280">
            <w:pPr>
              <w:spacing w:before="240" w:after="240"/>
              <w:rPr>
                <w:sz w:val="18"/>
                <w:szCs w:val="18"/>
              </w:rPr>
            </w:pPr>
            <w:proofErr w:type="spellStart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청크의</w:t>
            </w:r>
            <w:proofErr w:type="spellEnd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자기완결성</w:t>
            </w:r>
            <w:proofErr w:type="spellEnd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보장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. </w:t>
            </w:r>
            <w:proofErr w:type="spellStart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임베딩</w:t>
            </w:r>
            <w:proofErr w:type="spellEnd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API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무관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.</w:t>
            </w:r>
          </w:p>
        </w:tc>
        <w:tc>
          <w:tcPr>
            <w:tcW w:w="2415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CB2A1A" w14:textId="77777777" w:rsidR="00D80D8A" w:rsidRDefault="00BE6280">
            <w:pPr>
              <w:spacing w:before="240" w:after="240"/>
              <w:rPr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LLM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호출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비용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수반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.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장문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문서에서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비용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급증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.</w:t>
            </w:r>
          </w:p>
        </w:tc>
      </w:tr>
      <w:tr w:rsidR="00D80D8A" w14:paraId="1744D8AF" w14:textId="77777777">
        <w:trPr>
          <w:trHeight w:val="1320"/>
        </w:trPr>
        <w:tc>
          <w:tcPr>
            <w:tcW w:w="1591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2112C6" w14:textId="77777777" w:rsidR="00D80D8A" w:rsidRDefault="00BE6280">
            <w:pPr>
              <w:spacing w:before="240" w:after="240"/>
              <w:rPr>
                <w:b/>
                <w:bCs/>
                <w:sz w:val="18"/>
                <w:szCs w:val="18"/>
              </w:rPr>
            </w:pPr>
            <w:proofErr w:type="spellStart"/>
            <w:r>
              <w:rPr>
                <w:b/>
                <w:bCs/>
                <w:sz w:val="18"/>
                <w:szCs w:val="18"/>
              </w:rPr>
              <w:t>Late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Chunking</w:t>
            </w:r>
            <w:proofErr w:type="spellEnd"/>
          </w:p>
        </w:tc>
        <w:tc>
          <w:tcPr>
            <w:tcW w:w="2617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DA29B1" w14:textId="77777777" w:rsidR="00D80D8A" w:rsidRDefault="00BE6280">
            <w:pPr>
              <w:spacing w:before="240" w:after="240"/>
              <w:rPr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문서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전체를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먼저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임베딩</w:t>
            </w:r>
            <w:proofErr w:type="spellEnd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→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분할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.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각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청크가</w:t>
            </w:r>
            <w:proofErr w:type="spellEnd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전체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문맥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반영한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임베딩</w:t>
            </w:r>
            <w:proofErr w:type="spellEnd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보유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(</w:t>
            </w:r>
            <w:proofErr w:type="spellStart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Jina</w:t>
            </w:r>
            <w:proofErr w:type="spellEnd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AI, arXiv:2409.04701).</w:t>
            </w:r>
          </w:p>
        </w:tc>
        <w:tc>
          <w:tcPr>
            <w:tcW w:w="2401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7E5D7D" w14:textId="77777777" w:rsidR="00D80D8A" w:rsidRDefault="00BE6280">
            <w:pPr>
              <w:spacing w:before="240" w:after="240"/>
              <w:rPr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대명사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참조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문제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해결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.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문서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길이와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개선폭이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양의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상관관계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.</w:t>
            </w:r>
          </w:p>
        </w:tc>
        <w:tc>
          <w:tcPr>
            <w:tcW w:w="2415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D57DB9" w14:textId="77777777" w:rsidR="00D80D8A" w:rsidRDefault="00BE6280">
            <w:pPr>
              <w:spacing w:before="240" w:after="240"/>
              <w:rPr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특정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모델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(</w:t>
            </w:r>
            <w:proofErr w:type="spellStart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Jina</w:t>
            </w:r>
            <w:proofErr w:type="spellEnd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등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)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필요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.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관련성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/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완전성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희생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가능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. arXiv:2504.19754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에서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Early</w:t>
            </w:r>
            <w:proofErr w:type="spellEnd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Chunking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이</w:t>
            </w:r>
            <w:proofErr w:type="spellEnd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우수한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사례도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보고됨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.</w:t>
            </w:r>
          </w:p>
        </w:tc>
      </w:tr>
    </w:tbl>
    <w:p w14:paraId="47396713" w14:textId="77777777" w:rsidR="00D80D8A" w:rsidRDefault="00BE6280">
      <w:pPr>
        <w:pStyle w:val="4"/>
        <w:keepNext w:val="0"/>
        <w:keepLines w:val="0"/>
      </w:pPr>
      <w:bookmarkStart w:id="248" w:name="_6n540gmcccd6" w:colFirst="0" w:colLast="0"/>
      <w:bookmarkEnd w:id="248"/>
      <w:r>
        <w:rPr>
          <w:rFonts w:ascii="Arial Unicode MS" w:eastAsia="Arial Unicode MS" w:hAnsi="Arial Unicode MS" w:cs="Arial Unicode MS"/>
        </w:rPr>
        <w:t xml:space="preserve">9.1.3 </w:t>
      </w:r>
      <w:proofErr w:type="spellStart"/>
      <w:r>
        <w:rPr>
          <w:rFonts w:ascii="Arial Unicode MS" w:eastAsia="Arial Unicode MS" w:hAnsi="Arial Unicode MS" w:cs="Arial Unicode MS"/>
        </w:rPr>
        <w:t>청크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크기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가이드</w:t>
      </w:r>
    </w:p>
    <w:tbl>
      <w:tblPr>
        <w:tblStyle w:val="affffffffffff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043"/>
        <w:gridCol w:w="3288"/>
        <w:gridCol w:w="3694"/>
      </w:tblGrid>
      <w:tr w:rsidR="00D80D8A" w14:paraId="70EECEA8" w14:textId="77777777">
        <w:trPr>
          <w:trHeight w:val="465"/>
        </w:trPr>
        <w:tc>
          <w:tcPr>
            <w:tcW w:w="2042" w:type="dxa"/>
            <w:tcBorders>
              <w:top w:val="single" w:sz="5" w:space="0" w:color="2E75B6"/>
              <w:left w:val="single" w:sz="5" w:space="0" w:color="2E75B6"/>
              <w:bottom w:val="single" w:sz="5" w:space="0" w:color="2E75B6"/>
              <w:right w:val="single" w:sz="5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3411E8" w14:textId="77777777" w:rsidR="00D80D8A" w:rsidRDefault="00BE6280">
            <w:pPr>
              <w:spacing w:before="240" w:after="240"/>
              <w:rPr>
                <w:b/>
                <w:bCs/>
                <w:color w:val="FFFFFF"/>
                <w:sz w:val="18"/>
                <w:szCs w:val="18"/>
              </w:rPr>
            </w:pPr>
            <w:proofErr w:type="spellStart"/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  <w:sz w:val="18"/>
                <w:szCs w:val="18"/>
              </w:rPr>
              <w:t>청크</w:t>
            </w:r>
            <w:proofErr w:type="spellEnd"/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  <w:sz w:val="18"/>
                <w:szCs w:val="18"/>
              </w:rPr>
              <w:t>크기</w:t>
            </w:r>
          </w:p>
        </w:tc>
        <w:tc>
          <w:tcPr>
            <w:tcW w:w="3288" w:type="dxa"/>
            <w:tcBorders>
              <w:top w:val="single" w:sz="5" w:space="0" w:color="2E75B6"/>
              <w:left w:val="nil"/>
              <w:bottom w:val="single" w:sz="5" w:space="0" w:color="2E75B6"/>
              <w:right w:val="single" w:sz="5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9FA820" w14:textId="77777777" w:rsidR="00D80D8A" w:rsidRDefault="00BE6280">
            <w:pPr>
              <w:spacing w:before="240" w:after="240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  <w:sz w:val="18"/>
                <w:szCs w:val="18"/>
              </w:rPr>
              <w:t>적합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  <w:sz w:val="18"/>
                <w:szCs w:val="18"/>
              </w:rPr>
              <w:t>조건</w:t>
            </w:r>
          </w:p>
        </w:tc>
        <w:tc>
          <w:tcPr>
            <w:tcW w:w="3694" w:type="dxa"/>
            <w:tcBorders>
              <w:top w:val="single" w:sz="5" w:space="0" w:color="2E75B6"/>
              <w:left w:val="nil"/>
              <w:bottom w:val="single" w:sz="5" w:space="0" w:color="2E75B6"/>
              <w:right w:val="single" w:sz="5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01D254" w14:textId="77777777" w:rsidR="00D80D8A" w:rsidRDefault="00BE6280">
            <w:pPr>
              <w:spacing w:before="240" w:after="240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  <w:sz w:val="18"/>
                <w:szCs w:val="18"/>
              </w:rPr>
              <w:t>비고</w:t>
            </w:r>
          </w:p>
        </w:tc>
      </w:tr>
      <w:tr w:rsidR="00D80D8A" w14:paraId="539F76E1" w14:textId="77777777">
        <w:trPr>
          <w:trHeight w:val="1095"/>
        </w:trPr>
        <w:tc>
          <w:tcPr>
            <w:tcW w:w="2042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7B03B0" w14:textId="77777777" w:rsidR="00D80D8A" w:rsidRDefault="00BE6280">
            <w:pPr>
              <w:spacing w:before="240" w:after="240"/>
              <w:rPr>
                <w:b/>
                <w:bCs/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sz w:val="18"/>
                <w:szCs w:val="18"/>
              </w:rPr>
              <w:t>256~512</w:t>
            </w:r>
            <w:r>
              <w:rPr>
                <w:rFonts w:ascii="Arial Unicode MS" w:eastAsia="Arial Unicode MS" w:hAnsi="Arial Unicode MS" w:cs="Arial Unicode MS"/>
                <w:b/>
                <w:bCs/>
                <w:sz w:val="18"/>
                <w:szCs w:val="18"/>
              </w:rPr>
              <w:t>토큰</w:t>
            </w:r>
          </w:p>
        </w:tc>
        <w:tc>
          <w:tcPr>
            <w:tcW w:w="3288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4925C4" w14:textId="77777777" w:rsidR="00D80D8A" w:rsidRDefault="00BE6280">
            <w:pPr>
              <w:spacing w:before="240" w:after="240"/>
              <w:rPr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범용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기본값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.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사실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기반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질의응답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(</w:t>
            </w:r>
            <w:proofErr w:type="spellStart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Factoid</w:t>
            </w:r>
            <w:proofErr w:type="spellEnd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QA)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에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최적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.</w:t>
            </w:r>
          </w:p>
        </w:tc>
        <w:tc>
          <w:tcPr>
            <w:tcW w:w="3694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3ABE32" w14:textId="77777777" w:rsidR="00D80D8A" w:rsidRDefault="00BE6280">
            <w:pPr>
              <w:spacing w:before="240" w:after="240"/>
              <w:rPr>
                <w:sz w:val="18"/>
                <w:szCs w:val="18"/>
              </w:rPr>
            </w:pPr>
            <w:proofErr w:type="spellStart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FloTorch</w:t>
            </w:r>
            <w:proofErr w:type="spellEnd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2026, NVIDIA 2024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기준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.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대부분의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RAG </w:t>
            </w:r>
            <w:proofErr w:type="spellStart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유스케이스에서</w:t>
            </w:r>
            <w:proofErr w:type="spellEnd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시작점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. arXiv:2505.21700: 64~128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토큰이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간결한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사실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기반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QA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에</w:t>
            </w:r>
            <w:proofErr w:type="spellEnd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최적인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경우도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있음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.</w:t>
            </w:r>
          </w:p>
        </w:tc>
      </w:tr>
      <w:tr w:rsidR="00D80D8A" w14:paraId="7579C305" w14:textId="77777777">
        <w:trPr>
          <w:trHeight w:val="870"/>
        </w:trPr>
        <w:tc>
          <w:tcPr>
            <w:tcW w:w="2042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0731A" w14:textId="77777777" w:rsidR="00D80D8A" w:rsidRDefault="00BE6280">
            <w:pPr>
              <w:spacing w:before="240" w:after="240"/>
              <w:rPr>
                <w:b/>
                <w:bCs/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sz w:val="18"/>
                <w:szCs w:val="18"/>
              </w:rPr>
              <w:t>512~1024</w:t>
            </w:r>
            <w:r>
              <w:rPr>
                <w:rFonts w:ascii="Arial Unicode MS" w:eastAsia="Arial Unicode MS" w:hAnsi="Arial Unicode MS" w:cs="Arial Unicode MS"/>
                <w:b/>
                <w:bCs/>
                <w:sz w:val="18"/>
                <w:szCs w:val="18"/>
              </w:rPr>
              <w:t>토큰</w:t>
            </w:r>
          </w:p>
        </w:tc>
        <w:tc>
          <w:tcPr>
            <w:tcW w:w="3288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6C6C5C" w14:textId="77777777" w:rsidR="00D80D8A" w:rsidRDefault="00BE6280">
            <w:pPr>
              <w:spacing w:before="240" w:after="240"/>
              <w:rPr>
                <w:sz w:val="18"/>
                <w:szCs w:val="18"/>
              </w:rPr>
            </w:pPr>
            <w:proofErr w:type="spellStart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분석적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·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다중</w:t>
            </w:r>
            <w:proofErr w:type="spellEnd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홉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질의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.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문맥이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넓어야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하는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경우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.</w:t>
            </w:r>
          </w:p>
        </w:tc>
        <w:tc>
          <w:tcPr>
            <w:tcW w:w="3694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85DCF0" w14:textId="77777777" w:rsidR="00D80D8A" w:rsidRDefault="00BE6280">
            <w:pPr>
              <w:spacing w:before="240" w:after="240"/>
              <w:rPr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표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수치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데이터가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포함된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문서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(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재무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기술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보고서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)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에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적합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. arXiv:2505.21700: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장문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답변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데이터셋에서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512~1024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가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최적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.</w:t>
            </w:r>
          </w:p>
        </w:tc>
      </w:tr>
      <w:tr w:rsidR="00D80D8A" w14:paraId="3EF593B7" w14:textId="77777777">
        <w:trPr>
          <w:trHeight w:val="630"/>
        </w:trPr>
        <w:tc>
          <w:tcPr>
            <w:tcW w:w="2042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3B7CDE" w14:textId="77777777" w:rsidR="00D80D8A" w:rsidRDefault="00BE6280">
            <w:pPr>
              <w:spacing w:before="240" w:after="240"/>
              <w:rPr>
                <w:b/>
                <w:bCs/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sz w:val="18"/>
                <w:szCs w:val="18"/>
              </w:rPr>
              <w:t>문서</w:t>
            </w:r>
            <w:r>
              <w:rPr>
                <w:rFonts w:ascii="Arial Unicode MS" w:eastAsia="Arial Unicode MS" w:hAnsi="Arial Unicode MS" w:cs="Arial Unicode MS"/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  <w:sz w:val="18"/>
                <w:szCs w:val="18"/>
              </w:rPr>
              <w:t>단위</w:t>
            </w:r>
            <w:r>
              <w:rPr>
                <w:rFonts w:ascii="Arial Unicode MS" w:eastAsia="Arial Unicode MS" w:hAnsi="Arial Unicode MS" w:cs="Arial Unicode MS"/>
                <w:b/>
                <w:bCs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Arial Unicode MS" w:eastAsia="Arial Unicode MS" w:hAnsi="Arial Unicode MS" w:cs="Arial Unicode MS"/>
                <w:b/>
                <w:bCs/>
                <w:sz w:val="18"/>
                <w:szCs w:val="18"/>
              </w:rPr>
              <w:t>청킹</w:t>
            </w:r>
            <w:proofErr w:type="spellEnd"/>
            <w:r>
              <w:rPr>
                <w:rFonts w:ascii="Arial Unicode MS" w:eastAsia="Arial Unicode MS" w:hAnsi="Arial Unicode MS" w:cs="Arial Unicode MS"/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  <w:sz w:val="18"/>
                <w:szCs w:val="18"/>
              </w:rPr>
              <w:t>생략</w:t>
            </w:r>
            <w:r>
              <w:rPr>
                <w:rFonts w:ascii="Arial Unicode MS" w:eastAsia="Arial Unicode MS" w:hAnsi="Arial Unicode MS" w:cs="Arial Unicode MS"/>
                <w:b/>
                <w:bCs/>
                <w:sz w:val="18"/>
                <w:szCs w:val="18"/>
              </w:rPr>
              <w:t>)</w:t>
            </w:r>
          </w:p>
        </w:tc>
        <w:tc>
          <w:tcPr>
            <w:tcW w:w="3288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3239C7" w14:textId="77777777" w:rsidR="00D80D8A" w:rsidRDefault="00BE6280">
            <w:pPr>
              <w:spacing w:before="240" w:after="240"/>
              <w:rPr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짧은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단일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주제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문서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(FAQ,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제품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설명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티켓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).</w:t>
            </w:r>
          </w:p>
        </w:tc>
        <w:tc>
          <w:tcPr>
            <w:tcW w:w="3694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DF34B3" w14:textId="77777777" w:rsidR="00D80D8A" w:rsidRDefault="00BE6280">
            <w:pPr>
              <w:spacing w:before="240" w:after="240"/>
              <w:rPr>
                <w:sz w:val="18"/>
                <w:szCs w:val="18"/>
              </w:rPr>
            </w:pPr>
            <w:proofErr w:type="spellStart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청킹이</w:t>
            </w:r>
            <w:proofErr w:type="spellEnd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오히려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검색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품질을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저하시킬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수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있음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.</w:t>
            </w:r>
          </w:p>
        </w:tc>
      </w:tr>
    </w:tbl>
    <w:p w14:paraId="6E30A167" w14:textId="77777777" w:rsidR="00D80D8A" w:rsidRDefault="00BE6280">
      <w:pPr>
        <w:spacing w:before="240" w:after="120"/>
      </w:pPr>
      <w:r>
        <w:rPr>
          <w:rFonts w:ascii="Arial Unicode MS" w:eastAsia="Arial Unicode MS" w:hAnsi="Arial Unicode MS" w:cs="Arial Unicode MS"/>
          <w:b/>
          <w:bCs/>
        </w:rPr>
        <w:t>오버랩</w:t>
      </w:r>
      <w:r>
        <w:rPr>
          <w:rFonts w:ascii="Arial Unicode MS" w:eastAsia="Arial Unicode MS" w:hAnsi="Arial Unicode MS" w:cs="Arial Unicode MS"/>
          <w:b/>
          <w:bCs/>
        </w:rPr>
        <w:t xml:space="preserve">: </w:t>
      </w:r>
      <w:r>
        <w:rPr>
          <w:rFonts w:ascii="Arial Unicode MS" w:eastAsia="Arial Unicode MS" w:hAnsi="Arial Unicode MS" w:cs="Arial Unicode MS"/>
        </w:rPr>
        <w:t>50~100</w:t>
      </w:r>
      <w:r>
        <w:rPr>
          <w:rFonts w:ascii="Arial Unicode MS" w:eastAsia="Arial Unicode MS" w:hAnsi="Arial Unicode MS" w:cs="Arial Unicode MS"/>
        </w:rPr>
        <w:t>토큰</w:t>
      </w:r>
      <w:r>
        <w:rPr>
          <w:rFonts w:ascii="Arial Unicode MS" w:eastAsia="Arial Unicode MS" w:hAnsi="Arial Unicode MS" w:cs="Arial Unicode MS"/>
        </w:rPr>
        <w:t>(</w:t>
      </w:r>
      <w:proofErr w:type="spellStart"/>
      <w:r>
        <w:rPr>
          <w:rFonts w:ascii="Arial Unicode MS" w:eastAsia="Arial Unicode MS" w:hAnsi="Arial Unicode MS" w:cs="Arial Unicode MS"/>
        </w:rPr>
        <w:t>청크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크기의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약</w:t>
      </w:r>
      <w:r>
        <w:rPr>
          <w:rFonts w:ascii="Arial Unicode MS" w:eastAsia="Arial Unicode MS" w:hAnsi="Arial Unicode MS" w:cs="Arial Unicode MS"/>
        </w:rPr>
        <w:t xml:space="preserve"> 10~20%)</w:t>
      </w:r>
      <w:r>
        <w:rPr>
          <w:rFonts w:ascii="Arial Unicode MS" w:eastAsia="Arial Unicode MS" w:hAnsi="Arial Unicode MS" w:cs="Arial Unicode MS"/>
        </w:rPr>
        <w:t>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기본으로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적용한다</w:t>
      </w:r>
      <w:r>
        <w:rPr>
          <w:rFonts w:ascii="Arial Unicode MS" w:eastAsia="Arial Unicode MS" w:hAnsi="Arial Unicode MS" w:cs="Arial Unicode MS"/>
        </w:rPr>
        <w:t xml:space="preserve">(SHOULD). </w:t>
      </w:r>
      <w:r>
        <w:rPr>
          <w:rFonts w:ascii="Arial Unicode MS" w:eastAsia="Arial Unicode MS" w:hAnsi="Arial Unicode MS" w:cs="Arial Unicode MS"/>
        </w:rPr>
        <w:t>오버랩이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없으면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청크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경계에서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문맥이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단절되고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과도하면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저장</w:t>
      </w:r>
      <w:r>
        <w:rPr>
          <w:rFonts w:ascii="Arial Unicode MS" w:eastAsia="Arial Unicode MS" w:hAnsi="Arial Unicode MS" w:cs="Arial Unicode MS"/>
        </w:rPr>
        <w:t>·</w:t>
      </w:r>
      <w:r>
        <w:rPr>
          <w:rFonts w:ascii="Arial Unicode MS" w:eastAsia="Arial Unicode MS" w:hAnsi="Arial Unicode MS" w:cs="Arial Unicode MS"/>
        </w:rPr>
        <w:t>검색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비용이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증가한다</w:t>
      </w:r>
      <w:r>
        <w:rPr>
          <w:rFonts w:ascii="Arial Unicode MS" w:eastAsia="Arial Unicode MS" w:hAnsi="Arial Unicode MS" w:cs="Arial Unicode MS"/>
        </w:rPr>
        <w:t xml:space="preserve">. </w:t>
      </w:r>
      <w:r>
        <w:rPr>
          <w:rFonts w:ascii="Arial Unicode MS" w:eastAsia="Arial Unicode MS" w:hAnsi="Arial Unicode MS" w:cs="Arial Unicode MS"/>
        </w:rPr>
        <w:t>단</w:t>
      </w:r>
      <w:r>
        <w:rPr>
          <w:rFonts w:ascii="Arial Unicode MS" w:eastAsia="Arial Unicode MS" w:hAnsi="Arial Unicode MS" w:cs="Arial Unicode MS"/>
        </w:rPr>
        <w:t xml:space="preserve">, </w:t>
      </w:r>
      <w:proofErr w:type="spellStart"/>
      <w:r>
        <w:rPr>
          <w:rFonts w:ascii="Arial Unicode MS" w:eastAsia="Arial Unicode MS" w:hAnsi="Arial Unicode MS" w:cs="Arial Unicode MS"/>
        </w:rPr>
        <w:t>Jina</w:t>
      </w:r>
      <w:proofErr w:type="spellEnd"/>
      <w:r>
        <w:rPr>
          <w:rFonts w:ascii="Arial Unicode MS" w:eastAsia="Arial Unicode MS" w:hAnsi="Arial Unicode MS" w:cs="Arial Unicode MS"/>
        </w:rPr>
        <w:t xml:space="preserve"> AI(arXiv:2409.04701)</w:t>
      </w:r>
      <w:r>
        <w:rPr>
          <w:rFonts w:ascii="Arial Unicode MS" w:eastAsia="Arial Unicode MS" w:hAnsi="Arial Unicode MS" w:cs="Arial Unicode MS"/>
        </w:rPr>
        <w:t>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실험에서는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오버랩이</w:t>
      </w:r>
      <w:r>
        <w:rPr>
          <w:rFonts w:ascii="Arial Unicode MS" w:eastAsia="Arial Unicode MS" w:hAnsi="Arial Unicode MS" w:cs="Arial Unicode MS"/>
        </w:rPr>
        <w:t xml:space="preserve"> nDCG@10</w:t>
      </w:r>
      <w:r>
        <w:rPr>
          <w:rFonts w:ascii="Arial Unicode MS" w:eastAsia="Arial Unicode MS" w:hAnsi="Arial Unicode MS" w:cs="Arial Unicode MS"/>
        </w:rPr>
        <w:t>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일관된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이점을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보이지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않았으며</w:t>
      </w:r>
      <w:r>
        <w:rPr>
          <w:rFonts w:ascii="Arial Unicode MS" w:eastAsia="Arial Unicode MS" w:hAnsi="Arial Unicode MS" w:cs="Arial Unicode MS"/>
        </w:rPr>
        <w:t xml:space="preserve">, </w:t>
      </w:r>
      <w:proofErr w:type="spellStart"/>
      <w:r>
        <w:rPr>
          <w:rFonts w:ascii="Arial Unicode MS" w:eastAsia="Arial Unicode MS" w:hAnsi="Arial Unicode MS" w:cs="Arial Unicode MS"/>
        </w:rPr>
        <w:t>sparse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retrieval</w:t>
      </w:r>
      <w:proofErr w:type="spellEnd"/>
      <w:r>
        <w:rPr>
          <w:rFonts w:ascii="Arial Unicode MS" w:eastAsia="Arial Unicode MS" w:hAnsi="Arial Unicode MS" w:cs="Arial Unicode MS"/>
        </w:rPr>
        <w:t xml:space="preserve">(SPLADE </w:t>
      </w:r>
      <w:r>
        <w:rPr>
          <w:rFonts w:ascii="Arial Unicode MS" w:eastAsia="Arial Unicode MS" w:hAnsi="Arial Unicode MS" w:cs="Arial Unicode MS"/>
        </w:rPr>
        <w:t>등</w:t>
      </w:r>
      <w:r>
        <w:rPr>
          <w:rFonts w:ascii="Arial Unicode MS" w:eastAsia="Arial Unicode MS" w:hAnsi="Arial Unicode MS" w:cs="Arial Unicode MS"/>
        </w:rPr>
        <w:t xml:space="preserve">) </w:t>
      </w:r>
      <w:r>
        <w:rPr>
          <w:rFonts w:ascii="Arial Unicode MS" w:eastAsia="Arial Unicode MS" w:hAnsi="Arial Unicode MS" w:cs="Arial Unicode MS"/>
        </w:rPr>
        <w:t>환경에서는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오버랩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없이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테스트하는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것도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고려할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있다</w:t>
      </w:r>
      <w:r>
        <w:rPr>
          <w:rFonts w:ascii="Arial Unicode MS" w:eastAsia="Arial Unicode MS" w:hAnsi="Arial Unicode MS" w:cs="Arial Unicode MS"/>
        </w:rPr>
        <w:t>(MAY).</w:t>
      </w:r>
    </w:p>
    <w:p w14:paraId="5AACE906" w14:textId="77777777" w:rsidR="00D80D8A" w:rsidRDefault="00BE6280">
      <w:pPr>
        <w:spacing w:before="240" w:after="120"/>
      </w:pPr>
      <w:r>
        <w:rPr>
          <w:rFonts w:ascii="Arial Unicode MS" w:eastAsia="Arial Unicode MS" w:hAnsi="Arial Unicode MS" w:cs="Arial Unicode MS"/>
          <w:b/>
          <w:bCs/>
        </w:rPr>
        <w:t>모델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연계</w:t>
      </w:r>
      <w:r>
        <w:rPr>
          <w:rFonts w:ascii="Arial Unicode MS" w:eastAsia="Arial Unicode MS" w:hAnsi="Arial Unicode MS" w:cs="Arial Unicode MS"/>
          <w:b/>
          <w:bCs/>
        </w:rPr>
        <w:t xml:space="preserve">: </w:t>
      </w:r>
      <w:proofErr w:type="spellStart"/>
      <w:r>
        <w:rPr>
          <w:rFonts w:ascii="Arial Unicode MS" w:eastAsia="Arial Unicode MS" w:hAnsi="Arial Unicode MS" w:cs="Arial Unicode MS"/>
        </w:rPr>
        <w:t>청크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크기는</w:t>
      </w:r>
      <w:r>
        <w:rPr>
          <w:rFonts w:ascii="Arial Unicode MS" w:eastAsia="Arial Unicode MS" w:hAnsi="Arial Unicode MS" w:cs="Arial Unicode MS"/>
        </w:rPr>
        <w:t xml:space="preserve"> 8.2</w:t>
      </w:r>
      <w:r>
        <w:rPr>
          <w:rFonts w:ascii="Arial Unicode MS" w:eastAsia="Arial Unicode MS" w:hAnsi="Arial Unicode MS" w:cs="Arial Unicode MS"/>
        </w:rPr>
        <w:t>절에서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선정한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Embed</w:t>
      </w:r>
      <w:r>
        <w:rPr>
          <w:rFonts w:ascii="Arial Unicode MS" w:eastAsia="Arial Unicode MS" w:hAnsi="Arial Unicode MS" w:cs="Arial Unicode MS"/>
        </w:rPr>
        <w:t>ding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모델의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최대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토큰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수를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초과하면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안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된다</w:t>
      </w:r>
      <w:r>
        <w:rPr>
          <w:rFonts w:ascii="Arial Unicode MS" w:eastAsia="Arial Unicode MS" w:hAnsi="Arial Unicode MS" w:cs="Arial Unicode MS"/>
        </w:rPr>
        <w:t xml:space="preserve">(MUST). </w:t>
      </w:r>
      <w:r>
        <w:rPr>
          <w:rFonts w:ascii="Arial Unicode MS" w:eastAsia="Arial Unicode MS" w:hAnsi="Arial Unicode MS" w:cs="Arial Unicode MS"/>
        </w:rPr>
        <w:t>예</w:t>
      </w:r>
      <w:r>
        <w:rPr>
          <w:rFonts w:ascii="Arial Unicode MS" w:eastAsia="Arial Unicode MS" w:hAnsi="Arial Unicode MS" w:cs="Arial Unicode MS"/>
        </w:rPr>
        <w:t>: all-MiniLM-L6-v2</w:t>
      </w:r>
      <w:r>
        <w:rPr>
          <w:rFonts w:ascii="Arial Unicode MS" w:eastAsia="Arial Unicode MS" w:hAnsi="Arial Unicode MS" w:cs="Arial Unicode MS"/>
        </w:rPr>
        <w:t>는</w:t>
      </w:r>
      <w:r>
        <w:rPr>
          <w:rFonts w:ascii="Arial Unicode MS" w:eastAsia="Arial Unicode MS" w:hAnsi="Arial Unicode MS" w:cs="Arial Unicode MS"/>
        </w:rPr>
        <w:t xml:space="preserve"> 512</w:t>
      </w:r>
      <w:r>
        <w:rPr>
          <w:rFonts w:ascii="Arial Unicode MS" w:eastAsia="Arial Unicode MS" w:hAnsi="Arial Unicode MS" w:cs="Arial Unicode MS"/>
        </w:rPr>
        <w:t>토큰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제한</w:t>
      </w:r>
      <w:r>
        <w:rPr>
          <w:rFonts w:ascii="Arial Unicode MS" w:eastAsia="Arial Unicode MS" w:hAnsi="Arial Unicode MS" w:cs="Arial Unicode MS"/>
        </w:rPr>
        <w:t>.</w:t>
      </w:r>
    </w:p>
    <w:p w14:paraId="367467B8" w14:textId="77777777" w:rsidR="00D80D8A" w:rsidRDefault="00BE6280">
      <w:pPr>
        <w:pStyle w:val="3"/>
        <w:keepNext w:val="0"/>
        <w:keepLines w:val="0"/>
        <w:spacing w:before="480"/>
      </w:pPr>
      <w:bookmarkStart w:id="249" w:name="_dz9kez5jwhqv" w:colFirst="0" w:colLast="0"/>
      <w:bookmarkEnd w:id="249"/>
      <w:r>
        <w:rPr>
          <w:rFonts w:ascii="Arial Unicode MS" w:eastAsia="Arial Unicode MS" w:hAnsi="Arial Unicode MS" w:cs="Arial Unicode MS"/>
        </w:rPr>
        <w:lastRenderedPageBreak/>
        <w:t xml:space="preserve">9.2 </w:t>
      </w:r>
      <w:r>
        <w:rPr>
          <w:rFonts w:ascii="Arial Unicode MS" w:eastAsia="Arial Unicode MS" w:hAnsi="Arial Unicode MS" w:cs="Arial Unicode MS"/>
        </w:rPr>
        <w:t>검색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방식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선정</w:t>
      </w:r>
    </w:p>
    <w:p w14:paraId="2ABBBDD6" w14:textId="77777777" w:rsidR="00D80D8A" w:rsidRDefault="00BE6280">
      <w:pPr>
        <w:spacing w:before="240" w:after="120"/>
      </w:pPr>
      <w:proofErr w:type="spellStart"/>
      <w:r>
        <w:rPr>
          <w:rFonts w:ascii="Arial Unicode MS" w:eastAsia="Arial Unicode MS" w:hAnsi="Arial Unicode MS" w:cs="Arial Unicode MS"/>
        </w:rPr>
        <w:t>청킹된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문서에서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사용자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쿼리에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관련된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청크를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찾아오는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검색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방식을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선정한다</w:t>
      </w:r>
      <w:r>
        <w:rPr>
          <w:rFonts w:ascii="Arial Unicode MS" w:eastAsia="Arial Unicode MS" w:hAnsi="Arial Unicode MS" w:cs="Arial Unicode MS"/>
        </w:rPr>
        <w:t xml:space="preserve">. </w:t>
      </w:r>
      <w:r>
        <w:rPr>
          <w:rFonts w:ascii="Arial Unicode MS" w:eastAsia="Arial Unicode MS" w:hAnsi="Arial Unicode MS" w:cs="Arial Unicode MS"/>
        </w:rPr>
        <w:t>검색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정확도와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비용</w:t>
      </w:r>
      <w:r>
        <w:rPr>
          <w:rFonts w:ascii="Arial Unicode MS" w:eastAsia="Arial Unicode MS" w:hAnsi="Arial Unicode MS" w:cs="Arial Unicode MS"/>
        </w:rPr>
        <w:t>·</w:t>
      </w:r>
      <w:r>
        <w:rPr>
          <w:rFonts w:ascii="Arial Unicode MS" w:eastAsia="Arial Unicode MS" w:hAnsi="Arial Unicode MS" w:cs="Arial Unicode MS"/>
        </w:rPr>
        <w:t>레이턴시의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트레이드오프를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고려한다</w:t>
      </w:r>
      <w:r>
        <w:rPr>
          <w:rFonts w:ascii="Arial Unicode MS" w:eastAsia="Arial Unicode MS" w:hAnsi="Arial Unicode MS" w:cs="Arial Unicode MS"/>
        </w:rPr>
        <w:t>(MUST).</w:t>
      </w:r>
    </w:p>
    <w:p w14:paraId="7F6E72DC" w14:textId="77777777" w:rsidR="00D80D8A" w:rsidRDefault="00BE6280">
      <w:pPr>
        <w:pStyle w:val="4"/>
        <w:keepNext w:val="0"/>
        <w:keepLines w:val="0"/>
      </w:pPr>
      <w:bookmarkStart w:id="250" w:name="_xqpbd24kyvmc" w:colFirst="0" w:colLast="0"/>
      <w:bookmarkEnd w:id="250"/>
      <w:r>
        <w:rPr>
          <w:rFonts w:ascii="Arial Unicode MS" w:eastAsia="Arial Unicode MS" w:hAnsi="Arial Unicode MS" w:cs="Arial Unicode MS"/>
        </w:rPr>
        <w:t xml:space="preserve">9.2.1 </w:t>
      </w:r>
      <w:r>
        <w:rPr>
          <w:rFonts w:ascii="Arial Unicode MS" w:eastAsia="Arial Unicode MS" w:hAnsi="Arial Unicode MS" w:cs="Arial Unicode MS"/>
        </w:rPr>
        <w:t>의사결정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트리</w:t>
      </w:r>
    </w:p>
    <w:tbl>
      <w:tblPr>
        <w:tblStyle w:val="affffffffffff0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782"/>
        <w:gridCol w:w="2694"/>
        <w:gridCol w:w="927"/>
        <w:gridCol w:w="4622"/>
      </w:tblGrid>
      <w:tr w:rsidR="00D80D8A" w14:paraId="1A6312CB" w14:textId="77777777">
        <w:trPr>
          <w:trHeight w:val="465"/>
        </w:trPr>
        <w:tc>
          <w:tcPr>
            <w:tcW w:w="782" w:type="dxa"/>
            <w:tcBorders>
              <w:top w:val="single" w:sz="5" w:space="0" w:color="2E75B6"/>
              <w:left w:val="single" w:sz="5" w:space="0" w:color="2E75B6"/>
              <w:bottom w:val="single" w:sz="5" w:space="0" w:color="2E75B6"/>
              <w:right w:val="single" w:sz="5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3963FF" w14:textId="77777777" w:rsidR="00D80D8A" w:rsidRDefault="00BE6280">
            <w:pPr>
              <w:spacing w:before="240" w:after="240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2694" w:type="dxa"/>
            <w:tcBorders>
              <w:top w:val="single" w:sz="5" w:space="0" w:color="2E75B6"/>
              <w:left w:val="nil"/>
              <w:bottom w:val="single" w:sz="5" w:space="0" w:color="2E75B6"/>
              <w:right w:val="single" w:sz="5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BE1410" w14:textId="77777777" w:rsidR="00D80D8A" w:rsidRDefault="00BE6280">
            <w:pPr>
              <w:spacing w:before="240" w:after="240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  <w:sz w:val="18"/>
                <w:szCs w:val="18"/>
              </w:rPr>
              <w:t>질문</w:t>
            </w:r>
          </w:p>
        </w:tc>
        <w:tc>
          <w:tcPr>
            <w:tcW w:w="927" w:type="dxa"/>
            <w:tcBorders>
              <w:top w:val="single" w:sz="5" w:space="0" w:color="2E75B6"/>
              <w:left w:val="nil"/>
              <w:bottom w:val="single" w:sz="5" w:space="0" w:color="2E75B6"/>
              <w:right w:val="single" w:sz="5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148F44" w14:textId="77777777" w:rsidR="00D80D8A" w:rsidRDefault="00BE6280">
            <w:pPr>
              <w:spacing w:before="240" w:after="240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  <w:sz w:val="18"/>
                <w:szCs w:val="18"/>
              </w:rPr>
              <w:t>응답</w:t>
            </w:r>
          </w:p>
        </w:tc>
        <w:tc>
          <w:tcPr>
            <w:tcW w:w="4621" w:type="dxa"/>
            <w:tcBorders>
              <w:top w:val="single" w:sz="5" w:space="0" w:color="2E75B6"/>
              <w:left w:val="nil"/>
              <w:bottom w:val="single" w:sz="5" w:space="0" w:color="2E75B6"/>
              <w:right w:val="single" w:sz="5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C8FB71" w14:textId="77777777" w:rsidR="00D80D8A" w:rsidRDefault="00BE6280">
            <w:pPr>
              <w:spacing w:before="240" w:after="240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  <w:sz w:val="18"/>
                <w:szCs w:val="18"/>
              </w:rPr>
              <w:t>결론</w:t>
            </w:r>
          </w:p>
        </w:tc>
      </w:tr>
      <w:tr w:rsidR="00D80D8A" w14:paraId="6166B67E" w14:textId="77777777">
        <w:trPr>
          <w:trHeight w:val="405"/>
        </w:trPr>
        <w:tc>
          <w:tcPr>
            <w:tcW w:w="782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D4A912" w14:textId="77777777" w:rsidR="00D80D8A" w:rsidRDefault="00BE6280">
            <w:pPr>
              <w:spacing w:before="240" w:after="240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Q1</w:t>
            </w:r>
          </w:p>
        </w:tc>
        <w:tc>
          <w:tcPr>
            <w:tcW w:w="2694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6701A4" w14:textId="77777777" w:rsidR="00D80D8A" w:rsidRDefault="00BE6280">
            <w:pPr>
              <w:spacing w:before="240" w:after="240"/>
              <w:rPr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프로토타이핑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/</w:t>
            </w:r>
            <w:proofErr w:type="spellStart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PoC</w:t>
            </w:r>
            <w:proofErr w:type="spellEnd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단계인가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?</w:t>
            </w:r>
          </w:p>
        </w:tc>
        <w:tc>
          <w:tcPr>
            <w:tcW w:w="927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B6ABD9" w14:textId="77777777" w:rsidR="00D80D8A" w:rsidRDefault="00BE6280">
            <w:pPr>
              <w:spacing w:before="240" w:after="240"/>
              <w:rPr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예</w:t>
            </w:r>
          </w:p>
        </w:tc>
        <w:tc>
          <w:tcPr>
            <w:tcW w:w="4621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EB7150" w14:textId="77777777" w:rsidR="00D80D8A" w:rsidRDefault="00BE6280">
            <w:pPr>
              <w:spacing w:before="240" w:after="240"/>
              <w:rPr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→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벡터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검색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단독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.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기본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구성으로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빠르게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검증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.</w:t>
            </w:r>
          </w:p>
        </w:tc>
      </w:tr>
      <w:tr w:rsidR="00D80D8A" w14:paraId="44EA34A2" w14:textId="77777777">
        <w:trPr>
          <w:trHeight w:val="450"/>
        </w:trPr>
        <w:tc>
          <w:tcPr>
            <w:tcW w:w="782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73F4F6" w14:textId="77777777" w:rsidR="00D80D8A" w:rsidRDefault="00BE6280">
            <w:pPr>
              <w:spacing w:before="240" w:after="2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2694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895E81" w14:textId="77777777" w:rsidR="00D80D8A" w:rsidRDefault="00BE6280">
            <w:pPr>
              <w:spacing w:before="240" w:after="2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927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FB4C3B" w14:textId="77777777" w:rsidR="00D80D8A" w:rsidRDefault="00BE6280">
            <w:pPr>
              <w:spacing w:before="240" w:after="240"/>
              <w:rPr>
                <w:sz w:val="18"/>
                <w:szCs w:val="18"/>
              </w:rPr>
            </w:pPr>
            <w:proofErr w:type="spellStart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아니오</w:t>
            </w:r>
            <w:proofErr w:type="spellEnd"/>
          </w:p>
        </w:tc>
        <w:tc>
          <w:tcPr>
            <w:tcW w:w="4621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A87DAC" w14:textId="77777777" w:rsidR="00D80D8A" w:rsidRDefault="00BE6280">
            <w:pPr>
              <w:spacing w:before="240" w:after="240"/>
              <w:rPr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→ Q2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로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진행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.</w:t>
            </w:r>
          </w:p>
        </w:tc>
      </w:tr>
      <w:tr w:rsidR="00D80D8A" w14:paraId="6FCD7249" w14:textId="77777777">
        <w:trPr>
          <w:trHeight w:val="870"/>
        </w:trPr>
        <w:tc>
          <w:tcPr>
            <w:tcW w:w="782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F1FC26" w14:textId="77777777" w:rsidR="00D80D8A" w:rsidRDefault="00BE6280">
            <w:pPr>
              <w:spacing w:before="240" w:after="240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Q2</w:t>
            </w:r>
          </w:p>
        </w:tc>
        <w:tc>
          <w:tcPr>
            <w:tcW w:w="2694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631AB7" w14:textId="77777777" w:rsidR="00D80D8A" w:rsidRDefault="00BE6280">
            <w:pPr>
              <w:spacing w:before="240" w:after="240"/>
              <w:rPr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정확한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키워드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매칭이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중요한가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? (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제품명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코드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고유명사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등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)</w:t>
            </w:r>
          </w:p>
        </w:tc>
        <w:tc>
          <w:tcPr>
            <w:tcW w:w="927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04C14F" w14:textId="77777777" w:rsidR="00D80D8A" w:rsidRDefault="00BE6280">
            <w:pPr>
              <w:spacing w:before="240" w:after="240"/>
              <w:rPr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예</w:t>
            </w:r>
          </w:p>
        </w:tc>
        <w:tc>
          <w:tcPr>
            <w:tcW w:w="4621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78E3F2" w14:textId="77777777" w:rsidR="00D80D8A" w:rsidRDefault="00BE6280">
            <w:pPr>
              <w:spacing w:before="240" w:after="240"/>
              <w:rPr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→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하이브리드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검색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(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벡터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+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키워드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). Q3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으로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진행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.</w:t>
            </w:r>
          </w:p>
        </w:tc>
      </w:tr>
      <w:tr w:rsidR="00D80D8A" w14:paraId="62F88EDD" w14:textId="77777777">
        <w:trPr>
          <w:trHeight w:val="450"/>
        </w:trPr>
        <w:tc>
          <w:tcPr>
            <w:tcW w:w="782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A63D47" w14:textId="77777777" w:rsidR="00D80D8A" w:rsidRDefault="00BE6280">
            <w:pPr>
              <w:spacing w:before="240" w:after="2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2694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898FDA" w14:textId="77777777" w:rsidR="00D80D8A" w:rsidRDefault="00BE6280">
            <w:pPr>
              <w:spacing w:before="240" w:after="2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927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608DD6" w14:textId="77777777" w:rsidR="00D80D8A" w:rsidRDefault="00BE6280">
            <w:pPr>
              <w:spacing w:before="240" w:after="240"/>
              <w:rPr>
                <w:sz w:val="18"/>
                <w:szCs w:val="18"/>
              </w:rPr>
            </w:pPr>
            <w:proofErr w:type="spellStart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아니오</w:t>
            </w:r>
            <w:proofErr w:type="spellEnd"/>
          </w:p>
        </w:tc>
        <w:tc>
          <w:tcPr>
            <w:tcW w:w="4621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2E3D76" w14:textId="77777777" w:rsidR="00D80D8A" w:rsidRDefault="00BE6280">
            <w:pPr>
              <w:spacing w:before="240" w:after="240"/>
              <w:rPr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→ Q3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으로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진행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.</w:t>
            </w:r>
          </w:p>
        </w:tc>
      </w:tr>
      <w:tr w:rsidR="00D80D8A" w14:paraId="5C62BDF2" w14:textId="77777777">
        <w:trPr>
          <w:trHeight w:val="630"/>
        </w:trPr>
        <w:tc>
          <w:tcPr>
            <w:tcW w:w="782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8D9A8F" w14:textId="77777777" w:rsidR="00D80D8A" w:rsidRDefault="00BE6280">
            <w:pPr>
              <w:spacing w:before="240" w:after="240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Q3</w:t>
            </w:r>
          </w:p>
        </w:tc>
        <w:tc>
          <w:tcPr>
            <w:tcW w:w="2694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6F5DD3" w14:textId="77777777" w:rsidR="00D80D8A" w:rsidRDefault="00BE6280">
            <w:pPr>
              <w:spacing w:before="240" w:after="240"/>
              <w:rPr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검색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결과의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정밀도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(Precision)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가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부족한가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?</w:t>
            </w:r>
          </w:p>
        </w:tc>
        <w:tc>
          <w:tcPr>
            <w:tcW w:w="927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6F6DDA" w14:textId="77777777" w:rsidR="00D80D8A" w:rsidRDefault="00BE6280">
            <w:pPr>
              <w:spacing w:before="240" w:after="240"/>
              <w:rPr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예</w:t>
            </w:r>
          </w:p>
        </w:tc>
        <w:tc>
          <w:tcPr>
            <w:tcW w:w="4621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D603F5" w14:textId="77777777" w:rsidR="00D80D8A" w:rsidRDefault="00BE6280">
            <w:pPr>
              <w:spacing w:before="240" w:after="240"/>
              <w:rPr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→ </w:t>
            </w:r>
            <w:proofErr w:type="spellStart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리랭킹</w:t>
            </w:r>
            <w:proofErr w:type="spellEnd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도입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. </w:t>
            </w:r>
            <w:proofErr w:type="spellStart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Cross-Encoder</w:t>
            </w:r>
            <w:proofErr w:type="spellEnd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또는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Cohere</w:t>
            </w:r>
            <w:proofErr w:type="spellEnd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Rerank</w:t>
            </w:r>
            <w:proofErr w:type="spellEnd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등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. Q4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로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진행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.</w:t>
            </w:r>
          </w:p>
        </w:tc>
      </w:tr>
      <w:tr w:rsidR="00D80D8A" w14:paraId="3FDCC01D" w14:textId="77777777">
        <w:trPr>
          <w:trHeight w:val="450"/>
        </w:trPr>
        <w:tc>
          <w:tcPr>
            <w:tcW w:w="782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1DD523" w14:textId="77777777" w:rsidR="00D80D8A" w:rsidRDefault="00BE6280">
            <w:pPr>
              <w:spacing w:before="240" w:after="2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2694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8692F5" w14:textId="77777777" w:rsidR="00D80D8A" w:rsidRDefault="00BE6280">
            <w:pPr>
              <w:spacing w:before="240" w:after="2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927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C0826A" w14:textId="77777777" w:rsidR="00D80D8A" w:rsidRDefault="00BE6280">
            <w:pPr>
              <w:spacing w:before="240" w:after="240"/>
              <w:rPr>
                <w:sz w:val="18"/>
                <w:szCs w:val="18"/>
              </w:rPr>
            </w:pPr>
            <w:proofErr w:type="spellStart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아니오</w:t>
            </w:r>
            <w:proofErr w:type="spellEnd"/>
          </w:p>
        </w:tc>
        <w:tc>
          <w:tcPr>
            <w:tcW w:w="4621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580C4E" w14:textId="77777777" w:rsidR="00D80D8A" w:rsidRDefault="00BE6280">
            <w:pPr>
              <w:spacing w:before="240" w:after="240"/>
              <w:rPr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→ Q4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로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진행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.</w:t>
            </w:r>
          </w:p>
        </w:tc>
      </w:tr>
      <w:tr w:rsidR="00D80D8A" w14:paraId="6A8F5444" w14:textId="77777777">
        <w:trPr>
          <w:trHeight w:val="630"/>
        </w:trPr>
        <w:tc>
          <w:tcPr>
            <w:tcW w:w="782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2DFB8" w14:textId="77777777" w:rsidR="00D80D8A" w:rsidRDefault="00BE6280">
            <w:pPr>
              <w:spacing w:before="240" w:after="240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Q4</w:t>
            </w:r>
          </w:p>
        </w:tc>
        <w:tc>
          <w:tcPr>
            <w:tcW w:w="2694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0D5EBF" w14:textId="77777777" w:rsidR="00D80D8A" w:rsidRDefault="00BE6280">
            <w:pPr>
              <w:spacing w:before="240" w:after="240"/>
              <w:rPr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검색의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재현율</w:t>
            </w:r>
            <w:proofErr w:type="spellEnd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(</w:t>
            </w:r>
            <w:proofErr w:type="spellStart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Recall</w:t>
            </w:r>
            <w:proofErr w:type="spellEnd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)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이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부족한가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?</w:t>
            </w:r>
          </w:p>
        </w:tc>
        <w:tc>
          <w:tcPr>
            <w:tcW w:w="927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F8BB79" w14:textId="77777777" w:rsidR="00D80D8A" w:rsidRDefault="00BE6280">
            <w:pPr>
              <w:spacing w:before="240" w:after="240"/>
              <w:rPr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예</w:t>
            </w:r>
          </w:p>
        </w:tc>
        <w:tc>
          <w:tcPr>
            <w:tcW w:w="4621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3CF4FD" w14:textId="77777777" w:rsidR="00D80D8A" w:rsidRDefault="00BE6280">
            <w:pPr>
              <w:spacing w:before="240" w:after="240"/>
              <w:rPr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→ </w:t>
            </w:r>
            <w:proofErr w:type="spellStart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Pre-Retrieval</w:t>
            </w:r>
            <w:proofErr w:type="spellEnd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전략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도입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. </w:t>
            </w:r>
            <w:proofErr w:type="spellStart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HyDE</w:t>
            </w:r>
            <w:proofErr w:type="spellEnd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Multi-Query</w:t>
            </w:r>
            <w:proofErr w:type="spellEnd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등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. 9.2.5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절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참조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.</w:t>
            </w:r>
          </w:p>
        </w:tc>
      </w:tr>
      <w:tr w:rsidR="00D80D8A" w14:paraId="10F40E15" w14:textId="77777777">
        <w:trPr>
          <w:trHeight w:val="450"/>
        </w:trPr>
        <w:tc>
          <w:tcPr>
            <w:tcW w:w="782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A0A40D" w14:textId="77777777" w:rsidR="00D80D8A" w:rsidRDefault="00BE6280">
            <w:pPr>
              <w:spacing w:before="240" w:after="2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2694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C2370E" w14:textId="77777777" w:rsidR="00D80D8A" w:rsidRDefault="00BE6280">
            <w:pPr>
              <w:spacing w:before="240" w:after="2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927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C6CDA2" w14:textId="77777777" w:rsidR="00D80D8A" w:rsidRDefault="00BE6280">
            <w:pPr>
              <w:spacing w:before="240" w:after="240"/>
              <w:rPr>
                <w:sz w:val="18"/>
                <w:szCs w:val="18"/>
              </w:rPr>
            </w:pPr>
            <w:proofErr w:type="spellStart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아니오</w:t>
            </w:r>
            <w:proofErr w:type="spellEnd"/>
          </w:p>
        </w:tc>
        <w:tc>
          <w:tcPr>
            <w:tcW w:w="4621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CB8682" w14:textId="77777777" w:rsidR="00D80D8A" w:rsidRDefault="00BE6280">
            <w:pPr>
              <w:spacing w:before="240" w:after="240"/>
              <w:rPr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→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현재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검색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방식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유지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.</w:t>
            </w:r>
          </w:p>
        </w:tc>
      </w:tr>
    </w:tbl>
    <w:p w14:paraId="7DCD01FC" w14:textId="77777777" w:rsidR="00D80D8A" w:rsidRDefault="00BE6280">
      <w:pPr>
        <w:spacing w:before="120" w:after="120"/>
        <w:ind w:left="360" w:right="360"/>
        <w:rPr>
          <w:i/>
          <w:iCs/>
          <w:color w:val="333333"/>
          <w:sz w:val="20"/>
          <w:szCs w:val="20"/>
        </w:rPr>
      </w:pPr>
      <w:r>
        <w:rPr>
          <w:rFonts w:ascii="Arial Unicode MS" w:eastAsia="Arial Unicode MS" w:hAnsi="Arial Unicode MS" w:cs="Arial Unicode MS"/>
          <w:b/>
          <w:bCs/>
          <w:i/>
          <w:iCs/>
          <w:color w:val="333333"/>
          <w:sz w:val="20"/>
          <w:szCs w:val="20"/>
        </w:rPr>
        <w:t xml:space="preserve">[Q2~Q4 </w:t>
      </w:r>
      <w:r>
        <w:rPr>
          <w:rFonts w:ascii="Arial Unicode MS" w:eastAsia="Arial Unicode MS" w:hAnsi="Arial Unicode MS" w:cs="Arial Unicode MS"/>
          <w:b/>
          <w:bCs/>
          <w:i/>
          <w:iCs/>
          <w:color w:val="333333"/>
          <w:sz w:val="20"/>
          <w:szCs w:val="20"/>
        </w:rPr>
        <w:t>관계</w:t>
      </w:r>
      <w:r>
        <w:rPr>
          <w:rFonts w:ascii="Arial Unicode MS" w:eastAsia="Arial Unicode MS" w:hAnsi="Arial Unicode MS" w:cs="Arial Unicode MS"/>
          <w:b/>
          <w:bCs/>
          <w:i/>
          <w:iCs/>
          <w:color w:val="333333"/>
          <w:sz w:val="20"/>
          <w:szCs w:val="20"/>
        </w:rPr>
        <w:t xml:space="preserve">] </w:t>
      </w:r>
      <w:r>
        <w:rPr>
          <w:rFonts w:ascii="Arial Unicode MS" w:eastAsia="Arial Unicode MS" w:hAnsi="Arial Unicode MS" w:cs="Arial Unicode MS"/>
          <w:i/>
          <w:iCs/>
          <w:color w:val="333333"/>
          <w:sz w:val="20"/>
          <w:szCs w:val="20"/>
        </w:rPr>
        <w:t>Q2(</w:t>
      </w:r>
      <w:r>
        <w:rPr>
          <w:rFonts w:ascii="Arial Unicode MS" w:eastAsia="Arial Unicode MS" w:hAnsi="Arial Unicode MS" w:cs="Arial Unicode MS"/>
          <w:i/>
          <w:iCs/>
          <w:color w:val="333333"/>
          <w:sz w:val="20"/>
          <w:szCs w:val="20"/>
        </w:rPr>
        <w:t>하이브리드</w:t>
      </w:r>
      <w:r>
        <w:rPr>
          <w:rFonts w:ascii="Arial Unicode MS" w:eastAsia="Arial Unicode MS" w:hAnsi="Arial Unicode MS" w:cs="Arial Unicode MS"/>
          <w:i/>
          <w:iCs/>
          <w:color w:val="333333"/>
          <w:sz w:val="20"/>
          <w:szCs w:val="20"/>
        </w:rPr>
        <w:t>), Q3(</w:t>
      </w:r>
      <w:proofErr w:type="spellStart"/>
      <w:r>
        <w:rPr>
          <w:rFonts w:ascii="Arial Unicode MS" w:eastAsia="Arial Unicode MS" w:hAnsi="Arial Unicode MS" w:cs="Arial Unicode MS"/>
          <w:i/>
          <w:iCs/>
          <w:color w:val="333333"/>
          <w:sz w:val="20"/>
          <w:szCs w:val="20"/>
        </w:rPr>
        <w:t>리랭킹</w:t>
      </w:r>
      <w:proofErr w:type="spellEnd"/>
      <w:r>
        <w:rPr>
          <w:rFonts w:ascii="Arial Unicode MS" w:eastAsia="Arial Unicode MS" w:hAnsi="Arial Unicode MS" w:cs="Arial Unicode MS"/>
          <w:i/>
          <w:iCs/>
          <w:color w:val="333333"/>
          <w:sz w:val="20"/>
          <w:szCs w:val="20"/>
        </w:rPr>
        <w:t>), Q4(</w:t>
      </w:r>
      <w:proofErr w:type="spellStart"/>
      <w:r>
        <w:rPr>
          <w:rFonts w:ascii="Arial Unicode MS" w:eastAsia="Arial Unicode MS" w:hAnsi="Arial Unicode MS" w:cs="Arial Unicode MS"/>
          <w:i/>
          <w:iCs/>
          <w:color w:val="333333"/>
          <w:sz w:val="20"/>
          <w:szCs w:val="20"/>
        </w:rPr>
        <w:t>Pre-Retrieval</w:t>
      </w:r>
      <w:proofErr w:type="spellEnd"/>
      <w:r>
        <w:rPr>
          <w:rFonts w:ascii="Arial Unicode MS" w:eastAsia="Arial Unicode MS" w:hAnsi="Arial Unicode MS" w:cs="Arial Unicode MS"/>
          <w:i/>
          <w:iCs/>
          <w:color w:val="333333"/>
          <w:sz w:val="20"/>
          <w:szCs w:val="20"/>
        </w:rPr>
        <w:t>)</w:t>
      </w:r>
      <w:r>
        <w:rPr>
          <w:rFonts w:ascii="Arial Unicode MS" w:eastAsia="Arial Unicode MS" w:hAnsi="Arial Unicode MS" w:cs="Arial Unicode MS"/>
          <w:i/>
          <w:iCs/>
          <w:color w:val="333333"/>
          <w:sz w:val="20"/>
          <w:szCs w:val="20"/>
        </w:rPr>
        <w:t>는</w:t>
      </w:r>
      <w:r>
        <w:rPr>
          <w:rFonts w:ascii="Arial Unicode MS" w:eastAsia="Arial Unicode MS" w:hAnsi="Arial Unicode MS" w:cs="Arial Unicode MS"/>
          <w:i/>
          <w:iCs/>
          <w:color w:val="333333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i/>
          <w:iCs/>
          <w:color w:val="333333"/>
          <w:sz w:val="20"/>
          <w:szCs w:val="20"/>
        </w:rPr>
        <w:t>독립적이며</w:t>
      </w:r>
      <w:r>
        <w:rPr>
          <w:rFonts w:ascii="Arial Unicode MS" w:eastAsia="Arial Unicode MS" w:hAnsi="Arial Unicode MS" w:cs="Arial Unicode MS"/>
          <w:i/>
          <w:iCs/>
          <w:color w:val="333333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i/>
          <w:iCs/>
          <w:color w:val="333333"/>
          <w:sz w:val="20"/>
          <w:szCs w:val="20"/>
        </w:rPr>
        <w:t>복수</w:t>
      </w:r>
      <w:r>
        <w:rPr>
          <w:rFonts w:ascii="Arial Unicode MS" w:eastAsia="Arial Unicode MS" w:hAnsi="Arial Unicode MS" w:cs="Arial Unicode MS"/>
          <w:i/>
          <w:iCs/>
          <w:color w:val="333333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i/>
          <w:iCs/>
          <w:color w:val="333333"/>
          <w:sz w:val="20"/>
          <w:szCs w:val="20"/>
        </w:rPr>
        <w:t>적용</w:t>
      </w:r>
      <w:r>
        <w:rPr>
          <w:rFonts w:ascii="Arial Unicode MS" w:eastAsia="Arial Unicode MS" w:hAnsi="Arial Unicode MS" w:cs="Arial Unicode MS"/>
          <w:i/>
          <w:iCs/>
          <w:color w:val="333333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i/>
          <w:iCs/>
          <w:color w:val="333333"/>
          <w:sz w:val="20"/>
          <w:szCs w:val="20"/>
        </w:rPr>
        <w:t>가능하다</w:t>
      </w:r>
      <w:r>
        <w:rPr>
          <w:rFonts w:ascii="Arial Unicode MS" w:eastAsia="Arial Unicode MS" w:hAnsi="Arial Unicode MS" w:cs="Arial Unicode MS"/>
          <w:i/>
          <w:iCs/>
          <w:color w:val="333333"/>
          <w:sz w:val="20"/>
          <w:szCs w:val="20"/>
        </w:rPr>
        <w:t xml:space="preserve">. </w:t>
      </w:r>
      <w:r>
        <w:rPr>
          <w:rFonts w:ascii="Arial Unicode MS" w:eastAsia="Arial Unicode MS" w:hAnsi="Arial Unicode MS" w:cs="Arial Unicode MS"/>
          <w:i/>
          <w:iCs/>
          <w:color w:val="333333"/>
          <w:sz w:val="20"/>
          <w:szCs w:val="20"/>
        </w:rPr>
        <w:t>프로덕션</w:t>
      </w:r>
      <w:r>
        <w:rPr>
          <w:rFonts w:ascii="Arial Unicode MS" w:eastAsia="Arial Unicode MS" w:hAnsi="Arial Unicode MS" w:cs="Arial Unicode MS"/>
          <w:i/>
          <w:iCs/>
          <w:color w:val="333333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i/>
          <w:iCs/>
          <w:color w:val="333333"/>
          <w:sz w:val="20"/>
          <w:szCs w:val="20"/>
        </w:rPr>
        <w:t>베스트</w:t>
      </w:r>
      <w:r>
        <w:rPr>
          <w:rFonts w:ascii="Arial Unicode MS" w:eastAsia="Arial Unicode MS" w:hAnsi="Arial Unicode MS" w:cs="Arial Unicode MS"/>
          <w:i/>
          <w:iCs/>
          <w:color w:val="333333"/>
          <w:sz w:val="20"/>
          <w:szCs w:val="20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i/>
          <w:iCs/>
          <w:color w:val="333333"/>
          <w:sz w:val="20"/>
          <w:szCs w:val="20"/>
        </w:rPr>
        <w:t>프래틱스는</w:t>
      </w:r>
      <w:proofErr w:type="spellEnd"/>
      <w:r>
        <w:rPr>
          <w:rFonts w:ascii="Arial Unicode MS" w:eastAsia="Arial Unicode MS" w:hAnsi="Arial Unicode MS" w:cs="Arial Unicode MS"/>
          <w:i/>
          <w:iCs/>
          <w:color w:val="333333"/>
          <w:sz w:val="20"/>
          <w:szCs w:val="20"/>
        </w:rPr>
        <w:t xml:space="preserve"> "</w:t>
      </w:r>
      <w:r>
        <w:rPr>
          <w:rFonts w:ascii="Arial Unicode MS" w:eastAsia="Arial Unicode MS" w:hAnsi="Arial Unicode MS" w:cs="Arial Unicode MS"/>
          <w:i/>
          <w:iCs/>
          <w:color w:val="333333"/>
          <w:sz w:val="20"/>
          <w:szCs w:val="20"/>
        </w:rPr>
        <w:t>하이브리드</w:t>
      </w:r>
      <w:r>
        <w:rPr>
          <w:rFonts w:ascii="Arial Unicode MS" w:eastAsia="Arial Unicode MS" w:hAnsi="Arial Unicode MS" w:cs="Arial Unicode MS"/>
          <w:i/>
          <w:iCs/>
          <w:color w:val="333333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i/>
          <w:iCs/>
          <w:color w:val="333333"/>
          <w:sz w:val="20"/>
          <w:szCs w:val="20"/>
        </w:rPr>
        <w:t>검색</w:t>
      </w:r>
      <w:r>
        <w:rPr>
          <w:rFonts w:ascii="Arial Unicode MS" w:eastAsia="Arial Unicode MS" w:hAnsi="Arial Unicode MS" w:cs="Arial Unicode MS"/>
          <w:i/>
          <w:iCs/>
          <w:color w:val="333333"/>
          <w:sz w:val="20"/>
          <w:szCs w:val="20"/>
        </w:rPr>
        <w:t xml:space="preserve"> + </w:t>
      </w:r>
      <w:proofErr w:type="spellStart"/>
      <w:r>
        <w:rPr>
          <w:rFonts w:ascii="Arial Unicode MS" w:eastAsia="Arial Unicode MS" w:hAnsi="Arial Unicode MS" w:cs="Arial Unicode MS"/>
          <w:i/>
          <w:iCs/>
          <w:color w:val="333333"/>
          <w:sz w:val="20"/>
          <w:szCs w:val="20"/>
        </w:rPr>
        <w:t>리랭킹</w:t>
      </w:r>
      <w:r>
        <w:rPr>
          <w:rFonts w:ascii="Arial Unicode MS" w:eastAsia="Arial Unicode MS" w:hAnsi="Arial Unicode MS" w:cs="Arial Unicode MS"/>
          <w:i/>
          <w:iCs/>
          <w:color w:val="333333"/>
          <w:sz w:val="20"/>
          <w:szCs w:val="20"/>
        </w:rPr>
        <w:t>"</w:t>
      </w:r>
      <w:r>
        <w:rPr>
          <w:rFonts w:ascii="Arial Unicode MS" w:eastAsia="Arial Unicode MS" w:hAnsi="Arial Unicode MS" w:cs="Arial Unicode MS"/>
          <w:i/>
          <w:iCs/>
          <w:color w:val="333333"/>
          <w:sz w:val="20"/>
          <w:szCs w:val="20"/>
        </w:rPr>
        <w:t>의</w:t>
      </w:r>
      <w:proofErr w:type="spellEnd"/>
      <w:r>
        <w:rPr>
          <w:rFonts w:ascii="Arial Unicode MS" w:eastAsia="Arial Unicode MS" w:hAnsi="Arial Unicode MS" w:cs="Arial Unicode MS"/>
          <w:i/>
          <w:iCs/>
          <w:color w:val="333333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i/>
          <w:iCs/>
          <w:color w:val="333333"/>
          <w:sz w:val="20"/>
          <w:szCs w:val="20"/>
        </w:rPr>
        <w:t>조합이다</w:t>
      </w:r>
      <w:r>
        <w:rPr>
          <w:rFonts w:ascii="Arial Unicode MS" w:eastAsia="Arial Unicode MS" w:hAnsi="Arial Unicode MS" w:cs="Arial Unicode MS"/>
          <w:i/>
          <w:iCs/>
          <w:color w:val="333333"/>
          <w:sz w:val="20"/>
          <w:szCs w:val="20"/>
        </w:rPr>
        <w:t xml:space="preserve">(SHOULD). </w:t>
      </w:r>
      <w:proofErr w:type="spellStart"/>
      <w:r>
        <w:rPr>
          <w:rFonts w:ascii="Arial Unicode MS" w:eastAsia="Arial Unicode MS" w:hAnsi="Arial Unicode MS" w:cs="Arial Unicode MS"/>
          <w:i/>
          <w:iCs/>
          <w:color w:val="333333"/>
          <w:sz w:val="20"/>
          <w:szCs w:val="20"/>
        </w:rPr>
        <w:t>Pre-Retrieval</w:t>
      </w:r>
      <w:r>
        <w:rPr>
          <w:rFonts w:ascii="Arial Unicode MS" w:eastAsia="Arial Unicode MS" w:hAnsi="Arial Unicode MS" w:cs="Arial Unicode MS"/>
          <w:i/>
          <w:iCs/>
          <w:color w:val="333333"/>
          <w:sz w:val="20"/>
          <w:szCs w:val="20"/>
        </w:rPr>
        <w:t>은</w:t>
      </w:r>
      <w:proofErr w:type="spellEnd"/>
      <w:r>
        <w:rPr>
          <w:rFonts w:ascii="Arial Unicode MS" w:eastAsia="Arial Unicode MS" w:hAnsi="Arial Unicode MS" w:cs="Arial Unicode MS"/>
          <w:i/>
          <w:iCs/>
          <w:color w:val="333333"/>
          <w:sz w:val="20"/>
          <w:szCs w:val="20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i/>
          <w:iCs/>
          <w:color w:val="333333"/>
          <w:sz w:val="20"/>
          <w:szCs w:val="20"/>
        </w:rPr>
        <w:t>Recall</w:t>
      </w:r>
      <w:r>
        <w:rPr>
          <w:rFonts w:ascii="Arial Unicode MS" w:eastAsia="Arial Unicode MS" w:hAnsi="Arial Unicode MS" w:cs="Arial Unicode MS"/>
          <w:i/>
          <w:iCs/>
          <w:color w:val="333333"/>
          <w:sz w:val="20"/>
          <w:szCs w:val="20"/>
        </w:rPr>
        <w:t>이</w:t>
      </w:r>
      <w:proofErr w:type="spellEnd"/>
      <w:r>
        <w:rPr>
          <w:rFonts w:ascii="Arial Unicode MS" w:eastAsia="Arial Unicode MS" w:hAnsi="Arial Unicode MS" w:cs="Arial Unicode MS"/>
          <w:i/>
          <w:iCs/>
          <w:color w:val="333333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i/>
          <w:iCs/>
          <w:color w:val="333333"/>
          <w:sz w:val="20"/>
          <w:szCs w:val="20"/>
        </w:rPr>
        <w:t>부족할</w:t>
      </w:r>
      <w:r>
        <w:rPr>
          <w:rFonts w:ascii="Arial Unicode MS" w:eastAsia="Arial Unicode MS" w:hAnsi="Arial Unicode MS" w:cs="Arial Unicode MS"/>
          <w:i/>
          <w:iCs/>
          <w:color w:val="333333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i/>
          <w:iCs/>
          <w:color w:val="333333"/>
          <w:sz w:val="20"/>
          <w:szCs w:val="20"/>
        </w:rPr>
        <w:t>때</w:t>
      </w:r>
      <w:r>
        <w:rPr>
          <w:rFonts w:ascii="Arial Unicode MS" w:eastAsia="Arial Unicode MS" w:hAnsi="Arial Unicode MS" w:cs="Arial Unicode MS"/>
          <w:i/>
          <w:iCs/>
          <w:color w:val="333333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i/>
          <w:iCs/>
          <w:color w:val="333333"/>
          <w:sz w:val="20"/>
          <w:szCs w:val="20"/>
        </w:rPr>
        <w:t>추가한다</w:t>
      </w:r>
      <w:r>
        <w:rPr>
          <w:rFonts w:ascii="Arial Unicode MS" w:eastAsia="Arial Unicode MS" w:hAnsi="Arial Unicode MS" w:cs="Arial Unicode MS"/>
          <w:i/>
          <w:iCs/>
          <w:color w:val="333333"/>
          <w:sz w:val="20"/>
          <w:szCs w:val="20"/>
        </w:rPr>
        <w:t>.</w:t>
      </w:r>
    </w:p>
    <w:p w14:paraId="3CD20FE4" w14:textId="77777777" w:rsidR="00D80D8A" w:rsidRDefault="00BE6280">
      <w:pPr>
        <w:pStyle w:val="4"/>
        <w:keepNext w:val="0"/>
        <w:keepLines w:val="0"/>
      </w:pPr>
      <w:bookmarkStart w:id="251" w:name="_l7nxi3z7gdu8" w:colFirst="0" w:colLast="0"/>
      <w:bookmarkEnd w:id="251"/>
      <w:r>
        <w:rPr>
          <w:rFonts w:ascii="Arial Unicode MS" w:eastAsia="Arial Unicode MS" w:hAnsi="Arial Unicode MS" w:cs="Arial Unicode MS"/>
        </w:rPr>
        <w:t xml:space="preserve">9.2.2 </w:t>
      </w:r>
      <w:r>
        <w:rPr>
          <w:rFonts w:ascii="Arial Unicode MS" w:eastAsia="Arial Unicode MS" w:hAnsi="Arial Unicode MS" w:cs="Arial Unicode MS"/>
        </w:rPr>
        <w:t>검색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방식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비교</w:t>
      </w:r>
    </w:p>
    <w:tbl>
      <w:tblPr>
        <w:tblStyle w:val="affffffffffff1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633"/>
        <w:gridCol w:w="2488"/>
        <w:gridCol w:w="2358"/>
        <w:gridCol w:w="2546"/>
      </w:tblGrid>
      <w:tr w:rsidR="00D80D8A" w14:paraId="69D50769" w14:textId="77777777">
        <w:trPr>
          <w:trHeight w:val="465"/>
        </w:trPr>
        <w:tc>
          <w:tcPr>
            <w:tcW w:w="1634" w:type="dxa"/>
            <w:tcBorders>
              <w:top w:val="single" w:sz="5" w:space="0" w:color="2E75B6"/>
              <w:left w:val="single" w:sz="5" w:space="0" w:color="2E75B6"/>
              <w:bottom w:val="single" w:sz="5" w:space="0" w:color="2E75B6"/>
              <w:right w:val="single" w:sz="5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B874AB" w14:textId="77777777" w:rsidR="00D80D8A" w:rsidRDefault="00BE6280">
            <w:pPr>
              <w:spacing w:before="240" w:after="240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  <w:sz w:val="18"/>
                <w:szCs w:val="18"/>
              </w:rPr>
              <w:lastRenderedPageBreak/>
              <w:t>방식</w:t>
            </w:r>
          </w:p>
        </w:tc>
        <w:tc>
          <w:tcPr>
            <w:tcW w:w="2487" w:type="dxa"/>
            <w:tcBorders>
              <w:top w:val="single" w:sz="5" w:space="0" w:color="2E75B6"/>
              <w:left w:val="nil"/>
              <w:bottom w:val="single" w:sz="5" w:space="0" w:color="2E75B6"/>
              <w:right w:val="single" w:sz="5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60B1F6" w14:textId="77777777" w:rsidR="00D80D8A" w:rsidRDefault="00BE6280">
            <w:pPr>
              <w:spacing w:before="240" w:after="240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  <w:sz w:val="18"/>
                <w:szCs w:val="18"/>
              </w:rPr>
              <w:t>설명</w:t>
            </w:r>
          </w:p>
        </w:tc>
        <w:tc>
          <w:tcPr>
            <w:tcW w:w="2357" w:type="dxa"/>
            <w:tcBorders>
              <w:top w:val="single" w:sz="5" w:space="0" w:color="2E75B6"/>
              <w:left w:val="nil"/>
              <w:bottom w:val="single" w:sz="5" w:space="0" w:color="2E75B6"/>
              <w:right w:val="single" w:sz="5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983583" w14:textId="77777777" w:rsidR="00D80D8A" w:rsidRDefault="00BE6280">
            <w:pPr>
              <w:spacing w:before="240" w:after="240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  <w:sz w:val="18"/>
                <w:szCs w:val="18"/>
              </w:rPr>
              <w:t>장점</w:t>
            </w:r>
          </w:p>
        </w:tc>
        <w:tc>
          <w:tcPr>
            <w:tcW w:w="2545" w:type="dxa"/>
            <w:tcBorders>
              <w:top w:val="single" w:sz="5" w:space="0" w:color="2E75B6"/>
              <w:left w:val="nil"/>
              <w:bottom w:val="single" w:sz="5" w:space="0" w:color="2E75B6"/>
              <w:right w:val="single" w:sz="5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49A1E7" w14:textId="77777777" w:rsidR="00D80D8A" w:rsidRDefault="00BE6280">
            <w:pPr>
              <w:spacing w:before="240" w:after="240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  <w:sz w:val="18"/>
                <w:szCs w:val="18"/>
              </w:rPr>
              <w:t>단점</w:t>
            </w:r>
          </w:p>
        </w:tc>
      </w:tr>
      <w:tr w:rsidR="00D80D8A" w14:paraId="4494184F" w14:textId="77777777">
        <w:trPr>
          <w:trHeight w:val="870"/>
        </w:trPr>
        <w:tc>
          <w:tcPr>
            <w:tcW w:w="1634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8A47F3" w14:textId="77777777" w:rsidR="00D80D8A" w:rsidRDefault="00BE6280">
            <w:pPr>
              <w:spacing w:before="240" w:after="240"/>
              <w:rPr>
                <w:b/>
                <w:bCs/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sz w:val="18"/>
                <w:szCs w:val="18"/>
              </w:rPr>
              <w:t>벡터</w:t>
            </w:r>
            <w:r>
              <w:rPr>
                <w:rFonts w:ascii="Arial Unicode MS" w:eastAsia="Arial Unicode MS" w:hAnsi="Arial Unicode MS" w:cs="Arial Unicode MS"/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  <w:sz w:val="18"/>
                <w:szCs w:val="18"/>
              </w:rPr>
              <w:t>검색</w:t>
            </w:r>
            <w:r>
              <w:rPr>
                <w:rFonts w:ascii="Arial Unicode MS" w:eastAsia="Arial Unicode MS" w:hAnsi="Arial Unicode MS" w:cs="Arial Unicode MS"/>
                <w:b/>
                <w:bCs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Arial Unicode MS" w:eastAsia="Arial Unicode MS" w:hAnsi="Arial Unicode MS" w:cs="Arial Unicode MS"/>
                <w:b/>
                <w:bCs/>
                <w:sz w:val="18"/>
                <w:szCs w:val="18"/>
              </w:rPr>
              <w:t>Dense</w:t>
            </w:r>
            <w:proofErr w:type="spellEnd"/>
            <w:r>
              <w:rPr>
                <w:rFonts w:ascii="Arial Unicode MS" w:eastAsia="Arial Unicode MS" w:hAnsi="Arial Unicode MS" w:cs="Arial Unicode MS"/>
                <w:b/>
                <w:bCs/>
                <w:sz w:val="18"/>
                <w:szCs w:val="18"/>
              </w:rPr>
              <w:t>)</w:t>
            </w:r>
          </w:p>
        </w:tc>
        <w:tc>
          <w:tcPr>
            <w:tcW w:w="2487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F6F1F8" w14:textId="77777777" w:rsidR="00D80D8A" w:rsidRDefault="00BE6280">
            <w:pPr>
              <w:spacing w:before="240" w:after="240"/>
              <w:rPr>
                <w:sz w:val="18"/>
                <w:szCs w:val="18"/>
              </w:rPr>
            </w:pPr>
            <w:proofErr w:type="spellStart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Embedding</w:t>
            </w:r>
            <w:proofErr w:type="spellEnd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유사도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기반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ANN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검색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.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가장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기본적인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RAG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검색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방식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.</w:t>
            </w:r>
          </w:p>
        </w:tc>
        <w:tc>
          <w:tcPr>
            <w:tcW w:w="2357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AD95E1" w14:textId="77777777" w:rsidR="00D80D8A" w:rsidRDefault="00BE6280">
            <w:pPr>
              <w:spacing w:before="240" w:after="240"/>
              <w:rPr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의미적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유사성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포착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. </w:t>
            </w:r>
            <w:proofErr w:type="spellStart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동의어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·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패러프레이즈</w:t>
            </w:r>
            <w:proofErr w:type="spellEnd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처리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가능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.</w:t>
            </w:r>
          </w:p>
        </w:tc>
        <w:tc>
          <w:tcPr>
            <w:tcW w:w="2545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5BA9F6" w14:textId="77777777" w:rsidR="00D80D8A" w:rsidRDefault="00BE6280">
            <w:pPr>
              <w:spacing w:before="240" w:after="240"/>
              <w:rPr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정확한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키워드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매칭에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약함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. </w:t>
            </w:r>
            <w:proofErr w:type="spellStart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Embedding</w:t>
            </w:r>
            <w:proofErr w:type="spellEnd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품질에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의존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.</w:t>
            </w:r>
          </w:p>
        </w:tc>
      </w:tr>
      <w:tr w:rsidR="00D80D8A" w14:paraId="0D2AA333" w14:textId="77777777">
        <w:trPr>
          <w:trHeight w:val="870"/>
        </w:trPr>
        <w:tc>
          <w:tcPr>
            <w:tcW w:w="1634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7575A8" w14:textId="77777777" w:rsidR="00D80D8A" w:rsidRDefault="00BE6280">
            <w:pPr>
              <w:spacing w:before="240" w:after="240"/>
              <w:rPr>
                <w:b/>
                <w:bCs/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sz w:val="18"/>
                <w:szCs w:val="18"/>
              </w:rPr>
              <w:t>키워드</w:t>
            </w:r>
            <w:r>
              <w:rPr>
                <w:rFonts w:ascii="Arial Unicode MS" w:eastAsia="Arial Unicode MS" w:hAnsi="Arial Unicode MS" w:cs="Arial Unicode MS"/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  <w:sz w:val="18"/>
                <w:szCs w:val="18"/>
              </w:rPr>
              <w:t>검색</w:t>
            </w:r>
            <w:r>
              <w:rPr>
                <w:rFonts w:ascii="Arial Unicode MS" w:eastAsia="Arial Unicode MS" w:hAnsi="Arial Unicode MS" w:cs="Arial Unicode MS"/>
                <w:b/>
                <w:bCs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Arial Unicode MS" w:eastAsia="Arial Unicode MS" w:hAnsi="Arial Unicode MS" w:cs="Arial Unicode MS"/>
                <w:b/>
                <w:bCs/>
                <w:sz w:val="18"/>
                <w:szCs w:val="18"/>
              </w:rPr>
              <w:t>Sparse</w:t>
            </w:r>
            <w:proofErr w:type="spellEnd"/>
            <w:r>
              <w:rPr>
                <w:rFonts w:ascii="Arial Unicode MS" w:eastAsia="Arial Unicode MS" w:hAnsi="Arial Unicode MS" w:cs="Arial Unicode MS"/>
                <w:b/>
                <w:bCs/>
                <w:sz w:val="18"/>
                <w:szCs w:val="18"/>
              </w:rPr>
              <w:t>)</w:t>
            </w:r>
          </w:p>
        </w:tc>
        <w:tc>
          <w:tcPr>
            <w:tcW w:w="2487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2F512C" w14:textId="77777777" w:rsidR="00D80D8A" w:rsidRDefault="00BE6280">
            <w:pPr>
              <w:spacing w:before="240" w:after="240"/>
              <w:rPr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BM25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등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전통적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키워드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매칭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.</w:t>
            </w:r>
          </w:p>
        </w:tc>
        <w:tc>
          <w:tcPr>
            <w:tcW w:w="2357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49E617" w14:textId="77777777" w:rsidR="00D80D8A" w:rsidRDefault="00BE6280">
            <w:pPr>
              <w:spacing w:before="240" w:after="240"/>
              <w:rPr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정확한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용어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매칭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. </w:t>
            </w:r>
            <w:proofErr w:type="spellStart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고유명사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·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코드에</w:t>
            </w:r>
            <w:proofErr w:type="spellEnd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강점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.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추가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비용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없음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.</w:t>
            </w:r>
          </w:p>
        </w:tc>
        <w:tc>
          <w:tcPr>
            <w:tcW w:w="2545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0CF547" w14:textId="77777777" w:rsidR="00D80D8A" w:rsidRDefault="00BE6280">
            <w:pPr>
              <w:spacing w:before="240" w:after="240"/>
              <w:rPr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의미적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유사성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포착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불가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.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동의어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처리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약함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.</w:t>
            </w:r>
          </w:p>
        </w:tc>
      </w:tr>
      <w:tr w:rsidR="00D80D8A" w14:paraId="005E8AB3" w14:textId="77777777">
        <w:trPr>
          <w:trHeight w:val="870"/>
        </w:trPr>
        <w:tc>
          <w:tcPr>
            <w:tcW w:w="1634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C39F7D" w14:textId="77777777" w:rsidR="00D80D8A" w:rsidRDefault="00BE6280">
            <w:pPr>
              <w:spacing w:before="240" w:after="240"/>
              <w:rPr>
                <w:b/>
                <w:bCs/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sz w:val="18"/>
                <w:szCs w:val="18"/>
              </w:rPr>
              <w:t>하이브리드</w:t>
            </w:r>
            <w:r>
              <w:rPr>
                <w:rFonts w:ascii="Arial Unicode MS" w:eastAsia="Arial Unicode MS" w:hAnsi="Arial Unicode MS" w:cs="Arial Unicode MS"/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  <w:sz w:val="18"/>
                <w:szCs w:val="18"/>
              </w:rPr>
              <w:t>검색</w:t>
            </w:r>
          </w:p>
        </w:tc>
        <w:tc>
          <w:tcPr>
            <w:tcW w:w="2487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CA4E95" w14:textId="77777777" w:rsidR="00D80D8A" w:rsidRDefault="00BE6280">
            <w:pPr>
              <w:spacing w:before="240" w:after="240"/>
              <w:rPr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벡터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+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키워드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검색을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결합하여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양쪽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강점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활용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.</w:t>
            </w:r>
          </w:p>
        </w:tc>
        <w:tc>
          <w:tcPr>
            <w:tcW w:w="2357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35919A" w14:textId="77777777" w:rsidR="00D80D8A" w:rsidRDefault="00BE6280">
            <w:pPr>
              <w:spacing w:before="240" w:after="240"/>
              <w:rPr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의미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검색과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정확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매칭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동시에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.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프로덕션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RAG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의</w:t>
            </w:r>
            <w:proofErr w:type="spellEnd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기본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.</w:t>
            </w:r>
          </w:p>
        </w:tc>
        <w:tc>
          <w:tcPr>
            <w:tcW w:w="2545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1FBB3A" w14:textId="77777777" w:rsidR="00D80D8A" w:rsidRDefault="00BE6280">
            <w:pPr>
              <w:spacing w:before="240" w:after="240"/>
              <w:rPr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두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검색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결과의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결합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(</w:t>
            </w:r>
            <w:proofErr w:type="spellStart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fusion</w:t>
            </w:r>
            <w:proofErr w:type="spellEnd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)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전략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설계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필요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.</w:t>
            </w:r>
          </w:p>
        </w:tc>
      </w:tr>
      <w:tr w:rsidR="00D80D8A" w14:paraId="30A2BB22" w14:textId="77777777">
        <w:trPr>
          <w:trHeight w:val="870"/>
        </w:trPr>
        <w:tc>
          <w:tcPr>
            <w:tcW w:w="1634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FB946C" w14:textId="77777777" w:rsidR="00D80D8A" w:rsidRDefault="00BE6280">
            <w:pPr>
              <w:spacing w:before="240" w:after="240"/>
              <w:rPr>
                <w:b/>
                <w:bCs/>
                <w:sz w:val="18"/>
                <w:szCs w:val="18"/>
              </w:rPr>
            </w:pPr>
            <w:proofErr w:type="spellStart"/>
            <w:r>
              <w:rPr>
                <w:rFonts w:ascii="Arial Unicode MS" w:eastAsia="Arial Unicode MS" w:hAnsi="Arial Unicode MS" w:cs="Arial Unicode MS"/>
                <w:b/>
                <w:bCs/>
                <w:sz w:val="18"/>
                <w:szCs w:val="18"/>
              </w:rPr>
              <w:t>리랭킹</w:t>
            </w:r>
            <w:proofErr w:type="spellEnd"/>
            <w:r>
              <w:rPr>
                <w:rFonts w:ascii="Arial Unicode MS" w:eastAsia="Arial Unicode MS" w:hAnsi="Arial Unicode MS" w:cs="Arial Unicode MS"/>
                <w:b/>
                <w:bCs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Arial Unicode MS" w:eastAsia="Arial Unicode MS" w:hAnsi="Arial Unicode MS" w:cs="Arial Unicode MS"/>
                <w:b/>
                <w:bCs/>
                <w:sz w:val="18"/>
                <w:szCs w:val="18"/>
              </w:rPr>
              <w:t>Reranking</w:t>
            </w:r>
            <w:proofErr w:type="spellEnd"/>
            <w:r>
              <w:rPr>
                <w:rFonts w:ascii="Arial Unicode MS" w:eastAsia="Arial Unicode MS" w:hAnsi="Arial Unicode MS" w:cs="Arial Unicode MS"/>
                <w:b/>
                <w:bCs/>
                <w:sz w:val="18"/>
                <w:szCs w:val="18"/>
              </w:rPr>
              <w:t>)</w:t>
            </w:r>
          </w:p>
        </w:tc>
        <w:tc>
          <w:tcPr>
            <w:tcW w:w="2487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9D132" w14:textId="77777777" w:rsidR="00D80D8A" w:rsidRDefault="00BE6280">
            <w:pPr>
              <w:spacing w:before="240" w:after="240"/>
              <w:rPr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초기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검색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결과를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Cross-Encoder</w:t>
            </w:r>
            <w:proofErr w:type="spellEnd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등으로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재정렬하여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정밀도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향상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.</w:t>
            </w:r>
          </w:p>
        </w:tc>
        <w:tc>
          <w:tcPr>
            <w:tcW w:w="2357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5B4AD9" w14:textId="77777777" w:rsidR="00D80D8A" w:rsidRDefault="00BE6280">
            <w:pPr>
              <w:spacing w:before="240" w:after="240"/>
              <w:rPr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검색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정밀도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크게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향상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.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기존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파이프라인에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추가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가능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.</w:t>
            </w:r>
          </w:p>
        </w:tc>
        <w:tc>
          <w:tcPr>
            <w:tcW w:w="2545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533EF3" w14:textId="77777777" w:rsidR="00D80D8A" w:rsidRDefault="00BE6280">
            <w:pPr>
              <w:spacing w:before="240" w:after="240"/>
              <w:rPr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추가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레이턴시</w:t>
            </w:r>
            <w:proofErr w:type="spellEnd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(50~200ms). </w:t>
            </w:r>
            <w:proofErr w:type="spellStart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Cross-Encoder</w:t>
            </w:r>
            <w:proofErr w:type="spellEnd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모델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비용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.</w:t>
            </w:r>
          </w:p>
        </w:tc>
      </w:tr>
    </w:tbl>
    <w:p w14:paraId="6DF1CC6F" w14:textId="77777777" w:rsidR="00D80D8A" w:rsidRDefault="00BE6280">
      <w:pPr>
        <w:spacing w:before="240" w:after="120"/>
      </w:pPr>
      <w:r>
        <w:rPr>
          <w:rFonts w:ascii="Arial Unicode MS" w:eastAsia="Arial Unicode MS" w:hAnsi="Arial Unicode MS" w:cs="Arial Unicode MS"/>
          <w:b/>
          <w:bCs/>
        </w:rPr>
        <w:t>프로덕션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검색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파이프라인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권고</w:t>
      </w:r>
      <w:r>
        <w:rPr>
          <w:rFonts w:ascii="Arial Unicode MS" w:eastAsia="Arial Unicode MS" w:hAnsi="Arial Unicode MS" w:cs="Arial Unicode MS"/>
          <w:b/>
          <w:bCs/>
        </w:rPr>
        <w:t xml:space="preserve">: </w:t>
      </w:r>
      <w:r>
        <w:rPr>
          <w:rFonts w:ascii="Arial Unicode MS" w:eastAsia="Arial Unicode MS" w:hAnsi="Arial Unicode MS" w:cs="Arial Unicode MS"/>
        </w:rPr>
        <w:t>프로덕션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RAG</w:t>
      </w:r>
      <w:r>
        <w:rPr>
          <w:rFonts w:ascii="Arial Unicode MS" w:eastAsia="Arial Unicode MS" w:hAnsi="Arial Unicode MS" w:cs="Arial Unicode MS"/>
        </w:rPr>
        <w:t>에서는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다음</w:t>
      </w:r>
      <w:r>
        <w:rPr>
          <w:rFonts w:ascii="Arial Unicode MS" w:eastAsia="Arial Unicode MS" w:hAnsi="Arial Unicode MS" w:cs="Arial Unicode MS"/>
        </w:rPr>
        <w:t xml:space="preserve"> 3</w:t>
      </w:r>
      <w:r>
        <w:rPr>
          <w:rFonts w:ascii="Arial Unicode MS" w:eastAsia="Arial Unicode MS" w:hAnsi="Arial Unicode MS" w:cs="Arial Unicode MS"/>
        </w:rPr>
        <w:t>단계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파이프라인을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기본으로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구성한다</w:t>
      </w:r>
      <w:r>
        <w:rPr>
          <w:rFonts w:ascii="Arial Unicode MS" w:eastAsia="Arial Unicode MS" w:hAnsi="Arial Unicode MS" w:cs="Arial Unicode MS"/>
        </w:rPr>
        <w:t>(SHOULD):</w:t>
      </w:r>
      <w:r>
        <w:rPr>
          <w:rFonts w:ascii="Arial Unicode MS" w:eastAsia="Arial Unicode MS" w:hAnsi="Arial Unicode MS" w:cs="Arial Unicode MS"/>
        </w:rPr>
        <w:br/>
        <w:t xml:space="preserve"> (1) </w:t>
      </w:r>
      <w:r>
        <w:rPr>
          <w:rFonts w:ascii="Arial Unicode MS" w:eastAsia="Arial Unicode MS" w:hAnsi="Arial Unicode MS" w:cs="Arial Unicode MS"/>
        </w:rPr>
        <w:t>하이브리드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검색</w:t>
      </w:r>
      <w:r>
        <w:rPr>
          <w:rFonts w:ascii="Arial Unicode MS" w:eastAsia="Arial Unicode MS" w:hAnsi="Arial Unicode MS" w:cs="Arial Unicode MS"/>
        </w:rPr>
        <w:t xml:space="preserve">: </w:t>
      </w:r>
      <w:proofErr w:type="spellStart"/>
      <w:r>
        <w:rPr>
          <w:rFonts w:ascii="Arial Unicode MS" w:eastAsia="Arial Unicode MS" w:hAnsi="Arial Unicode MS" w:cs="Arial Unicode MS"/>
        </w:rPr>
        <w:t>Dense</w:t>
      </w:r>
      <w:proofErr w:type="spellEnd"/>
      <w:r>
        <w:rPr>
          <w:rFonts w:ascii="Arial Unicode MS" w:eastAsia="Arial Unicode MS" w:hAnsi="Arial Unicode MS" w:cs="Arial Unicode MS"/>
        </w:rPr>
        <w:t>(</w:t>
      </w:r>
      <w:r>
        <w:rPr>
          <w:rFonts w:ascii="Arial Unicode MS" w:eastAsia="Arial Unicode MS" w:hAnsi="Arial Unicode MS" w:cs="Arial Unicode MS"/>
        </w:rPr>
        <w:t>벡터</w:t>
      </w:r>
      <w:r>
        <w:rPr>
          <w:rFonts w:ascii="Arial Unicode MS" w:eastAsia="Arial Unicode MS" w:hAnsi="Arial Unicode MS" w:cs="Arial Unicode MS"/>
        </w:rPr>
        <w:t xml:space="preserve">) + </w:t>
      </w:r>
      <w:proofErr w:type="spellStart"/>
      <w:r>
        <w:rPr>
          <w:rFonts w:ascii="Arial Unicode MS" w:eastAsia="Arial Unicode MS" w:hAnsi="Arial Unicode MS" w:cs="Arial Unicode MS"/>
        </w:rPr>
        <w:t>Sparse</w:t>
      </w:r>
      <w:proofErr w:type="spellEnd"/>
      <w:r>
        <w:rPr>
          <w:rFonts w:ascii="Arial Unicode MS" w:eastAsia="Arial Unicode MS" w:hAnsi="Arial Unicode MS" w:cs="Arial Unicode MS"/>
        </w:rPr>
        <w:t>(BM25)</w:t>
      </w:r>
      <w:r>
        <w:rPr>
          <w:rFonts w:ascii="Arial Unicode MS" w:eastAsia="Arial Unicode MS" w:hAnsi="Arial Unicode MS" w:cs="Arial Unicode MS"/>
        </w:rPr>
        <w:t>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후보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확보</w:t>
      </w:r>
      <w:r>
        <w:rPr>
          <w:rFonts w:ascii="Arial Unicode MS" w:eastAsia="Arial Unicode MS" w:hAnsi="Arial Unicode MS" w:cs="Arial Unicode MS"/>
        </w:rPr>
        <w:t xml:space="preserve"> (</w:t>
      </w:r>
      <w:proofErr w:type="spellStart"/>
      <w:r>
        <w:rPr>
          <w:rFonts w:ascii="Arial Unicode MS" w:eastAsia="Arial Unicode MS" w:hAnsi="Arial Unicode MS" w:cs="Arial Unicode MS"/>
        </w:rPr>
        <w:t>Recall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극대화</w:t>
      </w:r>
      <w:r>
        <w:rPr>
          <w:rFonts w:ascii="Arial Unicode MS" w:eastAsia="Arial Unicode MS" w:hAnsi="Arial Unicode MS" w:cs="Arial Unicode MS"/>
        </w:rPr>
        <w:t>).</w:t>
      </w:r>
      <w:r>
        <w:rPr>
          <w:rFonts w:ascii="Arial Unicode MS" w:eastAsia="Arial Unicode MS" w:hAnsi="Arial Unicode MS" w:cs="Arial Unicode MS"/>
        </w:rPr>
        <w:br/>
      </w:r>
      <w:r>
        <w:rPr>
          <w:rFonts w:ascii="Arial Unicode MS" w:eastAsia="Arial Unicode MS" w:hAnsi="Arial Unicode MS" w:cs="Arial Unicode MS"/>
        </w:rPr>
        <w:t xml:space="preserve">(2) </w:t>
      </w:r>
      <w:proofErr w:type="spellStart"/>
      <w:r>
        <w:rPr>
          <w:rFonts w:ascii="Arial Unicode MS" w:eastAsia="Arial Unicode MS" w:hAnsi="Arial Unicode MS" w:cs="Arial Unicode MS"/>
        </w:rPr>
        <w:t>리랭킹</w:t>
      </w:r>
      <w:proofErr w:type="spellEnd"/>
      <w:r>
        <w:rPr>
          <w:rFonts w:ascii="Arial Unicode MS" w:eastAsia="Arial Unicode MS" w:hAnsi="Arial Unicode MS" w:cs="Arial Unicode MS"/>
        </w:rPr>
        <w:t xml:space="preserve">: </w:t>
      </w:r>
      <w:proofErr w:type="spellStart"/>
      <w:r>
        <w:rPr>
          <w:rFonts w:ascii="Arial Unicode MS" w:eastAsia="Arial Unicode MS" w:hAnsi="Arial Unicode MS" w:cs="Arial Unicode MS"/>
        </w:rPr>
        <w:t>Cross-Encoder</w:t>
      </w:r>
      <w:r>
        <w:rPr>
          <w:rFonts w:ascii="Arial Unicode MS" w:eastAsia="Arial Unicode MS" w:hAnsi="Arial Unicode MS" w:cs="Arial Unicode MS"/>
        </w:rPr>
        <w:t>로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후보를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재정렬</w:t>
      </w:r>
      <w:r>
        <w:rPr>
          <w:rFonts w:ascii="Arial Unicode MS" w:eastAsia="Arial Unicode MS" w:hAnsi="Arial Unicode MS" w:cs="Arial Unicode MS"/>
        </w:rPr>
        <w:t xml:space="preserve"> (Precision </w:t>
      </w:r>
      <w:r>
        <w:rPr>
          <w:rFonts w:ascii="Arial Unicode MS" w:eastAsia="Arial Unicode MS" w:hAnsi="Arial Unicode MS" w:cs="Arial Unicode MS"/>
        </w:rPr>
        <w:t>극대화</w:t>
      </w:r>
      <w:r>
        <w:rPr>
          <w:rFonts w:ascii="Arial Unicode MS" w:eastAsia="Arial Unicode MS" w:hAnsi="Arial Unicode MS" w:cs="Arial Unicode MS"/>
        </w:rPr>
        <w:t xml:space="preserve">). </w:t>
      </w:r>
      <w:r>
        <w:rPr>
          <w:rFonts w:ascii="Arial Unicode MS" w:eastAsia="Arial Unicode MS" w:hAnsi="Arial Unicode MS" w:cs="Arial Unicode MS"/>
        </w:rPr>
        <w:br/>
        <w:t xml:space="preserve">(3) </w:t>
      </w:r>
      <w:proofErr w:type="spellStart"/>
      <w:r>
        <w:rPr>
          <w:rFonts w:ascii="Arial Unicode MS" w:eastAsia="Arial Unicode MS" w:hAnsi="Arial Unicode MS" w:cs="Arial Unicode MS"/>
        </w:rPr>
        <w:t>Context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Assembly</w:t>
      </w:r>
      <w:proofErr w:type="spellEnd"/>
      <w:r>
        <w:rPr>
          <w:rFonts w:ascii="Arial Unicode MS" w:eastAsia="Arial Unicode MS" w:hAnsi="Arial Unicode MS" w:cs="Arial Unicode MS"/>
        </w:rPr>
        <w:t xml:space="preserve">: </w:t>
      </w:r>
      <w:r>
        <w:rPr>
          <w:rFonts w:ascii="Arial Unicode MS" w:eastAsia="Arial Unicode MS" w:hAnsi="Arial Unicode MS" w:cs="Arial Unicode MS"/>
        </w:rPr>
        <w:t>상위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K</w:t>
      </w:r>
      <w:r>
        <w:rPr>
          <w:rFonts w:ascii="Arial Unicode MS" w:eastAsia="Arial Unicode MS" w:hAnsi="Arial Unicode MS" w:cs="Arial Unicode MS"/>
        </w:rPr>
        <w:t>개만</w:t>
      </w:r>
      <w:proofErr w:type="spellEnd"/>
      <w:r>
        <w:rPr>
          <w:rFonts w:ascii="Arial Unicode MS" w:eastAsia="Arial Unicode MS" w:hAnsi="Arial Unicode MS" w:cs="Arial Unicode MS"/>
        </w:rPr>
        <w:t xml:space="preserve"> LLM </w:t>
      </w:r>
      <w:r>
        <w:rPr>
          <w:rFonts w:ascii="Arial Unicode MS" w:eastAsia="Arial Unicode MS" w:hAnsi="Arial Unicode MS" w:cs="Arial Unicode MS"/>
        </w:rPr>
        <w:t>컨텍스트에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조립</w:t>
      </w:r>
      <w:r>
        <w:rPr>
          <w:rFonts w:ascii="Arial Unicode MS" w:eastAsia="Arial Unicode MS" w:hAnsi="Arial Unicode MS" w:cs="Arial Unicode MS"/>
        </w:rPr>
        <w:t xml:space="preserve"> (</w:t>
      </w:r>
      <w:proofErr w:type="spellStart"/>
      <w:r>
        <w:rPr>
          <w:rFonts w:ascii="Arial Unicode MS" w:eastAsia="Arial Unicode MS" w:hAnsi="Arial Unicode MS" w:cs="Arial Unicode MS"/>
        </w:rPr>
        <w:t>비용</w:t>
      </w:r>
      <w:r>
        <w:rPr>
          <w:rFonts w:ascii="Arial Unicode MS" w:eastAsia="Arial Unicode MS" w:hAnsi="Arial Unicode MS" w:cs="Arial Unicode MS"/>
        </w:rPr>
        <w:t>·</w:t>
      </w:r>
      <w:r>
        <w:rPr>
          <w:rFonts w:ascii="Arial Unicode MS" w:eastAsia="Arial Unicode MS" w:hAnsi="Arial Unicode MS" w:cs="Arial Unicode MS"/>
        </w:rPr>
        <w:t>품질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균형</w:t>
      </w:r>
      <w:r>
        <w:rPr>
          <w:rFonts w:ascii="Arial Unicode MS" w:eastAsia="Arial Unicode MS" w:hAnsi="Arial Unicode MS" w:cs="Arial Unicode MS"/>
        </w:rPr>
        <w:t xml:space="preserve">). </w:t>
      </w:r>
      <w:r>
        <w:rPr>
          <w:rFonts w:ascii="Arial Unicode MS" w:eastAsia="Arial Unicode MS" w:hAnsi="Arial Unicode MS" w:cs="Arial Unicode MS"/>
        </w:rPr>
        <w:br/>
        <w:t>8.1</w:t>
      </w:r>
      <w:r>
        <w:rPr>
          <w:rFonts w:ascii="Arial Unicode MS" w:eastAsia="Arial Unicode MS" w:hAnsi="Arial Unicode MS" w:cs="Arial Unicode MS"/>
        </w:rPr>
        <w:t>절에서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선정한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Vector</w:t>
      </w:r>
      <w:proofErr w:type="spellEnd"/>
      <w:r>
        <w:rPr>
          <w:rFonts w:ascii="Arial Unicode MS" w:eastAsia="Arial Unicode MS" w:hAnsi="Arial Unicode MS" w:cs="Arial Unicode MS"/>
        </w:rPr>
        <w:t xml:space="preserve"> DB </w:t>
      </w:r>
      <w:r>
        <w:rPr>
          <w:rFonts w:ascii="Arial Unicode MS" w:eastAsia="Arial Unicode MS" w:hAnsi="Arial Unicode MS" w:cs="Arial Unicode MS"/>
        </w:rPr>
        <w:t>중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Weaviate</w:t>
      </w:r>
      <w:proofErr w:type="spellEnd"/>
      <w:r>
        <w:rPr>
          <w:rFonts w:ascii="Arial Unicode MS" w:eastAsia="Arial Unicode MS" w:hAnsi="Arial Unicode MS" w:cs="Arial Unicode MS"/>
        </w:rPr>
        <w:t xml:space="preserve">, </w:t>
      </w:r>
      <w:proofErr w:type="spellStart"/>
      <w:r>
        <w:rPr>
          <w:rFonts w:ascii="Arial Unicode MS" w:eastAsia="Arial Unicode MS" w:hAnsi="Arial Unicode MS" w:cs="Arial Unicode MS"/>
        </w:rPr>
        <w:t>Qdrant</w:t>
      </w:r>
      <w:proofErr w:type="spellEnd"/>
      <w:r>
        <w:rPr>
          <w:rFonts w:ascii="Arial Unicode MS" w:eastAsia="Arial Unicode MS" w:hAnsi="Arial Unicode MS" w:cs="Arial Unicode MS"/>
        </w:rPr>
        <w:t xml:space="preserve">, </w:t>
      </w:r>
      <w:proofErr w:type="spellStart"/>
      <w:r>
        <w:rPr>
          <w:rFonts w:ascii="Arial Unicode MS" w:eastAsia="Arial Unicode MS" w:hAnsi="Arial Unicode MS" w:cs="Arial Unicode MS"/>
        </w:rPr>
        <w:t>Pinecone</w:t>
      </w:r>
      <w:r>
        <w:rPr>
          <w:rFonts w:ascii="Arial Unicode MS" w:eastAsia="Arial Unicode MS" w:hAnsi="Arial Unicode MS" w:cs="Arial Unicode MS"/>
        </w:rPr>
        <w:t>은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하이브리드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검색을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네이티브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지원한다</w:t>
      </w:r>
      <w:r>
        <w:rPr>
          <w:rFonts w:ascii="Arial Unicode MS" w:eastAsia="Arial Unicode MS" w:hAnsi="Arial Unicode MS" w:cs="Arial Unicode MS"/>
        </w:rPr>
        <w:t xml:space="preserve">. </w:t>
      </w:r>
      <w:proofErr w:type="spellStart"/>
      <w:r>
        <w:rPr>
          <w:rFonts w:ascii="Arial Unicode MS" w:eastAsia="Arial Unicode MS" w:hAnsi="Arial Unicode MS" w:cs="Arial Unicode MS"/>
        </w:rPr>
        <w:t>pgvector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환경에서는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PostgreSQL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FTS</w:t>
      </w:r>
      <w:r>
        <w:rPr>
          <w:rFonts w:ascii="Arial Unicode MS" w:eastAsia="Arial Unicode MS" w:hAnsi="Arial Unicode MS" w:cs="Arial Unicode MS"/>
        </w:rPr>
        <w:t>와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벡터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검색을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조합한다</w:t>
      </w:r>
      <w:r>
        <w:rPr>
          <w:rFonts w:ascii="Arial Unicode MS" w:eastAsia="Arial Unicode MS" w:hAnsi="Arial Unicode MS" w:cs="Arial Unicode MS"/>
        </w:rPr>
        <w:t>.</w:t>
      </w:r>
    </w:p>
    <w:p w14:paraId="703CAA4B" w14:textId="77777777" w:rsidR="00D80D8A" w:rsidRDefault="00BE6280">
      <w:pPr>
        <w:pStyle w:val="3"/>
        <w:keepNext w:val="0"/>
        <w:keepLines w:val="0"/>
        <w:spacing w:before="480"/>
      </w:pPr>
      <w:bookmarkStart w:id="252" w:name="_m779dphw3zta" w:colFirst="0" w:colLast="0"/>
      <w:bookmarkEnd w:id="252"/>
      <w:r>
        <w:rPr>
          <w:rFonts w:ascii="Arial Unicode MS" w:eastAsia="Arial Unicode MS" w:hAnsi="Arial Unicode MS" w:cs="Arial Unicode MS"/>
        </w:rPr>
        <w:t xml:space="preserve">9.3 RAG </w:t>
      </w:r>
      <w:r>
        <w:rPr>
          <w:rFonts w:ascii="Arial Unicode MS" w:eastAsia="Arial Unicode MS" w:hAnsi="Arial Unicode MS" w:cs="Arial Unicode MS"/>
        </w:rPr>
        <w:t>도구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선정</w:t>
      </w:r>
    </w:p>
    <w:p w14:paraId="625DF5B5" w14:textId="77777777" w:rsidR="00D80D8A" w:rsidRDefault="00BE6280">
      <w:pPr>
        <w:spacing w:before="240" w:after="120"/>
      </w:pPr>
      <w:r>
        <w:rPr>
          <w:rFonts w:ascii="Arial Unicode MS" w:eastAsia="Arial Unicode MS" w:hAnsi="Arial Unicode MS" w:cs="Arial Unicode MS"/>
        </w:rPr>
        <w:t>RAG Pipeline</w:t>
      </w:r>
      <w:r>
        <w:rPr>
          <w:rFonts w:ascii="Arial Unicode MS" w:eastAsia="Arial Unicode MS" w:hAnsi="Arial Unicode MS" w:cs="Arial Unicode MS"/>
        </w:rPr>
        <w:t>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구성할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도구</w:t>
      </w:r>
      <w:r>
        <w:rPr>
          <w:rFonts w:ascii="Arial Unicode MS" w:eastAsia="Arial Unicode MS" w:hAnsi="Arial Unicode MS" w:cs="Arial Unicode MS"/>
        </w:rPr>
        <w:t>(</w:t>
      </w:r>
      <w:r>
        <w:rPr>
          <w:rFonts w:ascii="Arial Unicode MS" w:eastAsia="Arial Unicode MS" w:hAnsi="Arial Unicode MS" w:cs="Arial Unicode MS"/>
        </w:rPr>
        <w:t>프레임워크</w:t>
      </w:r>
      <w:r>
        <w:rPr>
          <w:rFonts w:ascii="Arial Unicode MS" w:eastAsia="Arial Unicode MS" w:hAnsi="Arial Unicode MS" w:cs="Arial Unicode MS"/>
        </w:rPr>
        <w:t>/</w:t>
      </w:r>
      <w:r>
        <w:rPr>
          <w:rFonts w:ascii="Arial Unicode MS" w:eastAsia="Arial Unicode MS" w:hAnsi="Arial Unicode MS" w:cs="Arial Unicode MS"/>
        </w:rPr>
        <w:t>라이브러리</w:t>
      </w:r>
      <w:r>
        <w:rPr>
          <w:rFonts w:ascii="Arial Unicode MS" w:eastAsia="Arial Unicode MS" w:hAnsi="Arial Unicode MS" w:cs="Arial Unicode MS"/>
        </w:rPr>
        <w:t>)</w:t>
      </w:r>
      <w:proofErr w:type="spellStart"/>
      <w:r>
        <w:rPr>
          <w:rFonts w:ascii="Arial Unicode MS" w:eastAsia="Arial Unicode MS" w:hAnsi="Arial Unicode MS" w:cs="Arial Unicode MS"/>
        </w:rPr>
        <w:t>를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선정한다</w:t>
      </w:r>
      <w:r>
        <w:rPr>
          <w:rFonts w:ascii="Arial Unicode MS" w:eastAsia="Arial Unicode MS" w:hAnsi="Arial Unicode MS" w:cs="Arial Unicode MS"/>
        </w:rPr>
        <w:t>.</w:t>
      </w:r>
    </w:p>
    <w:p w14:paraId="49A80156" w14:textId="77777777" w:rsidR="00D80D8A" w:rsidRDefault="00BE6280">
      <w:pPr>
        <w:pStyle w:val="4"/>
        <w:keepNext w:val="0"/>
        <w:keepLines w:val="0"/>
      </w:pPr>
      <w:bookmarkStart w:id="253" w:name="_radcerc8i7b0" w:colFirst="0" w:colLast="0"/>
      <w:bookmarkEnd w:id="253"/>
      <w:r>
        <w:rPr>
          <w:rFonts w:ascii="Arial Unicode MS" w:eastAsia="Arial Unicode MS" w:hAnsi="Arial Unicode MS" w:cs="Arial Unicode MS"/>
        </w:rPr>
        <w:t xml:space="preserve">9.3.1 </w:t>
      </w:r>
      <w:r>
        <w:rPr>
          <w:rFonts w:ascii="Arial Unicode MS" w:eastAsia="Arial Unicode MS" w:hAnsi="Arial Unicode MS" w:cs="Arial Unicode MS"/>
        </w:rPr>
        <w:t>의사결정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트리</w:t>
      </w:r>
    </w:p>
    <w:tbl>
      <w:tblPr>
        <w:tblStyle w:val="affffffffffff2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781"/>
        <w:gridCol w:w="2690"/>
        <w:gridCol w:w="925"/>
        <w:gridCol w:w="4629"/>
      </w:tblGrid>
      <w:tr w:rsidR="00D80D8A" w14:paraId="492A194E" w14:textId="77777777">
        <w:trPr>
          <w:trHeight w:val="465"/>
        </w:trPr>
        <w:tc>
          <w:tcPr>
            <w:tcW w:w="781" w:type="dxa"/>
            <w:tcBorders>
              <w:top w:val="single" w:sz="5" w:space="0" w:color="2E75B6"/>
              <w:left w:val="single" w:sz="5" w:space="0" w:color="2E75B6"/>
              <w:bottom w:val="single" w:sz="5" w:space="0" w:color="2E75B6"/>
              <w:right w:val="single" w:sz="5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481F40" w14:textId="77777777" w:rsidR="00D80D8A" w:rsidRDefault="00BE6280">
            <w:pPr>
              <w:spacing w:before="240" w:after="240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2690" w:type="dxa"/>
            <w:tcBorders>
              <w:top w:val="single" w:sz="5" w:space="0" w:color="2E75B6"/>
              <w:left w:val="nil"/>
              <w:bottom w:val="single" w:sz="5" w:space="0" w:color="2E75B6"/>
              <w:right w:val="single" w:sz="5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E3C060" w14:textId="77777777" w:rsidR="00D80D8A" w:rsidRDefault="00BE6280">
            <w:pPr>
              <w:spacing w:before="240" w:after="240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  <w:sz w:val="18"/>
                <w:szCs w:val="18"/>
              </w:rPr>
              <w:t>질문</w:t>
            </w:r>
          </w:p>
        </w:tc>
        <w:tc>
          <w:tcPr>
            <w:tcW w:w="925" w:type="dxa"/>
            <w:tcBorders>
              <w:top w:val="single" w:sz="5" w:space="0" w:color="2E75B6"/>
              <w:left w:val="nil"/>
              <w:bottom w:val="single" w:sz="5" w:space="0" w:color="2E75B6"/>
              <w:right w:val="single" w:sz="5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5812D1" w14:textId="77777777" w:rsidR="00D80D8A" w:rsidRDefault="00BE6280">
            <w:pPr>
              <w:spacing w:before="240" w:after="240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  <w:sz w:val="18"/>
                <w:szCs w:val="18"/>
              </w:rPr>
              <w:t>응답</w:t>
            </w:r>
          </w:p>
        </w:tc>
        <w:tc>
          <w:tcPr>
            <w:tcW w:w="4628" w:type="dxa"/>
            <w:tcBorders>
              <w:top w:val="single" w:sz="5" w:space="0" w:color="2E75B6"/>
              <w:left w:val="nil"/>
              <w:bottom w:val="single" w:sz="5" w:space="0" w:color="2E75B6"/>
              <w:right w:val="single" w:sz="5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D6C401" w14:textId="77777777" w:rsidR="00D80D8A" w:rsidRDefault="00BE6280">
            <w:pPr>
              <w:spacing w:before="240" w:after="240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  <w:sz w:val="18"/>
                <w:szCs w:val="18"/>
              </w:rPr>
              <w:t>결론</w:t>
            </w:r>
          </w:p>
        </w:tc>
      </w:tr>
      <w:tr w:rsidR="00D80D8A" w14:paraId="1C417984" w14:textId="77777777">
        <w:trPr>
          <w:trHeight w:val="870"/>
        </w:trPr>
        <w:tc>
          <w:tcPr>
            <w:tcW w:w="781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198EFD" w14:textId="77777777" w:rsidR="00D80D8A" w:rsidRDefault="00BE6280">
            <w:pPr>
              <w:spacing w:before="240" w:after="240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Q1</w:t>
            </w:r>
          </w:p>
        </w:tc>
        <w:tc>
          <w:tcPr>
            <w:tcW w:w="2690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8F6EF4" w14:textId="77777777" w:rsidR="00D80D8A" w:rsidRDefault="00BE6280">
            <w:pPr>
              <w:spacing w:before="240" w:after="240"/>
              <w:rPr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4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장에서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선정한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Agent</w:t>
            </w:r>
            <w:proofErr w:type="spellEnd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Framework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에</w:t>
            </w:r>
            <w:proofErr w:type="spellEnd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RAG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기능이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내장되어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있는가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?</w:t>
            </w:r>
          </w:p>
        </w:tc>
        <w:tc>
          <w:tcPr>
            <w:tcW w:w="925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A067FA" w14:textId="77777777" w:rsidR="00D80D8A" w:rsidRDefault="00BE6280">
            <w:pPr>
              <w:spacing w:before="240" w:after="240"/>
              <w:rPr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예</w:t>
            </w:r>
          </w:p>
        </w:tc>
        <w:tc>
          <w:tcPr>
            <w:tcW w:w="4628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C1936D" w14:textId="77777777" w:rsidR="00D80D8A" w:rsidRDefault="00BE6280">
            <w:pPr>
              <w:spacing w:before="240" w:after="240"/>
              <w:rPr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→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프레임워크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내장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RAG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기능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우선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사용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(SHOULD).</w:t>
            </w:r>
          </w:p>
        </w:tc>
      </w:tr>
      <w:tr w:rsidR="00D80D8A" w14:paraId="367D98CF" w14:textId="77777777">
        <w:trPr>
          <w:trHeight w:val="450"/>
        </w:trPr>
        <w:tc>
          <w:tcPr>
            <w:tcW w:w="781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DF8A48" w14:textId="77777777" w:rsidR="00D80D8A" w:rsidRDefault="00BE6280">
            <w:pPr>
              <w:spacing w:before="240" w:after="2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 xml:space="preserve"> </w:t>
            </w:r>
          </w:p>
        </w:tc>
        <w:tc>
          <w:tcPr>
            <w:tcW w:w="2690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C8B105" w14:textId="77777777" w:rsidR="00D80D8A" w:rsidRDefault="00BE6280">
            <w:pPr>
              <w:spacing w:before="240" w:after="2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925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3BBD85" w14:textId="77777777" w:rsidR="00D80D8A" w:rsidRDefault="00BE6280">
            <w:pPr>
              <w:spacing w:before="240" w:after="240"/>
              <w:rPr>
                <w:sz w:val="18"/>
                <w:szCs w:val="18"/>
              </w:rPr>
            </w:pPr>
            <w:proofErr w:type="spellStart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아니오</w:t>
            </w:r>
            <w:proofErr w:type="spellEnd"/>
          </w:p>
        </w:tc>
        <w:tc>
          <w:tcPr>
            <w:tcW w:w="4628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E273B5" w14:textId="77777777" w:rsidR="00D80D8A" w:rsidRDefault="00BE6280">
            <w:pPr>
              <w:spacing w:before="240" w:after="240"/>
              <w:rPr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→ Q2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로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진행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.</w:t>
            </w:r>
          </w:p>
        </w:tc>
      </w:tr>
      <w:tr w:rsidR="00D80D8A" w14:paraId="7C6A1A66" w14:textId="77777777">
        <w:trPr>
          <w:trHeight w:val="630"/>
        </w:trPr>
        <w:tc>
          <w:tcPr>
            <w:tcW w:w="781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5BFD91" w14:textId="77777777" w:rsidR="00D80D8A" w:rsidRDefault="00BE6280">
            <w:pPr>
              <w:spacing w:before="240" w:after="240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Q2</w:t>
            </w:r>
          </w:p>
        </w:tc>
        <w:tc>
          <w:tcPr>
            <w:tcW w:w="2690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1B5846" w14:textId="77777777" w:rsidR="00D80D8A" w:rsidRDefault="00BE6280">
            <w:pPr>
              <w:spacing w:before="240" w:after="240"/>
              <w:rPr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파이프라인의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세밀한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제어가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필요한가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?</w:t>
            </w:r>
          </w:p>
        </w:tc>
        <w:tc>
          <w:tcPr>
            <w:tcW w:w="925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1662E7" w14:textId="77777777" w:rsidR="00D80D8A" w:rsidRDefault="00BE6280">
            <w:pPr>
              <w:spacing w:before="240" w:after="240"/>
              <w:rPr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예</w:t>
            </w:r>
          </w:p>
        </w:tc>
        <w:tc>
          <w:tcPr>
            <w:tcW w:w="4628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CF9DC" w14:textId="77777777" w:rsidR="00D80D8A" w:rsidRDefault="00BE6280">
            <w:pPr>
              <w:spacing w:before="240" w:after="240"/>
              <w:rPr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→ Q3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으로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진행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.</w:t>
            </w:r>
          </w:p>
        </w:tc>
      </w:tr>
      <w:tr w:rsidR="00D80D8A" w14:paraId="4D5E9353" w14:textId="77777777">
        <w:trPr>
          <w:trHeight w:val="450"/>
        </w:trPr>
        <w:tc>
          <w:tcPr>
            <w:tcW w:w="781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83C513" w14:textId="77777777" w:rsidR="00D80D8A" w:rsidRDefault="00BE6280">
            <w:pPr>
              <w:spacing w:before="240" w:after="2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2690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2C33DC" w14:textId="77777777" w:rsidR="00D80D8A" w:rsidRDefault="00BE6280">
            <w:pPr>
              <w:spacing w:before="240" w:after="2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925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CE3D1D" w14:textId="77777777" w:rsidR="00D80D8A" w:rsidRDefault="00BE6280">
            <w:pPr>
              <w:spacing w:before="240" w:after="240"/>
              <w:rPr>
                <w:sz w:val="18"/>
                <w:szCs w:val="18"/>
              </w:rPr>
            </w:pPr>
            <w:proofErr w:type="spellStart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아니오</w:t>
            </w:r>
            <w:proofErr w:type="spellEnd"/>
          </w:p>
        </w:tc>
        <w:tc>
          <w:tcPr>
            <w:tcW w:w="4628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B523D" w14:textId="77777777" w:rsidR="00D80D8A" w:rsidRDefault="00BE6280">
            <w:pPr>
              <w:spacing w:before="240" w:after="240"/>
              <w:rPr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→ </w:t>
            </w:r>
            <w:proofErr w:type="spellStart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LlamaIndex</w:t>
            </w:r>
            <w:proofErr w:type="spellEnd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.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선언적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구성으로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빠르게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구축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가능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.</w:t>
            </w:r>
          </w:p>
        </w:tc>
      </w:tr>
      <w:tr w:rsidR="00D80D8A" w14:paraId="106D468E" w14:textId="77777777">
        <w:trPr>
          <w:trHeight w:val="630"/>
        </w:trPr>
        <w:tc>
          <w:tcPr>
            <w:tcW w:w="781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6B497" w14:textId="77777777" w:rsidR="00D80D8A" w:rsidRDefault="00BE6280">
            <w:pPr>
              <w:spacing w:before="240" w:after="240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Q3</w:t>
            </w:r>
          </w:p>
        </w:tc>
        <w:tc>
          <w:tcPr>
            <w:tcW w:w="2690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8AD95F" w14:textId="77777777" w:rsidR="00D80D8A" w:rsidRDefault="00BE6280">
            <w:pPr>
              <w:spacing w:before="240" w:after="240"/>
              <w:rPr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기존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프로젝트가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LangChain</w:t>
            </w:r>
            <w:proofErr w:type="spellEnd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생태계를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사용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중인가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?</w:t>
            </w:r>
          </w:p>
        </w:tc>
        <w:tc>
          <w:tcPr>
            <w:tcW w:w="925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C20D85" w14:textId="77777777" w:rsidR="00D80D8A" w:rsidRDefault="00BE6280">
            <w:pPr>
              <w:spacing w:before="240" w:after="240"/>
              <w:rPr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예</w:t>
            </w:r>
          </w:p>
        </w:tc>
        <w:tc>
          <w:tcPr>
            <w:tcW w:w="4628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8D7279" w14:textId="77777777" w:rsidR="00D80D8A" w:rsidRDefault="00BE6280">
            <w:pPr>
              <w:spacing w:before="240" w:after="240"/>
              <w:rPr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→ </w:t>
            </w:r>
            <w:proofErr w:type="spellStart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LangChain</w:t>
            </w:r>
            <w:proofErr w:type="spellEnd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.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기존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생태계와의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일관성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.</w:t>
            </w:r>
          </w:p>
        </w:tc>
      </w:tr>
      <w:tr w:rsidR="00D80D8A" w14:paraId="777A06E0" w14:textId="77777777">
        <w:trPr>
          <w:trHeight w:val="450"/>
        </w:trPr>
        <w:tc>
          <w:tcPr>
            <w:tcW w:w="781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386AB6" w14:textId="77777777" w:rsidR="00D80D8A" w:rsidRDefault="00BE6280">
            <w:pPr>
              <w:spacing w:before="240" w:after="2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2690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6299A3" w14:textId="77777777" w:rsidR="00D80D8A" w:rsidRDefault="00BE6280">
            <w:pPr>
              <w:spacing w:before="240" w:after="2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925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ACF408" w14:textId="77777777" w:rsidR="00D80D8A" w:rsidRDefault="00BE6280">
            <w:pPr>
              <w:spacing w:before="240" w:after="240"/>
              <w:rPr>
                <w:sz w:val="18"/>
                <w:szCs w:val="18"/>
              </w:rPr>
            </w:pPr>
            <w:proofErr w:type="spellStart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아니오</w:t>
            </w:r>
            <w:proofErr w:type="spellEnd"/>
          </w:p>
        </w:tc>
        <w:tc>
          <w:tcPr>
            <w:tcW w:w="4628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1AAD61" w14:textId="77777777" w:rsidR="00D80D8A" w:rsidRDefault="00BE6280">
            <w:pPr>
              <w:spacing w:before="240" w:after="240"/>
              <w:rPr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→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직접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구현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LlamaIndex</w:t>
            </w:r>
            <w:proofErr w:type="spellEnd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또는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Haystack</w:t>
            </w:r>
            <w:proofErr w:type="spellEnd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.</w:t>
            </w:r>
          </w:p>
        </w:tc>
      </w:tr>
    </w:tbl>
    <w:p w14:paraId="1F66B8C3" w14:textId="77777777" w:rsidR="00D80D8A" w:rsidRDefault="00BE6280">
      <w:pPr>
        <w:pStyle w:val="4"/>
        <w:keepNext w:val="0"/>
        <w:keepLines w:val="0"/>
      </w:pPr>
      <w:bookmarkStart w:id="254" w:name="_kjjfg9tgav3v" w:colFirst="0" w:colLast="0"/>
      <w:bookmarkEnd w:id="254"/>
      <w:r>
        <w:rPr>
          <w:rFonts w:ascii="Arial Unicode MS" w:eastAsia="Arial Unicode MS" w:hAnsi="Arial Unicode MS" w:cs="Arial Unicode MS"/>
        </w:rPr>
        <w:t xml:space="preserve">9.3.2 </w:t>
      </w:r>
      <w:r>
        <w:rPr>
          <w:rFonts w:ascii="Arial Unicode MS" w:eastAsia="Arial Unicode MS" w:hAnsi="Arial Unicode MS" w:cs="Arial Unicode MS"/>
        </w:rPr>
        <w:t>도구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비교</w:t>
      </w:r>
    </w:p>
    <w:tbl>
      <w:tblPr>
        <w:tblStyle w:val="affffffffffff3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332"/>
        <w:gridCol w:w="2260"/>
        <w:gridCol w:w="2130"/>
        <w:gridCol w:w="1927"/>
        <w:gridCol w:w="1376"/>
      </w:tblGrid>
      <w:tr w:rsidR="00D80D8A" w14:paraId="6BD25920" w14:textId="77777777">
        <w:trPr>
          <w:trHeight w:val="465"/>
        </w:trPr>
        <w:tc>
          <w:tcPr>
            <w:tcW w:w="1332" w:type="dxa"/>
            <w:tcBorders>
              <w:top w:val="single" w:sz="5" w:space="0" w:color="2E75B6"/>
              <w:left w:val="single" w:sz="5" w:space="0" w:color="2E75B6"/>
              <w:bottom w:val="single" w:sz="5" w:space="0" w:color="2E75B6"/>
              <w:right w:val="single" w:sz="5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CAD9BF" w14:textId="77777777" w:rsidR="00D80D8A" w:rsidRDefault="00BE6280">
            <w:pPr>
              <w:spacing w:before="240" w:after="240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  <w:sz w:val="18"/>
                <w:szCs w:val="18"/>
              </w:rPr>
              <w:t>항목</w:t>
            </w:r>
          </w:p>
        </w:tc>
        <w:tc>
          <w:tcPr>
            <w:tcW w:w="2259" w:type="dxa"/>
            <w:tcBorders>
              <w:top w:val="single" w:sz="5" w:space="0" w:color="2E75B6"/>
              <w:left w:val="nil"/>
              <w:bottom w:val="single" w:sz="5" w:space="0" w:color="2E75B6"/>
              <w:right w:val="single" w:sz="5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10441B" w14:textId="77777777" w:rsidR="00D80D8A" w:rsidRDefault="00BE6280">
            <w:pPr>
              <w:spacing w:before="240" w:after="240"/>
              <w:rPr>
                <w:b/>
                <w:bCs/>
                <w:color w:val="FFFFFF"/>
                <w:sz w:val="18"/>
                <w:szCs w:val="18"/>
              </w:rPr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LangChain</w:t>
            </w:r>
            <w:proofErr w:type="spellEnd"/>
          </w:p>
        </w:tc>
        <w:tc>
          <w:tcPr>
            <w:tcW w:w="2129" w:type="dxa"/>
            <w:tcBorders>
              <w:top w:val="single" w:sz="5" w:space="0" w:color="2E75B6"/>
              <w:left w:val="nil"/>
              <w:bottom w:val="single" w:sz="5" w:space="0" w:color="2E75B6"/>
              <w:right w:val="single" w:sz="5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11CA34" w14:textId="77777777" w:rsidR="00D80D8A" w:rsidRDefault="00BE6280">
            <w:pPr>
              <w:spacing w:before="240" w:after="240"/>
              <w:rPr>
                <w:b/>
                <w:bCs/>
                <w:color w:val="FFFFFF"/>
                <w:sz w:val="18"/>
                <w:szCs w:val="18"/>
              </w:rPr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LlamaIndex</w:t>
            </w:r>
            <w:proofErr w:type="spellEnd"/>
          </w:p>
        </w:tc>
        <w:tc>
          <w:tcPr>
            <w:tcW w:w="1926" w:type="dxa"/>
            <w:tcBorders>
              <w:top w:val="single" w:sz="5" w:space="0" w:color="2E75B6"/>
              <w:left w:val="nil"/>
              <w:bottom w:val="single" w:sz="5" w:space="0" w:color="2E75B6"/>
              <w:right w:val="single" w:sz="5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86F33F" w14:textId="77777777" w:rsidR="00D80D8A" w:rsidRDefault="00BE6280">
            <w:pPr>
              <w:spacing w:before="240" w:after="240"/>
              <w:rPr>
                <w:b/>
                <w:bCs/>
                <w:color w:val="FFFFFF"/>
                <w:sz w:val="18"/>
                <w:szCs w:val="18"/>
              </w:rPr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Haystack</w:t>
            </w:r>
            <w:proofErr w:type="spellEnd"/>
          </w:p>
        </w:tc>
        <w:tc>
          <w:tcPr>
            <w:tcW w:w="1376" w:type="dxa"/>
            <w:tcBorders>
              <w:top w:val="single" w:sz="5" w:space="0" w:color="2E75B6"/>
              <w:left w:val="nil"/>
              <w:bottom w:val="single" w:sz="5" w:space="0" w:color="2E75B6"/>
              <w:right w:val="single" w:sz="5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2EA73A" w14:textId="77777777" w:rsidR="00D80D8A" w:rsidRDefault="00BE6280">
            <w:pPr>
              <w:spacing w:before="240" w:after="240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  <w:sz w:val="18"/>
                <w:szCs w:val="18"/>
              </w:rPr>
              <w:t>직접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  <w:sz w:val="18"/>
                <w:szCs w:val="18"/>
              </w:rPr>
              <w:t>구현</w:t>
            </w:r>
          </w:p>
        </w:tc>
      </w:tr>
      <w:tr w:rsidR="00D80D8A" w14:paraId="65E74FF7" w14:textId="77777777">
        <w:trPr>
          <w:trHeight w:val="1095"/>
        </w:trPr>
        <w:tc>
          <w:tcPr>
            <w:tcW w:w="1332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B2009B" w14:textId="77777777" w:rsidR="00D80D8A" w:rsidRDefault="00BE6280">
            <w:pPr>
              <w:spacing w:before="240" w:after="240"/>
              <w:rPr>
                <w:b/>
                <w:bCs/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sz w:val="18"/>
                <w:szCs w:val="18"/>
              </w:rPr>
              <w:t>설계</w:t>
            </w:r>
            <w:r>
              <w:rPr>
                <w:rFonts w:ascii="Arial Unicode MS" w:eastAsia="Arial Unicode MS" w:hAnsi="Arial Unicode MS" w:cs="Arial Unicode MS"/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  <w:sz w:val="18"/>
                <w:szCs w:val="18"/>
              </w:rPr>
              <w:t>철학</w:t>
            </w:r>
          </w:p>
        </w:tc>
        <w:tc>
          <w:tcPr>
            <w:tcW w:w="2259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CE2E5F" w14:textId="77777777" w:rsidR="00D80D8A" w:rsidRDefault="00BE6280">
            <w:pPr>
              <w:spacing w:before="240" w:after="240"/>
              <w:rPr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범용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LLM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앱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프레임워크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. </w:t>
            </w:r>
            <w:proofErr w:type="spellStart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RAG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는</w:t>
            </w:r>
            <w:proofErr w:type="spellEnd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기능의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일부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.</w:t>
            </w:r>
          </w:p>
        </w:tc>
        <w:tc>
          <w:tcPr>
            <w:tcW w:w="2129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D5DA4B" w14:textId="77777777" w:rsidR="00D80D8A" w:rsidRDefault="00BE6280">
            <w:pPr>
              <w:spacing w:before="240" w:after="240"/>
              <w:rPr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RAG/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검색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특화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.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데이터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인덱싱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·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검색에</w:t>
            </w:r>
            <w:proofErr w:type="spellEnd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집중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.</w:t>
            </w:r>
          </w:p>
        </w:tc>
        <w:tc>
          <w:tcPr>
            <w:tcW w:w="1926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241263" w14:textId="77777777" w:rsidR="00D80D8A" w:rsidRDefault="00BE6280">
            <w:pPr>
              <w:spacing w:before="240" w:after="240"/>
              <w:rPr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파이프라인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DAG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기반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.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프로덕션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배포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특화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.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E24113" w14:textId="77777777" w:rsidR="00D80D8A" w:rsidRDefault="00BE6280">
            <w:pPr>
              <w:spacing w:before="240" w:after="240"/>
              <w:rPr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외부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의존성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없이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필요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컴포넌트만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구성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.</w:t>
            </w:r>
          </w:p>
        </w:tc>
      </w:tr>
      <w:tr w:rsidR="00D80D8A" w14:paraId="57287243" w14:textId="77777777">
        <w:trPr>
          <w:trHeight w:val="870"/>
        </w:trPr>
        <w:tc>
          <w:tcPr>
            <w:tcW w:w="1332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F39D4E" w14:textId="77777777" w:rsidR="00D80D8A" w:rsidRDefault="00BE6280">
            <w:pPr>
              <w:spacing w:before="240" w:after="240"/>
              <w:rPr>
                <w:b/>
                <w:bCs/>
                <w:sz w:val="18"/>
                <w:szCs w:val="18"/>
              </w:rPr>
            </w:pPr>
            <w:proofErr w:type="spellStart"/>
            <w:r>
              <w:rPr>
                <w:rFonts w:ascii="Arial Unicode MS" w:eastAsia="Arial Unicode MS" w:hAnsi="Arial Unicode MS" w:cs="Arial Unicode MS"/>
                <w:b/>
                <w:bCs/>
                <w:sz w:val="18"/>
                <w:szCs w:val="18"/>
              </w:rPr>
              <w:t>Agent</w:t>
            </w:r>
            <w:proofErr w:type="spellEnd"/>
            <w:r>
              <w:rPr>
                <w:rFonts w:ascii="Arial Unicode MS" w:eastAsia="Arial Unicode MS" w:hAnsi="Arial Unicode MS" w:cs="Arial Unicode MS"/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  <w:sz w:val="18"/>
                <w:szCs w:val="18"/>
              </w:rPr>
              <w:t>연계</w:t>
            </w:r>
          </w:p>
        </w:tc>
        <w:tc>
          <w:tcPr>
            <w:tcW w:w="2259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E6ACBA" w14:textId="77777777" w:rsidR="00D80D8A" w:rsidRDefault="00BE6280">
            <w:pPr>
              <w:spacing w:before="240" w:after="240"/>
              <w:rPr>
                <w:sz w:val="18"/>
                <w:szCs w:val="18"/>
              </w:rPr>
            </w:pPr>
            <w:proofErr w:type="spellStart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LangGraph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와</w:t>
            </w:r>
            <w:proofErr w:type="spellEnd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네이티브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통합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.</w:t>
            </w:r>
          </w:p>
        </w:tc>
        <w:tc>
          <w:tcPr>
            <w:tcW w:w="2129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7D2AEC" w14:textId="77777777" w:rsidR="00D80D8A" w:rsidRDefault="00BE6280">
            <w:pPr>
              <w:spacing w:before="240" w:after="240"/>
              <w:rPr>
                <w:sz w:val="18"/>
                <w:szCs w:val="18"/>
              </w:rPr>
            </w:pPr>
            <w:proofErr w:type="spellStart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LlamaIndex</w:t>
            </w:r>
            <w:proofErr w:type="spellEnd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Agent</w:t>
            </w:r>
            <w:proofErr w:type="spellEnd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/</w:t>
            </w:r>
            <w:proofErr w:type="gramEnd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독립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사용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.</w:t>
            </w:r>
          </w:p>
        </w:tc>
        <w:tc>
          <w:tcPr>
            <w:tcW w:w="1926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E460ED" w14:textId="77777777" w:rsidR="00D80D8A" w:rsidRDefault="00BE6280">
            <w:pPr>
              <w:spacing w:before="240" w:after="240"/>
              <w:rPr>
                <w:sz w:val="18"/>
                <w:szCs w:val="18"/>
              </w:rPr>
            </w:pPr>
            <w:proofErr w:type="spellStart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Haystack</w:t>
            </w:r>
            <w:proofErr w:type="spellEnd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Agent</w:t>
            </w:r>
            <w:proofErr w:type="spellEnd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.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파이프라인을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Tool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로</w:t>
            </w:r>
            <w:proofErr w:type="spellEnd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래핑</w:t>
            </w:r>
            <w:proofErr w:type="spellEnd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.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67189F" w14:textId="77777777" w:rsidR="00D80D8A" w:rsidRDefault="00BE6280">
            <w:pPr>
              <w:spacing w:before="240" w:after="240"/>
              <w:rPr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프레임워크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무관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.</w:t>
            </w:r>
          </w:p>
        </w:tc>
      </w:tr>
      <w:tr w:rsidR="00D80D8A" w14:paraId="4306EE63" w14:textId="77777777">
        <w:trPr>
          <w:trHeight w:val="405"/>
        </w:trPr>
        <w:tc>
          <w:tcPr>
            <w:tcW w:w="1332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B460C3" w14:textId="77777777" w:rsidR="00D80D8A" w:rsidRDefault="00BE6280">
            <w:pPr>
              <w:spacing w:before="240" w:after="240"/>
              <w:rPr>
                <w:b/>
                <w:bCs/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sz w:val="18"/>
                <w:szCs w:val="18"/>
              </w:rPr>
              <w:t>벤더</w:t>
            </w:r>
            <w:r>
              <w:rPr>
                <w:rFonts w:ascii="Arial Unicode MS" w:eastAsia="Arial Unicode MS" w:hAnsi="Arial Unicode MS" w:cs="Arial Unicode MS"/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  <w:sz w:val="18"/>
                <w:szCs w:val="18"/>
              </w:rPr>
              <w:t>종속성</w:t>
            </w:r>
          </w:p>
        </w:tc>
        <w:tc>
          <w:tcPr>
            <w:tcW w:w="2259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F0EC50" w14:textId="77777777" w:rsidR="00D80D8A" w:rsidRDefault="00BE6280">
            <w:pPr>
              <w:spacing w:before="240" w:after="240"/>
              <w:rPr>
                <w:sz w:val="18"/>
                <w:szCs w:val="18"/>
              </w:rPr>
            </w:pPr>
            <w:proofErr w:type="spellStart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LangChain</w:t>
            </w:r>
            <w:proofErr w:type="spellEnd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생태계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.</w:t>
            </w:r>
          </w:p>
        </w:tc>
        <w:tc>
          <w:tcPr>
            <w:tcW w:w="2129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A679E0" w14:textId="77777777" w:rsidR="00D80D8A" w:rsidRDefault="00BE6280">
            <w:pPr>
              <w:spacing w:before="240" w:after="240"/>
              <w:rPr>
                <w:sz w:val="18"/>
                <w:szCs w:val="18"/>
              </w:rPr>
            </w:pPr>
            <w:proofErr w:type="spellStart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LlamaIndex</w:t>
            </w:r>
            <w:proofErr w:type="spellEnd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생태계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.</w:t>
            </w:r>
          </w:p>
        </w:tc>
        <w:tc>
          <w:tcPr>
            <w:tcW w:w="1926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9E64C9" w14:textId="77777777" w:rsidR="00D80D8A" w:rsidRDefault="00BE6280">
            <w:pPr>
              <w:spacing w:before="240" w:after="240"/>
              <w:rPr>
                <w:sz w:val="18"/>
                <w:szCs w:val="18"/>
              </w:rPr>
            </w:pPr>
            <w:proofErr w:type="spellStart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deepset</w:t>
            </w:r>
            <w:proofErr w:type="spellEnd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생태계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.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8D47C4" w14:textId="77777777" w:rsidR="00D80D8A" w:rsidRDefault="00BE6280">
            <w:pPr>
              <w:spacing w:before="240" w:after="240"/>
              <w:rPr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없음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.</w:t>
            </w:r>
          </w:p>
        </w:tc>
      </w:tr>
    </w:tbl>
    <w:p w14:paraId="7BF4310A" w14:textId="77777777" w:rsidR="00D80D8A" w:rsidRDefault="00BE6280">
      <w:pPr>
        <w:spacing w:before="120" w:after="120"/>
        <w:ind w:left="360" w:right="360"/>
        <w:rPr>
          <w:i/>
          <w:iCs/>
          <w:color w:val="333333"/>
          <w:sz w:val="20"/>
          <w:szCs w:val="20"/>
        </w:rPr>
      </w:pPr>
      <w:r>
        <w:rPr>
          <w:rFonts w:ascii="Arial Unicode MS" w:eastAsia="Arial Unicode MS" w:hAnsi="Arial Unicode MS" w:cs="Arial Unicode MS"/>
          <w:b/>
          <w:bCs/>
          <w:i/>
          <w:iCs/>
          <w:color w:val="333333"/>
          <w:sz w:val="20"/>
          <w:szCs w:val="20"/>
        </w:rPr>
        <w:t>4</w:t>
      </w:r>
      <w:r>
        <w:rPr>
          <w:rFonts w:ascii="Arial Unicode MS" w:eastAsia="Arial Unicode MS" w:hAnsi="Arial Unicode MS" w:cs="Arial Unicode MS"/>
          <w:b/>
          <w:bCs/>
          <w:i/>
          <w:iCs/>
          <w:color w:val="333333"/>
          <w:sz w:val="20"/>
          <w:szCs w:val="20"/>
        </w:rPr>
        <w:t>장</w:t>
      </w:r>
      <w:r>
        <w:rPr>
          <w:rFonts w:ascii="Arial Unicode MS" w:eastAsia="Arial Unicode MS" w:hAnsi="Arial Unicode MS" w:cs="Arial Unicode MS"/>
          <w:b/>
          <w:bCs/>
          <w:i/>
          <w:iCs/>
          <w:color w:val="333333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i/>
          <w:iCs/>
          <w:color w:val="333333"/>
          <w:sz w:val="20"/>
          <w:szCs w:val="20"/>
        </w:rPr>
        <w:t>연계</w:t>
      </w:r>
      <w:r>
        <w:rPr>
          <w:rFonts w:ascii="Arial Unicode MS" w:eastAsia="Arial Unicode MS" w:hAnsi="Arial Unicode MS" w:cs="Arial Unicode MS"/>
          <w:b/>
          <w:bCs/>
          <w:i/>
          <w:iCs/>
          <w:color w:val="333333"/>
          <w:sz w:val="20"/>
          <w:szCs w:val="20"/>
        </w:rPr>
        <w:t xml:space="preserve">: </w:t>
      </w:r>
      <w:r>
        <w:rPr>
          <w:rFonts w:ascii="Arial Unicode MS" w:eastAsia="Arial Unicode MS" w:hAnsi="Arial Unicode MS" w:cs="Arial Unicode MS"/>
          <w:i/>
          <w:iCs/>
          <w:color w:val="333333"/>
          <w:sz w:val="20"/>
          <w:szCs w:val="20"/>
        </w:rPr>
        <w:t>4</w:t>
      </w:r>
      <w:r>
        <w:rPr>
          <w:rFonts w:ascii="Arial Unicode MS" w:eastAsia="Arial Unicode MS" w:hAnsi="Arial Unicode MS" w:cs="Arial Unicode MS"/>
          <w:i/>
          <w:iCs/>
          <w:color w:val="333333"/>
          <w:sz w:val="20"/>
          <w:szCs w:val="20"/>
        </w:rPr>
        <w:t>장에서</w:t>
      </w:r>
      <w:r>
        <w:rPr>
          <w:rFonts w:ascii="Arial Unicode MS" w:eastAsia="Arial Unicode MS" w:hAnsi="Arial Unicode MS" w:cs="Arial Unicode MS"/>
          <w:i/>
          <w:iCs/>
          <w:color w:val="333333"/>
          <w:sz w:val="20"/>
          <w:szCs w:val="20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i/>
          <w:iCs/>
          <w:color w:val="333333"/>
          <w:sz w:val="20"/>
          <w:szCs w:val="20"/>
        </w:rPr>
        <w:t>Agent</w:t>
      </w:r>
      <w:proofErr w:type="spellEnd"/>
      <w:r>
        <w:rPr>
          <w:rFonts w:ascii="Arial Unicode MS" w:eastAsia="Arial Unicode MS" w:hAnsi="Arial Unicode MS" w:cs="Arial Unicode MS"/>
          <w:i/>
          <w:iCs/>
          <w:color w:val="333333"/>
          <w:sz w:val="20"/>
          <w:szCs w:val="20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i/>
          <w:iCs/>
          <w:color w:val="333333"/>
          <w:sz w:val="20"/>
          <w:szCs w:val="20"/>
        </w:rPr>
        <w:t>Framework</w:t>
      </w:r>
      <w:r>
        <w:rPr>
          <w:rFonts w:ascii="Arial Unicode MS" w:eastAsia="Arial Unicode MS" w:hAnsi="Arial Unicode MS" w:cs="Arial Unicode MS"/>
          <w:i/>
          <w:iCs/>
          <w:color w:val="333333"/>
          <w:sz w:val="20"/>
          <w:szCs w:val="20"/>
        </w:rPr>
        <w:t>로</w:t>
      </w:r>
      <w:proofErr w:type="spellEnd"/>
      <w:r>
        <w:rPr>
          <w:rFonts w:ascii="Arial Unicode MS" w:eastAsia="Arial Unicode MS" w:hAnsi="Arial Unicode MS" w:cs="Arial Unicode MS"/>
          <w:i/>
          <w:iCs/>
          <w:color w:val="333333"/>
          <w:sz w:val="20"/>
          <w:szCs w:val="20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i/>
          <w:iCs/>
          <w:color w:val="333333"/>
          <w:sz w:val="20"/>
          <w:szCs w:val="20"/>
        </w:rPr>
        <w:t>LangGraph</w:t>
      </w:r>
      <w:r>
        <w:rPr>
          <w:rFonts w:ascii="Arial Unicode MS" w:eastAsia="Arial Unicode MS" w:hAnsi="Arial Unicode MS" w:cs="Arial Unicode MS"/>
          <w:i/>
          <w:iCs/>
          <w:color w:val="333333"/>
          <w:sz w:val="20"/>
          <w:szCs w:val="20"/>
        </w:rPr>
        <w:t>를</w:t>
      </w:r>
      <w:proofErr w:type="spellEnd"/>
      <w:r>
        <w:rPr>
          <w:rFonts w:ascii="Arial Unicode MS" w:eastAsia="Arial Unicode MS" w:hAnsi="Arial Unicode MS" w:cs="Arial Unicode MS"/>
          <w:i/>
          <w:iCs/>
          <w:color w:val="333333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i/>
          <w:iCs/>
          <w:color w:val="333333"/>
          <w:sz w:val="20"/>
          <w:szCs w:val="20"/>
        </w:rPr>
        <w:t>선정한</w:t>
      </w:r>
      <w:r>
        <w:rPr>
          <w:rFonts w:ascii="Arial Unicode MS" w:eastAsia="Arial Unicode MS" w:hAnsi="Arial Unicode MS" w:cs="Arial Unicode MS"/>
          <w:i/>
          <w:iCs/>
          <w:color w:val="333333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i/>
          <w:iCs/>
          <w:color w:val="333333"/>
          <w:sz w:val="20"/>
          <w:szCs w:val="20"/>
        </w:rPr>
        <w:t>경우</w:t>
      </w:r>
      <w:r>
        <w:rPr>
          <w:rFonts w:ascii="Arial Unicode MS" w:eastAsia="Arial Unicode MS" w:hAnsi="Arial Unicode MS" w:cs="Arial Unicode MS"/>
          <w:i/>
          <w:iCs/>
          <w:color w:val="333333"/>
          <w:sz w:val="20"/>
          <w:szCs w:val="20"/>
        </w:rPr>
        <w:t xml:space="preserve">, RAG </w:t>
      </w:r>
      <w:r>
        <w:rPr>
          <w:rFonts w:ascii="Arial Unicode MS" w:eastAsia="Arial Unicode MS" w:hAnsi="Arial Unicode MS" w:cs="Arial Unicode MS"/>
          <w:i/>
          <w:iCs/>
          <w:color w:val="333333"/>
          <w:sz w:val="20"/>
          <w:szCs w:val="20"/>
        </w:rPr>
        <w:t>도구도</w:t>
      </w:r>
      <w:r>
        <w:rPr>
          <w:rFonts w:ascii="Arial Unicode MS" w:eastAsia="Arial Unicode MS" w:hAnsi="Arial Unicode MS" w:cs="Arial Unicode MS"/>
          <w:i/>
          <w:iCs/>
          <w:color w:val="333333"/>
          <w:sz w:val="20"/>
          <w:szCs w:val="20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i/>
          <w:iCs/>
          <w:color w:val="333333"/>
          <w:sz w:val="20"/>
          <w:szCs w:val="20"/>
        </w:rPr>
        <w:t>LangChain</w:t>
      </w:r>
      <w:r>
        <w:rPr>
          <w:rFonts w:ascii="Arial Unicode MS" w:eastAsia="Arial Unicode MS" w:hAnsi="Arial Unicode MS" w:cs="Arial Unicode MS"/>
          <w:i/>
          <w:iCs/>
          <w:color w:val="333333"/>
          <w:sz w:val="20"/>
          <w:szCs w:val="20"/>
        </w:rPr>
        <w:t>을</w:t>
      </w:r>
      <w:proofErr w:type="spellEnd"/>
      <w:r>
        <w:rPr>
          <w:rFonts w:ascii="Arial Unicode MS" w:eastAsia="Arial Unicode MS" w:hAnsi="Arial Unicode MS" w:cs="Arial Unicode MS"/>
          <w:i/>
          <w:iCs/>
          <w:color w:val="333333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i/>
          <w:iCs/>
          <w:color w:val="333333"/>
          <w:sz w:val="20"/>
          <w:szCs w:val="20"/>
        </w:rPr>
        <w:t>사용하면</w:t>
      </w:r>
      <w:r>
        <w:rPr>
          <w:rFonts w:ascii="Arial Unicode MS" w:eastAsia="Arial Unicode MS" w:hAnsi="Arial Unicode MS" w:cs="Arial Unicode MS"/>
          <w:i/>
          <w:iCs/>
          <w:color w:val="333333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i/>
          <w:iCs/>
          <w:color w:val="333333"/>
          <w:sz w:val="20"/>
          <w:szCs w:val="20"/>
        </w:rPr>
        <w:t>통합이</w:t>
      </w:r>
      <w:r>
        <w:rPr>
          <w:rFonts w:ascii="Arial Unicode MS" w:eastAsia="Arial Unicode MS" w:hAnsi="Arial Unicode MS" w:cs="Arial Unicode MS"/>
          <w:i/>
          <w:iCs/>
          <w:color w:val="333333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i/>
          <w:iCs/>
          <w:color w:val="333333"/>
          <w:sz w:val="20"/>
          <w:szCs w:val="20"/>
        </w:rPr>
        <w:t>자연스럽다</w:t>
      </w:r>
      <w:r>
        <w:rPr>
          <w:rFonts w:ascii="Arial Unicode MS" w:eastAsia="Arial Unicode MS" w:hAnsi="Arial Unicode MS" w:cs="Arial Unicode MS"/>
          <w:i/>
          <w:iCs/>
          <w:color w:val="333333"/>
          <w:sz w:val="20"/>
          <w:szCs w:val="20"/>
        </w:rPr>
        <w:t xml:space="preserve">(SHOULD). </w:t>
      </w:r>
      <w:r>
        <w:rPr>
          <w:rFonts w:ascii="Arial Unicode MS" w:eastAsia="Arial Unicode MS" w:hAnsi="Arial Unicode MS" w:cs="Arial Unicode MS"/>
          <w:i/>
          <w:iCs/>
          <w:color w:val="333333"/>
          <w:sz w:val="20"/>
          <w:szCs w:val="20"/>
        </w:rPr>
        <w:t>단</w:t>
      </w:r>
      <w:r>
        <w:rPr>
          <w:rFonts w:ascii="Arial Unicode MS" w:eastAsia="Arial Unicode MS" w:hAnsi="Arial Unicode MS" w:cs="Arial Unicode MS"/>
          <w:i/>
          <w:iCs/>
          <w:color w:val="333333"/>
          <w:sz w:val="20"/>
          <w:szCs w:val="20"/>
        </w:rPr>
        <w:t xml:space="preserve">, </w:t>
      </w:r>
      <w:proofErr w:type="spellStart"/>
      <w:r>
        <w:rPr>
          <w:rFonts w:ascii="Arial Unicode MS" w:eastAsia="Arial Unicode MS" w:hAnsi="Arial Unicode MS" w:cs="Arial Unicode MS"/>
          <w:i/>
          <w:iCs/>
          <w:color w:val="333333"/>
          <w:sz w:val="20"/>
          <w:szCs w:val="20"/>
        </w:rPr>
        <w:t>LlamaIndex</w:t>
      </w:r>
      <w:r>
        <w:rPr>
          <w:rFonts w:ascii="Arial Unicode MS" w:eastAsia="Arial Unicode MS" w:hAnsi="Arial Unicode MS" w:cs="Arial Unicode MS"/>
          <w:i/>
          <w:iCs/>
          <w:color w:val="333333"/>
          <w:sz w:val="20"/>
          <w:szCs w:val="20"/>
        </w:rPr>
        <w:t>를</w:t>
      </w:r>
      <w:proofErr w:type="spellEnd"/>
      <w:r>
        <w:rPr>
          <w:rFonts w:ascii="Arial Unicode MS" w:eastAsia="Arial Unicode MS" w:hAnsi="Arial Unicode MS" w:cs="Arial Unicode MS"/>
          <w:i/>
          <w:iCs/>
          <w:color w:val="333333"/>
          <w:sz w:val="20"/>
          <w:szCs w:val="20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i/>
          <w:iCs/>
          <w:color w:val="333333"/>
          <w:sz w:val="20"/>
          <w:szCs w:val="20"/>
        </w:rPr>
        <w:t>LangGraph</w:t>
      </w:r>
      <w:proofErr w:type="spellEnd"/>
      <w:r>
        <w:rPr>
          <w:rFonts w:ascii="Arial Unicode MS" w:eastAsia="Arial Unicode MS" w:hAnsi="Arial Unicode MS" w:cs="Arial Unicode MS"/>
          <w:i/>
          <w:iCs/>
          <w:color w:val="333333"/>
          <w:sz w:val="20"/>
          <w:szCs w:val="20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i/>
          <w:iCs/>
          <w:color w:val="333333"/>
          <w:sz w:val="20"/>
          <w:szCs w:val="20"/>
        </w:rPr>
        <w:t>Agent</w:t>
      </w:r>
      <w:r>
        <w:rPr>
          <w:rFonts w:ascii="Arial Unicode MS" w:eastAsia="Arial Unicode MS" w:hAnsi="Arial Unicode MS" w:cs="Arial Unicode MS"/>
          <w:i/>
          <w:iCs/>
          <w:color w:val="333333"/>
          <w:sz w:val="20"/>
          <w:szCs w:val="20"/>
        </w:rPr>
        <w:t>의</w:t>
      </w:r>
      <w:proofErr w:type="spellEnd"/>
      <w:r>
        <w:rPr>
          <w:rFonts w:ascii="Arial Unicode MS" w:eastAsia="Arial Unicode MS" w:hAnsi="Arial Unicode MS" w:cs="Arial Unicode MS"/>
          <w:i/>
          <w:iCs/>
          <w:color w:val="333333"/>
          <w:sz w:val="20"/>
          <w:szCs w:val="20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i/>
          <w:iCs/>
          <w:color w:val="333333"/>
          <w:sz w:val="20"/>
          <w:szCs w:val="20"/>
        </w:rPr>
        <w:t>Tool</w:t>
      </w:r>
      <w:r>
        <w:rPr>
          <w:rFonts w:ascii="Arial Unicode MS" w:eastAsia="Arial Unicode MS" w:hAnsi="Arial Unicode MS" w:cs="Arial Unicode MS"/>
          <w:i/>
          <w:iCs/>
          <w:color w:val="333333"/>
          <w:sz w:val="20"/>
          <w:szCs w:val="20"/>
        </w:rPr>
        <w:t>로</w:t>
      </w:r>
      <w:proofErr w:type="spellEnd"/>
      <w:r>
        <w:rPr>
          <w:rFonts w:ascii="Arial Unicode MS" w:eastAsia="Arial Unicode MS" w:hAnsi="Arial Unicode MS" w:cs="Arial Unicode MS"/>
          <w:i/>
          <w:iCs/>
          <w:color w:val="333333"/>
          <w:sz w:val="20"/>
          <w:szCs w:val="20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i/>
          <w:iCs/>
          <w:color w:val="333333"/>
          <w:sz w:val="20"/>
          <w:szCs w:val="20"/>
        </w:rPr>
        <w:t>래핑하여</w:t>
      </w:r>
      <w:proofErr w:type="spellEnd"/>
      <w:r>
        <w:rPr>
          <w:rFonts w:ascii="Arial Unicode MS" w:eastAsia="Arial Unicode MS" w:hAnsi="Arial Unicode MS" w:cs="Arial Unicode MS"/>
          <w:i/>
          <w:iCs/>
          <w:color w:val="333333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i/>
          <w:iCs/>
          <w:color w:val="333333"/>
          <w:sz w:val="20"/>
          <w:szCs w:val="20"/>
        </w:rPr>
        <w:t>사용하는</w:t>
      </w:r>
      <w:r>
        <w:rPr>
          <w:rFonts w:ascii="Arial Unicode MS" w:eastAsia="Arial Unicode MS" w:hAnsi="Arial Unicode MS" w:cs="Arial Unicode MS"/>
          <w:i/>
          <w:iCs/>
          <w:color w:val="333333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i/>
          <w:iCs/>
          <w:color w:val="333333"/>
          <w:sz w:val="20"/>
          <w:szCs w:val="20"/>
        </w:rPr>
        <w:t>패턴도</w:t>
      </w:r>
      <w:r>
        <w:rPr>
          <w:rFonts w:ascii="Arial Unicode MS" w:eastAsia="Arial Unicode MS" w:hAnsi="Arial Unicode MS" w:cs="Arial Unicode MS"/>
          <w:i/>
          <w:iCs/>
          <w:color w:val="333333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i/>
          <w:iCs/>
          <w:color w:val="333333"/>
          <w:sz w:val="20"/>
          <w:szCs w:val="20"/>
        </w:rPr>
        <w:t>유효하다</w:t>
      </w:r>
      <w:r>
        <w:rPr>
          <w:rFonts w:ascii="Arial Unicode MS" w:eastAsia="Arial Unicode MS" w:hAnsi="Arial Unicode MS" w:cs="Arial Unicode MS"/>
          <w:i/>
          <w:iCs/>
          <w:color w:val="333333"/>
          <w:sz w:val="20"/>
          <w:szCs w:val="20"/>
        </w:rPr>
        <w:t>(MAY).</w:t>
      </w:r>
    </w:p>
    <w:p w14:paraId="620A4E1B" w14:textId="77777777" w:rsidR="00D80D8A" w:rsidRDefault="00BE6280">
      <w:pPr>
        <w:pStyle w:val="3"/>
        <w:keepNext w:val="0"/>
        <w:keepLines w:val="0"/>
        <w:spacing w:before="480"/>
      </w:pPr>
      <w:bookmarkStart w:id="255" w:name="_p6bauiobbyel" w:colFirst="0" w:colLast="0"/>
      <w:bookmarkEnd w:id="255"/>
      <w:r>
        <w:rPr>
          <w:rFonts w:ascii="Arial Unicode MS" w:eastAsia="Arial Unicode MS" w:hAnsi="Arial Unicode MS" w:cs="Arial Unicode MS"/>
        </w:rPr>
        <w:t xml:space="preserve">9.4 </w:t>
      </w:r>
      <w:proofErr w:type="spellStart"/>
      <w:r>
        <w:rPr>
          <w:rFonts w:ascii="Arial Unicode MS" w:eastAsia="Arial Unicode MS" w:hAnsi="Arial Unicode MS" w:cs="Arial Unicode MS"/>
        </w:rPr>
        <w:t>유스케이스별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권장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구성</w:t>
      </w:r>
    </w:p>
    <w:tbl>
      <w:tblPr>
        <w:tblStyle w:val="affffffffffff4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698"/>
        <w:gridCol w:w="1668"/>
        <w:gridCol w:w="1654"/>
        <w:gridCol w:w="1218"/>
        <w:gridCol w:w="2787"/>
      </w:tblGrid>
      <w:tr w:rsidR="00D80D8A" w14:paraId="3CD12BC5" w14:textId="77777777">
        <w:trPr>
          <w:trHeight w:val="465"/>
        </w:trPr>
        <w:tc>
          <w:tcPr>
            <w:tcW w:w="1697" w:type="dxa"/>
            <w:tcBorders>
              <w:top w:val="single" w:sz="5" w:space="0" w:color="2E75B6"/>
              <w:left w:val="single" w:sz="5" w:space="0" w:color="2E75B6"/>
              <w:bottom w:val="single" w:sz="5" w:space="0" w:color="2E75B6"/>
              <w:right w:val="single" w:sz="5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35D37" w14:textId="77777777" w:rsidR="00D80D8A" w:rsidRDefault="00BE6280">
            <w:pPr>
              <w:spacing w:before="240" w:after="240"/>
              <w:rPr>
                <w:b/>
                <w:bCs/>
                <w:color w:val="FFFFFF"/>
                <w:sz w:val="18"/>
                <w:szCs w:val="18"/>
              </w:rPr>
            </w:pPr>
            <w:proofErr w:type="spellStart"/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  <w:sz w:val="18"/>
                <w:szCs w:val="18"/>
              </w:rPr>
              <w:t>유스케이스</w:t>
            </w:r>
            <w:proofErr w:type="spellEnd"/>
          </w:p>
        </w:tc>
        <w:tc>
          <w:tcPr>
            <w:tcW w:w="1668" w:type="dxa"/>
            <w:tcBorders>
              <w:top w:val="single" w:sz="5" w:space="0" w:color="2E75B6"/>
              <w:left w:val="nil"/>
              <w:bottom w:val="single" w:sz="5" w:space="0" w:color="2E75B6"/>
              <w:right w:val="single" w:sz="5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FBE70A" w14:textId="77777777" w:rsidR="00D80D8A" w:rsidRDefault="00BE6280">
            <w:pPr>
              <w:spacing w:before="240" w:after="240"/>
              <w:rPr>
                <w:b/>
                <w:bCs/>
                <w:color w:val="FFFFFF"/>
                <w:sz w:val="18"/>
                <w:szCs w:val="18"/>
              </w:rPr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Chunking</w:t>
            </w:r>
            <w:proofErr w:type="spellEnd"/>
          </w:p>
        </w:tc>
        <w:tc>
          <w:tcPr>
            <w:tcW w:w="1654" w:type="dxa"/>
            <w:tcBorders>
              <w:top w:val="single" w:sz="5" w:space="0" w:color="2E75B6"/>
              <w:left w:val="nil"/>
              <w:bottom w:val="single" w:sz="5" w:space="0" w:color="2E75B6"/>
              <w:right w:val="single" w:sz="5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B3F3A" w14:textId="77777777" w:rsidR="00D80D8A" w:rsidRDefault="00BE6280">
            <w:pPr>
              <w:spacing w:before="240" w:after="240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  <w:sz w:val="18"/>
                <w:szCs w:val="18"/>
              </w:rPr>
              <w:t>검색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  <w:sz w:val="18"/>
                <w:szCs w:val="18"/>
              </w:rPr>
              <w:t>방식</w:t>
            </w:r>
          </w:p>
        </w:tc>
        <w:tc>
          <w:tcPr>
            <w:tcW w:w="1218" w:type="dxa"/>
            <w:tcBorders>
              <w:top w:val="single" w:sz="5" w:space="0" w:color="2E75B6"/>
              <w:left w:val="nil"/>
              <w:bottom w:val="single" w:sz="5" w:space="0" w:color="2E75B6"/>
              <w:right w:val="single" w:sz="5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1570AE" w14:textId="77777777" w:rsidR="00D80D8A" w:rsidRDefault="00BE6280">
            <w:pPr>
              <w:spacing w:before="240" w:after="240"/>
              <w:rPr>
                <w:b/>
                <w:bCs/>
                <w:color w:val="FFFFFF"/>
                <w:sz w:val="18"/>
                <w:szCs w:val="18"/>
              </w:rPr>
            </w:pPr>
            <w:proofErr w:type="spellStart"/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  <w:sz w:val="18"/>
                <w:szCs w:val="18"/>
              </w:rPr>
              <w:t>리랭킹</w:t>
            </w:r>
            <w:proofErr w:type="spellEnd"/>
          </w:p>
        </w:tc>
        <w:tc>
          <w:tcPr>
            <w:tcW w:w="2786" w:type="dxa"/>
            <w:tcBorders>
              <w:top w:val="single" w:sz="5" w:space="0" w:color="2E75B6"/>
              <w:left w:val="nil"/>
              <w:bottom w:val="single" w:sz="5" w:space="0" w:color="2E75B6"/>
              <w:right w:val="single" w:sz="5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90B089" w14:textId="77777777" w:rsidR="00D80D8A" w:rsidRDefault="00BE6280">
            <w:pPr>
              <w:spacing w:before="240" w:after="240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  <w:sz w:val="18"/>
                <w:szCs w:val="18"/>
              </w:rPr>
              <w:t>판단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  <w:sz w:val="18"/>
                <w:szCs w:val="18"/>
              </w:rPr>
              <w:t>근거</w:t>
            </w:r>
          </w:p>
        </w:tc>
      </w:tr>
      <w:tr w:rsidR="00D80D8A" w14:paraId="18AFB27B" w14:textId="77777777">
        <w:trPr>
          <w:trHeight w:val="870"/>
        </w:trPr>
        <w:tc>
          <w:tcPr>
            <w:tcW w:w="1697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8900A7" w14:textId="77777777" w:rsidR="00D80D8A" w:rsidRDefault="00BE6280">
            <w:pPr>
              <w:spacing w:before="240" w:after="240"/>
              <w:rPr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lastRenderedPageBreak/>
              <w:t>사내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문서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검색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(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규정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매뉴얼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)</w:t>
            </w:r>
          </w:p>
        </w:tc>
        <w:tc>
          <w:tcPr>
            <w:tcW w:w="1668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EAE994" w14:textId="77777777" w:rsidR="00D80D8A" w:rsidRDefault="00BE6280">
            <w:pPr>
              <w:spacing w:before="240" w:after="240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Document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sz w:val="18"/>
                <w:szCs w:val="18"/>
              </w:rPr>
              <w:t>Structure</w:t>
            </w:r>
            <w:proofErr w:type="spellEnd"/>
            <w:r>
              <w:rPr>
                <w:sz w:val="18"/>
                <w:szCs w:val="18"/>
              </w:rPr>
              <w:t xml:space="preserve"> /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Recursive</w:t>
            </w:r>
            <w:proofErr w:type="spellEnd"/>
            <w:r>
              <w:rPr>
                <w:sz w:val="18"/>
                <w:szCs w:val="18"/>
              </w:rPr>
              <w:t xml:space="preserve"> 512</w:t>
            </w:r>
          </w:p>
        </w:tc>
        <w:tc>
          <w:tcPr>
            <w:tcW w:w="1654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F7D41" w14:textId="77777777" w:rsidR="00D80D8A" w:rsidRDefault="00BE6280">
            <w:pPr>
              <w:spacing w:before="240" w:after="240"/>
              <w:rPr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하이브리드</w:t>
            </w:r>
          </w:p>
        </w:tc>
        <w:tc>
          <w:tcPr>
            <w:tcW w:w="1218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44D9B8" w14:textId="77777777" w:rsidR="00D80D8A" w:rsidRDefault="00BE6280">
            <w:pPr>
              <w:spacing w:before="240" w:after="2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SHOULD</w:t>
            </w:r>
          </w:p>
        </w:tc>
        <w:tc>
          <w:tcPr>
            <w:tcW w:w="2786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6116AD" w14:textId="77777777" w:rsidR="00D80D8A" w:rsidRDefault="00BE6280">
            <w:pPr>
              <w:spacing w:before="240" w:after="240"/>
              <w:rPr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9.1 Q2=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예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(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구조화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). 9.2 Q2=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예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(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고유명사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).</w:t>
            </w:r>
          </w:p>
        </w:tc>
      </w:tr>
      <w:tr w:rsidR="00D80D8A" w14:paraId="6DD041CA" w14:textId="77777777">
        <w:trPr>
          <w:trHeight w:val="630"/>
        </w:trPr>
        <w:tc>
          <w:tcPr>
            <w:tcW w:w="1697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5EE50A" w14:textId="77777777" w:rsidR="00D80D8A" w:rsidRDefault="00BE6280">
            <w:pPr>
              <w:spacing w:before="240" w:after="240"/>
              <w:rPr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고객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상담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FAQ</w:t>
            </w:r>
          </w:p>
        </w:tc>
        <w:tc>
          <w:tcPr>
            <w:tcW w:w="1668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567A0" w14:textId="77777777" w:rsidR="00D80D8A" w:rsidRDefault="00BE6280">
            <w:pPr>
              <w:spacing w:before="240" w:after="240"/>
              <w:rPr>
                <w:sz w:val="18"/>
                <w:szCs w:val="18"/>
              </w:rPr>
            </w:pPr>
            <w:proofErr w:type="spellStart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청킹</w:t>
            </w:r>
            <w:proofErr w:type="spellEnd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생략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또는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Recursive</w:t>
            </w:r>
            <w:proofErr w:type="spellEnd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256</w:t>
            </w:r>
          </w:p>
        </w:tc>
        <w:tc>
          <w:tcPr>
            <w:tcW w:w="1654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E571C4" w14:textId="77777777" w:rsidR="00D80D8A" w:rsidRDefault="00BE6280">
            <w:pPr>
              <w:spacing w:before="240" w:after="240"/>
              <w:rPr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벡터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검색</w:t>
            </w:r>
          </w:p>
        </w:tc>
        <w:tc>
          <w:tcPr>
            <w:tcW w:w="1218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4A43CC" w14:textId="77777777" w:rsidR="00D80D8A" w:rsidRDefault="00BE6280">
            <w:pPr>
              <w:spacing w:before="240" w:after="2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MAY</w:t>
            </w:r>
          </w:p>
        </w:tc>
        <w:tc>
          <w:tcPr>
            <w:tcW w:w="2786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17A98B" w14:textId="77777777" w:rsidR="00D80D8A" w:rsidRDefault="00BE6280">
            <w:pPr>
              <w:spacing w:before="240" w:after="240"/>
              <w:rPr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9.1: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짧은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단일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주제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. 9.2 Q3=</w:t>
            </w:r>
            <w:proofErr w:type="spellStart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아니오</w:t>
            </w:r>
            <w:proofErr w:type="spellEnd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.</w:t>
            </w:r>
          </w:p>
        </w:tc>
      </w:tr>
      <w:tr w:rsidR="00D80D8A" w14:paraId="6DD4258D" w14:textId="77777777">
        <w:trPr>
          <w:trHeight w:val="630"/>
        </w:trPr>
        <w:tc>
          <w:tcPr>
            <w:tcW w:w="1697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78CBCE" w14:textId="77777777" w:rsidR="00D80D8A" w:rsidRDefault="00BE6280">
            <w:pPr>
              <w:spacing w:before="240" w:after="240"/>
              <w:rPr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기술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문서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/</w:t>
            </w:r>
            <w:proofErr w:type="gramEnd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API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레퍼런스</w:t>
            </w:r>
          </w:p>
        </w:tc>
        <w:tc>
          <w:tcPr>
            <w:tcW w:w="1668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2F8D8E" w14:textId="77777777" w:rsidR="00D80D8A" w:rsidRDefault="00BE6280">
            <w:pPr>
              <w:spacing w:before="240" w:after="240"/>
              <w:rPr>
                <w:sz w:val="18"/>
                <w:szCs w:val="18"/>
              </w:rPr>
            </w:pPr>
            <w:proofErr w:type="spellStart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Recursive</w:t>
            </w:r>
            <w:proofErr w:type="spellEnd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512 (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코드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블록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보존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)</w:t>
            </w:r>
          </w:p>
        </w:tc>
        <w:tc>
          <w:tcPr>
            <w:tcW w:w="1654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5653C1" w14:textId="77777777" w:rsidR="00D80D8A" w:rsidRDefault="00BE6280">
            <w:pPr>
              <w:spacing w:before="240" w:after="240"/>
              <w:rPr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하이브리드</w:t>
            </w:r>
          </w:p>
        </w:tc>
        <w:tc>
          <w:tcPr>
            <w:tcW w:w="1218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D804C8" w14:textId="77777777" w:rsidR="00D80D8A" w:rsidRDefault="00BE6280">
            <w:pPr>
              <w:spacing w:before="240" w:after="2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SHOULD</w:t>
            </w:r>
          </w:p>
        </w:tc>
        <w:tc>
          <w:tcPr>
            <w:tcW w:w="2786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C3543" w14:textId="77777777" w:rsidR="00D80D8A" w:rsidRDefault="00BE6280">
            <w:pPr>
              <w:spacing w:before="240" w:after="240"/>
              <w:rPr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9.2 Q2=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예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(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코드명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정확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매칭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). Q3=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예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.</w:t>
            </w:r>
          </w:p>
        </w:tc>
      </w:tr>
      <w:tr w:rsidR="00D80D8A" w14:paraId="1C415BFA" w14:textId="77777777">
        <w:trPr>
          <w:trHeight w:val="870"/>
        </w:trPr>
        <w:tc>
          <w:tcPr>
            <w:tcW w:w="1697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B186BC" w14:textId="77777777" w:rsidR="00D80D8A" w:rsidRDefault="00BE6280">
            <w:pPr>
              <w:spacing w:before="240" w:after="240"/>
              <w:rPr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재무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/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법률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문서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분석</w:t>
            </w:r>
          </w:p>
        </w:tc>
        <w:tc>
          <w:tcPr>
            <w:tcW w:w="1668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8AC584" w14:textId="77777777" w:rsidR="00D80D8A" w:rsidRDefault="00BE6280">
            <w:pPr>
              <w:spacing w:before="240" w:after="240"/>
              <w:rPr>
                <w:sz w:val="18"/>
                <w:szCs w:val="18"/>
              </w:rPr>
            </w:pPr>
            <w:proofErr w:type="spellStart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Recursive</w:t>
            </w:r>
            <w:proofErr w:type="spellEnd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512~1024 + </w:t>
            </w:r>
            <w:proofErr w:type="spellStart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Adaptive</w:t>
            </w:r>
            <w:proofErr w:type="spellEnd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검토</w:t>
            </w:r>
          </w:p>
        </w:tc>
        <w:tc>
          <w:tcPr>
            <w:tcW w:w="1654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C85676" w14:textId="77777777" w:rsidR="00D80D8A" w:rsidRDefault="00BE6280">
            <w:pPr>
              <w:spacing w:before="240" w:after="240"/>
              <w:rPr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하이브리드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+ </w:t>
            </w:r>
            <w:proofErr w:type="spellStart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HyDE</w:t>
            </w:r>
            <w:proofErr w:type="spellEnd"/>
          </w:p>
        </w:tc>
        <w:tc>
          <w:tcPr>
            <w:tcW w:w="1218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A9A9EF" w14:textId="77777777" w:rsidR="00D80D8A" w:rsidRDefault="00BE6280">
            <w:pPr>
              <w:spacing w:before="240" w:after="2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MUST</w:t>
            </w:r>
          </w:p>
        </w:tc>
        <w:tc>
          <w:tcPr>
            <w:tcW w:w="2786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E91117" w14:textId="77777777" w:rsidR="00D80D8A" w:rsidRDefault="00BE6280">
            <w:pPr>
              <w:spacing w:before="240" w:after="240"/>
              <w:rPr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전문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도메인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→Adaptive</w:t>
            </w:r>
            <w:proofErr w:type="spellEnd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검토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.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오답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비용이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높아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리랭킹으로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Precision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최대화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필수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.</w:t>
            </w:r>
          </w:p>
        </w:tc>
      </w:tr>
      <w:tr w:rsidR="00D80D8A" w14:paraId="6E0DC1E3" w14:textId="77777777">
        <w:trPr>
          <w:trHeight w:val="870"/>
        </w:trPr>
        <w:tc>
          <w:tcPr>
            <w:tcW w:w="1697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723747" w14:textId="77777777" w:rsidR="00D80D8A" w:rsidRDefault="00BE6280">
            <w:pPr>
              <w:spacing w:before="240" w:after="240"/>
              <w:rPr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대규모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지식베이스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(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수십만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문서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)</w:t>
            </w:r>
          </w:p>
        </w:tc>
        <w:tc>
          <w:tcPr>
            <w:tcW w:w="1668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F4DC6" w14:textId="77777777" w:rsidR="00D80D8A" w:rsidRDefault="00BE6280">
            <w:pPr>
              <w:spacing w:before="240" w:after="240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Recursive</w:t>
            </w:r>
            <w:proofErr w:type="spellEnd"/>
            <w:r>
              <w:rPr>
                <w:sz w:val="18"/>
                <w:szCs w:val="18"/>
              </w:rPr>
              <w:t xml:space="preserve"> 512</w:t>
            </w:r>
          </w:p>
        </w:tc>
        <w:tc>
          <w:tcPr>
            <w:tcW w:w="1654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177A80" w14:textId="77777777" w:rsidR="00D80D8A" w:rsidRDefault="00BE6280">
            <w:pPr>
              <w:spacing w:before="240" w:after="240"/>
              <w:rPr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하이브리드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+ </w:t>
            </w:r>
            <w:proofErr w:type="spellStart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리랭킹</w:t>
            </w:r>
            <w:proofErr w:type="spellEnd"/>
          </w:p>
        </w:tc>
        <w:tc>
          <w:tcPr>
            <w:tcW w:w="1218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C3449C" w14:textId="77777777" w:rsidR="00D80D8A" w:rsidRDefault="00BE6280">
            <w:pPr>
              <w:spacing w:before="240" w:after="2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MUST</w:t>
            </w:r>
          </w:p>
        </w:tc>
        <w:tc>
          <w:tcPr>
            <w:tcW w:w="2786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2BF2C8" w14:textId="77777777" w:rsidR="00D80D8A" w:rsidRDefault="00BE6280">
            <w:pPr>
              <w:spacing w:before="240" w:after="240"/>
              <w:rPr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대규모에서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검색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노이즈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증가하므로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리랭킹으로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정밀도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보정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필수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.</w:t>
            </w:r>
          </w:p>
        </w:tc>
      </w:tr>
      <w:tr w:rsidR="00D80D8A" w14:paraId="61673A73" w14:textId="77777777">
        <w:trPr>
          <w:trHeight w:val="870"/>
        </w:trPr>
        <w:tc>
          <w:tcPr>
            <w:tcW w:w="1697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D41C80" w14:textId="77777777" w:rsidR="00D80D8A" w:rsidRDefault="00BE6280">
            <w:pPr>
              <w:spacing w:before="240" w:after="240"/>
              <w:rPr>
                <w:sz w:val="18"/>
                <w:szCs w:val="18"/>
              </w:rPr>
            </w:pPr>
            <w:proofErr w:type="spellStart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멀티모달</w:t>
            </w:r>
            <w:proofErr w:type="spellEnd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이미지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+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텍스트</w:t>
            </w:r>
            <w:proofErr w:type="spellEnd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)</w:t>
            </w:r>
          </w:p>
        </w:tc>
        <w:tc>
          <w:tcPr>
            <w:tcW w:w="1668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5617DF" w14:textId="77777777" w:rsidR="00D80D8A" w:rsidRDefault="00BE6280">
            <w:pPr>
              <w:spacing w:before="240" w:after="240"/>
              <w:rPr>
                <w:sz w:val="18"/>
                <w:szCs w:val="18"/>
              </w:rPr>
            </w:pPr>
            <w:proofErr w:type="spellStart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Document</w:t>
            </w:r>
            <w:proofErr w:type="spellEnd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Structure</w:t>
            </w:r>
            <w:proofErr w:type="spellEnd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이미지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·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표</w:t>
            </w:r>
            <w:proofErr w:type="spellEnd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분리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파싱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)</w:t>
            </w:r>
          </w:p>
        </w:tc>
        <w:tc>
          <w:tcPr>
            <w:tcW w:w="1654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DE706B" w14:textId="77777777" w:rsidR="00D80D8A" w:rsidRDefault="00BE6280">
            <w:pPr>
              <w:spacing w:before="240" w:after="240"/>
              <w:rPr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벡터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검색</w:t>
            </w:r>
          </w:p>
        </w:tc>
        <w:tc>
          <w:tcPr>
            <w:tcW w:w="1218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8BB1BA" w14:textId="77777777" w:rsidR="00D80D8A" w:rsidRDefault="00BE6280">
            <w:pPr>
              <w:spacing w:before="240" w:after="2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MAY</w:t>
            </w:r>
          </w:p>
        </w:tc>
        <w:tc>
          <w:tcPr>
            <w:tcW w:w="2786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2E2C53" w14:textId="77777777" w:rsidR="00D80D8A" w:rsidRDefault="00BE6280">
            <w:pPr>
              <w:spacing w:before="240" w:after="240"/>
              <w:rPr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9.1 Q2=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예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.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이미지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/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표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별도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파싱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필요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.</w:t>
            </w:r>
          </w:p>
        </w:tc>
      </w:tr>
      <w:tr w:rsidR="00D80D8A" w14:paraId="5241A643" w14:textId="77777777">
        <w:trPr>
          <w:trHeight w:val="870"/>
        </w:trPr>
        <w:tc>
          <w:tcPr>
            <w:tcW w:w="1697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A46DC" w14:textId="77777777" w:rsidR="00D80D8A" w:rsidRDefault="00BE6280">
            <w:pPr>
              <w:spacing w:before="240" w:after="240"/>
              <w:rPr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엔티티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관계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+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문서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검색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GraphRAG</w:t>
            </w:r>
            <w:proofErr w:type="spellEnd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)</w:t>
            </w:r>
          </w:p>
        </w:tc>
        <w:tc>
          <w:tcPr>
            <w:tcW w:w="1668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BD5424" w14:textId="77777777" w:rsidR="00D80D8A" w:rsidRDefault="00BE6280">
            <w:pPr>
              <w:spacing w:before="240" w:after="240"/>
              <w:rPr>
                <w:sz w:val="18"/>
                <w:szCs w:val="18"/>
              </w:rPr>
            </w:pPr>
            <w:proofErr w:type="spellStart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Recursive</w:t>
            </w:r>
            <w:proofErr w:type="spellEnd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512 +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엔티티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추출</w:t>
            </w:r>
          </w:p>
        </w:tc>
        <w:tc>
          <w:tcPr>
            <w:tcW w:w="1654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51CA57" w14:textId="77777777" w:rsidR="00D80D8A" w:rsidRDefault="00BE6280">
            <w:pPr>
              <w:spacing w:before="240" w:after="240"/>
              <w:rPr>
                <w:sz w:val="18"/>
                <w:szCs w:val="18"/>
              </w:rPr>
            </w:pPr>
            <w:proofErr w:type="spellStart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Vector→Graph</w:t>
            </w:r>
            <w:proofErr w:type="spellEnd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또는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Graph→Vector</w:t>
            </w:r>
            <w:proofErr w:type="spellEnd"/>
          </w:p>
        </w:tc>
        <w:tc>
          <w:tcPr>
            <w:tcW w:w="1218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CC163D" w14:textId="77777777" w:rsidR="00D80D8A" w:rsidRDefault="00BE6280">
            <w:pPr>
              <w:spacing w:before="240" w:after="2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SHOULD</w:t>
            </w:r>
          </w:p>
        </w:tc>
        <w:tc>
          <w:tcPr>
            <w:tcW w:w="2786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7E098F" w14:textId="77777777" w:rsidR="00D80D8A" w:rsidRDefault="00BE6280">
            <w:pPr>
              <w:spacing w:before="240" w:after="240"/>
              <w:rPr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8.3.4 </w:t>
            </w:r>
            <w:proofErr w:type="spellStart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GraphRAG</w:t>
            </w:r>
            <w:proofErr w:type="spellEnd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패턴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참조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. ICLR 2026 </w:t>
            </w:r>
            <w:proofErr w:type="spellStart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GraphRAG-Bench</w:t>
            </w:r>
            <w:proofErr w:type="spellEnd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기준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.</w:t>
            </w:r>
          </w:p>
        </w:tc>
      </w:tr>
    </w:tbl>
    <w:p w14:paraId="3B944716" w14:textId="77777777" w:rsidR="00D80D8A" w:rsidRDefault="00BE6280">
      <w:pPr>
        <w:pStyle w:val="3"/>
        <w:keepNext w:val="0"/>
        <w:keepLines w:val="0"/>
        <w:spacing w:before="480"/>
      </w:pPr>
      <w:bookmarkStart w:id="256" w:name="_43qmzgxjxvty" w:colFirst="0" w:colLast="0"/>
      <w:bookmarkEnd w:id="256"/>
      <w:r>
        <w:rPr>
          <w:rFonts w:ascii="Arial Unicode MS" w:eastAsia="Arial Unicode MS" w:hAnsi="Arial Unicode MS" w:cs="Arial Unicode MS"/>
        </w:rPr>
        <w:t xml:space="preserve">9.5 </w:t>
      </w:r>
      <w:r>
        <w:rPr>
          <w:rFonts w:ascii="Arial Unicode MS" w:eastAsia="Arial Unicode MS" w:hAnsi="Arial Unicode MS" w:cs="Arial Unicode MS"/>
        </w:rPr>
        <w:t>안티패턴</w:t>
      </w:r>
    </w:p>
    <w:tbl>
      <w:tblPr>
        <w:tblStyle w:val="affffffffffff5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029"/>
        <w:gridCol w:w="2926"/>
        <w:gridCol w:w="4070"/>
      </w:tblGrid>
      <w:tr w:rsidR="00D80D8A" w14:paraId="4A8C8034" w14:textId="77777777">
        <w:trPr>
          <w:trHeight w:val="465"/>
        </w:trPr>
        <w:tc>
          <w:tcPr>
            <w:tcW w:w="2028" w:type="dxa"/>
            <w:tcBorders>
              <w:top w:val="single" w:sz="5" w:space="0" w:color="2E75B6"/>
              <w:left w:val="single" w:sz="5" w:space="0" w:color="2E75B6"/>
              <w:bottom w:val="single" w:sz="5" w:space="0" w:color="2E75B6"/>
              <w:right w:val="single" w:sz="5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77DC4D" w14:textId="77777777" w:rsidR="00D80D8A" w:rsidRDefault="00BE6280">
            <w:pPr>
              <w:spacing w:before="240" w:after="240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  <w:sz w:val="18"/>
                <w:szCs w:val="18"/>
              </w:rPr>
              <w:t>안티패턴</w:t>
            </w:r>
          </w:p>
        </w:tc>
        <w:tc>
          <w:tcPr>
            <w:tcW w:w="2926" w:type="dxa"/>
            <w:tcBorders>
              <w:top w:val="single" w:sz="5" w:space="0" w:color="2E75B6"/>
              <w:left w:val="nil"/>
              <w:bottom w:val="single" w:sz="5" w:space="0" w:color="2E75B6"/>
              <w:right w:val="single" w:sz="5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4B507D" w14:textId="77777777" w:rsidR="00D80D8A" w:rsidRDefault="00BE6280">
            <w:pPr>
              <w:spacing w:before="240" w:after="240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  <w:sz w:val="18"/>
                <w:szCs w:val="18"/>
              </w:rPr>
              <w:t>발생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  <w:sz w:val="18"/>
                <w:szCs w:val="18"/>
              </w:rPr>
              <w:t>조건</w:t>
            </w:r>
          </w:p>
        </w:tc>
        <w:tc>
          <w:tcPr>
            <w:tcW w:w="4070" w:type="dxa"/>
            <w:tcBorders>
              <w:top w:val="single" w:sz="5" w:space="0" w:color="2E75B6"/>
              <w:left w:val="nil"/>
              <w:bottom w:val="single" w:sz="5" w:space="0" w:color="2E75B6"/>
              <w:right w:val="single" w:sz="5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5B8F12" w14:textId="77777777" w:rsidR="00D80D8A" w:rsidRDefault="00BE6280">
            <w:pPr>
              <w:spacing w:before="240" w:after="240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color w:val="FFFFFF"/>
                <w:sz w:val="18"/>
                <w:szCs w:val="18"/>
              </w:rPr>
              <w:t>결과</w:t>
            </w:r>
          </w:p>
        </w:tc>
      </w:tr>
      <w:tr w:rsidR="00D80D8A" w14:paraId="01D194F4" w14:textId="77777777">
        <w:trPr>
          <w:trHeight w:val="1095"/>
        </w:trPr>
        <w:tc>
          <w:tcPr>
            <w:tcW w:w="2028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F1C7E" w14:textId="77777777" w:rsidR="00D80D8A" w:rsidRDefault="00BE6280">
            <w:pPr>
              <w:spacing w:before="240" w:after="240"/>
              <w:rPr>
                <w:b/>
                <w:bCs/>
                <w:sz w:val="18"/>
                <w:szCs w:val="18"/>
              </w:rPr>
            </w:pPr>
            <w:proofErr w:type="spellStart"/>
            <w:r>
              <w:rPr>
                <w:rFonts w:ascii="Arial Unicode MS" w:eastAsia="Arial Unicode MS" w:hAnsi="Arial Unicode MS" w:cs="Arial Unicode MS"/>
                <w:b/>
                <w:bCs/>
                <w:sz w:val="18"/>
                <w:szCs w:val="18"/>
              </w:rPr>
              <w:t>Semantic</w:t>
            </w:r>
            <w:proofErr w:type="spellEnd"/>
            <w:r>
              <w:rPr>
                <w:rFonts w:ascii="Arial Unicode MS" w:eastAsia="Arial Unicode MS" w:hAnsi="Arial Unicode MS" w:cs="Arial Unicode MS"/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b/>
                <w:bCs/>
                <w:sz w:val="18"/>
                <w:szCs w:val="18"/>
              </w:rPr>
              <w:t>Chunking</w:t>
            </w:r>
            <w:proofErr w:type="spellEnd"/>
            <w:r>
              <w:rPr>
                <w:rFonts w:ascii="Arial Unicode MS" w:eastAsia="Arial Unicode MS" w:hAnsi="Arial Unicode MS" w:cs="Arial Unicode MS"/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  <w:sz w:val="18"/>
                <w:szCs w:val="18"/>
              </w:rPr>
              <w:t>맹신</w:t>
            </w:r>
          </w:p>
        </w:tc>
        <w:tc>
          <w:tcPr>
            <w:tcW w:w="2926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94B9D5" w14:textId="77777777" w:rsidR="00D80D8A" w:rsidRDefault="00BE6280">
            <w:pPr>
              <w:spacing w:before="240" w:after="240"/>
              <w:rPr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"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의미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기반이니까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무조건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좋겠지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"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로</w:t>
            </w:r>
            <w:proofErr w:type="spellEnd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Semantic</w:t>
            </w:r>
            <w:proofErr w:type="spellEnd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Chunking</w:t>
            </w:r>
            <w:proofErr w:type="spellEnd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기본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적용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.</w:t>
            </w:r>
          </w:p>
        </w:tc>
        <w:tc>
          <w:tcPr>
            <w:tcW w:w="4070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A9F2BA" w14:textId="77777777" w:rsidR="00D80D8A" w:rsidRDefault="00BE6280">
            <w:pPr>
              <w:spacing w:before="240" w:after="240"/>
              <w:rPr>
                <w:sz w:val="18"/>
                <w:szCs w:val="18"/>
              </w:rPr>
            </w:pPr>
            <w:proofErr w:type="spellStart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Vectara</w:t>
            </w:r>
            <w:proofErr w:type="spellEnd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NAACL 2025: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범용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문서에서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Recursive</w:t>
            </w:r>
            <w:proofErr w:type="spellEnd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대비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항상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우위가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아님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. </w:t>
            </w:r>
            <w:proofErr w:type="spellStart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FloTorch</w:t>
            </w:r>
            <w:proofErr w:type="spellEnd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: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과도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분할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(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평균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43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토큰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)</w:t>
            </w:r>
            <w:proofErr w:type="spellStart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으로</w:t>
            </w:r>
            <w:proofErr w:type="spellEnd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54%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정확도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.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비용만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증가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.</w:t>
            </w:r>
          </w:p>
        </w:tc>
      </w:tr>
      <w:tr w:rsidR="00D80D8A" w14:paraId="730A1080" w14:textId="77777777">
        <w:trPr>
          <w:trHeight w:val="630"/>
        </w:trPr>
        <w:tc>
          <w:tcPr>
            <w:tcW w:w="2028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4BFDC6" w14:textId="77777777" w:rsidR="00D80D8A" w:rsidRDefault="00BE6280">
            <w:pPr>
              <w:spacing w:before="240" w:after="240"/>
              <w:rPr>
                <w:b/>
                <w:bCs/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sz w:val="18"/>
                <w:szCs w:val="18"/>
              </w:rPr>
              <w:lastRenderedPageBreak/>
              <w:t>검색</w:t>
            </w:r>
            <w:r>
              <w:rPr>
                <w:rFonts w:ascii="Arial Unicode MS" w:eastAsia="Arial Unicode MS" w:hAnsi="Arial Unicode MS" w:cs="Arial Unicode MS"/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  <w:sz w:val="18"/>
                <w:szCs w:val="18"/>
              </w:rPr>
              <w:t>방식</w:t>
            </w:r>
            <w:r>
              <w:rPr>
                <w:rFonts w:ascii="Arial Unicode MS" w:eastAsia="Arial Unicode MS" w:hAnsi="Arial Unicode MS" w:cs="Arial Unicode MS"/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  <w:sz w:val="18"/>
                <w:szCs w:val="18"/>
              </w:rPr>
              <w:t>고정</w:t>
            </w:r>
          </w:p>
        </w:tc>
        <w:tc>
          <w:tcPr>
            <w:tcW w:w="2926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538A6B" w14:textId="77777777" w:rsidR="00D80D8A" w:rsidRDefault="00BE6280">
            <w:pPr>
              <w:spacing w:before="240" w:after="240"/>
              <w:rPr>
                <w:sz w:val="18"/>
                <w:szCs w:val="18"/>
              </w:rPr>
            </w:pPr>
            <w:proofErr w:type="spellStart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PoC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에서</w:t>
            </w:r>
            <w:proofErr w:type="spellEnd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사용한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벡터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검색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단독을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프로덕션에서도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유지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.</w:t>
            </w:r>
          </w:p>
        </w:tc>
        <w:tc>
          <w:tcPr>
            <w:tcW w:w="4070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F21485" w14:textId="77777777" w:rsidR="00D80D8A" w:rsidRDefault="00BE6280">
            <w:pPr>
              <w:spacing w:before="240" w:after="240"/>
              <w:rPr>
                <w:sz w:val="18"/>
                <w:szCs w:val="18"/>
              </w:rPr>
            </w:pPr>
            <w:proofErr w:type="spellStart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고유명사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·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코드명</w:t>
            </w:r>
            <w:proofErr w:type="spellEnd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검색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실패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.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하이브리드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검색으로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전환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필요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.</w:t>
            </w:r>
          </w:p>
        </w:tc>
      </w:tr>
      <w:tr w:rsidR="00D80D8A" w14:paraId="6FDD1EC1" w14:textId="77777777">
        <w:trPr>
          <w:trHeight w:val="630"/>
        </w:trPr>
        <w:tc>
          <w:tcPr>
            <w:tcW w:w="2028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27E4B3" w14:textId="77777777" w:rsidR="00D80D8A" w:rsidRDefault="00BE6280">
            <w:pPr>
              <w:spacing w:before="240" w:after="240"/>
              <w:rPr>
                <w:b/>
                <w:bCs/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sz w:val="18"/>
                <w:szCs w:val="18"/>
              </w:rPr>
              <w:t>평가</w:t>
            </w:r>
            <w:r>
              <w:rPr>
                <w:rFonts w:ascii="Arial Unicode MS" w:eastAsia="Arial Unicode MS" w:hAnsi="Arial Unicode MS" w:cs="Arial Unicode MS"/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  <w:sz w:val="18"/>
                <w:szCs w:val="18"/>
              </w:rPr>
              <w:t>없는</w:t>
            </w:r>
            <w:r>
              <w:rPr>
                <w:rFonts w:ascii="Arial Unicode MS" w:eastAsia="Arial Unicode MS" w:hAnsi="Arial Unicode MS" w:cs="Arial Unicode MS"/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  <w:sz w:val="18"/>
                <w:szCs w:val="18"/>
              </w:rPr>
              <w:t>프로덕션</w:t>
            </w:r>
          </w:p>
        </w:tc>
        <w:tc>
          <w:tcPr>
            <w:tcW w:w="2926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7D9DF0" w14:textId="77777777" w:rsidR="00D80D8A" w:rsidRDefault="00BE6280">
            <w:pPr>
              <w:spacing w:before="240" w:after="240"/>
              <w:rPr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검색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품질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·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생성</w:t>
            </w:r>
            <w:proofErr w:type="spellEnd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품질을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측정하지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않고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배포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.</w:t>
            </w:r>
          </w:p>
        </w:tc>
        <w:tc>
          <w:tcPr>
            <w:tcW w:w="4070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20E425" w14:textId="77777777" w:rsidR="00D80D8A" w:rsidRDefault="00BE6280">
            <w:pPr>
              <w:spacing w:before="240" w:after="240"/>
              <w:rPr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문제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원인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(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검색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?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생성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?)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진단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불가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.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개선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방향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설정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불가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.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최소한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Retrieval</w:t>
            </w:r>
            <w:proofErr w:type="spellEnd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지표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(</w:t>
            </w:r>
            <w:proofErr w:type="spellStart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Precision@K</w:t>
            </w:r>
            <w:proofErr w:type="spellEnd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Recall@K</w:t>
            </w:r>
            <w:proofErr w:type="spellEnd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)</w:t>
            </w:r>
            <w:proofErr w:type="spellStart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를</w:t>
            </w:r>
            <w:proofErr w:type="spellEnd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PoC</w:t>
            </w:r>
            <w:proofErr w:type="spellEnd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단계에서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측정해야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한다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(SHOULD).</w:t>
            </w:r>
          </w:p>
        </w:tc>
      </w:tr>
      <w:tr w:rsidR="00D80D8A" w14:paraId="589239DA" w14:textId="77777777">
        <w:trPr>
          <w:trHeight w:val="630"/>
        </w:trPr>
        <w:tc>
          <w:tcPr>
            <w:tcW w:w="2028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F1BE9D" w14:textId="77777777" w:rsidR="00D80D8A" w:rsidRDefault="00BE6280">
            <w:pPr>
              <w:spacing w:before="240" w:after="240"/>
              <w:rPr>
                <w:b/>
                <w:bCs/>
                <w:sz w:val="18"/>
                <w:szCs w:val="18"/>
              </w:rPr>
            </w:pPr>
            <w:proofErr w:type="spellStart"/>
            <w:r>
              <w:rPr>
                <w:rFonts w:ascii="Arial Unicode MS" w:eastAsia="Arial Unicode MS" w:hAnsi="Arial Unicode MS" w:cs="Arial Unicode MS"/>
                <w:b/>
                <w:bCs/>
                <w:sz w:val="18"/>
                <w:szCs w:val="18"/>
              </w:rPr>
              <w:t>청크</w:t>
            </w:r>
            <w:proofErr w:type="spellEnd"/>
            <w:r>
              <w:rPr>
                <w:rFonts w:ascii="Arial Unicode MS" w:eastAsia="Arial Unicode MS" w:hAnsi="Arial Unicode MS" w:cs="Arial Unicode MS"/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  <w:sz w:val="18"/>
                <w:szCs w:val="18"/>
              </w:rPr>
              <w:t>크기</w:t>
            </w:r>
            <w:r>
              <w:rPr>
                <w:rFonts w:ascii="Arial Unicode MS" w:eastAsia="Arial Unicode MS" w:hAnsi="Arial Unicode MS" w:cs="Arial Unicode MS"/>
                <w:b/>
                <w:bCs/>
                <w:sz w:val="18"/>
                <w:szCs w:val="18"/>
              </w:rPr>
              <w:t>-</w:t>
            </w:r>
            <w:r>
              <w:rPr>
                <w:rFonts w:ascii="Arial Unicode MS" w:eastAsia="Arial Unicode MS" w:hAnsi="Arial Unicode MS" w:cs="Arial Unicode MS"/>
                <w:b/>
                <w:bCs/>
                <w:sz w:val="18"/>
                <w:szCs w:val="18"/>
              </w:rPr>
              <w:t>모델</w:t>
            </w:r>
            <w:r>
              <w:rPr>
                <w:rFonts w:ascii="Arial Unicode MS" w:eastAsia="Arial Unicode MS" w:hAnsi="Arial Unicode MS" w:cs="Arial Unicode MS"/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  <w:sz w:val="18"/>
                <w:szCs w:val="18"/>
              </w:rPr>
              <w:t>불일치</w:t>
            </w:r>
          </w:p>
        </w:tc>
        <w:tc>
          <w:tcPr>
            <w:tcW w:w="2926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2A411D" w14:textId="77777777" w:rsidR="00D80D8A" w:rsidRDefault="00BE6280">
            <w:pPr>
              <w:spacing w:before="240" w:after="240"/>
              <w:rPr>
                <w:sz w:val="18"/>
                <w:szCs w:val="18"/>
              </w:rPr>
            </w:pPr>
            <w:proofErr w:type="spellStart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Embedding</w:t>
            </w:r>
            <w:proofErr w:type="spellEnd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모델의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최대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토큰을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초과하는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청크</w:t>
            </w:r>
            <w:proofErr w:type="spellEnd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크기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설정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.</w:t>
            </w:r>
          </w:p>
        </w:tc>
        <w:tc>
          <w:tcPr>
            <w:tcW w:w="4070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10B23A" w14:textId="77777777" w:rsidR="00D80D8A" w:rsidRDefault="00BE6280">
            <w:pPr>
              <w:spacing w:before="240" w:after="240"/>
              <w:rPr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초과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토큰이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절단되어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의미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손실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.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검색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품질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저하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.</w:t>
            </w:r>
          </w:p>
        </w:tc>
      </w:tr>
      <w:tr w:rsidR="00D80D8A" w14:paraId="6215A625" w14:textId="77777777">
        <w:trPr>
          <w:trHeight w:val="630"/>
        </w:trPr>
        <w:tc>
          <w:tcPr>
            <w:tcW w:w="2028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C257C7" w14:textId="77777777" w:rsidR="00D80D8A" w:rsidRDefault="00BE6280">
            <w:pPr>
              <w:spacing w:before="240" w:after="240"/>
              <w:rPr>
                <w:b/>
                <w:bCs/>
                <w:sz w:val="18"/>
                <w:szCs w:val="18"/>
              </w:rPr>
            </w:pPr>
            <w:proofErr w:type="spellStart"/>
            <w:r>
              <w:rPr>
                <w:rFonts w:ascii="Arial Unicode MS" w:eastAsia="Arial Unicode MS" w:hAnsi="Arial Unicode MS" w:cs="Arial Unicode MS"/>
                <w:b/>
                <w:bCs/>
                <w:sz w:val="18"/>
                <w:szCs w:val="18"/>
              </w:rPr>
              <w:t>리랭킹</w:t>
            </w:r>
            <w:proofErr w:type="spellEnd"/>
            <w:r>
              <w:rPr>
                <w:rFonts w:ascii="Arial Unicode MS" w:eastAsia="Arial Unicode MS" w:hAnsi="Arial Unicode MS" w:cs="Arial Unicode MS"/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  <w:sz w:val="18"/>
                <w:szCs w:val="18"/>
              </w:rPr>
              <w:t>과용</w:t>
            </w:r>
          </w:p>
        </w:tc>
        <w:tc>
          <w:tcPr>
            <w:tcW w:w="2926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AE6999" w14:textId="77777777" w:rsidR="00D80D8A" w:rsidRDefault="00BE6280">
            <w:pPr>
              <w:spacing w:before="240" w:after="240"/>
              <w:rPr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모든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쿼리에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Cross-Encoder</w:t>
            </w:r>
            <w:proofErr w:type="spellEnd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리랭킹</w:t>
            </w:r>
            <w:proofErr w:type="spellEnd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적용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.</w:t>
            </w:r>
          </w:p>
        </w:tc>
        <w:tc>
          <w:tcPr>
            <w:tcW w:w="4070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15F99C" w14:textId="77777777" w:rsidR="00D80D8A" w:rsidRDefault="00BE6280">
            <w:pPr>
              <w:spacing w:before="240" w:after="240"/>
              <w:rPr>
                <w:sz w:val="18"/>
                <w:szCs w:val="18"/>
              </w:rPr>
            </w:pPr>
            <w:proofErr w:type="spellStart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레이턴시</w:t>
            </w:r>
            <w:proofErr w:type="spellEnd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50~200ms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추가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.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간단한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질의에는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불필요한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비용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.</w:t>
            </w:r>
          </w:p>
        </w:tc>
      </w:tr>
      <w:tr w:rsidR="00D80D8A" w14:paraId="2AFD2486" w14:textId="77777777">
        <w:trPr>
          <w:trHeight w:val="630"/>
        </w:trPr>
        <w:tc>
          <w:tcPr>
            <w:tcW w:w="2028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3B66D" w14:textId="77777777" w:rsidR="00D80D8A" w:rsidRDefault="00BE6280">
            <w:pPr>
              <w:spacing w:before="240" w:after="240"/>
              <w:rPr>
                <w:b/>
                <w:bCs/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sz w:val="18"/>
                <w:szCs w:val="18"/>
              </w:rPr>
              <w:t>8</w:t>
            </w:r>
            <w:r>
              <w:rPr>
                <w:rFonts w:ascii="Arial Unicode MS" w:eastAsia="Arial Unicode MS" w:hAnsi="Arial Unicode MS" w:cs="Arial Unicode MS"/>
                <w:b/>
                <w:bCs/>
                <w:sz w:val="18"/>
                <w:szCs w:val="18"/>
              </w:rPr>
              <w:t>장</w:t>
            </w:r>
            <w:r>
              <w:rPr>
                <w:rFonts w:ascii="Arial Unicode MS" w:eastAsia="Arial Unicode MS" w:hAnsi="Arial Unicode MS" w:cs="Arial Unicode MS"/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  <w:sz w:val="18"/>
                <w:szCs w:val="18"/>
              </w:rPr>
              <w:t>없이</w:t>
            </w:r>
            <w:r>
              <w:rPr>
                <w:rFonts w:ascii="Arial Unicode MS" w:eastAsia="Arial Unicode MS" w:hAnsi="Arial Unicode MS" w:cs="Arial Unicode MS"/>
                <w:b/>
                <w:bCs/>
                <w:sz w:val="18"/>
                <w:szCs w:val="18"/>
              </w:rPr>
              <w:t xml:space="preserve"> 9</w:t>
            </w:r>
            <w:r>
              <w:rPr>
                <w:rFonts w:ascii="Arial Unicode MS" w:eastAsia="Arial Unicode MS" w:hAnsi="Arial Unicode MS" w:cs="Arial Unicode MS"/>
                <w:b/>
                <w:bCs/>
                <w:sz w:val="18"/>
                <w:szCs w:val="18"/>
              </w:rPr>
              <w:t>장</w:t>
            </w:r>
            <w:r>
              <w:rPr>
                <w:rFonts w:ascii="Arial Unicode MS" w:eastAsia="Arial Unicode MS" w:hAnsi="Arial Unicode MS" w:cs="Arial Unicode MS"/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  <w:sz w:val="18"/>
                <w:szCs w:val="18"/>
              </w:rPr>
              <w:t>진입</w:t>
            </w:r>
          </w:p>
        </w:tc>
        <w:tc>
          <w:tcPr>
            <w:tcW w:w="2926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CA5D66" w14:textId="77777777" w:rsidR="00D80D8A" w:rsidRDefault="00BE6280">
            <w:pPr>
              <w:spacing w:before="240" w:after="240"/>
              <w:rPr>
                <w:sz w:val="18"/>
                <w:szCs w:val="18"/>
              </w:rPr>
            </w:pPr>
            <w:proofErr w:type="spellStart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Vector</w:t>
            </w:r>
            <w:proofErr w:type="spellEnd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DB·Embedding</w:t>
            </w:r>
            <w:proofErr w:type="spellEnd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모델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선정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없이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RAG Pipeline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구성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.</w:t>
            </w:r>
          </w:p>
        </w:tc>
        <w:tc>
          <w:tcPr>
            <w:tcW w:w="4070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6DD7D0" w14:textId="77777777" w:rsidR="00D80D8A" w:rsidRDefault="00BE6280">
            <w:pPr>
              <w:spacing w:before="240" w:after="240"/>
              <w:rPr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부적합한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인프라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위에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파이프라인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구축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.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이후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전면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재작업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.</w:t>
            </w:r>
          </w:p>
        </w:tc>
      </w:tr>
      <w:tr w:rsidR="00D80D8A" w14:paraId="65F37915" w14:textId="77777777">
        <w:trPr>
          <w:trHeight w:val="870"/>
        </w:trPr>
        <w:tc>
          <w:tcPr>
            <w:tcW w:w="2028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6EF9FA" w14:textId="77777777" w:rsidR="00D80D8A" w:rsidRDefault="00BE6280">
            <w:pPr>
              <w:spacing w:before="240" w:after="240"/>
              <w:rPr>
                <w:b/>
                <w:bCs/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  <w:sz w:val="18"/>
                <w:szCs w:val="18"/>
              </w:rPr>
              <w:t>컨텍스트</w:t>
            </w:r>
            <w:r>
              <w:rPr>
                <w:rFonts w:ascii="Arial Unicode MS" w:eastAsia="Arial Unicode MS" w:hAnsi="Arial Unicode MS" w:cs="Arial Unicode MS"/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  <w:sz w:val="18"/>
                <w:szCs w:val="18"/>
              </w:rPr>
              <w:t>과적재</w:t>
            </w:r>
          </w:p>
        </w:tc>
        <w:tc>
          <w:tcPr>
            <w:tcW w:w="2926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78C8BB" w14:textId="77777777" w:rsidR="00D80D8A" w:rsidRDefault="00BE6280">
            <w:pPr>
              <w:spacing w:before="240" w:after="240"/>
              <w:rPr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검색된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모든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청크를</w:t>
            </w:r>
            <w:proofErr w:type="spellEnd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필터링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없이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LLM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컨텍스트에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추가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.</w:t>
            </w:r>
          </w:p>
        </w:tc>
        <w:tc>
          <w:tcPr>
            <w:tcW w:w="4070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990C4" w14:textId="77777777" w:rsidR="00D80D8A" w:rsidRDefault="00BE6280">
            <w:pPr>
              <w:spacing w:before="240" w:after="240"/>
              <w:rPr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LLM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성능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저하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(</w:t>
            </w:r>
            <w:proofErr w:type="spellStart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context</w:t>
            </w:r>
            <w:proofErr w:type="spellEnd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rot</w:t>
            </w:r>
            <w:proofErr w:type="spellEnd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). </w:t>
            </w:r>
            <w:proofErr w:type="spellStart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Chroma</w:t>
            </w:r>
            <w:proofErr w:type="spellEnd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(2025.07): 18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개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모델에서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입력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길이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증가에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따른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연속적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성능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저하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확인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.</w:t>
            </w:r>
          </w:p>
        </w:tc>
      </w:tr>
      <w:tr w:rsidR="00D80D8A" w14:paraId="03576C16" w14:textId="77777777">
        <w:trPr>
          <w:trHeight w:val="630"/>
        </w:trPr>
        <w:tc>
          <w:tcPr>
            <w:tcW w:w="2028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78F837" w14:textId="77777777" w:rsidR="00D80D8A" w:rsidRDefault="00BE6280">
            <w:pPr>
              <w:spacing w:before="240" w:after="240"/>
              <w:rPr>
                <w:b/>
                <w:bCs/>
                <w:sz w:val="18"/>
                <w:szCs w:val="18"/>
              </w:rPr>
            </w:pPr>
            <w:proofErr w:type="spellStart"/>
            <w:r>
              <w:rPr>
                <w:rFonts w:ascii="Arial Unicode MS" w:eastAsia="Arial Unicode MS" w:hAnsi="Arial Unicode MS" w:cs="Arial Unicode MS"/>
                <w:b/>
                <w:bCs/>
                <w:sz w:val="18"/>
                <w:szCs w:val="18"/>
              </w:rPr>
              <w:t>HyDE+</w:t>
            </w:r>
            <w:r>
              <w:rPr>
                <w:rFonts w:ascii="Arial Unicode MS" w:eastAsia="Arial Unicode MS" w:hAnsi="Arial Unicode MS" w:cs="Arial Unicode MS"/>
                <w:b/>
                <w:bCs/>
                <w:sz w:val="18"/>
                <w:szCs w:val="18"/>
              </w:rPr>
              <w:t>리랭킹</w:t>
            </w:r>
            <w:proofErr w:type="spellEnd"/>
            <w:r>
              <w:rPr>
                <w:rFonts w:ascii="Arial Unicode MS" w:eastAsia="Arial Unicode MS" w:hAnsi="Arial Unicode MS" w:cs="Arial Unicode MS"/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  <w:sz w:val="18"/>
                <w:szCs w:val="18"/>
              </w:rPr>
              <w:t>무분별</w:t>
            </w:r>
            <w:r>
              <w:rPr>
                <w:rFonts w:ascii="Arial Unicode MS" w:eastAsia="Arial Unicode MS" w:hAnsi="Arial Unicode MS" w:cs="Arial Unicode MS"/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  <w:sz w:val="18"/>
                <w:szCs w:val="18"/>
              </w:rPr>
              <w:t>동시</w:t>
            </w:r>
            <w:r>
              <w:rPr>
                <w:rFonts w:ascii="Arial Unicode MS" w:eastAsia="Arial Unicode MS" w:hAnsi="Arial Unicode MS" w:cs="Arial Unicode MS"/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  <w:sz w:val="18"/>
                <w:szCs w:val="18"/>
              </w:rPr>
              <w:t>적용</w:t>
            </w:r>
          </w:p>
        </w:tc>
        <w:tc>
          <w:tcPr>
            <w:tcW w:w="2926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D72ACC" w14:textId="77777777" w:rsidR="00D80D8A" w:rsidRDefault="00BE6280">
            <w:pPr>
              <w:spacing w:before="240" w:after="240"/>
              <w:rPr>
                <w:sz w:val="18"/>
                <w:szCs w:val="18"/>
              </w:rPr>
            </w:pPr>
            <w:proofErr w:type="spellStart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레이턴시</w:t>
            </w:r>
            <w:proofErr w:type="spellEnd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버젯</w:t>
            </w:r>
            <w:proofErr w:type="spellEnd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확인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없이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HyDE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와</w:t>
            </w:r>
            <w:proofErr w:type="spellEnd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리랭킹을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동시에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적용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.</w:t>
            </w:r>
          </w:p>
        </w:tc>
        <w:tc>
          <w:tcPr>
            <w:tcW w:w="4070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91C5A0" w14:textId="77777777" w:rsidR="00D80D8A" w:rsidRDefault="00BE6280">
            <w:pPr>
              <w:spacing w:before="240" w:after="240"/>
              <w:rPr>
                <w:sz w:val="18"/>
                <w:szCs w:val="18"/>
              </w:rPr>
            </w:pP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E2E </w:t>
            </w:r>
            <w:proofErr w:type="spellStart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레이턴시</w:t>
            </w:r>
            <w:proofErr w:type="spellEnd"/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3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초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+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초과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. 2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초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목표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미달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. 9.2.4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트레이드오프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참조</w:t>
            </w:r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.</w:t>
            </w:r>
          </w:p>
        </w:tc>
      </w:tr>
    </w:tbl>
    <w:p w14:paraId="4BDA3D1E" w14:textId="77777777" w:rsidR="00D80D8A" w:rsidRDefault="00BE6280">
      <w:pPr>
        <w:spacing w:before="240" w:after="120"/>
      </w:pPr>
      <w:r>
        <w:rPr>
          <w:rFonts w:ascii="Arial Unicode MS" w:eastAsia="Arial Unicode MS" w:hAnsi="Arial Unicode MS" w:cs="Arial Unicode MS"/>
          <w:b/>
          <w:bCs/>
        </w:rPr>
        <w:t>예방</w:t>
      </w:r>
      <w:r>
        <w:rPr>
          <w:rFonts w:ascii="Arial Unicode MS" w:eastAsia="Arial Unicode MS" w:hAnsi="Arial Unicode MS" w:cs="Arial Unicode MS"/>
          <w:b/>
          <w:bCs/>
        </w:rPr>
        <w:t xml:space="preserve">: </w:t>
      </w:r>
      <w:r>
        <w:rPr>
          <w:rFonts w:ascii="Arial Unicode MS" w:eastAsia="Arial Unicode MS" w:hAnsi="Arial Unicode MS" w:cs="Arial Unicode MS"/>
        </w:rPr>
        <w:t>9.1~9.3</w:t>
      </w:r>
      <w:r>
        <w:rPr>
          <w:rFonts w:ascii="Arial Unicode MS" w:eastAsia="Arial Unicode MS" w:hAnsi="Arial Unicode MS" w:cs="Arial Unicode MS"/>
        </w:rPr>
        <w:t>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의사결정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트리를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순서대로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적용한다</w:t>
      </w:r>
      <w:r>
        <w:rPr>
          <w:rFonts w:ascii="Arial Unicode MS" w:eastAsia="Arial Unicode MS" w:hAnsi="Arial Unicode MS" w:cs="Arial Unicode MS"/>
        </w:rPr>
        <w:t>. (MUST)</w:t>
      </w:r>
    </w:p>
    <w:p w14:paraId="0E67796C" w14:textId="77777777" w:rsidR="00D80D8A" w:rsidRDefault="00D80D8A"/>
    <w:p w14:paraId="32A9EFB0" w14:textId="77777777" w:rsidR="00D80D8A" w:rsidRDefault="00D80D8A"/>
    <w:p w14:paraId="3C5D0968" w14:textId="77777777" w:rsidR="00D80D8A" w:rsidRDefault="00BE6280">
      <w:r>
        <w:pict w14:anchorId="0FEF6BB6">
          <v:rect id="_x0000_i1034" style="width:0;height:1.5pt" o:hralign="center" o:hrstd="t" o:hr="t" fillcolor="#a0a0a0" stroked="f"/>
        </w:pict>
      </w:r>
    </w:p>
    <w:p w14:paraId="583EA5C9" w14:textId="77777777" w:rsidR="00D80D8A" w:rsidRDefault="00D80D8A"/>
    <w:p w14:paraId="766AE309" w14:textId="77777777" w:rsidR="00D80D8A" w:rsidRDefault="00BE6280">
      <w:pPr>
        <w:pStyle w:val="2"/>
      </w:pPr>
      <w:bookmarkStart w:id="257" w:name="_52vf2piaiaru" w:colFirst="0" w:colLast="0"/>
      <w:bookmarkEnd w:id="257"/>
      <w:r>
        <w:rPr>
          <w:rFonts w:ascii="Arial Unicode MS" w:eastAsia="Arial Unicode MS" w:hAnsi="Arial Unicode MS" w:cs="Arial Unicode MS"/>
        </w:rPr>
        <w:t xml:space="preserve">10. </w:t>
      </w:r>
      <w:proofErr w:type="spellStart"/>
      <w:r>
        <w:rPr>
          <w:rFonts w:ascii="Arial Unicode MS" w:eastAsia="Arial Unicode MS" w:hAnsi="Arial Unicode MS" w:cs="Arial Unicode MS"/>
        </w:rPr>
        <w:t>Guardrails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도구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선정</w:t>
      </w:r>
    </w:p>
    <w:p w14:paraId="7D94DA5C" w14:textId="77777777" w:rsidR="00D80D8A" w:rsidRDefault="00BE6280">
      <w:proofErr w:type="spellStart"/>
      <w:r>
        <w:rPr>
          <w:rFonts w:ascii="Arial Unicode MS" w:eastAsia="Arial Unicode MS" w:hAnsi="Arial Unicode MS" w:cs="Arial Unicode MS"/>
        </w:rPr>
        <w:t>Guardrails</w:t>
      </w:r>
      <w:r>
        <w:rPr>
          <w:rFonts w:ascii="Arial Unicode MS" w:eastAsia="Arial Unicode MS" w:hAnsi="Arial Unicode MS" w:cs="Arial Unicode MS"/>
        </w:rPr>
        <w:t>는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Agent</w:t>
      </w:r>
      <w:r>
        <w:rPr>
          <w:rFonts w:ascii="Arial Unicode MS" w:eastAsia="Arial Unicode MS" w:hAnsi="Arial Unicode MS" w:cs="Arial Unicode MS"/>
        </w:rPr>
        <w:t>의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입출력과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실행을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검증</w:t>
      </w:r>
      <w:r>
        <w:rPr>
          <w:rFonts w:ascii="Arial Unicode MS" w:eastAsia="Arial Unicode MS" w:hAnsi="Arial Unicode MS" w:cs="Arial Unicode MS"/>
        </w:rPr>
        <w:t>·</w:t>
      </w:r>
      <w:r>
        <w:rPr>
          <w:rFonts w:ascii="Arial Unicode MS" w:eastAsia="Arial Unicode MS" w:hAnsi="Arial Unicode MS" w:cs="Arial Unicode MS"/>
        </w:rPr>
        <w:t>제한하는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안전장치이다</w:t>
      </w:r>
      <w:r>
        <w:rPr>
          <w:rFonts w:ascii="Arial Unicode MS" w:eastAsia="Arial Unicode MS" w:hAnsi="Arial Unicode MS" w:cs="Arial Unicode MS"/>
        </w:rPr>
        <w:t xml:space="preserve">. </w:t>
      </w:r>
      <w:proofErr w:type="spellStart"/>
      <w:r>
        <w:rPr>
          <w:rFonts w:ascii="Arial Unicode MS" w:eastAsia="Arial Unicode MS" w:hAnsi="Arial Unicode MS" w:cs="Arial Unicode MS"/>
        </w:rPr>
        <w:t>LLM</w:t>
      </w:r>
      <w:r>
        <w:rPr>
          <w:rFonts w:ascii="Arial Unicode MS" w:eastAsia="Arial Unicode MS" w:hAnsi="Arial Unicode MS" w:cs="Arial Unicode MS"/>
        </w:rPr>
        <w:t>은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확률적으로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동작하므로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동일한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입력에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대해서도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부정확하거나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유해한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출력을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생성할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있고</w:t>
      </w:r>
      <w:r>
        <w:rPr>
          <w:rFonts w:ascii="Arial Unicode MS" w:eastAsia="Arial Unicode MS" w:hAnsi="Arial Unicode MS" w:cs="Arial Unicode MS"/>
        </w:rPr>
        <w:t xml:space="preserve">, </w:t>
      </w:r>
      <w:proofErr w:type="spellStart"/>
      <w:r>
        <w:rPr>
          <w:rFonts w:ascii="Arial Unicode MS" w:eastAsia="Arial Unicode MS" w:hAnsi="Arial Unicode MS" w:cs="Arial Unicode MS"/>
        </w:rPr>
        <w:t>Agent</w:t>
      </w:r>
      <w:r>
        <w:rPr>
          <w:rFonts w:ascii="Arial Unicode MS" w:eastAsia="Arial Unicode MS" w:hAnsi="Arial Unicode MS" w:cs="Arial Unicode MS"/>
        </w:rPr>
        <w:t>가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도구를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호출할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때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의도치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않은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동작을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수행할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있다</w:t>
      </w:r>
      <w:r>
        <w:rPr>
          <w:rFonts w:ascii="Arial Unicode MS" w:eastAsia="Arial Unicode MS" w:hAnsi="Arial Unicode MS" w:cs="Arial Unicode MS"/>
        </w:rPr>
        <w:t xml:space="preserve">. </w:t>
      </w:r>
      <w:proofErr w:type="spellStart"/>
      <w:r>
        <w:rPr>
          <w:rFonts w:ascii="Arial Unicode MS" w:eastAsia="Arial Unicode MS" w:hAnsi="Arial Unicode MS" w:cs="Arial Unicode MS"/>
        </w:rPr>
        <w:t>Guardrails</w:t>
      </w:r>
      <w:r>
        <w:rPr>
          <w:rFonts w:ascii="Arial Unicode MS" w:eastAsia="Arial Unicode MS" w:hAnsi="Arial Unicode MS" w:cs="Arial Unicode MS"/>
        </w:rPr>
        <w:t>는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이러한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리스크를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런타임에서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탐지하고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차단하는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마지막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방어선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역할을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한다</w:t>
      </w:r>
      <w:r>
        <w:rPr>
          <w:rFonts w:ascii="Arial Unicode MS" w:eastAsia="Arial Unicode MS" w:hAnsi="Arial Unicode MS" w:cs="Arial Unicode MS"/>
        </w:rPr>
        <w:t>.</w:t>
      </w:r>
      <w:r>
        <w:rPr>
          <w:vertAlign w:val="superscript"/>
        </w:rPr>
        <w:footnoteReference w:id="28"/>
      </w:r>
    </w:p>
    <w:p w14:paraId="5289F2A2" w14:textId="77777777" w:rsidR="00D80D8A" w:rsidRDefault="00D80D8A">
      <w:pPr>
        <w:pBdr>
          <w:top w:val="nil"/>
          <w:left w:val="nil"/>
          <w:bottom w:val="nil"/>
          <w:right w:val="nil"/>
          <w:between w:val="nil"/>
        </w:pBdr>
      </w:pPr>
    </w:p>
    <w:p w14:paraId="112E0A65" w14:textId="77777777" w:rsidR="00D80D8A" w:rsidRDefault="00BE6280">
      <w:r>
        <w:rPr>
          <w:rFonts w:ascii="Arial Unicode MS" w:eastAsia="Arial Unicode MS" w:hAnsi="Arial Unicode MS" w:cs="Arial Unicode MS"/>
          <w:b/>
          <w:bCs/>
        </w:rPr>
        <w:t>다층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방어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원칙</w:t>
      </w:r>
      <w:r>
        <w:rPr>
          <w:rFonts w:ascii="Arial Unicode MS" w:eastAsia="Arial Unicode MS" w:hAnsi="Arial Unicode MS" w:cs="Arial Unicode MS"/>
          <w:b/>
          <w:bCs/>
        </w:rPr>
        <w:t>: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단일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계층만으로는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모든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리스크를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차단할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없다</w:t>
      </w:r>
      <w:r>
        <w:rPr>
          <w:rFonts w:ascii="Arial Unicode MS" w:eastAsia="Arial Unicode MS" w:hAnsi="Arial Unicode MS" w:cs="Arial Unicode MS"/>
        </w:rPr>
        <w:t xml:space="preserve">. </w:t>
      </w:r>
      <w:r>
        <w:rPr>
          <w:rFonts w:ascii="Arial Unicode MS" w:eastAsia="Arial Unicode MS" w:hAnsi="Arial Unicode MS" w:cs="Arial Unicode MS"/>
        </w:rPr>
        <w:t>아래</w:t>
      </w:r>
      <w:r>
        <w:rPr>
          <w:rFonts w:ascii="Arial Unicode MS" w:eastAsia="Arial Unicode MS" w:hAnsi="Arial Unicode MS" w:cs="Arial Unicode MS"/>
        </w:rPr>
        <w:t xml:space="preserve"> 3</w:t>
      </w:r>
      <w:r>
        <w:rPr>
          <w:rFonts w:ascii="Arial Unicode MS" w:eastAsia="Arial Unicode MS" w:hAnsi="Arial Unicode MS" w:cs="Arial Unicode MS"/>
        </w:rPr>
        <w:t>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계층을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조합하여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다층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방어</w:t>
      </w:r>
      <w:r>
        <w:rPr>
          <w:rFonts w:ascii="Arial Unicode MS" w:eastAsia="Arial Unicode MS" w:hAnsi="Arial Unicode MS" w:cs="Arial Unicode MS"/>
        </w:rPr>
        <w:t>(</w:t>
      </w:r>
      <w:proofErr w:type="spellStart"/>
      <w:r>
        <w:rPr>
          <w:rFonts w:ascii="Arial Unicode MS" w:eastAsia="Arial Unicode MS" w:hAnsi="Arial Unicode MS" w:cs="Arial Unicode MS"/>
        </w:rPr>
        <w:t>Defense-in-Depth</w:t>
      </w:r>
      <w:proofErr w:type="spellEnd"/>
      <w:r>
        <w:rPr>
          <w:rFonts w:ascii="Arial Unicode MS" w:eastAsia="Arial Unicode MS" w:hAnsi="Arial Unicode MS" w:cs="Arial Unicode MS"/>
        </w:rPr>
        <w:t>)</w:t>
      </w:r>
      <w:proofErr w:type="spellStart"/>
      <w:r>
        <w:rPr>
          <w:rFonts w:ascii="Arial Unicode MS" w:eastAsia="Arial Unicode MS" w:hAnsi="Arial Unicode MS" w:cs="Arial Unicode MS"/>
        </w:rPr>
        <w:t>를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구성하며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장에서는</w:t>
      </w:r>
      <w:r>
        <w:rPr>
          <w:rFonts w:ascii="Arial Unicode MS" w:eastAsia="Arial Unicode MS" w:hAnsi="Arial Unicode MS" w:cs="Arial Unicode MS"/>
        </w:rPr>
        <w:t xml:space="preserve"> 3</w:t>
      </w:r>
      <w:r>
        <w:rPr>
          <w:rFonts w:ascii="Arial Unicode MS" w:eastAsia="Arial Unicode MS" w:hAnsi="Arial Unicode MS" w:cs="Arial Unicode MS"/>
        </w:rPr>
        <w:t>계층</w:t>
      </w:r>
      <w:r>
        <w:rPr>
          <w:rFonts w:ascii="Arial Unicode MS" w:eastAsia="Arial Unicode MS" w:hAnsi="Arial Unicode MS" w:cs="Arial Unicode MS"/>
        </w:rPr>
        <w:t>(</w:t>
      </w:r>
      <w:r>
        <w:rPr>
          <w:rFonts w:ascii="Arial Unicode MS" w:eastAsia="Arial Unicode MS" w:hAnsi="Arial Unicode MS" w:cs="Arial Unicode MS"/>
        </w:rPr>
        <w:t>전용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Guardrails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도구</w:t>
      </w:r>
      <w:r>
        <w:rPr>
          <w:rFonts w:ascii="Arial Unicode MS" w:eastAsia="Arial Unicode MS" w:hAnsi="Arial Unicode MS" w:cs="Arial Unicode MS"/>
        </w:rPr>
        <w:t>)</w:t>
      </w:r>
      <w:r>
        <w:rPr>
          <w:rFonts w:ascii="Arial Unicode MS" w:eastAsia="Arial Unicode MS" w:hAnsi="Arial Unicode MS" w:cs="Arial Unicode MS"/>
        </w:rPr>
        <w:t>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선정을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다룬다</w:t>
      </w:r>
      <w:r>
        <w:rPr>
          <w:rFonts w:ascii="Arial Unicode MS" w:eastAsia="Arial Unicode MS" w:hAnsi="Arial Unicode MS" w:cs="Arial Unicode MS"/>
        </w:rPr>
        <w:t>.</w:t>
      </w:r>
    </w:p>
    <w:p w14:paraId="2E517A7E" w14:textId="77777777" w:rsidR="00D80D8A" w:rsidRDefault="00D80D8A">
      <w:pPr>
        <w:pBdr>
          <w:top w:val="nil"/>
          <w:left w:val="nil"/>
          <w:bottom w:val="nil"/>
          <w:right w:val="nil"/>
          <w:between w:val="nil"/>
        </w:pBdr>
      </w:pPr>
    </w:p>
    <w:tbl>
      <w:tblPr>
        <w:tblStyle w:val="affffffffffff6"/>
        <w:tblW w:w="894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35"/>
        <w:gridCol w:w="2235"/>
        <w:gridCol w:w="2925"/>
        <w:gridCol w:w="1545"/>
      </w:tblGrid>
      <w:tr w:rsidR="00D80D8A" w14:paraId="6FA3E2E9" w14:textId="77777777">
        <w:trPr>
          <w:tblHeader/>
        </w:trPr>
        <w:tc>
          <w:tcPr>
            <w:tcW w:w="2235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D4F74A" w14:textId="77777777" w:rsidR="00D80D8A" w:rsidRDefault="00BE6280">
            <w:pPr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계층</w:t>
            </w:r>
          </w:p>
        </w:tc>
        <w:tc>
          <w:tcPr>
            <w:tcW w:w="2235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1F783F" w14:textId="77777777" w:rsidR="00D80D8A" w:rsidRDefault="00BE6280">
            <w:pPr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방어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주체</w:t>
            </w:r>
          </w:p>
        </w:tc>
        <w:tc>
          <w:tcPr>
            <w:tcW w:w="2925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54E2B9" w14:textId="77777777" w:rsidR="00D80D8A" w:rsidRDefault="00BE6280">
            <w:pPr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역할</w:t>
            </w:r>
          </w:p>
        </w:tc>
        <w:tc>
          <w:tcPr>
            <w:tcW w:w="1545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8ACB3E" w14:textId="77777777" w:rsidR="00D80D8A" w:rsidRDefault="00BE6280">
            <w:pPr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참조</w:t>
            </w:r>
          </w:p>
        </w:tc>
      </w:tr>
      <w:tr w:rsidR="00D80D8A" w14:paraId="7524968D" w14:textId="77777777">
        <w:tc>
          <w:tcPr>
            <w:tcW w:w="22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44F93B" w14:textId="77777777" w:rsidR="00D80D8A" w:rsidRDefault="00BE6280"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1. LLM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내재적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안전성</w:t>
            </w:r>
          </w:p>
        </w:tc>
        <w:tc>
          <w:tcPr>
            <w:tcW w:w="22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1A3E8C" w14:textId="77777777" w:rsidR="00D80D8A" w:rsidRDefault="00BE6280">
            <w:r>
              <w:rPr>
                <w:rFonts w:ascii="Arial Unicode MS" w:eastAsia="Arial Unicode MS" w:hAnsi="Arial Unicode MS" w:cs="Arial Unicode MS"/>
              </w:rPr>
              <w:t xml:space="preserve">LLM </w:t>
            </w:r>
            <w:r>
              <w:rPr>
                <w:rFonts w:ascii="Arial Unicode MS" w:eastAsia="Arial Unicode MS" w:hAnsi="Arial Unicode MS" w:cs="Arial Unicode MS"/>
              </w:rPr>
              <w:t>모델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자체</w:t>
            </w:r>
            <w:r>
              <w:rPr>
                <w:rFonts w:ascii="Arial Unicode MS" w:eastAsia="Arial Unicode MS" w:hAnsi="Arial Unicode MS" w:cs="Arial Unicode MS"/>
              </w:rPr>
              <w:t xml:space="preserve"> (RLHF, </w:t>
            </w:r>
            <w:r>
              <w:rPr>
                <w:rFonts w:ascii="Arial Unicode MS" w:eastAsia="Arial Unicode MS" w:hAnsi="Arial Unicode MS" w:cs="Arial Unicode MS"/>
              </w:rPr>
              <w:t>안전성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학습</w:t>
            </w:r>
            <w:r>
              <w:rPr>
                <w:rFonts w:ascii="Arial Unicode MS" w:eastAsia="Arial Unicode MS" w:hAnsi="Arial Unicode MS" w:cs="Arial Unicode MS"/>
              </w:rPr>
              <w:t>)</w:t>
            </w:r>
          </w:p>
        </w:tc>
        <w:tc>
          <w:tcPr>
            <w:tcW w:w="29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DE7347" w14:textId="77777777" w:rsidR="00D80D8A" w:rsidRDefault="00BE6280">
            <w:r>
              <w:rPr>
                <w:rFonts w:ascii="Arial Unicode MS" w:eastAsia="Arial Unicode MS" w:hAnsi="Arial Unicode MS" w:cs="Arial Unicode MS"/>
              </w:rPr>
              <w:t xml:space="preserve">System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Prompt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준수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유해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지시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기본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거부</w:t>
            </w:r>
          </w:p>
        </w:tc>
        <w:tc>
          <w:tcPr>
            <w:tcW w:w="15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F92C47" w14:textId="77777777" w:rsidR="00D80D8A" w:rsidRDefault="00BE6280">
            <w:r>
              <w:t>—</w:t>
            </w:r>
          </w:p>
        </w:tc>
      </w:tr>
      <w:tr w:rsidR="00D80D8A" w14:paraId="11C629B0" w14:textId="77777777">
        <w:tc>
          <w:tcPr>
            <w:tcW w:w="22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B09B9B" w14:textId="77777777" w:rsidR="00D80D8A" w:rsidRDefault="00BE6280"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2.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코드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레벨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기본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검증</w:t>
            </w:r>
          </w:p>
        </w:tc>
        <w:tc>
          <w:tcPr>
            <w:tcW w:w="22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4E50DD" w14:textId="77777777" w:rsidR="00D80D8A" w:rsidRDefault="00BE6280">
            <w:proofErr w:type="spellStart"/>
            <w:r>
              <w:rPr>
                <w:rFonts w:ascii="Arial Unicode MS" w:eastAsia="Arial Unicode MS" w:hAnsi="Arial Unicode MS" w:cs="Arial Unicode MS"/>
              </w:rPr>
              <w:t>Agent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코드</w:t>
            </w:r>
            <w:r>
              <w:rPr>
                <w:rFonts w:ascii="Arial Unicode MS" w:eastAsia="Arial Unicode MS" w:hAnsi="Arial Unicode MS" w:cs="Arial Unicode MS"/>
              </w:rPr>
              <w:t xml:space="preserve"> (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max_iter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timeout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스키마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검증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등</w:t>
            </w:r>
            <w:r>
              <w:rPr>
                <w:rFonts w:ascii="Arial Unicode MS" w:eastAsia="Arial Unicode MS" w:hAnsi="Arial Unicode MS" w:cs="Arial Unicode MS"/>
              </w:rPr>
              <w:t>)</w:t>
            </w:r>
          </w:p>
        </w:tc>
        <w:tc>
          <w:tcPr>
            <w:tcW w:w="29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811A08" w14:textId="77777777" w:rsidR="00D80D8A" w:rsidRDefault="00BE6280">
            <w:r>
              <w:rPr>
                <w:rFonts w:ascii="Arial Unicode MS" w:eastAsia="Arial Unicode MS" w:hAnsi="Arial Unicode MS" w:cs="Arial Unicode MS"/>
              </w:rPr>
              <w:t>무한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루프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방지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입력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제한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출력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형식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기본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검증</w:t>
            </w:r>
            <w:r>
              <w:rPr>
                <w:rFonts w:ascii="Arial Unicode MS" w:eastAsia="Arial Unicode MS" w:hAnsi="Arial Unicode MS" w:cs="Arial Unicode MS"/>
              </w:rPr>
              <w:t xml:space="preserve">. </w:t>
            </w:r>
            <w:r>
              <w:rPr>
                <w:rFonts w:ascii="Arial Unicode MS" w:eastAsia="Arial Unicode MS" w:hAnsi="Arial Unicode MS" w:cs="Arial Unicode MS"/>
              </w:rPr>
              <w:t>모든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프로젝트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필수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적용</w:t>
            </w:r>
          </w:p>
        </w:tc>
        <w:tc>
          <w:tcPr>
            <w:tcW w:w="15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D0868A" w14:textId="77777777" w:rsidR="00D80D8A" w:rsidRDefault="00BE6280">
            <w:r>
              <w:t>—</w:t>
            </w:r>
          </w:p>
        </w:tc>
      </w:tr>
      <w:tr w:rsidR="00D80D8A" w14:paraId="568055C2" w14:textId="77777777">
        <w:tc>
          <w:tcPr>
            <w:tcW w:w="22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39F856" w14:textId="77777777" w:rsidR="00D80D8A" w:rsidRDefault="00BE6280"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3.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전용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b/>
                <w:bCs/>
              </w:rPr>
              <w:t>Guardrails</w:t>
            </w:r>
            <w:proofErr w:type="spellEnd"/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도구</w:t>
            </w:r>
          </w:p>
        </w:tc>
        <w:tc>
          <w:tcPr>
            <w:tcW w:w="22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F8EC50" w14:textId="77777777" w:rsidR="00D80D8A" w:rsidRDefault="00BE6280">
            <w:proofErr w:type="spellStart"/>
            <w:r>
              <w:rPr>
                <w:rFonts w:ascii="Arial Unicode MS" w:eastAsia="Arial Unicode MS" w:hAnsi="Arial Unicode MS" w:cs="Arial Unicode MS"/>
              </w:rPr>
              <w:t>Guardrails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AI,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NeMo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LlamaGuard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등</w:t>
            </w:r>
          </w:p>
        </w:tc>
        <w:tc>
          <w:tcPr>
            <w:tcW w:w="29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8E704A" w14:textId="77777777" w:rsidR="00D80D8A" w:rsidRDefault="00BE6280">
            <w:r>
              <w:rPr>
                <w:rFonts w:ascii="Arial Unicode MS" w:eastAsia="Arial Unicode MS" w:hAnsi="Arial Unicode MS" w:cs="Arial Unicode MS"/>
              </w:rPr>
              <w:t>유해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콘텐츠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분류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대화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흐름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제어</w:t>
            </w:r>
            <w:r>
              <w:rPr>
                <w:rFonts w:ascii="Arial Unicode MS" w:eastAsia="Arial Unicode MS" w:hAnsi="Arial Unicode MS" w:cs="Arial Unicode MS"/>
              </w:rPr>
              <w:t xml:space="preserve">, PII </w:t>
            </w:r>
            <w:r>
              <w:rPr>
                <w:rFonts w:ascii="Arial Unicode MS" w:eastAsia="Arial Unicode MS" w:hAnsi="Arial Unicode MS" w:cs="Arial Unicode MS"/>
              </w:rPr>
              <w:t>탐지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Prompt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Injection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방어</w:t>
            </w:r>
          </w:p>
        </w:tc>
        <w:tc>
          <w:tcPr>
            <w:tcW w:w="15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767557" w14:textId="77777777" w:rsidR="00D80D8A" w:rsidRDefault="00BE6280">
            <w:r>
              <w:rPr>
                <w:rFonts w:ascii="Arial Unicode MS" w:eastAsia="Arial Unicode MS" w:hAnsi="Arial Unicode MS" w:cs="Arial Unicode MS"/>
              </w:rPr>
              <w:t>10.2~10.3</w:t>
            </w:r>
            <w:r>
              <w:rPr>
                <w:rFonts w:ascii="Arial Unicode MS" w:eastAsia="Arial Unicode MS" w:hAnsi="Arial Unicode MS" w:cs="Arial Unicode MS"/>
              </w:rPr>
              <w:t>절</w:t>
            </w:r>
          </w:p>
        </w:tc>
      </w:tr>
    </w:tbl>
    <w:p w14:paraId="1466D470" w14:textId="77777777" w:rsidR="00D80D8A" w:rsidRDefault="00D80D8A">
      <w:pPr>
        <w:pBdr>
          <w:top w:val="nil"/>
          <w:left w:val="nil"/>
          <w:bottom w:val="nil"/>
          <w:right w:val="nil"/>
          <w:between w:val="nil"/>
        </w:pBdr>
      </w:pPr>
    </w:p>
    <w:p w14:paraId="47F081D0" w14:textId="77777777" w:rsidR="00D80D8A" w:rsidRDefault="00BE6280">
      <w:r>
        <w:rPr>
          <w:rFonts w:ascii="Arial Unicode MS" w:eastAsia="Arial Unicode MS" w:hAnsi="Arial Unicode MS" w:cs="Arial Unicode MS"/>
          <w:b/>
          <w:bCs/>
        </w:rPr>
        <w:t>다른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장과의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연결</w:t>
      </w:r>
      <w:r>
        <w:rPr>
          <w:rFonts w:ascii="Arial Unicode MS" w:eastAsia="Arial Unicode MS" w:hAnsi="Arial Unicode MS" w:cs="Arial Unicode MS"/>
          <w:b/>
          <w:bCs/>
        </w:rPr>
        <w:t>:</w:t>
      </w:r>
    </w:p>
    <w:p w14:paraId="70B0DA15" w14:textId="77777777" w:rsidR="00D80D8A" w:rsidRDefault="00D80D8A">
      <w:pPr>
        <w:pBdr>
          <w:top w:val="nil"/>
          <w:left w:val="nil"/>
          <w:bottom w:val="nil"/>
          <w:right w:val="nil"/>
          <w:between w:val="nil"/>
        </w:pBdr>
      </w:pPr>
    </w:p>
    <w:p w14:paraId="4BAB4972" w14:textId="77777777" w:rsidR="00D80D8A" w:rsidRDefault="00BE6280">
      <w:pPr>
        <w:numPr>
          <w:ilvl w:val="0"/>
          <w:numId w:val="5"/>
        </w:numPr>
        <w:rPr>
          <w:color w:val="000000"/>
        </w:rPr>
      </w:pPr>
      <w:r>
        <w:rPr>
          <w:rFonts w:ascii="Arial Unicode MS" w:eastAsia="Arial Unicode MS" w:hAnsi="Arial Unicode MS" w:cs="Arial Unicode MS"/>
          <w:b/>
          <w:bCs/>
        </w:rPr>
        <w:t>4</w:t>
      </w:r>
      <w:r>
        <w:rPr>
          <w:rFonts w:ascii="Arial Unicode MS" w:eastAsia="Arial Unicode MS" w:hAnsi="Arial Unicode MS" w:cs="Arial Unicode MS"/>
          <w:b/>
          <w:bCs/>
        </w:rPr>
        <w:t>장</w:t>
      </w:r>
      <w:r>
        <w:rPr>
          <w:rFonts w:ascii="Arial Unicode MS" w:eastAsia="Arial Unicode MS" w:hAnsi="Arial Unicode MS" w:cs="Arial Unicode MS"/>
          <w:b/>
          <w:bCs/>
        </w:rPr>
        <w:t>(</w:t>
      </w:r>
      <w:proofErr w:type="spellStart"/>
      <w:r>
        <w:rPr>
          <w:rFonts w:ascii="Arial Unicode MS" w:eastAsia="Arial Unicode MS" w:hAnsi="Arial Unicode MS" w:cs="Arial Unicode MS"/>
          <w:b/>
          <w:bCs/>
        </w:rPr>
        <w:t>Framework</w:t>
      </w:r>
      <w:proofErr w:type="spellEnd"/>
      <w:r>
        <w:rPr>
          <w:rFonts w:ascii="Arial Unicode MS" w:eastAsia="Arial Unicode MS" w:hAnsi="Arial Unicode MS" w:cs="Arial Unicode MS"/>
          <w:b/>
          <w:bCs/>
        </w:rPr>
        <w:t>):</w:t>
      </w:r>
      <w:r>
        <w:rPr>
          <w:rFonts w:ascii="Arial Unicode MS" w:eastAsia="Arial Unicode MS" w:hAnsi="Arial Unicode MS" w:cs="Arial Unicode MS"/>
        </w:rPr>
        <w:t xml:space="preserve"> 4</w:t>
      </w:r>
      <w:r>
        <w:rPr>
          <w:rFonts w:ascii="Arial Unicode MS" w:eastAsia="Arial Unicode MS" w:hAnsi="Arial Unicode MS" w:cs="Arial Unicode MS"/>
        </w:rPr>
        <w:t>장에서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선택한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Framework</w:t>
      </w:r>
      <w:r>
        <w:rPr>
          <w:rFonts w:ascii="Arial Unicode MS" w:eastAsia="Arial Unicode MS" w:hAnsi="Arial Unicode MS" w:cs="Arial Unicode MS"/>
        </w:rPr>
        <w:t>에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따라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Guardrails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통합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방식이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달라진다</w:t>
      </w:r>
      <w:r>
        <w:rPr>
          <w:rFonts w:ascii="Arial Unicode MS" w:eastAsia="Arial Unicode MS" w:hAnsi="Arial Unicode MS" w:cs="Arial Unicode MS"/>
        </w:rPr>
        <w:t>(</w:t>
      </w:r>
      <w:proofErr w:type="spellStart"/>
      <w:r>
        <w:rPr>
          <w:rFonts w:ascii="Arial Unicode MS" w:eastAsia="Arial Unicode MS" w:hAnsi="Arial Unicode MS" w:cs="Arial Unicode MS"/>
        </w:rPr>
        <w:t>LangGraph</w:t>
      </w:r>
      <w:proofErr w:type="spellEnd"/>
      <w:r>
        <w:rPr>
          <w:rFonts w:ascii="Arial Unicode MS" w:eastAsia="Arial Unicode MS" w:hAnsi="Arial Unicode MS" w:cs="Arial Unicode MS"/>
        </w:rPr>
        <w:t xml:space="preserve">: </w:t>
      </w:r>
      <w:r>
        <w:rPr>
          <w:rFonts w:ascii="Arial Unicode MS" w:eastAsia="Arial Unicode MS" w:hAnsi="Arial Unicode MS" w:cs="Arial Unicode MS"/>
        </w:rPr>
        <w:t>노드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단위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삽입</w:t>
      </w:r>
      <w:r>
        <w:rPr>
          <w:rFonts w:ascii="Arial Unicode MS" w:eastAsia="Arial Unicode MS" w:hAnsi="Arial Unicode MS" w:cs="Arial Unicode MS"/>
        </w:rPr>
        <w:t xml:space="preserve">, </w:t>
      </w:r>
      <w:proofErr w:type="spellStart"/>
      <w:r>
        <w:rPr>
          <w:rFonts w:ascii="Arial Unicode MS" w:eastAsia="Arial Unicode MS" w:hAnsi="Arial Unicode MS" w:cs="Arial Unicode MS"/>
        </w:rPr>
        <w:t>CrewAI</w:t>
      </w:r>
      <w:proofErr w:type="spellEnd"/>
      <w:r>
        <w:rPr>
          <w:rFonts w:ascii="Arial Unicode MS" w:eastAsia="Arial Unicode MS" w:hAnsi="Arial Unicode MS" w:cs="Arial Unicode MS"/>
        </w:rPr>
        <w:t xml:space="preserve">: </w:t>
      </w:r>
      <w:proofErr w:type="spellStart"/>
      <w:r>
        <w:rPr>
          <w:rFonts w:ascii="Arial Unicode MS" w:eastAsia="Arial Unicode MS" w:hAnsi="Arial Unicode MS" w:cs="Arial Unicode MS"/>
        </w:rPr>
        <w:t>hook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기반</w:t>
      </w:r>
      <w:r>
        <w:rPr>
          <w:rFonts w:ascii="Arial Unicode MS" w:eastAsia="Arial Unicode MS" w:hAnsi="Arial Unicode MS" w:cs="Arial Unicode MS"/>
        </w:rPr>
        <w:t xml:space="preserve">, </w:t>
      </w:r>
      <w:proofErr w:type="spellStart"/>
      <w:r>
        <w:rPr>
          <w:rFonts w:ascii="Arial Unicode MS" w:eastAsia="Arial Unicode MS" w:hAnsi="Arial Unicode MS" w:cs="Arial Unicode MS"/>
        </w:rPr>
        <w:t>OpenAI</w:t>
      </w:r>
      <w:proofErr w:type="spellEnd"/>
      <w:r>
        <w:rPr>
          <w:rFonts w:ascii="Arial Unicode MS" w:eastAsia="Arial Unicode MS" w:hAnsi="Arial Unicode MS" w:cs="Arial Unicode MS"/>
        </w:rPr>
        <w:t xml:space="preserve"> SDK: </w:t>
      </w:r>
      <w:r>
        <w:rPr>
          <w:rFonts w:ascii="Arial Unicode MS" w:eastAsia="Arial Unicode MS" w:hAnsi="Arial Unicode MS" w:cs="Arial Unicode MS"/>
        </w:rPr>
        <w:t>네이티브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Guardrails</w:t>
      </w:r>
      <w:proofErr w:type="spellEnd"/>
      <w:r>
        <w:rPr>
          <w:rFonts w:ascii="Arial Unicode MS" w:eastAsia="Arial Unicode MS" w:hAnsi="Arial Unicode MS" w:cs="Arial Unicode MS"/>
        </w:rPr>
        <w:t xml:space="preserve">). 4.3 </w:t>
      </w:r>
      <w:r>
        <w:rPr>
          <w:rFonts w:ascii="Arial Unicode MS" w:eastAsia="Arial Unicode MS" w:hAnsi="Arial Unicode MS" w:cs="Arial Unicode MS"/>
        </w:rPr>
        <w:t>비교표의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관련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항목을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함께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확인한다</w:t>
      </w:r>
      <w:r>
        <w:rPr>
          <w:rFonts w:ascii="Arial Unicode MS" w:eastAsia="Arial Unicode MS" w:hAnsi="Arial Unicode MS" w:cs="Arial Unicode MS"/>
        </w:rPr>
        <w:t>.</w:t>
      </w:r>
    </w:p>
    <w:p w14:paraId="052D70F6" w14:textId="77777777" w:rsidR="00D80D8A" w:rsidRDefault="00D80D8A">
      <w:pPr>
        <w:pBdr>
          <w:top w:val="nil"/>
          <w:left w:val="nil"/>
          <w:bottom w:val="nil"/>
          <w:right w:val="nil"/>
          <w:between w:val="nil"/>
        </w:pBdr>
      </w:pPr>
    </w:p>
    <w:p w14:paraId="3B5338FA" w14:textId="77777777" w:rsidR="00D80D8A" w:rsidRDefault="00BE6280">
      <w:r>
        <w:pict w14:anchorId="6F03D18C">
          <v:rect id="_x0000_i1035" style="width:0;height:1.5pt" o:hralign="center" o:hrstd="t" o:hr="t" fillcolor="#a0a0a0" stroked="f"/>
        </w:pict>
      </w:r>
    </w:p>
    <w:p w14:paraId="02BD9DB9" w14:textId="77777777" w:rsidR="00D80D8A" w:rsidRDefault="00BE6280">
      <w:pPr>
        <w:pStyle w:val="3"/>
      </w:pPr>
      <w:bookmarkStart w:id="258" w:name="_xnjju8y1jbk1" w:colFirst="0" w:colLast="0"/>
      <w:bookmarkEnd w:id="258"/>
      <w:r>
        <w:rPr>
          <w:rFonts w:ascii="Arial Unicode MS" w:eastAsia="Arial Unicode MS" w:hAnsi="Arial Unicode MS" w:cs="Arial Unicode MS"/>
        </w:rPr>
        <w:t xml:space="preserve">10.1 </w:t>
      </w:r>
      <w:r>
        <w:rPr>
          <w:rFonts w:ascii="Arial Unicode MS" w:eastAsia="Arial Unicode MS" w:hAnsi="Arial Unicode MS" w:cs="Arial Unicode MS"/>
        </w:rPr>
        <w:t>선정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범위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결정</w:t>
      </w:r>
      <w:r>
        <w:rPr>
          <w:rFonts w:ascii="Arial Unicode MS" w:eastAsia="Arial Unicode MS" w:hAnsi="Arial Unicode MS" w:cs="Arial Unicode MS"/>
        </w:rPr>
        <w:t xml:space="preserve">: </w:t>
      </w:r>
      <w:r>
        <w:rPr>
          <w:rFonts w:ascii="Arial Unicode MS" w:eastAsia="Arial Unicode MS" w:hAnsi="Arial Unicode MS" w:cs="Arial Unicode MS"/>
        </w:rPr>
        <w:t>전용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도구가</w:t>
      </w:r>
      <w:r>
        <w:rPr>
          <w:rFonts w:ascii="Arial Unicode MS" w:eastAsia="Arial Unicode MS" w:hAnsi="Arial Unicode MS" w:cs="Arial Unicode MS"/>
        </w:rPr>
        <w:t xml:space="preserve"> </w:t>
      </w:r>
      <w:proofErr w:type="gramStart"/>
      <w:r>
        <w:rPr>
          <w:rFonts w:ascii="Arial Unicode MS" w:eastAsia="Arial Unicode MS" w:hAnsi="Arial Unicode MS" w:cs="Arial Unicode MS"/>
        </w:rPr>
        <w:t>필요한가</w:t>
      </w:r>
      <w:proofErr w:type="gramEnd"/>
    </w:p>
    <w:p w14:paraId="3F587FF3" w14:textId="77777777" w:rsidR="00D80D8A" w:rsidRDefault="00BE6280">
      <w:r>
        <w:rPr>
          <w:rFonts w:ascii="Arial Unicode MS" w:eastAsia="Arial Unicode MS" w:hAnsi="Arial Unicode MS" w:cs="Arial Unicode MS"/>
        </w:rPr>
        <w:t>도구를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선정하려면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먼저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전용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도구를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도입할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범위를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결정해야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한다</w:t>
      </w:r>
      <w:r>
        <w:rPr>
          <w:rFonts w:ascii="Arial Unicode MS" w:eastAsia="Arial Unicode MS" w:hAnsi="Arial Unicode MS" w:cs="Arial Unicode MS"/>
        </w:rPr>
        <w:t xml:space="preserve">. </w:t>
      </w:r>
      <w:r>
        <w:rPr>
          <w:rFonts w:ascii="Arial Unicode MS" w:eastAsia="Arial Unicode MS" w:hAnsi="Arial Unicode MS" w:cs="Arial Unicode MS"/>
        </w:rPr>
        <w:t>프로젝트에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따라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코드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레벨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구현만으로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충분한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경우도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있고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전용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도구가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반드시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필요한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경우도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있다</w:t>
      </w:r>
      <w:r>
        <w:rPr>
          <w:rFonts w:ascii="Arial Unicode MS" w:eastAsia="Arial Unicode MS" w:hAnsi="Arial Unicode MS" w:cs="Arial Unicode MS"/>
        </w:rPr>
        <w:t xml:space="preserve">. </w:t>
      </w:r>
      <w:r>
        <w:rPr>
          <w:rFonts w:ascii="Arial Unicode MS" w:eastAsia="Arial Unicode MS" w:hAnsi="Arial Unicode MS" w:cs="Arial Unicode MS"/>
        </w:rPr>
        <w:t>아래</w:t>
      </w:r>
      <w:r>
        <w:rPr>
          <w:rFonts w:ascii="Arial Unicode MS" w:eastAsia="Arial Unicode MS" w:hAnsi="Arial Unicode MS" w:cs="Arial Unicode MS"/>
        </w:rPr>
        <w:t xml:space="preserve"> 3</w:t>
      </w:r>
      <w:r>
        <w:rPr>
          <w:rFonts w:ascii="Arial Unicode MS" w:eastAsia="Arial Unicode MS" w:hAnsi="Arial Unicode MS" w:cs="Arial Unicode MS"/>
        </w:rPr>
        <w:t>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판단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분기를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순차적으로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적용하여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전용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도구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선정이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필요한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영역을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먼저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확정한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뒤</w:t>
      </w:r>
      <w:r>
        <w:rPr>
          <w:rFonts w:ascii="Arial Unicode MS" w:eastAsia="Arial Unicode MS" w:hAnsi="Arial Unicode MS" w:cs="Arial Unicode MS"/>
        </w:rPr>
        <w:t>, 10.2</w:t>
      </w:r>
      <w:r>
        <w:rPr>
          <w:rFonts w:ascii="Arial Unicode MS" w:eastAsia="Arial Unicode MS" w:hAnsi="Arial Unicode MS" w:cs="Arial Unicode MS"/>
        </w:rPr>
        <w:t>절에서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구체적인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도구를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선택한다</w:t>
      </w:r>
      <w:r>
        <w:rPr>
          <w:rFonts w:ascii="Arial Unicode MS" w:eastAsia="Arial Unicode MS" w:hAnsi="Arial Unicode MS" w:cs="Arial Unicode MS"/>
        </w:rPr>
        <w:t>.</w:t>
      </w:r>
    </w:p>
    <w:p w14:paraId="41315A88" w14:textId="77777777" w:rsidR="00D80D8A" w:rsidRDefault="00D80D8A">
      <w:pPr>
        <w:pBdr>
          <w:top w:val="nil"/>
          <w:left w:val="nil"/>
          <w:bottom w:val="nil"/>
          <w:right w:val="nil"/>
          <w:between w:val="nil"/>
        </w:pBdr>
      </w:pPr>
    </w:p>
    <w:p w14:paraId="1D6AE84D" w14:textId="77777777" w:rsidR="00D80D8A" w:rsidRDefault="00BE6280">
      <w:pPr>
        <w:ind w:left="600" w:right="600"/>
      </w:pPr>
      <w:r>
        <w:rPr>
          <w:rFonts w:ascii="Arial Unicode MS" w:eastAsia="Arial Unicode MS" w:hAnsi="Arial Unicode MS" w:cs="Arial Unicode MS"/>
          <w:b/>
          <w:bCs/>
        </w:rPr>
        <w:t>분기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적용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순서</w:t>
      </w:r>
      <w:r>
        <w:rPr>
          <w:rFonts w:ascii="Arial Unicode MS" w:eastAsia="Arial Unicode MS" w:hAnsi="Arial Unicode MS" w:cs="Arial Unicode MS"/>
          <w:b/>
          <w:bCs/>
        </w:rPr>
        <w:t>: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분기</w:t>
      </w:r>
      <w:r>
        <w:rPr>
          <w:rFonts w:ascii="Arial Unicode MS" w:eastAsia="Arial Unicode MS" w:hAnsi="Arial Unicode MS" w:cs="Arial Unicode MS"/>
        </w:rPr>
        <w:t xml:space="preserve"> 1(</w:t>
      </w:r>
      <w:r>
        <w:rPr>
          <w:rFonts w:ascii="Arial Unicode MS" w:eastAsia="Arial Unicode MS" w:hAnsi="Arial Unicode MS" w:cs="Arial Unicode MS"/>
        </w:rPr>
        <w:t>규제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요건</w:t>
      </w:r>
      <w:r>
        <w:rPr>
          <w:rFonts w:ascii="Arial Unicode MS" w:eastAsia="Arial Unicode MS" w:hAnsi="Arial Unicode MS" w:cs="Arial Unicode MS"/>
        </w:rPr>
        <w:t xml:space="preserve">) → </w:t>
      </w:r>
      <w:r>
        <w:rPr>
          <w:rFonts w:ascii="Arial Unicode MS" w:eastAsia="Arial Unicode MS" w:hAnsi="Arial Unicode MS" w:cs="Arial Unicode MS"/>
        </w:rPr>
        <w:t>분기</w:t>
      </w:r>
      <w:r>
        <w:rPr>
          <w:rFonts w:ascii="Arial Unicode MS" w:eastAsia="Arial Unicode MS" w:hAnsi="Arial Unicode MS" w:cs="Arial Unicode MS"/>
        </w:rPr>
        <w:t xml:space="preserve"> 2(</w:t>
      </w:r>
      <w:proofErr w:type="spellStart"/>
      <w:r>
        <w:rPr>
          <w:rFonts w:ascii="Arial Unicode MS" w:eastAsia="Arial Unicode MS" w:hAnsi="Arial Unicode MS" w:cs="Arial Unicode MS"/>
        </w:rPr>
        <w:t>규모</w:t>
      </w:r>
      <w:r>
        <w:rPr>
          <w:rFonts w:ascii="Arial Unicode MS" w:eastAsia="Arial Unicode MS" w:hAnsi="Arial Unicode MS" w:cs="Arial Unicode MS"/>
        </w:rPr>
        <w:t>·</w:t>
      </w:r>
      <w:r>
        <w:rPr>
          <w:rFonts w:ascii="Arial Unicode MS" w:eastAsia="Arial Unicode MS" w:hAnsi="Arial Unicode MS" w:cs="Arial Unicode MS"/>
        </w:rPr>
        <w:t>대상</w:t>
      </w:r>
      <w:proofErr w:type="spellEnd"/>
      <w:r>
        <w:rPr>
          <w:rFonts w:ascii="Arial Unicode MS" w:eastAsia="Arial Unicode MS" w:hAnsi="Arial Unicode MS" w:cs="Arial Unicode MS"/>
        </w:rPr>
        <w:t xml:space="preserve">) → </w:t>
      </w:r>
      <w:r>
        <w:rPr>
          <w:rFonts w:ascii="Arial Unicode MS" w:eastAsia="Arial Unicode MS" w:hAnsi="Arial Unicode MS" w:cs="Arial Unicode MS"/>
        </w:rPr>
        <w:t>분기</w:t>
      </w:r>
      <w:r>
        <w:rPr>
          <w:rFonts w:ascii="Arial Unicode MS" w:eastAsia="Arial Unicode MS" w:hAnsi="Arial Unicode MS" w:cs="Arial Unicode MS"/>
        </w:rPr>
        <w:t xml:space="preserve"> 3(</w:t>
      </w:r>
      <w:r>
        <w:rPr>
          <w:rFonts w:ascii="Arial Unicode MS" w:eastAsia="Arial Unicode MS" w:hAnsi="Arial Unicode MS" w:cs="Arial Unicode MS"/>
        </w:rPr>
        <w:t>검증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요건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구체화</w:t>
      </w:r>
      <w:r>
        <w:rPr>
          <w:rFonts w:ascii="Arial Unicode MS" w:eastAsia="Arial Unicode MS" w:hAnsi="Arial Unicode MS" w:cs="Arial Unicode MS"/>
        </w:rPr>
        <w:t>)</w:t>
      </w:r>
    </w:p>
    <w:p w14:paraId="295EA419" w14:textId="77777777" w:rsidR="00D80D8A" w:rsidRDefault="00BE6280">
      <w:pPr>
        <w:pStyle w:val="4"/>
      </w:pPr>
      <w:bookmarkStart w:id="259" w:name="_5drobkdhnhuu" w:colFirst="0" w:colLast="0"/>
      <w:bookmarkEnd w:id="259"/>
      <w:r>
        <w:rPr>
          <w:rFonts w:ascii="Arial Unicode MS" w:eastAsia="Arial Unicode MS" w:hAnsi="Arial Unicode MS" w:cs="Arial Unicode MS"/>
        </w:rPr>
        <w:t>분기</w:t>
      </w:r>
      <w:r>
        <w:rPr>
          <w:rFonts w:ascii="Arial Unicode MS" w:eastAsia="Arial Unicode MS" w:hAnsi="Arial Unicode MS" w:cs="Arial Unicode MS"/>
        </w:rPr>
        <w:t xml:space="preserve"> 1: </w:t>
      </w:r>
      <w:r>
        <w:rPr>
          <w:rFonts w:ascii="Arial Unicode MS" w:eastAsia="Arial Unicode MS" w:hAnsi="Arial Unicode MS" w:cs="Arial Unicode MS"/>
        </w:rPr>
        <w:t>규제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요건</w:t>
      </w:r>
      <w:r>
        <w:rPr>
          <w:rFonts w:ascii="Arial Unicode MS" w:eastAsia="Arial Unicode MS" w:hAnsi="Arial Unicode MS" w:cs="Arial Unicode MS"/>
        </w:rPr>
        <w:t xml:space="preserve"> (</w:t>
      </w:r>
      <w:r>
        <w:rPr>
          <w:rFonts w:ascii="Arial Unicode MS" w:eastAsia="Arial Unicode MS" w:hAnsi="Arial Unicode MS" w:cs="Arial Unicode MS"/>
        </w:rPr>
        <w:t>최우선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판단</w:t>
      </w:r>
      <w:r>
        <w:rPr>
          <w:rFonts w:ascii="Arial Unicode MS" w:eastAsia="Arial Unicode MS" w:hAnsi="Arial Unicode MS" w:cs="Arial Unicode MS"/>
        </w:rPr>
        <w:t>)</w:t>
      </w:r>
    </w:p>
    <w:p w14:paraId="2ECA098E" w14:textId="77777777" w:rsidR="00D80D8A" w:rsidRDefault="00BE6280">
      <w:r>
        <w:rPr>
          <w:rFonts w:ascii="Arial Unicode MS" w:eastAsia="Arial Unicode MS" w:hAnsi="Arial Unicode MS" w:cs="Arial Unicode MS"/>
        </w:rPr>
        <w:t>규제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산업은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프로젝트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규모나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서비스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대상과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무관하게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전용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도구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도입이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필수이므로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분기를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가장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먼저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판단하여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불필요한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판단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경로를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제거한다</w:t>
      </w:r>
      <w:r>
        <w:rPr>
          <w:rFonts w:ascii="Arial Unicode MS" w:eastAsia="Arial Unicode MS" w:hAnsi="Arial Unicode MS" w:cs="Arial Unicode MS"/>
        </w:rPr>
        <w:t>.</w:t>
      </w:r>
    </w:p>
    <w:p w14:paraId="17DD6873" w14:textId="77777777" w:rsidR="00D80D8A" w:rsidRDefault="00D80D8A">
      <w:pPr>
        <w:pBdr>
          <w:top w:val="nil"/>
          <w:left w:val="nil"/>
          <w:bottom w:val="nil"/>
          <w:right w:val="nil"/>
          <w:between w:val="nil"/>
        </w:pBdr>
      </w:pPr>
    </w:p>
    <w:tbl>
      <w:tblPr>
        <w:tblStyle w:val="affffffffffff7"/>
        <w:tblW w:w="9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05"/>
        <w:gridCol w:w="5895"/>
      </w:tblGrid>
      <w:tr w:rsidR="00D80D8A" w14:paraId="2668D935" w14:textId="77777777">
        <w:trPr>
          <w:tblHeader/>
        </w:trPr>
        <w:tc>
          <w:tcPr>
            <w:tcW w:w="3105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FCD1C8" w14:textId="77777777" w:rsidR="00D80D8A" w:rsidRDefault="00BE6280">
            <w:pPr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lastRenderedPageBreak/>
              <w:t>프로젝트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조건</w:t>
            </w:r>
          </w:p>
        </w:tc>
        <w:tc>
          <w:tcPr>
            <w:tcW w:w="5895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089C81" w14:textId="77777777" w:rsidR="00D80D8A" w:rsidRDefault="00BE6280">
            <w:pPr>
              <w:rPr>
                <w:b/>
                <w:bCs/>
              </w:rPr>
            </w:pPr>
            <w:proofErr w:type="spellStart"/>
            <w:r>
              <w:rPr>
                <w:rFonts w:ascii="Arial Unicode MS" w:eastAsia="Arial Unicode MS" w:hAnsi="Arial Unicode MS" w:cs="Arial Unicode MS"/>
                <w:b/>
                <w:bCs/>
              </w:rPr>
              <w:t>Guardra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ils</w:t>
            </w:r>
            <w:proofErr w:type="spellEnd"/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선정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시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행동</w:t>
            </w:r>
          </w:p>
        </w:tc>
      </w:tr>
      <w:tr w:rsidR="00D80D8A" w14:paraId="717BDD0F" w14:textId="77777777">
        <w:tc>
          <w:tcPr>
            <w:tcW w:w="31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617FA7" w14:textId="77777777" w:rsidR="00D80D8A" w:rsidRDefault="00BE6280">
            <w:proofErr w:type="spellStart"/>
            <w:r>
              <w:rPr>
                <w:rFonts w:ascii="Arial Unicode MS" w:eastAsia="Arial Unicode MS" w:hAnsi="Arial Unicode MS" w:cs="Arial Unicode MS"/>
              </w:rPr>
              <w:t>금융</w:t>
            </w:r>
            <w:r>
              <w:rPr>
                <w:rFonts w:ascii="Arial Unicode MS" w:eastAsia="Arial Unicode MS" w:hAnsi="Arial Unicode MS" w:cs="Arial Unicode MS"/>
              </w:rPr>
              <w:t>·</w:t>
            </w:r>
            <w:r>
              <w:rPr>
                <w:rFonts w:ascii="Arial Unicode MS" w:eastAsia="Arial Unicode MS" w:hAnsi="Arial Unicode MS" w:cs="Arial Unicode MS"/>
              </w:rPr>
              <w:t>의료</w:t>
            </w:r>
            <w:r>
              <w:rPr>
                <w:rFonts w:ascii="Arial Unicode MS" w:eastAsia="Arial Unicode MS" w:hAnsi="Arial Unicode MS" w:cs="Arial Unicode MS"/>
              </w:rPr>
              <w:t>·</w:t>
            </w:r>
            <w:r>
              <w:rPr>
                <w:rFonts w:ascii="Arial Unicode MS" w:eastAsia="Arial Unicode MS" w:hAnsi="Arial Unicode MS" w:cs="Arial Unicode MS"/>
              </w:rPr>
              <w:t>공공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등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규제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산업</w:t>
            </w:r>
          </w:p>
        </w:tc>
        <w:tc>
          <w:tcPr>
            <w:tcW w:w="58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6AE263" w14:textId="77777777" w:rsidR="00D80D8A" w:rsidRDefault="00BE6280">
            <w:r>
              <w:rPr>
                <w:rFonts w:ascii="Arial Unicode MS" w:eastAsia="Arial Unicode MS" w:hAnsi="Arial Unicode MS" w:cs="Arial Unicode MS"/>
              </w:rPr>
              <w:t>전용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도구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도입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필수</w:t>
            </w:r>
            <w:r>
              <w:rPr>
                <w:rFonts w:ascii="Arial Unicode MS" w:eastAsia="Arial Unicode MS" w:hAnsi="Arial Unicode MS" w:cs="Arial Unicode MS"/>
              </w:rPr>
              <w:t xml:space="preserve">. </w:t>
            </w:r>
            <w:r>
              <w:rPr>
                <w:rFonts w:ascii="Arial Unicode MS" w:eastAsia="Arial Unicode MS" w:hAnsi="Arial Unicode MS" w:cs="Arial Unicode MS"/>
              </w:rPr>
              <w:t>입출력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로깅</w:t>
            </w:r>
            <w:r>
              <w:rPr>
                <w:rFonts w:ascii="Arial Unicode MS" w:eastAsia="Arial Unicode MS" w:hAnsi="Arial Unicode MS" w:cs="Arial Unicode MS"/>
              </w:rPr>
              <w:t>·PII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처리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기록</w:t>
            </w:r>
            <w:r>
              <w:rPr>
                <w:rFonts w:ascii="Arial Unicode MS" w:eastAsia="Arial Unicode MS" w:hAnsi="Arial Unicode MS" w:cs="Arial Unicode MS"/>
              </w:rPr>
              <w:t>·</w:t>
            </w:r>
            <w:r>
              <w:rPr>
                <w:rFonts w:ascii="Arial Unicode MS" w:eastAsia="Arial Unicode MS" w:hAnsi="Arial Unicode MS" w:cs="Arial Unicode MS"/>
              </w:rPr>
              <w:t>안전성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판단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근거의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감사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추적</w:t>
            </w:r>
            <w:r>
              <w:rPr>
                <w:rFonts w:ascii="Arial Unicode MS" w:eastAsia="Arial Unicode MS" w:hAnsi="Arial Unicode MS" w:cs="Arial Unicode MS"/>
              </w:rPr>
              <w:t>(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Traceability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>)</w:t>
            </w:r>
            <w:r>
              <w:rPr>
                <w:rFonts w:ascii="Arial Unicode MS" w:eastAsia="Arial Unicode MS" w:hAnsi="Arial Unicode MS" w:cs="Arial Unicode MS"/>
              </w:rPr>
              <w:t>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규제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감사에서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요구됨</w:t>
            </w:r>
            <w:r>
              <w:rPr>
                <w:rFonts w:ascii="Arial Unicode MS" w:eastAsia="Arial Unicode MS" w:hAnsi="Arial Unicode MS" w:cs="Arial Unicode MS"/>
              </w:rPr>
              <w:t>.</w:t>
            </w:r>
            <w:r>
              <w:rPr>
                <w:vertAlign w:val="superscript"/>
              </w:rPr>
              <w:footnoteReference w:id="29"/>
            </w:r>
            <w:r>
              <w:rPr>
                <w:rFonts w:ascii="Arial Unicode MS" w:eastAsia="Arial Unicode MS" w:hAnsi="Arial Unicode MS" w:cs="Arial Unicode MS"/>
              </w:rPr>
              <w:t xml:space="preserve"> → </w:t>
            </w:r>
            <w:r>
              <w:rPr>
                <w:rFonts w:ascii="Arial Unicode MS" w:eastAsia="Arial Unicode MS" w:hAnsi="Arial Unicode MS" w:cs="Arial Unicode MS"/>
              </w:rPr>
              <w:t>분기</w:t>
            </w:r>
            <w:r>
              <w:rPr>
                <w:rFonts w:ascii="Arial Unicode MS" w:eastAsia="Arial Unicode MS" w:hAnsi="Arial Unicode MS" w:cs="Arial Unicode MS"/>
              </w:rPr>
              <w:t xml:space="preserve"> 3</w:t>
            </w:r>
            <w:r>
              <w:rPr>
                <w:rFonts w:ascii="Arial Unicode MS" w:eastAsia="Arial Unicode MS" w:hAnsi="Arial Unicode MS" w:cs="Arial Unicode MS"/>
              </w:rPr>
              <w:t>으로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이동하여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필요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도구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유형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구체화</w:t>
            </w:r>
            <w:r>
              <w:rPr>
                <w:rFonts w:ascii="Arial Unicode MS" w:eastAsia="Arial Unicode MS" w:hAnsi="Arial Unicode MS" w:cs="Arial Unicode MS"/>
              </w:rPr>
              <w:t>.</w:t>
            </w:r>
          </w:p>
        </w:tc>
      </w:tr>
      <w:tr w:rsidR="00D80D8A" w14:paraId="0FAA809C" w14:textId="77777777">
        <w:tc>
          <w:tcPr>
            <w:tcW w:w="31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DC7446" w14:textId="77777777" w:rsidR="00D80D8A" w:rsidRDefault="00BE6280">
            <w:r>
              <w:rPr>
                <w:rFonts w:ascii="Arial Unicode MS" w:eastAsia="Arial Unicode MS" w:hAnsi="Arial Unicode MS" w:cs="Arial Unicode MS"/>
              </w:rPr>
              <w:t>일반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비즈니스</w:t>
            </w:r>
            <w:r>
              <w:rPr>
                <w:rFonts w:ascii="Arial Unicode MS" w:eastAsia="Arial Unicode MS" w:hAnsi="Arial Unicode MS" w:cs="Arial Unicode MS"/>
              </w:rPr>
              <w:t xml:space="preserve"> (</w:t>
            </w:r>
            <w:r>
              <w:rPr>
                <w:rFonts w:ascii="Arial Unicode MS" w:eastAsia="Arial Unicode MS" w:hAnsi="Arial Unicode MS" w:cs="Arial Unicode MS"/>
              </w:rPr>
              <w:t>규제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의무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없음</w:t>
            </w:r>
            <w:r>
              <w:rPr>
                <w:rFonts w:ascii="Arial Unicode MS" w:eastAsia="Arial Unicode MS" w:hAnsi="Arial Unicode MS" w:cs="Arial Unicode MS"/>
              </w:rPr>
              <w:t>)</w:t>
            </w:r>
          </w:p>
        </w:tc>
        <w:tc>
          <w:tcPr>
            <w:tcW w:w="58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656398" w14:textId="77777777" w:rsidR="00D80D8A" w:rsidRDefault="00BE6280">
            <w:r>
              <w:rPr>
                <w:rFonts w:ascii="Arial Unicode MS" w:eastAsia="Arial Unicode MS" w:hAnsi="Arial Unicode MS" w:cs="Arial Unicode MS"/>
              </w:rPr>
              <w:t xml:space="preserve">→ </w:t>
            </w:r>
            <w:r>
              <w:rPr>
                <w:rFonts w:ascii="Arial Unicode MS" w:eastAsia="Arial Unicode MS" w:hAnsi="Arial Unicode MS" w:cs="Arial Unicode MS"/>
              </w:rPr>
              <w:t>분기</w:t>
            </w:r>
            <w:r>
              <w:rPr>
                <w:rFonts w:ascii="Arial Unicode MS" w:eastAsia="Arial Unicode MS" w:hAnsi="Arial Unicode MS" w:cs="Arial Unicode MS"/>
              </w:rPr>
              <w:t xml:space="preserve"> 2</w:t>
            </w:r>
            <w:r>
              <w:rPr>
                <w:rFonts w:ascii="Arial Unicode MS" w:eastAsia="Arial Unicode MS" w:hAnsi="Arial Unicode MS" w:cs="Arial Unicode MS"/>
              </w:rPr>
              <w:t>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이동하여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규모</w:t>
            </w:r>
            <w:r>
              <w:rPr>
                <w:rFonts w:ascii="Arial Unicode MS" w:eastAsia="Arial Unicode MS" w:hAnsi="Arial Unicode MS" w:cs="Arial Unicode MS"/>
              </w:rPr>
              <w:t>·</w:t>
            </w:r>
            <w:r>
              <w:rPr>
                <w:rFonts w:ascii="Arial Unicode MS" w:eastAsia="Arial Unicode MS" w:hAnsi="Arial Unicode MS" w:cs="Arial Unicode MS"/>
              </w:rPr>
              <w:t>대상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기준으로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판단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계속</w:t>
            </w:r>
            <w:r>
              <w:rPr>
                <w:rFonts w:ascii="Arial Unicode MS" w:eastAsia="Arial Unicode MS" w:hAnsi="Arial Unicode MS" w:cs="Arial Unicode MS"/>
              </w:rPr>
              <w:t>.</w:t>
            </w:r>
          </w:p>
        </w:tc>
      </w:tr>
    </w:tbl>
    <w:p w14:paraId="1B14919A" w14:textId="77777777" w:rsidR="00D80D8A" w:rsidRDefault="00BE6280">
      <w:pPr>
        <w:pStyle w:val="4"/>
      </w:pPr>
      <w:bookmarkStart w:id="260" w:name="_3ho7ueabgbld" w:colFirst="0" w:colLast="0"/>
      <w:bookmarkEnd w:id="260"/>
      <w:r>
        <w:rPr>
          <w:rFonts w:ascii="Arial Unicode MS" w:eastAsia="Arial Unicode MS" w:hAnsi="Arial Unicode MS" w:cs="Arial Unicode MS"/>
        </w:rPr>
        <w:t>분기</w:t>
      </w:r>
      <w:r>
        <w:rPr>
          <w:rFonts w:ascii="Arial Unicode MS" w:eastAsia="Arial Unicode MS" w:hAnsi="Arial Unicode MS" w:cs="Arial Unicode MS"/>
        </w:rPr>
        <w:t xml:space="preserve"> 2: </w:t>
      </w:r>
      <w:proofErr w:type="spellStart"/>
      <w:r>
        <w:rPr>
          <w:rFonts w:ascii="Arial Unicode MS" w:eastAsia="Arial Unicode MS" w:hAnsi="Arial Unicode MS" w:cs="Arial Unicode MS"/>
        </w:rPr>
        <w:t>Agent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규모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및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서비스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대상</w:t>
      </w:r>
    </w:p>
    <w:p w14:paraId="7F228BDF" w14:textId="77777777" w:rsidR="00D80D8A" w:rsidRDefault="00BE6280">
      <w:r>
        <w:rPr>
          <w:rFonts w:ascii="Arial Unicode MS" w:eastAsia="Arial Unicode MS" w:hAnsi="Arial Unicode MS" w:cs="Arial Unicode MS"/>
        </w:rPr>
        <w:t>규제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요건이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없는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일반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비즈니스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프로젝트라면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다음으로는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Agent</w:t>
      </w:r>
      <w:r>
        <w:rPr>
          <w:rFonts w:ascii="Arial Unicode MS" w:eastAsia="Arial Unicode MS" w:hAnsi="Arial Unicode MS" w:cs="Arial Unicode MS"/>
        </w:rPr>
        <w:t>의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규모와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서비스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대상을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기준으로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Guardrails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적용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수준을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판단한다</w:t>
      </w:r>
      <w:r>
        <w:rPr>
          <w:rFonts w:ascii="Arial Unicode MS" w:eastAsia="Arial Unicode MS" w:hAnsi="Arial Unicode MS" w:cs="Arial Unicode MS"/>
        </w:rPr>
        <w:t xml:space="preserve">. </w:t>
      </w:r>
      <w:r>
        <w:rPr>
          <w:rFonts w:ascii="Arial Unicode MS" w:eastAsia="Arial Unicode MS" w:hAnsi="Arial Unicode MS" w:cs="Arial Unicode MS"/>
        </w:rPr>
        <w:t>내부용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단일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Agent</w:t>
      </w:r>
      <w:r>
        <w:rPr>
          <w:rFonts w:ascii="Arial Unicode MS" w:eastAsia="Arial Unicode MS" w:hAnsi="Arial Unicode MS" w:cs="Arial Unicode MS"/>
        </w:rPr>
        <w:t>는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코드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레벨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통제로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충분한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경우가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많지만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외부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사용자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대면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또는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멀티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Agent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구조는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전용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도구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검토가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필요하다</w:t>
      </w:r>
      <w:r>
        <w:rPr>
          <w:rFonts w:ascii="Arial Unicode MS" w:eastAsia="Arial Unicode MS" w:hAnsi="Arial Unicode MS" w:cs="Arial Unicode MS"/>
        </w:rPr>
        <w:t>.</w:t>
      </w:r>
    </w:p>
    <w:tbl>
      <w:tblPr>
        <w:tblStyle w:val="affffffffffff8"/>
        <w:tblW w:w="9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535"/>
        <w:gridCol w:w="6465"/>
      </w:tblGrid>
      <w:tr w:rsidR="00D80D8A" w14:paraId="4A22D11F" w14:textId="77777777">
        <w:trPr>
          <w:tblHeader/>
        </w:trPr>
        <w:tc>
          <w:tcPr>
            <w:tcW w:w="2535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5CDC6D" w14:textId="77777777" w:rsidR="00D80D8A" w:rsidRDefault="00BE6280">
            <w:pPr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프로젝트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조건</w:t>
            </w:r>
          </w:p>
        </w:tc>
        <w:tc>
          <w:tcPr>
            <w:tcW w:w="6465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812985" w14:textId="77777777" w:rsidR="00D80D8A" w:rsidRDefault="00BE6280">
            <w:pPr>
              <w:rPr>
                <w:b/>
                <w:bCs/>
              </w:rPr>
            </w:pPr>
            <w:proofErr w:type="spellStart"/>
            <w:r>
              <w:rPr>
                <w:rFonts w:ascii="Arial Unicode MS" w:eastAsia="Arial Unicode MS" w:hAnsi="Arial Unicode MS" w:cs="Arial Unicode MS"/>
                <w:b/>
                <w:bCs/>
              </w:rPr>
              <w:t>Guardrails</w:t>
            </w:r>
            <w:proofErr w:type="spellEnd"/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선정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시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행동</w:t>
            </w:r>
          </w:p>
        </w:tc>
      </w:tr>
      <w:tr w:rsidR="00D80D8A" w14:paraId="27303EB6" w14:textId="77777777">
        <w:tc>
          <w:tcPr>
            <w:tcW w:w="2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BD6B21" w14:textId="77777777" w:rsidR="00D80D8A" w:rsidRDefault="00BE6280">
            <w:r>
              <w:rPr>
                <w:rFonts w:ascii="Arial Unicode MS" w:eastAsia="Arial Unicode MS" w:hAnsi="Arial Unicode MS" w:cs="Arial Unicode MS"/>
              </w:rPr>
              <w:t>단일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Agent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내부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사용자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전용</w:t>
            </w:r>
            <w:r>
              <w:rPr>
                <w:rFonts w:ascii="Arial Unicode MS" w:eastAsia="Arial Unicode MS" w:hAnsi="Arial Unicode MS" w:cs="Arial Unicode MS"/>
              </w:rPr>
              <w:t xml:space="preserve"> (</w:t>
            </w:r>
            <w:r>
              <w:rPr>
                <w:rFonts w:ascii="Arial Unicode MS" w:eastAsia="Arial Unicode MS" w:hAnsi="Arial Unicode MS" w:cs="Arial Unicode MS"/>
              </w:rPr>
              <w:t>사내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도구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PoC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>)</w:t>
            </w:r>
          </w:p>
        </w:tc>
        <w:tc>
          <w:tcPr>
            <w:tcW w:w="64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C394CC" w14:textId="77777777" w:rsidR="00D80D8A" w:rsidRDefault="00BE6280">
            <w:r>
              <w:rPr>
                <w:rFonts w:ascii="Arial Unicode MS" w:eastAsia="Arial Unicode MS" w:hAnsi="Arial Unicode MS" w:cs="Arial Unicode MS"/>
              </w:rPr>
              <w:t>코드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레벨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기본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패턴</w:t>
            </w:r>
            <w:r>
              <w:rPr>
                <w:rFonts w:ascii="Arial Unicode MS" w:eastAsia="Arial Unicode MS" w:hAnsi="Arial Unicode MS" w:cs="Arial Unicode MS"/>
              </w:rPr>
              <w:t>(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max_iterations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timeout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입력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길이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제한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출력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스키마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검증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금지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키워드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필터</w:t>
            </w:r>
            <w:r>
              <w:rPr>
                <w:rFonts w:ascii="Arial Unicode MS" w:eastAsia="Arial Unicode MS" w:hAnsi="Arial Unicode MS" w:cs="Arial Unicode MS"/>
              </w:rPr>
              <w:t xml:space="preserve">, System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Prompt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행동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제약</w:t>
            </w:r>
            <w:r>
              <w:rPr>
                <w:rFonts w:ascii="Arial Unicode MS" w:eastAsia="Arial Unicode MS" w:hAnsi="Arial Unicode MS" w:cs="Arial Unicode MS"/>
              </w:rPr>
              <w:t>)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으로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충분</w:t>
            </w:r>
            <w:r>
              <w:rPr>
                <w:rFonts w:ascii="Arial Unicode MS" w:eastAsia="Arial Unicode MS" w:hAnsi="Arial Unicode MS" w:cs="Arial Unicode MS"/>
              </w:rPr>
              <w:t xml:space="preserve">. </w:t>
            </w:r>
            <w:r>
              <w:rPr>
                <w:rFonts w:ascii="Arial Unicode MS" w:eastAsia="Arial Unicode MS" w:hAnsi="Arial Unicode MS" w:cs="Arial Unicode MS"/>
              </w:rPr>
              <w:t>전용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도구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불필요</w:t>
            </w:r>
            <w:r>
              <w:rPr>
                <w:rFonts w:ascii="Arial Unicode MS" w:eastAsia="Arial Unicode MS" w:hAnsi="Arial Unicode MS" w:cs="Arial Unicode MS"/>
              </w:rPr>
              <w:t xml:space="preserve">. → </w:t>
            </w:r>
            <w:r>
              <w:rPr>
                <w:rFonts w:ascii="Arial Unicode MS" w:eastAsia="Arial Unicode MS" w:hAnsi="Arial Unicode MS" w:cs="Arial Unicode MS"/>
              </w:rPr>
              <w:t>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경우</w:t>
            </w:r>
            <w:r>
              <w:rPr>
                <w:rFonts w:ascii="Arial Unicode MS" w:eastAsia="Arial Unicode MS" w:hAnsi="Arial Unicode MS" w:cs="Arial Unicode MS"/>
              </w:rPr>
              <w:t xml:space="preserve"> 10.2~10.3</w:t>
            </w:r>
            <w:r>
              <w:rPr>
                <w:rFonts w:ascii="Arial Unicode MS" w:eastAsia="Arial Unicode MS" w:hAnsi="Arial Unicode MS" w:cs="Arial Unicode MS"/>
              </w:rPr>
              <w:t>절은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해당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없으며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선정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완료</w:t>
            </w:r>
            <w:r>
              <w:rPr>
                <w:rFonts w:ascii="Arial Unicode MS" w:eastAsia="Arial Unicode MS" w:hAnsi="Arial Unicode MS" w:cs="Arial Unicode MS"/>
              </w:rPr>
              <w:t>.</w:t>
            </w:r>
          </w:p>
        </w:tc>
      </w:tr>
      <w:tr w:rsidR="00D80D8A" w14:paraId="3296BB4B" w14:textId="77777777">
        <w:tc>
          <w:tcPr>
            <w:tcW w:w="2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E2957A" w14:textId="77777777" w:rsidR="00D80D8A" w:rsidRDefault="00BE6280">
            <w:r>
              <w:rPr>
                <w:rFonts w:ascii="Arial Unicode MS" w:eastAsia="Arial Unicode MS" w:hAnsi="Arial Unicode MS" w:cs="Arial Unicode MS"/>
              </w:rPr>
              <w:t>단일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Agent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외부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사용자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대면</w:t>
            </w:r>
            <w:r>
              <w:rPr>
                <w:rFonts w:ascii="Arial Unicode MS" w:eastAsia="Arial Unicode MS" w:hAnsi="Arial Unicode MS" w:cs="Arial Unicode MS"/>
              </w:rPr>
              <w:t xml:space="preserve"> (</w:t>
            </w:r>
            <w:r>
              <w:rPr>
                <w:rFonts w:ascii="Arial Unicode MS" w:eastAsia="Arial Unicode MS" w:hAnsi="Arial Unicode MS" w:cs="Arial Unicode MS"/>
              </w:rPr>
              <w:t>고객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챗봇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등</w:t>
            </w:r>
            <w:r>
              <w:rPr>
                <w:rFonts w:ascii="Arial Unicode MS" w:eastAsia="Arial Unicode MS" w:hAnsi="Arial Unicode MS" w:cs="Arial Unicode MS"/>
              </w:rPr>
              <w:t>)</w:t>
            </w:r>
          </w:p>
        </w:tc>
        <w:tc>
          <w:tcPr>
            <w:tcW w:w="64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8D1621" w14:textId="77777777" w:rsidR="00D80D8A" w:rsidRDefault="00BE6280">
            <w:r>
              <w:rPr>
                <w:rFonts w:ascii="Arial Unicode MS" w:eastAsia="Arial Unicode MS" w:hAnsi="Arial Unicode MS" w:cs="Arial Unicode MS"/>
              </w:rPr>
              <w:t>코드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레벨</w:t>
            </w:r>
            <w:r>
              <w:rPr>
                <w:rFonts w:ascii="Arial Unicode MS" w:eastAsia="Arial Unicode MS" w:hAnsi="Arial Unicode MS" w:cs="Arial Unicode MS"/>
              </w:rPr>
              <w:t xml:space="preserve"> + </w:t>
            </w:r>
            <w:r>
              <w:rPr>
                <w:rFonts w:ascii="Arial Unicode MS" w:eastAsia="Arial Unicode MS" w:hAnsi="Arial Unicode MS" w:cs="Arial Unicode MS"/>
              </w:rPr>
              <w:t>전용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도구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검토</w:t>
            </w:r>
            <w:r>
              <w:rPr>
                <w:rFonts w:ascii="Arial Unicode MS" w:eastAsia="Arial Unicode MS" w:hAnsi="Arial Unicode MS" w:cs="Arial Unicode MS"/>
              </w:rPr>
              <w:t xml:space="preserve">. </w:t>
            </w:r>
            <w:r>
              <w:rPr>
                <w:rFonts w:ascii="Arial Unicode MS" w:eastAsia="Arial Unicode MS" w:hAnsi="Arial Unicode MS" w:cs="Arial Unicode MS"/>
              </w:rPr>
              <w:t>불특정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사용자의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예측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불가능한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입력에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노출되므로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최소한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입력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안전성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분류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도구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도입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권장</w:t>
            </w:r>
            <w:r>
              <w:rPr>
                <w:rFonts w:ascii="Arial Unicode MS" w:eastAsia="Arial Unicode MS" w:hAnsi="Arial Unicode MS" w:cs="Arial Unicode MS"/>
              </w:rPr>
              <w:t xml:space="preserve">. </w:t>
            </w:r>
            <w:r>
              <w:rPr>
                <w:vertAlign w:val="superscript"/>
              </w:rPr>
              <w:footnoteReference w:id="30"/>
            </w:r>
            <w:r>
              <w:rPr>
                <w:rFonts w:ascii="Arial Unicode MS" w:eastAsia="Arial Unicode MS" w:hAnsi="Arial Unicode MS" w:cs="Arial Unicode MS"/>
              </w:rPr>
              <w:t xml:space="preserve">→ </w:t>
            </w:r>
            <w:r>
              <w:rPr>
                <w:rFonts w:ascii="Arial Unicode MS" w:eastAsia="Arial Unicode MS" w:hAnsi="Arial Unicode MS" w:cs="Arial Unicode MS"/>
              </w:rPr>
              <w:t>분기</w:t>
            </w:r>
            <w:r>
              <w:rPr>
                <w:rFonts w:ascii="Arial Unicode MS" w:eastAsia="Arial Unicode MS" w:hAnsi="Arial Unicode MS" w:cs="Arial Unicode MS"/>
              </w:rPr>
              <w:t xml:space="preserve"> 3</w:t>
            </w:r>
            <w:r>
              <w:rPr>
                <w:rFonts w:ascii="Arial Unicode MS" w:eastAsia="Arial Unicode MS" w:hAnsi="Arial Unicode MS" w:cs="Arial Unicode MS"/>
              </w:rPr>
              <w:t>으로</w:t>
            </w:r>
            <w:r>
              <w:rPr>
                <w:rFonts w:ascii="Arial Unicode MS" w:eastAsia="Arial Unicode MS" w:hAnsi="Arial Unicode MS" w:cs="Arial Unicode MS"/>
              </w:rPr>
              <w:t>.</w:t>
            </w:r>
          </w:p>
        </w:tc>
      </w:tr>
      <w:tr w:rsidR="00D80D8A" w14:paraId="09EC83A9" w14:textId="77777777">
        <w:tc>
          <w:tcPr>
            <w:tcW w:w="2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9C0047" w14:textId="77777777" w:rsidR="00D80D8A" w:rsidRDefault="00BE6280">
            <w:r>
              <w:rPr>
                <w:rFonts w:ascii="Arial Unicode MS" w:eastAsia="Arial Unicode MS" w:hAnsi="Arial Unicode MS" w:cs="Arial Unicode MS"/>
              </w:rPr>
              <w:t>멀티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Agent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외부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서비스</w:t>
            </w:r>
          </w:p>
        </w:tc>
        <w:tc>
          <w:tcPr>
            <w:tcW w:w="64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C385B1" w14:textId="77777777" w:rsidR="00D80D8A" w:rsidRDefault="00BE6280">
            <w:r>
              <w:rPr>
                <w:rFonts w:ascii="Arial Unicode MS" w:eastAsia="Arial Unicode MS" w:hAnsi="Arial Unicode MS" w:cs="Arial Unicode MS"/>
              </w:rPr>
              <w:t>전용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도구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도입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권장</w:t>
            </w:r>
            <w:r>
              <w:rPr>
                <w:rFonts w:ascii="Arial Unicode MS" w:eastAsia="Arial Unicode MS" w:hAnsi="Arial Unicode MS" w:cs="Arial Unicode MS"/>
              </w:rPr>
              <w:t xml:space="preserve">.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Agent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상호작용으로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리스크가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복합적으로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증가</w:t>
            </w:r>
            <w:r>
              <w:rPr>
                <w:vertAlign w:val="superscript"/>
              </w:rPr>
              <w:footnoteReference w:id="31"/>
            </w:r>
            <w:r>
              <w:rPr>
                <w:rFonts w:ascii="Arial Unicode MS" w:eastAsia="Arial Unicode MS" w:hAnsi="Arial Unicode MS" w:cs="Arial Unicode MS"/>
              </w:rPr>
              <w:t xml:space="preserve">. → </w:t>
            </w:r>
            <w:r>
              <w:rPr>
                <w:rFonts w:ascii="Arial Unicode MS" w:eastAsia="Arial Unicode MS" w:hAnsi="Arial Unicode MS" w:cs="Arial Unicode MS"/>
              </w:rPr>
              <w:t>분기</w:t>
            </w:r>
            <w:r>
              <w:rPr>
                <w:rFonts w:ascii="Arial Unicode MS" w:eastAsia="Arial Unicode MS" w:hAnsi="Arial Unicode MS" w:cs="Arial Unicode MS"/>
              </w:rPr>
              <w:t xml:space="preserve"> 3</w:t>
            </w:r>
            <w:r>
              <w:rPr>
                <w:rFonts w:ascii="Arial Unicode MS" w:eastAsia="Arial Unicode MS" w:hAnsi="Arial Unicode MS" w:cs="Arial Unicode MS"/>
              </w:rPr>
              <w:t>으로</w:t>
            </w:r>
            <w:r>
              <w:rPr>
                <w:rFonts w:ascii="Arial Unicode MS" w:eastAsia="Arial Unicode MS" w:hAnsi="Arial Unicode MS" w:cs="Arial Unicode MS"/>
              </w:rPr>
              <w:t>.</w:t>
            </w:r>
          </w:p>
        </w:tc>
      </w:tr>
    </w:tbl>
    <w:p w14:paraId="5183B240" w14:textId="77777777" w:rsidR="00D80D8A" w:rsidRDefault="00BE6280">
      <w:pPr>
        <w:pStyle w:val="4"/>
      </w:pPr>
      <w:bookmarkStart w:id="261" w:name="_evnx06hy67b4" w:colFirst="0" w:colLast="0"/>
      <w:bookmarkEnd w:id="261"/>
      <w:r>
        <w:rPr>
          <w:rFonts w:ascii="Arial Unicode MS" w:eastAsia="Arial Unicode MS" w:hAnsi="Arial Unicode MS" w:cs="Arial Unicode MS"/>
        </w:rPr>
        <w:t>분기</w:t>
      </w:r>
      <w:r>
        <w:rPr>
          <w:rFonts w:ascii="Arial Unicode MS" w:eastAsia="Arial Unicode MS" w:hAnsi="Arial Unicode MS" w:cs="Arial Unicode MS"/>
        </w:rPr>
        <w:t xml:space="preserve"> 3: </w:t>
      </w:r>
      <w:r>
        <w:rPr>
          <w:rFonts w:ascii="Arial Unicode MS" w:eastAsia="Arial Unicode MS" w:hAnsi="Arial Unicode MS" w:cs="Arial Unicode MS"/>
        </w:rPr>
        <w:t>검증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요건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구체화</w:t>
      </w:r>
    </w:p>
    <w:p w14:paraId="445A2282" w14:textId="77777777" w:rsidR="00D80D8A" w:rsidRDefault="00BE6280">
      <w:r>
        <w:rPr>
          <w:rFonts w:ascii="Arial Unicode MS" w:eastAsia="Arial Unicode MS" w:hAnsi="Arial Unicode MS" w:cs="Arial Unicode MS"/>
        </w:rPr>
        <w:t>분기</w:t>
      </w:r>
      <w:r>
        <w:rPr>
          <w:rFonts w:ascii="Arial Unicode MS" w:eastAsia="Arial Unicode MS" w:hAnsi="Arial Unicode MS" w:cs="Arial Unicode MS"/>
        </w:rPr>
        <w:t xml:space="preserve"> 1 </w:t>
      </w:r>
      <w:r>
        <w:rPr>
          <w:rFonts w:ascii="Arial Unicode MS" w:eastAsia="Arial Unicode MS" w:hAnsi="Arial Unicode MS" w:cs="Arial Unicode MS"/>
        </w:rPr>
        <w:t>또는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분기</w:t>
      </w:r>
      <w:r>
        <w:rPr>
          <w:rFonts w:ascii="Arial Unicode MS" w:eastAsia="Arial Unicode MS" w:hAnsi="Arial Unicode MS" w:cs="Arial Unicode MS"/>
        </w:rPr>
        <w:t xml:space="preserve"> 2</w:t>
      </w:r>
      <w:r>
        <w:rPr>
          <w:rFonts w:ascii="Arial Unicode MS" w:eastAsia="Arial Unicode MS" w:hAnsi="Arial Unicode MS" w:cs="Arial Unicode MS"/>
        </w:rPr>
        <w:t>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통해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전용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도구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검토가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필요하다고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판단된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경우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분기에서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어떤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유형의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전용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도구가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필요한지를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구체화한다</w:t>
      </w:r>
      <w:r>
        <w:rPr>
          <w:rFonts w:ascii="Arial Unicode MS" w:eastAsia="Arial Unicode MS" w:hAnsi="Arial Unicode MS" w:cs="Arial Unicode MS"/>
        </w:rPr>
        <w:t xml:space="preserve">. </w:t>
      </w:r>
      <w:r>
        <w:rPr>
          <w:rFonts w:ascii="Arial Unicode MS" w:eastAsia="Arial Unicode MS" w:hAnsi="Arial Unicode MS" w:cs="Arial Unicode MS"/>
        </w:rPr>
        <w:t>아래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테이블은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각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검증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유형별로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코드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레벨만으로는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부족한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이유를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보여준다</w:t>
      </w:r>
      <w:r>
        <w:rPr>
          <w:rFonts w:ascii="Arial Unicode MS" w:eastAsia="Arial Unicode MS" w:hAnsi="Arial Unicode MS" w:cs="Arial Unicode MS"/>
        </w:rPr>
        <w:t xml:space="preserve">. </w:t>
      </w:r>
      <w:r>
        <w:rPr>
          <w:rFonts w:ascii="Arial Unicode MS" w:eastAsia="Arial Unicode MS" w:hAnsi="Arial Unicode MS" w:cs="Arial Unicode MS"/>
        </w:rPr>
        <w:t>구체적으로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어떤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도구를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선택할지는</w:t>
      </w:r>
      <w:r>
        <w:rPr>
          <w:rFonts w:ascii="Arial Unicode MS" w:eastAsia="Arial Unicode MS" w:hAnsi="Arial Unicode MS" w:cs="Arial Unicode MS"/>
        </w:rPr>
        <w:t xml:space="preserve"> 10.2</w:t>
      </w:r>
      <w:r>
        <w:rPr>
          <w:rFonts w:ascii="Arial Unicode MS" w:eastAsia="Arial Unicode MS" w:hAnsi="Arial Unicode MS" w:cs="Arial Unicode MS"/>
        </w:rPr>
        <w:t>절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매칭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테이블에서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결정한다</w:t>
      </w:r>
      <w:r>
        <w:rPr>
          <w:rFonts w:ascii="Arial Unicode MS" w:eastAsia="Arial Unicode MS" w:hAnsi="Arial Unicode MS" w:cs="Arial Unicode MS"/>
        </w:rPr>
        <w:t>.</w:t>
      </w:r>
    </w:p>
    <w:p w14:paraId="50EAA639" w14:textId="77777777" w:rsidR="00D80D8A" w:rsidRDefault="00D80D8A">
      <w:pPr>
        <w:pBdr>
          <w:top w:val="nil"/>
          <w:left w:val="nil"/>
          <w:bottom w:val="nil"/>
          <w:right w:val="nil"/>
          <w:between w:val="nil"/>
        </w:pBdr>
      </w:pPr>
    </w:p>
    <w:tbl>
      <w:tblPr>
        <w:tblStyle w:val="affffffffffff9"/>
        <w:tblW w:w="9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895"/>
        <w:gridCol w:w="6105"/>
      </w:tblGrid>
      <w:tr w:rsidR="00D80D8A" w14:paraId="555DF701" w14:textId="77777777">
        <w:trPr>
          <w:tblHeader/>
        </w:trPr>
        <w:tc>
          <w:tcPr>
            <w:tcW w:w="2895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F7C01B" w14:textId="77777777" w:rsidR="00D80D8A" w:rsidRDefault="00BE6280">
            <w:pPr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lastRenderedPageBreak/>
              <w:t>필요한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검증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유형</w:t>
            </w:r>
          </w:p>
        </w:tc>
        <w:tc>
          <w:tcPr>
            <w:tcW w:w="6105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91BF20" w14:textId="77777777" w:rsidR="00D80D8A" w:rsidRDefault="00BE6280">
            <w:pPr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코드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레벨만으로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부족한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이유</w:t>
            </w:r>
          </w:p>
        </w:tc>
      </w:tr>
      <w:tr w:rsidR="00D80D8A" w14:paraId="05405EAF" w14:textId="77777777">
        <w:tc>
          <w:tcPr>
            <w:tcW w:w="28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D9CD0A" w14:textId="77777777" w:rsidR="00D80D8A" w:rsidRDefault="00BE6280">
            <w:r>
              <w:rPr>
                <w:rFonts w:ascii="Arial Unicode MS" w:eastAsia="Arial Unicode MS" w:hAnsi="Arial Unicode MS" w:cs="Arial Unicode MS"/>
              </w:rPr>
              <w:t>출력</w:t>
            </w:r>
            <w:r>
              <w:rPr>
                <w:rFonts w:ascii="Arial Unicode MS" w:eastAsia="Arial Unicode MS" w:hAnsi="Arial Unicode MS" w:cs="Arial Unicode MS"/>
              </w:rPr>
              <w:t xml:space="preserve"> JSON </w:t>
            </w:r>
            <w:r>
              <w:rPr>
                <w:rFonts w:ascii="Arial Unicode MS" w:eastAsia="Arial Unicode MS" w:hAnsi="Arial Unicode MS" w:cs="Arial Unicode MS"/>
              </w:rPr>
              <w:t>스키마</w:t>
            </w:r>
            <w:r>
              <w:rPr>
                <w:rFonts w:ascii="Arial Unicode MS" w:eastAsia="Arial Unicode MS" w:hAnsi="Arial Unicode MS" w:cs="Arial Unicode MS"/>
              </w:rPr>
              <w:t>/</w:t>
            </w:r>
            <w:r>
              <w:rPr>
                <w:rFonts w:ascii="Arial Unicode MS" w:eastAsia="Arial Unicode MS" w:hAnsi="Arial Unicode MS" w:cs="Arial Unicode MS"/>
              </w:rPr>
              <w:t>타입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검증</w:t>
            </w:r>
            <w:r>
              <w:rPr>
                <w:rFonts w:ascii="Arial Unicode MS" w:eastAsia="Arial Unicode MS" w:hAnsi="Arial Unicode MS" w:cs="Arial Unicode MS"/>
              </w:rPr>
              <w:t xml:space="preserve"> + </w:t>
            </w:r>
            <w:r>
              <w:rPr>
                <w:rFonts w:ascii="Arial Unicode MS" w:eastAsia="Arial Unicode MS" w:hAnsi="Arial Unicode MS" w:cs="Arial Unicode MS"/>
              </w:rPr>
              <w:t>자동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재시도</w:t>
            </w:r>
          </w:p>
        </w:tc>
        <w:tc>
          <w:tcPr>
            <w:tcW w:w="61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9BACC9" w14:textId="77777777" w:rsidR="00D80D8A" w:rsidRDefault="00BE6280">
            <w:r>
              <w:rPr>
                <w:rFonts w:ascii="Arial Unicode MS" w:eastAsia="Arial Unicode MS" w:hAnsi="Arial Unicode MS" w:cs="Arial Unicode MS"/>
              </w:rPr>
              <w:t>검증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실패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시</w:t>
            </w:r>
            <w:r>
              <w:rPr>
                <w:rFonts w:ascii="Arial Unicode MS" w:eastAsia="Arial Unicode MS" w:hAnsi="Arial Unicode MS" w:cs="Arial Unicode MS"/>
              </w:rPr>
              <w:t xml:space="preserve"> LLM </w:t>
            </w:r>
            <w:r>
              <w:rPr>
                <w:rFonts w:ascii="Arial Unicode MS" w:eastAsia="Arial Unicode MS" w:hAnsi="Arial Unicode MS" w:cs="Arial Unicode MS"/>
              </w:rPr>
              <w:t>자동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재질의</w:t>
            </w:r>
            <w:r>
              <w:rPr>
                <w:rFonts w:ascii="Arial Unicode MS" w:eastAsia="Arial Unicode MS" w:hAnsi="Arial Unicode MS" w:cs="Arial Unicode MS"/>
              </w:rPr>
              <w:t>(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re-ask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) </w:t>
            </w:r>
            <w:r>
              <w:rPr>
                <w:rFonts w:ascii="Arial Unicode MS" w:eastAsia="Arial Unicode MS" w:hAnsi="Arial Unicode MS" w:cs="Arial Unicode MS"/>
              </w:rPr>
              <w:t>로직을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직접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구현하면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복잡도가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높아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이를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네이티브로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제공하는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전용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도구가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효과적</w:t>
            </w:r>
          </w:p>
        </w:tc>
      </w:tr>
      <w:tr w:rsidR="00D80D8A" w14:paraId="1CD2A7E1" w14:textId="77777777">
        <w:tc>
          <w:tcPr>
            <w:tcW w:w="28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7D13E1" w14:textId="77777777" w:rsidR="00D80D8A" w:rsidRDefault="00BE6280">
            <w:r>
              <w:rPr>
                <w:rFonts w:ascii="Arial Unicode MS" w:eastAsia="Arial Unicode MS" w:hAnsi="Arial Unicode MS" w:cs="Arial Unicode MS"/>
              </w:rPr>
              <w:t>유해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콘텐츠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분류</w:t>
            </w:r>
            <w:r>
              <w:rPr>
                <w:rFonts w:ascii="Arial Unicode MS" w:eastAsia="Arial Unicode MS" w:hAnsi="Arial Unicode MS" w:cs="Arial Unicode MS"/>
              </w:rPr>
              <w:t xml:space="preserve"> (</w:t>
            </w:r>
            <w:r>
              <w:rPr>
                <w:rFonts w:ascii="Arial Unicode MS" w:eastAsia="Arial Unicode MS" w:hAnsi="Arial Unicode MS" w:cs="Arial Unicode MS"/>
              </w:rPr>
              <w:t>폭력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혐오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자해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등</w:t>
            </w:r>
            <w:r>
              <w:rPr>
                <w:rFonts w:ascii="Arial Unicode MS" w:eastAsia="Arial Unicode MS" w:hAnsi="Arial Unicode MS" w:cs="Arial Unicode MS"/>
              </w:rPr>
              <w:t>)</w:t>
            </w:r>
          </w:p>
        </w:tc>
        <w:tc>
          <w:tcPr>
            <w:tcW w:w="61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7049FA" w14:textId="77777777" w:rsidR="00D80D8A" w:rsidRDefault="00BE6280">
            <w:r>
              <w:rPr>
                <w:rFonts w:ascii="Arial Unicode MS" w:eastAsia="Arial Unicode MS" w:hAnsi="Arial Unicode MS" w:cs="Arial Unicode MS"/>
              </w:rPr>
              <w:t>키워드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필터로는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문맥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기반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유해성을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판단할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없으며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미묘한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표현</w:t>
            </w:r>
            <w:r>
              <w:rPr>
                <w:rFonts w:ascii="Arial Unicode MS" w:eastAsia="Arial Unicode MS" w:hAnsi="Arial Unicode MS" w:cs="Arial Unicode MS"/>
              </w:rPr>
              <w:t>·</w:t>
            </w:r>
            <w:r>
              <w:rPr>
                <w:rFonts w:ascii="Arial Unicode MS" w:eastAsia="Arial Unicode MS" w:hAnsi="Arial Unicode MS" w:cs="Arial Unicode MS"/>
              </w:rPr>
              <w:t>우회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표현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탐지가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불가능</w:t>
            </w:r>
          </w:p>
        </w:tc>
      </w:tr>
      <w:tr w:rsidR="00D80D8A" w14:paraId="445F0403" w14:textId="77777777">
        <w:tc>
          <w:tcPr>
            <w:tcW w:w="28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7F3515" w14:textId="77777777" w:rsidR="00D80D8A" w:rsidRDefault="00BE6280">
            <w:proofErr w:type="spellStart"/>
            <w:r>
              <w:rPr>
                <w:rFonts w:ascii="Arial Unicode MS" w:eastAsia="Arial Unicode MS" w:hAnsi="Arial Unicode MS" w:cs="Arial Unicode MS"/>
              </w:rPr>
              <w:t>Prompt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proofErr w:type="spellStart"/>
            <w:proofErr w:type="gramStart"/>
            <w:r>
              <w:rPr>
                <w:rFonts w:ascii="Arial Unicode MS" w:eastAsia="Arial Unicode MS" w:hAnsi="Arial Unicode MS" w:cs="Arial Unicode MS"/>
              </w:rPr>
              <w:t>Injection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/</w:t>
            </w:r>
            <w:proofErr w:type="gram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Jailbreak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탐지</w:t>
            </w:r>
          </w:p>
        </w:tc>
        <w:tc>
          <w:tcPr>
            <w:tcW w:w="61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24585F" w14:textId="77777777" w:rsidR="00D80D8A" w:rsidRDefault="00BE6280">
            <w:r>
              <w:rPr>
                <w:rFonts w:ascii="Arial Unicode MS" w:eastAsia="Arial Unicode MS" w:hAnsi="Arial Unicode MS" w:cs="Arial Unicode MS"/>
              </w:rPr>
              <w:t>패턴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매칭은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새로운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우회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기법에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취약하며</w:t>
            </w:r>
            <w:r>
              <w:rPr>
                <w:rFonts w:ascii="Arial Unicode MS" w:eastAsia="Arial Unicode MS" w:hAnsi="Arial Unicode MS" w:cs="Arial Unicode MS"/>
              </w:rPr>
              <w:t xml:space="preserve">, ML </w:t>
            </w:r>
            <w:r>
              <w:rPr>
                <w:rFonts w:ascii="Arial Unicode MS" w:eastAsia="Arial Unicode MS" w:hAnsi="Arial Unicode MS" w:cs="Arial Unicode MS"/>
              </w:rPr>
              <w:t>기반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분류만이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새로운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공격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패턴에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적응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가능</w:t>
            </w:r>
          </w:p>
        </w:tc>
      </w:tr>
      <w:tr w:rsidR="00D80D8A" w14:paraId="34499761" w14:textId="77777777">
        <w:tc>
          <w:tcPr>
            <w:tcW w:w="28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29B638" w14:textId="77777777" w:rsidR="00D80D8A" w:rsidRDefault="00BE6280">
            <w:r>
              <w:rPr>
                <w:rFonts w:ascii="Arial Unicode MS" w:eastAsia="Arial Unicode MS" w:hAnsi="Arial Unicode MS" w:cs="Arial Unicode MS"/>
              </w:rPr>
              <w:t xml:space="preserve">PII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탐지</w:t>
            </w:r>
            <w:r>
              <w:rPr>
                <w:rFonts w:ascii="Arial Unicode MS" w:eastAsia="Arial Unicode MS" w:hAnsi="Arial Unicode MS" w:cs="Arial Unicode MS"/>
              </w:rPr>
              <w:t>·</w:t>
            </w:r>
            <w:r>
              <w:rPr>
                <w:rFonts w:ascii="Arial Unicode MS" w:eastAsia="Arial Unicode MS" w:hAnsi="Arial Unicode MS" w:cs="Arial Unicode MS"/>
              </w:rPr>
              <w:t>익명화</w:t>
            </w:r>
            <w:proofErr w:type="spellEnd"/>
          </w:p>
        </w:tc>
        <w:tc>
          <w:tcPr>
            <w:tcW w:w="61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402EA1" w14:textId="77777777" w:rsidR="00D80D8A" w:rsidRDefault="00BE6280">
            <w:proofErr w:type="spellStart"/>
            <w:r>
              <w:rPr>
                <w:rFonts w:ascii="Arial Unicode MS" w:eastAsia="Arial Unicode MS" w:hAnsi="Arial Unicode MS" w:cs="Arial Unicode MS"/>
              </w:rPr>
              <w:t>regex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기본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패턴으로는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비정형</w:t>
            </w:r>
            <w:r>
              <w:rPr>
                <w:rFonts w:ascii="Arial Unicode MS" w:eastAsia="Arial Unicode MS" w:hAnsi="Arial Unicode MS" w:cs="Arial Unicode MS"/>
              </w:rPr>
              <w:t xml:space="preserve"> PII(</w:t>
            </w:r>
            <w:r>
              <w:rPr>
                <w:rFonts w:ascii="Arial Unicode MS" w:eastAsia="Arial Unicode MS" w:hAnsi="Arial Unicode MS" w:cs="Arial Unicode MS"/>
              </w:rPr>
              <w:t>문장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자연어로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표현된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개인정보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등</w:t>
            </w:r>
            <w:r>
              <w:rPr>
                <w:rFonts w:ascii="Arial Unicode MS" w:eastAsia="Arial Unicode MS" w:hAnsi="Arial Unicode MS" w:cs="Arial Unicode MS"/>
              </w:rPr>
              <w:t>)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를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인식할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없으며</w:t>
            </w:r>
            <w:r>
              <w:rPr>
                <w:rFonts w:ascii="Arial Unicode MS" w:eastAsia="Arial Unicode MS" w:hAnsi="Arial Unicode MS" w:cs="Arial Unicode MS"/>
              </w:rPr>
              <w:t xml:space="preserve">, NER </w:t>
            </w:r>
            <w:r>
              <w:rPr>
                <w:rFonts w:ascii="Arial Unicode MS" w:eastAsia="Arial Unicode MS" w:hAnsi="Arial Unicode MS" w:cs="Arial Unicode MS"/>
              </w:rPr>
              <w:t>기반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탐지가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필요</w:t>
            </w:r>
          </w:p>
        </w:tc>
      </w:tr>
      <w:tr w:rsidR="00D80D8A" w14:paraId="6856F9B8" w14:textId="77777777">
        <w:tc>
          <w:tcPr>
            <w:tcW w:w="28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412342" w14:textId="77777777" w:rsidR="00D80D8A" w:rsidRDefault="00BE6280">
            <w:proofErr w:type="spellStart"/>
            <w:r>
              <w:rPr>
                <w:rFonts w:ascii="Arial Unicode MS" w:eastAsia="Arial Unicode MS" w:hAnsi="Arial Unicode MS" w:cs="Arial Unicode MS"/>
              </w:rPr>
              <w:t>멀티턴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대화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흐름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제어</w:t>
            </w:r>
            <w:r>
              <w:rPr>
                <w:rFonts w:ascii="Arial Unicode MS" w:eastAsia="Arial Unicode MS" w:hAnsi="Arial Unicode MS" w:cs="Arial Unicode MS"/>
              </w:rPr>
              <w:t xml:space="preserve"> (</w:t>
            </w:r>
            <w:r>
              <w:rPr>
                <w:rFonts w:ascii="Arial Unicode MS" w:eastAsia="Arial Unicode MS" w:hAnsi="Arial Unicode MS" w:cs="Arial Unicode MS"/>
              </w:rPr>
              <w:t>주제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이탈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방지</w:t>
            </w:r>
            <w:r>
              <w:rPr>
                <w:rFonts w:ascii="Arial Unicode MS" w:eastAsia="Arial Unicode MS" w:hAnsi="Arial Unicode MS" w:cs="Arial Unicode MS"/>
              </w:rPr>
              <w:t>)</w:t>
            </w:r>
          </w:p>
        </w:tc>
        <w:tc>
          <w:tcPr>
            <w:tcW w:w="61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F2453D" w14:textId="77777777" w:rsidR="00D80D8A" w:rsidRDefault="00BE6280">
            <w:r>
              <w:rPr>
                <w:rFonts w:ascii="Arial Unicode MS" w:eastAsia="Arial Unicode MS" w:hAnsi="Arial Unicode MS" w:cs="Arial Unicode MS"/>
              </w:rPr>
              <w:t xml:space="preserve">System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Prompt</w:t>
            </w:r>
            <w:r>
              <w:rPr>
                <w:rFonts w:ascii="Arial Unicode MS" w:eastAsia="Arial Unicode MS" w:hAnsi="Arial Unicode MS" w:cs="Arial Unicode MS"/>
              </w:rPr>
              <w:t>만으로는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강제력이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부족하며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대화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흐름을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상태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머신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방식으로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명시적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제어하려면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전용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도구가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유일한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수단</w:t>
            </w:r>
          </w:p>
        </w:tc>
      </w:tr>
    </w:tbl>
    <w:p w14:paraId="6BB6E966" w14:textId="77777777" w:rsidR="00D80D8A" w:rsidRDefault="00D80D8A">
      <w:pPr>
        <w:pBdr>
          <w:top w:val="nil"/>
          <w:left w:val="nil"/>
          <w:bottom w:val="nil"/>
          <w:right w:val="nil"/>
          <w:between w:val="nil"/>
        </w:pBdr>
      </w:pPr>
    </w:p>
    <w:p w14:paraId="6324DAEC" w14:textId="77777777" w:rsidR="00D80D8A" w:rsidRDefault="00D80D8A"/>
    <w:p w14:paraId="17EF8D18" w14:textId="77777777" w:rsidR="00D80D8A" w:rsidRDefault="00BE6280">
      <w:pPr>
        <w:pStyle w:val="3"/>
      </w:pPr>
      <w:bookmarkStart w:id="262" w:name="_xic94ecz4836" w:colFirst="0" w:colLast="0"/>
      <w:bookmarkEnd w:id="262"/>
      <w:r>
        <w:rPr>
          <w:rFonts w:ascii="Arial Unicode MS" w:eastAsia="Arial Unicode MS" w:hAnsi="Arial Unicode MS" w:cs="Arial Unicode MS"/>
        </w:rPr>
        <w:t xml:space="preserve">10.2 </w:t>
      </w:r>
      <w:proofErr w:type="spellStart"/>
      <w:r>
        <w:rPr>
          <w:rFonts w:ascii="Arial Unicode MS" w:eastAsia="Arial Unicode MS" w:hAnsi="Arial Unicode MS" w:cs="Arial Unicode MS"/>
        </w:rPr>
        <w:t>조건별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권장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도구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매칭</w:t>
      </w:r>
    </w:p>
    <w:p w14:paraId="5C0480C6" w14:textId="77777777" w:rsidR="00D80D8A" w:rsidRDefault="00BE6280">
      <w:r>
        <w:rPr>
          <w:rFonts w:ascii="Arial Unicode MS" w:eastAsia="Arial Unicode MS" w:hAnsi="Arial Unicode MS" w:cs="Arial Unicode MS"/>
        </w:rPr>
        <w:t>10.1</w:t>
      </w:r>
      <w:r>
        <w:rPr>
          <w:rFonts w:ascii="Arial Unicode MS" w:eastAsia="Arial Unicode MS" w:hAnsi="Arial Unicode MS" w:cs="Arial Unicode MS"/>
        </w:rPr>
        <w:t>절에서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전용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도구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도입이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필요하다고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판단된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경우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아래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테이블에서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핵심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요건에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조건을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대입하면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권장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도구에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도달할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있다</w:t>
      </w:r>
      <w:r>
        <w:rPr>
          <w:rFonts w:ascii="Arial Unicode MS" w:eastAsia="Arial Unicode MS" w:hAnsi="Arial Unicode MS" w:cs="Arial Unicode MS"/>
        </w:rPr>
        <w:t>.</w:t>
      </w:r>
    </w:p>
    <w:p w14:paraId="33CD0878" w14:textId="77777777" w:rsidR="00D80D8A" w:rsidRDefault="00BE6280">
      <w:pPr>
        <w:pStyle w:val="4"/>
      </w:pPr>
      <w:bookmarkStart w:id="263" w:name="_xwxoy471zovv" w:colFirst="0" w:colLast="0"/>
      <w:bookmarkEnd w:id="263"/>
      <w:r>
        <w:rPr>
          <w:rFonts w:ascii="Arial Unicode MS" w:eastAsia="Arial Unicode MS" w:hAnsi="Arial Unicode MS" w:cs="Arial Unicode MS"/>
        </w:rPr>
        <w:t>한국어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환경이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도구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선정에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미치는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영향</w:t>
      </w:r>
    </w:p>
    <w:p w14:paraId="5BCAA395" w14:textId="77777777" w:rsidR="00D80D8A" w:rsidRDefault="00BE6280">
      <w:r>
        <w:rPr>
          <w:rFonts w:ascii="Arial Unicode MS" w:eastAsia="Arial Unicode MS" w:hAnsi="Arial Unicode MS" w:cs="Arial Unicode MS"/>
        </w:rPr>
        <w:t>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장에서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비교하는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대부분의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Guardrails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도구는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영어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중심으로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학습</w:t>
      </w:r>
      <w:r>
        <w:rPr>
          <w:rFonts w:ascii="Arial Unicode MS" w:eastAsia="Arial Unicode MS" w:hAnsi="Arial Unicode MS" w:cs="Arial Unicode MS"/>
        </w:rPr>
        <w:t>·</w:t>
      </w:r>
      <w:r>
        <w:rPr>
          <w:rFonts w:ascii="Arial Unicode MS" w:eastAsia="Arial Unicode MS" w:hAnsi="Arial Unicode MS" w:cs="Arial Unicode MS"/>
        </w:rPr>
        <w:t>최적화되어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있다</w:t>
      </w:r>
      <w:r>
        <w:rPr>
          <w:rFonts w:ascii="Arial Unicode MS" w:eastAsia="Arial Unicode MS" w:hAnsi="Arial Unicode MS" w:cs="Arial Unicode MS"/>
        </w:rPr>
        <w:t xml:space="preserve">. </w:t>
      </w:r>
      <w:r>
        <w:rPr>
          <w:rFonts w:ascii="Arial Unicode MS" w:eastAsia="Arial Unicode MS" w:hAnsi="Arial Unicode MS" w:cs="Arial Unicode MS"/>
        </w:rPr>
        <w:t>한국어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환경에서는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아래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사항이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도구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매칭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판단에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직접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영향을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미치므로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아래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매칭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테이블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적용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함께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고려한다</w:t>
      </w:r>
      <w:r>
        <w:rPr>
          <w:rFonts w:ascii="Arial Unicode MS" w:eastAsia="Arial Unicode MS" w:hAnsi="Arial Unicode MS" w:cs="Arial Unicode MS"/>
        </w:rPr>
        <w:t>.</w:t>
      </w:r>
    </w:p>
    <w:p w14:paraId="07F2699E" w14:textId="77777777" w:rsidR="00D80D8A" w:rsidRDefault="00D80D8A">
      <w:pPr>
        <w:pBdr>
          <w:top w:val="nil"/>
          <w:left w:val="nil"/>
          <w:bottom w:val="nil"/>
          <w:right w:val="nil"/>
          <w:between w:val="nil"/>
        </w:pBdr>
      </w:pPr>
    </w:p>
    <w:tbl>
      <w:tblPr>
        <w:tblStyle w:val="affffffffffffa"/>
        <w:tblW w:w="9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940"/>
        <w:gridCol w:w="6060"/>
      </w:tblGrid>
      <w:tr w:rsidR="00D80D8A" w14:paraId="01AE6118" w14:textId="77777777">
        <w:trPr>
          <w:tblHeader/>
        </w:trPr>
        <w:tc>
          <w:tcPr>
            <w:tcW w:w="294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CA87BF" w14:textId="77777777" w:rsidR="00D80D8A" w:rsidRDefault="00BE6280">
            <w:pPr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선정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시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고려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사항</w:t>
            </w:r>
          </w:p>
        </w:tc>
        <w:tc>
          <w:tcPr>
            <w:tcW w:w="606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C690D0" w14:textId="77777777" w:rsidR="00D80D8A" w:rsidRDefault="00BE6280">
            <w:pPr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선정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판단에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미치는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영향</w:t>
            </w:r>
          </w:p>
        </w:tc>
      </w:tr>
      <w:tr w:rsidR="00D80D8A" w14:paraId="4BB3553F" w14:textId="77777777">
        <w:tc>
          <w:tcPr>
            <w:tcW w:w="2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CF8DEB" w14:textId="77777777" w:rsidR="00D80D8A" w:rsidRDefault="00BE6280">
            <w:r>
              <w:rPr>
                <w:rFonts w:ascii="Arial Unicode MS" w:eastAsia="Arial Unicode MS" w:hAnsi="Arial Unicode MS" w:cs="Arial Unicode MS"/>
                <w:b/>
                <w:bCs/>
              </w:rPr>
              <w:t>한국어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PII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패턴은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기본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제공되지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않는다</w:t>
            </w:r>
          </w:p>
        </w:tc>
        <w:tc>
          <w:tcPr>
            <w:tcW w:w="60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842CB1" w14:textId="77777777" w:rsidR="00D80D8A" w:rsidRDefault="00BE6280">
            <w:r>
              <w:rPr>
                <w:rFonts w:ascii="Arial Unicode MS" w:eastAsia="Arial Unicode MS" w:hAnsi="Arial Unicode MS" w:cs="Arial Unicode MS"/>
              </w:rPr>
              <w:t>주민등록번호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사업자등록번호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한국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휴대폰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번호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등은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어떤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도구를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선택하든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커스텀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Validator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>/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regex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추가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개발이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필수이다</w:t>
            </w:r>
            <w:r>
              <w:rPr>
                <w:rFonts w:ascii="Arial Unicode MS" w:eastAsia="Arial Unicode MS" w:hAnsi="Arial Unicode MS" w:cs="Arial Unicode MS"/>
              </w:rPr>
              <w:t xml:space="preserve">. </w:t>
            </w:r>
            <w:r>
              <w:rPr>
                <w:rFonts w:ascii="Arial Unicode MS" w:eastAsia="Arial Unicode MS" w:hAnsi="Arial Unicode MS" w:cs="Arial Unicode MS"/>
              </w:rPr>
              <w:t>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추가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공수를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선정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비용에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포함해야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한다</w:t>
            </w:r>
            <w:r>
              <w:rPr>
                <w:rFonts w:ascii="Arial Unicode MS" w:eastAsia="Arial Unicode MS" w:hAnsi="Arial Unicode MS" w:cs="Arial Unicode MS"/>
              </w:rPr>
              <w:t>.</w:t>
            </w:r>
          </w:p>
        </w:tc>
      </w:tr>
      <w:tr w:rsidR="00D80D8A" w14:paraId="62E955A6" w14:textId="77777777">
        <w:tc>
          <w:tcPr>
            <w:tcW w:w="2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DA2EA6" w14:textId="77777777" w:rsidR="00D80D8A" w:rsidRDefault="00BE6280">
            <w:r>
              <w:rPr>
                <w:rFonts w:ascii="Arial Unicode MS" w:eastAsia="Arial Unicode MS" w:hAnsi="Arial Unicode MS" w:cs="Arial Unicode MS"/>
                <w:b/>
                <w:bCs/>
              </w:rPr>
              <w:t>한국어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유해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콘텐츠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탐지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정확도가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낮다</w:t>
            </w:r>
          </w:p>
        </w:tc>
        <w:tc>
          <w:tcPr>
            <w:tcW w:w="60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3C6B34" w14:textId="77777777" w:rsidR="00D80D8A" w:rsidRDefault="00BE6280">
            <w:proofErr w:type="spellStart"/>
            <w:r>
              <w:rPr>
                <w:rFonts w:ascii="Arial Unicode MS" w:eastAsia="Arial Unicode MS" w:hAnsi="Arial Unicode MS" w:cs="Arial Unicode MS"/>
              </w:rPr>
              <w:t>LlamaGuard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등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문맥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기반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도구도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한국어에서는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영어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대비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정확도가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떨어질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있으므로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전용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도구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단독에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의존하지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말고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코드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레벨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금지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키워드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필터</w:t>
            </w:r>
            <w:r>
              <w:rPr>
                <w:rFonts w:ascii="Arial Unicode MS" w:eastAsia="Arial Unicode MS" w:hAnsi="Arial Unicode MS" w:cs="Arial Unicode MS"/>
              </w:rPr>
              <w:t>(</w:t>
            </w:r>
            <w:r>
              <w:rPr>
                <w:rFonts w:ascii="Arial Unicode MS" w:eastAsia="Arial Unicode MS" w:hAnsi="Arial Unicode MS" w:cs="Arial Unicode MS"/>
              </w:rPr>
              <w:t>한국어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비속어</w:t>
            </w:r>
            <w:r>
              <w:rPr>
                <w:rFonts w:ascii="Arial Unicode MS" w:eastAsia="Arial Unicode MS" w:hAnsi="Arial Unicode MS" w:cs="Arial Unicode MS"/>
              </w:rPr>
              <w:t>·</w:t>
            </w:r>
            <w:r>
              <w:rPr>
                <w:rFonts w:ascii="Arial Unicode MS" w:eastAsia="Arial Unicode MS" w:hAnsi="Arial Unicode MS" w:cs="Arial Unicode MS"/>
              </w:rPr>
              <w:t>민감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표현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목록</w:t>
            </w:r>
            <w:r>
              <w:rPr>
                <w:rFonts w:ascii="Arial Unicode MS" w:eastAsia="Arial Unicode MS" w:hAnsi="Arial Unicode MS" w:cs="Arial Unicode MS"/>
              </w:rPr>
              <w:t>)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를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병행하는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것을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전제로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선정한다</w:t>
            </w:r>
            <w:r>
              <w:rPr>
                <w:rFonts w:ascii="Arial Unicode MS" w:eastAsia="Arial Unicode MS" w:hAnsi="Arial Unicode MS" w:cs="Arial Unicode MS"/>
              </w:rPr>
              <w:t>.</w:t>
            </w:r>
          </w:p>
        </w:tc>
      </w:tr>
      <w:tr w:rsidR="00D80D8A" w14:paraId="21E5B1DA" w14:textId="77777777">
        <w:tc>
          <w:tcPr>
            <w:tcW w:w="2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879E25" w14:textId="77777777" w:rsidR="00D80D8A" w:rsidRDefault="00BE6280">
            <w:r>
              <w:rPr>
                <w:rFonts w:ascii="Arial Unicode MS" w:eastAsia="Arial Unicode MS" w:hAnsi="Arial Unicode MS" w:cs="Arial Unicode MS"/>
                <w:b/>
                <w:bCs/>
              </w:rPr>
              <w:t>한국어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b/>
                <w:bCs/>
              </w:rPr>
              <w:t>Pr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ompt</w:t>
            </w:r>
            <w:proofErr w:type="spellEnd"/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b/>
                <w:bCs/>
              </w:rPr>
              <w:t>Injection</w:t>
            </w:r>
            <w:proofErr w:type="spellEnd"/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우회가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다양하다</w:t>
            </w:r>
          </w:p>
        </w:tc>
        <w:tc>
          <w:tcPr>
            <w:tcW w:w="60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CABDF1" w14:textId="77777777" w:rsidR="00D80D8A" w:rsidRDefault="00BE6280">
            <w:r>
              <w:rPr>
                <w:rFonts w:ascii="Arial Unicode MS" w:eastAsia="Arial Unicode MS" w:hAnsi="Arial Unicode MS" w:cs="Arial Unicode MS"/>
              </w:rPr>
              <w:t>한영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혼합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초성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변형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유니코드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자모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분리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등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영어에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없는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우회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패턴이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존재한다</w:t>
            </w:r>
            <w:r>
              <w:rPr>
                <w:rFonts w:ascii="Arial Unicode MS" w:eastAsia="Arial Unicode MS" w:hAnsi="Arial Unicode MS" w:cs="Arial Unicode MS"/>
              </w:rPr>
              <w:t xml:space="preserve">. </w:t>
            </w:r>
            <w:r>
              <w:rPr>
                <w:rFonts w:ascii="Arial Unicode MS" w:eastAsia="Arial Unicode MS" w:hAnsi="Arial Unicode MS" w:cs="Arial Unicode MS"/>
              </w:rPr>
              <w:t>단일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도구로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커버가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어려우므로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lastRenderedPageBreak/>
              <w:t>Prompt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Injection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방어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요건이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있으면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이중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적용</w:t>
            </w:r>
            <w:r>
              <w:rPr>
                <w:rFonts w:ascii="Arial Unicode MS" w:eastAsia="Arial Unicode MS" w:hAnsi="Arial Unicode MS" w:cs="Arial Unicode MS"/>
              </w:rPr>
              <w:t>(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NeMo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+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LlamaGuard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) </w:t>
            </w:r>
            <w:r>
              <w:rPr>
                <w:rFonts w:ascii="Arial Unicode MS" w:eastAsia="Arial Unicode MS" w:hAnsi="Arial Unicode MS" w:cs="Arial Unicode MS"/>
              </w:rPr>
              <w:t>또는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커스텀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패턴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추가를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기본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조합으로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고려한다</w:t>
            </w:r>
            <w:r>
              <w:rPr>
                <w:rFonts w:ascii="Arial Unicode MS" w:eastAsia="Arial Unicode MS" w:hAnsi="Arial Unicode MS" w:cs="Arial Unicode MS"/>
              </w:rPr>
              <w:t>.</w:t>
            </w:r>
          </w:p>
        </w:tc>
      </w:tr>
      <w:tr w:rsidR="00D80D8A" w14:paraId="47D87CCC" w14:textId="77777777">
        <w:tc>
          <w:tcPr>
            <w:tcW w:w="2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E4AFDF" w14:textId="77777777" w:rsidR="00D80D8A" w:rsidRDefault="00BE6280">
            <w:r>
              <w:rPr>
                <w:rFonts w:ascii="Arial Unicode MS" w:eastAsia="Arial Unicode MS" w:hAnsi="Arial Unicode MS" w:cs="Arial Unicode MS"/>
                <w:b/>
                <w:bCs/>
              </w:rPr>
              <w:lastRenderedPageBreak/>
              <w:t>커스텀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확장성이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선정의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핵심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기준이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된다</w:t>
            </w:r>
          </w:p>
        </w:tc>
        <w:tc>
          <w:tcPr>
            <w:tcW w:w="60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3BAFE9" w14:textId="77777777" w:rsidR="00D80D8A" w:rsidRDefault="00BE6280">
            <w:r>
              <w:rPr>
                <w:rFonts w:ascii="Arial Unicode MS" w:eastAsia="Arial Unicode MS" w:hAnsi="Arial Unicode MS" w:cs="Arial Unicode MS"/>
              </w:rPr>
              <w:t>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사항들로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인해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한국어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환경에서는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커스텀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Validator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>/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Action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작성이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거의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필수이다</w:t>
            </w:r>
            <w:r>
              <w:rPr>
                <w:rFonts w:ascii="Arial Unicode MS" w:eastAsia="Arial Unicode MS" w:hAnsi="Arial Unicode MS" w:cs="Arial Unicode MS"/>
              </w:rPr>
              <w:t xml:space="preserve">. </w:t>
            </w:r>
            <w:r>
              <w:rPr>
                <w:rFonts w:ascii="Arial Unicode MS" w:eastAsia="Arial Unicode MS" w:hAnsi="Arial Unicode MS" w:cs="Arial Unicode MS"/>
              </w:rPr>
              <w:t>따라서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도구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선정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커스텀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확장의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용이성</w:t>
            </w:r>
            <w:r>
              <w:rPr>
                <w:rFonts w:ascii="Arial Unicode MS" w:eastAsia="Arial Unicode MS" w:hAnsi="Arial Unicode MS" w:cs="Arial Unicode MS"/>
              </w:rPr>
              <w:t>(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Guardrai</w:t>
            </w:r>
            <w:r>
              <w:rPr>
                <w:rFonts w:ascii="Arial Unicode MS" w:eastAsia="Arial Unicode MS" w:hAnsi="Arial Unicode MS" w:cs="Arial Unicode MS"/>
              </w:rPr>
              <w:t>ls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AI</w:t>
            </w:r>
            <w:r>
              <w:rPr>
                <w:rFonts w:ascii="Arial Unicode MS" w:eastAsia="Arial Unicode MS" w:hAnsi="Arial Unicode MS" w:cs="Arial Unicode MS"/>
              </w:rPr>
              <w:t>의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커스텀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Validator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NeMo</w:t>
            </w:r>
            <w:r>
              <w:rPr>
                <w:rFonts w:ascii="Arial Unicode MS" w:eastAsia="Arial Unicode MS" w:hAnsi="Arial Unicode MS" w:cs="Arial Unicode MS"/>
              </w:rPr>
              <w:t>의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커스텀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Action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>)</w:t>
            </w:r>
            <w:r>
              <w:rPr>
                <w:rFonts w:ascii="Arial Unicode MS" w:eastAsia="Arial Unicode MS" w:hAnsi="Arial Unicode MS" w:cs="Arial Unicode MS"/>
              </w:rPr>
              <w:t>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영어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환경보다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더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높은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비중으로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평가해야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한다</w:t>
            </w:r>
            <w:r>
              <w:rPr>
                <w:rFonts w:ascii="Arial Unicode MS" w:eastAsia="Arial Unicode MS" w:hAnsi="Arial Unicode MS" w:cs="Arial Unicode MS"/>
              </w:rPr>
              <w:t>.</w:t>
            </w:r>
          </w:p>
        </w:tc>
      </w:tr>
    </w:tbl>
    <w:p w14:paraId="57388163" w14:textId="77777777" w:rsidR="00D80D8A" w:rsidRDefault="00BE6280">
      <w:pPr>
        <w:pStyle w:val="4"/>
      </w:pPr>
      <w:bookmarkStart w:id="264" w:name="_stxmrgitg2jx" w:colFirst="0" w:colLast="0"/>
      <w:bookmarkEnd w:id="264"/>
      <w:r>
        <w:rPr>
          <w:rFonts w:ascii="Arial Unicode MS" w:eastAsia="Arial Unicode MS" w:hAnsi="Arial Unicode MS" w:cs="Arial Unicode MS"/>
        </w:rPr>
        <w:t>핵심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요건</w:t>
      </w:r>
      <w:r>
        <w:rPr>
          <w:rFonts w:ascii="Arial Unicode MS" w:eastAsia="Arial Unicode MS" w:hAnsi="Arial Unicode MS" w:cs="Arial Unicode MS"/>
        </w:rPr>
        <w:t xml:space="preserve"> → </w:t>
      </w:r>
      <w:r>
        <w:rPr>
          <w:rFonts w:ascii="Arial Unicode MS" w:eastAsia="Arial Unicode MS" w:hAnsi="Arial Unicode MS" w:cs="Arial Unicode MS"/>
        </w:rPr>
        <w:t>권장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도구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매칭</w:t>
      </w:r>
    </w:p>
    <w:p w14:paraId="2DC8A6A8" w14:textId="77777777" w:rsidR="00D80D8A" w:rsidRDefault="00BE6280">
      <w:r>
        <w:rPr>
          <w:rFonts w:ascii="Arial Unicode MS" w:eastAsia="Arial Unicode MS" w:hAnsi="Arial Unicode MS" w:cs="Arial Unicode MS"/>
        </w:rPr>
        <w:t>단일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도구로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모든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요건을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충족하기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어려운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경우가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많으므로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필요에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따라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조합하여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사용한다</w:t>
      </w:r>
      <w:r>
        <w:rPr>
          <w:rFonts w:ascii="Arial Unicode MS" w:eastAsia="Arial Unicode MS" w:hAnsi="Arial Unicode MS" w:cs="Arial Unicode MS"/>
        </w:rPr>
        <w:t>.</w:t>
      </w:r>
    </w:p>
    <w:p w14:paraId="05AE3FE5" w14:textId="77777777" w:rsidR="00D80D8A" w:rsidRDefault="00D80D8A">
      <w:pPr>
        <w:pBdr>
          <w:top w:val="nil"/>
          <w:left w:val="nil"/>
          <w:bottom w:val="nil"/>
          <w:right w:val="nil"/>
          <w:between w:val="nil"/>
        </w:pBdr>
      </w:pPr>
    </w:p>
    <w:tbl>
      <w:tblPr>
        <w:tblStyle w:val="affffffffffffb"/>
        <w:tblW w:w="9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145"/>
        <w:gridCol w:w="2175"/>
        <w:gridCol w:w="4680"/>
      </w:tblGrid>
      <w:tr w:rsidR="00D80D8A" w14:paraId="1B41C271" w14:textId="77777777">
        <w:trPr>
          <w:tblHeader/>
        </w:trPr>
        <w:tc>
          <w:tcPr>
            <w:tcW w:w="2145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D5E4E6" w14:textId="77777777" w:rsidR="00D80D8A" w:rsidRDefault="00BE6280">
            <w:pPr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핵심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요건</w:t>
            </w:r>
          </w:p>
        </w:tc>
        <w:tc>
          <w:tcPr>
            <w:tcW w:w="2175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BB0195" w14:textId="77777777" w:rsidR="00D80D8A" w:rsidRDefault="00BE6280">
            <w:pPr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권장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도구</w:t>
            </w:r>
          </w:p>
        </w:tc>
        <w:tc>
          <w:tcPr>
            <w:tcW w:w="468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38632E" w14:textId="77777777" w:rsidR="00D80D8A" w:rsidRDefault="00BE6280">
            <w:pPr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근거</w:t>
            </w:r>
          </w:p>
        </w:tc>
      </w:tr>
      <w:tr w:rsidR="00D80D8A" w14:paraId="7882457A" w14:textId="77777777">
        <w:tc>
          <w:tcPr>
            <w:tcW w:w="21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CD1DBA" w14:textId="77777777" w:rsidR="00D80D8A" w:rsidRDefault="00BE6280">
            <w:r>
              <w:rPr>
                <w:rFonts w:ascii="Arial Unicode MS" w:eastAsia="Arial Unicode MS" w:hAnsi="Arial Unicode MS" w:cs="Arial Unicode MS"/>
              </w:rPr>
              <w:t>출력이</w:t>
            </w:r>
            <w:r>
              <w:rPr>
                <w:rFonts w:ascii="Arial Unicode MS" w:eastAsia="Arial Unicode MS" w:hAnsi="Arial Unicode MS" w:cs="Arial Unicode MS"/>
              </w:rPr>
              <w:t xml:space="preserve"> JSON/</w:t>
            </w:r>
            <w:r>
              <w:rPr>
                <w:rFonts w:ascii="Arial Unicode MS" w:eastAsia="Arial Unicode MS" w:hAnsi="Arial Unicode MS" w:cs="Arial Unicode MS"/>
              </w:rPr>
              <w:t>구조화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데이터여야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함</w:t>
            </w:r>
          </w:p>
        </w:tc>
        <w:tc>
          <w:tcPr>
            <w:tcW w:w="21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FA36A6" w14:textId="77777777" w:rsidR="00D80D8A" w:rsidRDefault="00BE6280">
            <w:proofErr w:type="spellStart"/>
            <w:r>
              <w:rPr>
                <w:b/>
                <w:bCs/>
              </w:rPr>
              <w:t>Guardrails</w:t>
            </w:r>
            <w:proofErr w:type="spellEnd"/>
            <w:r>
              <w:rPr>
                <w:b/>
                <w:bCs/>
              </w:rPr>
              <w:t xml:space="preserve"> AI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0F3C20" w14:textId="77777777" w:rsidR="00D80D8A" w:rsidRDefault="00BE6280">
            <w:proofErr w:type="spellStart"/>
            <w:r>
              <w:rPr>
                <w:rFonts w:ascii="Arial Unicode MS" w:eastAsia="Arial Unicode MS" w:hAnsi="Arial Unicode MS" w:cs="Arial Unicode MS"/>
              </w:rPr>
              <w:t>Pydantic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기반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스키마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검증</w:t>
            </w:r>
            <w:r>
              <w:rPr>
                <w:rFonts w:ascii="Arial Unicode MS" w:eastAsia="Arial Unicode MS" w:hAnsi="Arial Unicode MS" w:cs="Arial Unicode MS"/>
              </w:rPr>
              <w:t xml:space="preserve"> + </w:t>
            </w:r>
            <w:r>
              <w:rPr>
                <w:rFonts w:ascii="Arial Unicode MS" w:eastAsia="Arial Unicode MS" w:hAnsi="Arial Unicode MS" w:cs="Arial Unicode MS"/>
              </w:rPr>
              <w:t>자동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re-ask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.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Hub</w:t>
            </w:r>
            <w:r>
              <w:rPr>
                <w:rFonts w:ascii="Arial Unicode MS" w:eastAsia="Arial Unicode MS" w:hAnsi="Arial Unicode MS" w:cs="Arial Unicode MS"/>
              </w:rPr>
              <w:t>의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100+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Validator</w:t>
            </w:r>
            <w:r>
              <w:rPr>
                <w:rFonts w:ascii="Arial Unicode MS" w:eastAsia="Arial Unicode MS" w:hAnsi="Arial Unicode MS" w:cs="Arial Unicode MS"/>
              </w:rPr>
              <w:t>로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추가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품질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검증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조합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가능</w:t>
            </w:r>
            <w:r>
              <w:rPr>
                <w:rFonts w:ascii="Arial Unicode MS" w:eastAsia="Arial Unicode MS" w:hAnsi="Arial Unicode MS" w:cs="Arial Unicode MS"/>
              </w:rPr>
              <w:t>.</w:t>
            </w:r>
          </w:p>
        </w:tc>
      </w:tr>
      <w:tr w:rsidR="00D80D8A" w14:paraId="4C526624" w14:textId="77777777">
        <w:tc>
          <w:tcPr>
            <w:tcW w:w="21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B05FD1" w14:textId="77777777" w:rsidR="00D80D8A" w:rsidRDefault="00BE6280">
            <w:r>
              <w:rPr>
                <w:rFonts w:ascii="Arial Unicode MS" w:eastAsia="Arial Unicode MS" w:hAnsi="Arial Unicode MS" w:cs="Arial Unicode MS"/>
              </w:rPr>
              <w:t>유해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콘텐츠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필터링이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핵심</w:t>
            </w:r>
          </w:p>
        </w:tc>
        <w:tc>
          <w:tcPr>
            <w:tcW w:w="21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58B090" w14:textId="77777777" w:rsidR="00D80D8A" w:rsidRDefault="00BE6280">
            <w:proofErr w:type="spellStart"/>
            <w:r>
              <w:rPr>
                <w:b/>
                <w:bCs/>
              </w:rPr>
              <w:t>LlamaGuard</w:t>
            </w:r>
            <w:proofErr w:type="spellEnd"/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7A63C6" w14:textId="77777777" w:rsidR="00D80D8A" w:rsidRDefault="00BE6280">
            <w:r>
              <w:rPr>
                <w:rFonts w:ascii="Arial Unicode MS" w:eastAsia="Arial Unicode MS" w:hAnsi="Arial Unicode MS" w:cs="Arial Unicode MS"/>
              </w:rPr>
              <w:t>문맥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기반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안전성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분류</w:t>
            </w:r>
            <w:r>
              <w:rPr>
                <w:rFonts w:ascii="Arial Unicode MS" w:eastAsia="Arial Unicode MS" w:hAnsi="Arial Unicode MS" w:cs="Arial Unicode MS"/>
              </w:rPr>
              <w:t xml:space="preserve">. </w:t>
            </w:r>
            <w:r>
              <w:rPr>
                <w:rFonts w:ascii="Arial Unicode MS" w:eastAsia="Arial Unicode MS" w:hAnsi="Arial Unicode MS" w:cs="Arial Unicode MS"/>
              </w:rPr>
              <w:t>키워드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필터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대비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정확도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우위</w:t>
            </w:r>
            <w:r>
              <w:rPr>
                <w:rFonts w:ascii="Arial Unicode MS" w:eastAsia="Arial Unicode MS" w:hAnsi="Arial Unicode MS" w:cs="Arial Unicode MS"/>
              </w:rPr>
              <w:t xml:space="preserve">.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온프레미스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호스팅으로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데이터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외부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전송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불필요</w:t>
            </w:r>
            <w:r>
              <w:rPr>
                <w:rFonts w:ascii="Arial Unicode MS" w:eastAsia="Arial Unicode MS" w:hAnsi="Arial Unicode MS" w:cs="Arial Unicode MS"/>
              </w:rPr>
              <w:t>.</w:t>
            </w:r>
          </w:p>
        </w:tc>
      </w:tr>
      <w:tr w:rsidR="00D80D8A" w14:paraId="41415D18" w14:textId="77777777">
        <w:tc>
          <w:tcPr>
            <w:tcW w:w="21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254A4C" w14:textId="77777777" w:rsidR="00D80D8A" w:rsidRDefault="00BE6280">
            <w:proofErr w:type="spellStart"/>
            <w:r>
              <w:rPr>
                <w:rFonts w:ascii="Arial Unicode MS" w:eastAsia="Arial Unicode MS" w:hAnsi="Arial Unicode MS" w:cs="Arial Unicode MS"/>
              </w:rPr>
              <w:t>멀티턴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대화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흐름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제어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필요</w:t>
            </w:r>
          </w:p>
        </w:tc>
        <w:tc>
          <w:tcPr>
            <w:tcW w:w="21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A00993" w14:textId="77777777" w:rsidR="00D80D8A" w:rsidRDefault="00BE6280">
            <w:proofErr w:type="spellStart"/>
            <w:r>
              <w:rPr>
                <w:b/>
                <w:bCs/>
              </w:rPr>
              <w:t>NeMo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Guardrails</w:t>
            </w:r>
            <w:proofErr w:type="spellEnd"/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9BF636" w14:textId="77777777" w:rsidR="00D80D8A" w:rsidRDefault="00BE6280">
            <w:proofErr w:type="spellStart"/>
            <w:r>
              <w:rPr>
                <w:rFonts w:ascii="Arial Unicode MS" w:eastAsia="Arial Unicode MS" w:hAnsi="Arial Unicode MS" w:cs="Arial Unicode MS"/>
              </w:rPr>
              <w:t>Colang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DSL</w:t>
            </w:r>
            <w:r>
              <w:rPr>
                <w:rFonts w:ascii="Arial Unicode MS" w:eastAsia="Arial Unicode MS" w:hAnsi="Arial Unicode MS" w:cs="Arial Unicode MS"/>
              </w:rPr>
              <w:t>로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대화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흐름을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상태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머신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방식으로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모델링하는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유일한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전용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솔루션</w:t>
            </w:r>
            <w:r>
              <w:rPr>
                <w:rFonts w:ascii="Arial Unicode MS" w:eastAsia="Arial Unicode MS" w:hAnsi="Arial Unicode MS" w:cs="Arial Unicode MS"/>
              </w:rPr>
              <w:t>.</w:t>
            </w:r>
          </w:p>
        </w:tc>
      </w:tr>
      <w:tr w:rsidR="00D80D8A" w14:paraId="044BECCF" w14:textId="77777777">
        <w:tc>
          <w:tcPr>
            <w:tcW w:w="21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9D4142" w14:textId="77777777" w:rsidR="00D80D8A" w:rsidRDefault="00BE6280">
            <w:r>
              <w:rPr>
                <w:rFonts w:ascii="Arial Unicode MS" w:eastAsia="Arial Unicode MS" w:hAnsi="Arial Unicode MS" w:cs="Arial Unicode MS"/>
              </w:rPr>
              <w:t>입출력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전반의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포괄적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안전장치</w:t>
            </w:r>
          </w:p>
        </w:tc>
        <w:tc>
          <w:tcPr>
            <w:tcW w:w="21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DD24CB" w14:textId="77777777" w:rsidR="00D80D8A" w:rsidRDefault="00BE6280">
            <w:proofErr w:type="spellStart"/>
            <w:r>
              <w:rPr>
                <w:rFonts w:ascii="Arial Unicode MS" w:eastAsia="Arial Unicode MS" w:hAnsi="Arial Unicode MS" w:cs="Arial Unicode MS"/>
                <w:b/>
                <w:bCs/>
              </w:rPr>
              <w:t>NeMo</w:t>
            </w:r>
            <w:proofErr w:type="spellEnd"/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+ </w:t>
            </w:r>
            <w:proofErr w:type="spellStart"/>
            <w:r>
              <w:rPr>
                <w:rFonts w:ascii="Arial Unicode MS" w:eastAsia="Arial Unicode MS" w:hAnsi="Arial Unicode MS" w:cs="Arial Unicode MS"/>
                <w:b/>
                <w:bCs/>
              </w:rPr>
              <w:t>Guardrails</w:t>
            </w:r>
            <w:proofErr w:type="spellEnd"/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AI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조합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D952D8" w14:textId="77777777" w:rsidR="00D80D8A" w:rsidRDefault="00BE6280">
            <w:proofErr w:type="spellStart"/>
            <w:r>
              <w:rPr>
                <w:rFonts w:ascii="Arial Unicode MS" w:eastAsia="Arial Unicode MS" w:hAnsi="Arial Unicode MS" w:cs="Arial Unicode MS"/>
              </w:rPr>
              <w:t>NeMo</w:t>
            </w:r>
            <w:r>
              <w:rPr>
                <w:rFonts w:ascii="Arial Unicode MS" w:eastAsia="Arial Unicode MS" w:hAnsi="Arial Unicode MS" w:cs="Arial Unicode MS"/>
              </w:rPr>
              <w:t>의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5</w:t>
            </w:r>
            <w:r>
              <w:rPr>
                <w:rFonts w:ascii="Arial Unicode MS" w:eastAsia="Arial Unicode MS" w:hAnsi="Arial Unicode MS" w:cs="Arial Unicode MS"/>
              </w:rPr>
              <w:t>종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Rail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파이프라인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내에서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Guardrails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AI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Validator</w:t>
            </w:r>
            <w:r>
              <w:rPr>
                <w:rFonts w:ascii="Arial Unicode MS" w:eastAsia="Arial Unicode MS" w:hAnsi="Arial Unicode MS" w:cs="Arial Unicode MS"/>
              </w:rPr>
              <w:t>를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호출하는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공식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통합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패턴</w:t>
            </w:r>
            <w:r>
              <w:rPr>
                <w:rFonts w:ascii="Arial Unicode MS" w:eastAsia="Arial Unicode MS" w:hAnsi="Arial Unicode MS" w:cs="Arial Unicode MS"/>
              </w:rPr>
              <w:t>.</w:t>
            </w:r>
          </w:p>
        </w:tc>
      </w:tr>
      <w:tr w:rsidR="00D80D8A" w14:paraId="2264471C" w14:textId="77777777">
        <w:tc>
          <w:tcPr>
            <w:tcW w:w="21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C8677C" w14:textId="77777777" w:rsidR="00D80D8A" w:rsidRDefault="00BE6280">
            <w:proofErr w:type="spellStart"/>
            <w:r>
              <w:rPr>
                <w:rFonts w:ascii="Arial Unicode MS" w:eastAsia="Arial Unicode MS" w:hAnsi="Arial Unicode MS" w:cs="Arial Unicode MS"/>
              </w:rPr>
              <w:t>Prompt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Injection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>/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Jailbreak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방어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강화</w:t>
            </w:r>
          </w:p>
        </w:tc>
        <w:tc>
          <w:tcPr>
            <w:tcW w:w="21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36F947" w14:textId="77777777" w:rsidR="00D80D8A" w:rsidRDefault="00BE6280">
            <w:proofErr w:type="spellStart"/>
            <w:r>
              <w:rPr>
                <w:rFonts w:ascii="Arial Unicode MS" w:eastAsia="Arial Unicode MS" w:hAnsi="Arial Unicode MS" w:cs="Arial Unicode MS"/>
                <w:b/>
                <w:bCs/>
              </w:rPr>
              <w:t>NeMo</w:t>
            </w:r>
            <w:proofErr w:type="spellEnd"/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(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입력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b/>
                <w:bCs/>
              </w:rPr>
              <w:t>Rail</w:t>
            </w:r>
            <w:proofErr w:type="spellEnd"/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) + </w:t>
            </w:r>
            <w:proofErr w:type="spellStart"/>
            <w:r>
              <w:rPr>
                <w:rFonts w:ascii="Arial Unicode MS" w:eastAsia="Arial Unicode MS" w:hAnsi="Arial Unicode MS" w:cs="Arial Unicode MS"/>
                <w:b/>
                <w:bCs/>
              </w:rPr>
              <w:t>LlamaGuard</w:t>
            </w:r>
            <w:proofErr w:type="spellEnd"/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06151A" w14:textId="77777777" w:rsidR="00D80D8A" w:rsidRDefault="00BE6280">
            <w:proofErr w:type="spellStart"/>
            <w:r>
              <w:rPr>
                <w:rFonts w:ascii="Arial Unicode MS" w:eastAsia="Arial Unicode MS" w:hAnsi="Arial Unicode MS" w:cs="Arial Unicode MS"/>
              </w:rPr>
              <w:t>NeMo</w:t>
            </w:r>
            <w:r>
              <w:rPr>
                <w:rFonts w:ascii="Arial Unicode MS" w:eastAsia="Arial Unicode MS" w:hAnsi="Arial Unicode MS" w:cs="Arial Unicode MS"/>
              </w:rPr>
              <w:t>의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Jailbreak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탐지</w:t>
            </w:r>
            <w:r>
              <w:rPr>
                <w:rFonts w:ascii="Arial Unicode MS" w:eastAsia="Arial Unicode MS" w:hAnsi="Arial Unicode MS" w:cs="Arial Unicode MS"/>
              </w:rPr>
              <w:t xml:space="preserve"> +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LlamaGuard</w:t>
            </w:r>
            <w:r>
              <w:rPr>
                <w:rFonts w:ascii="Arial Unicode MS" w:eastAsia="Arial Unicode MS" w:hAnsi="Arial Unicode MS" w:cs="Arial Unicode MS"/>
              </w:rPr>
              <w:t>의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문맥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기반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분류를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이중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적용</w:t>
            </w:r>
            <w:r>
              <w:rPr>
                <w:rFonts w:ascii="Arial Unicode MS" w:eastAsia="Arial Unicode MS" w:hAnsi="Arial Unicode MS" w:cs="Arial Unicode MS"/>
              </w:rPr>
              <w:t xml:space="preserve">. </w:t>
            </w:r>
            <w:r>
              <w:rPr>
                <w:rFonts w:ascii="Arial Unicode MS" w:eastAsia="Arial Unicode MS" w:hAnsi="Arial Unicode MS" w:cs="Arial Unicode MS"/>
              </w:rPr>
              <w:t>모델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수준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방어</w:t>
            </w:r>
            <w:r>
              <w:rPr>
                <w:rFonts w:ascii="Arial Unicode MS" w:eastAsia="Arial Unicode MS" w:hAnsi="Arial Unicode MS" w:cs="Arial Unicode MS"/>
              </w:rPr>
              <w:t>(1</w:t>
            </w:r>
            <w:r>
              <w:rPr>
                <w:rFonts w:ascii="Arial Unicode MS" w:eastAsia="Arial Unicode MS" w:hAnsi="Arial Unicode MS" w:cs="Arial Unicode MS"/>
              </w:rPr>
              <w:t>계층</w:t>
            </w:r>
            <w:r>
              <w:rPr>
                <w:rFonts w:ascii="Arial Unicode MS" w:eastAsia="Arial Unicode MS" w:hAnsi="Arial Unicode MS" w:cs="Arial Unicode MS"/>
              </w:rPr>
              <w:t>)</w:t>
            </w:r>
            <w:r>
              <w:rPr>
                <w:rFonts w:ascii="Arial Unicode MS" w:eastAsia="Arial Unicode MS" w:hAnsi="Arial Unicode MS" w:cs="Arial Unicode MS"/>
              </w:rPr>
              <w:t>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합쳐</w:t>
            </w:r>
            <w:r>
              <w:rPr>
                <w:rFonts w:ascii="Arial Unicode MS" w:eastAsia="Arial Unicode MS" w:hAnsi="Arial Unicode MS" w:cs="Arial Unicode MS"/>
              </w:rPr>
              <w:t xml:space="preserve"> 3</w:t>
            </w:r>
            <w:r>
              <w:rPr>
                <w:rFonts w:ascii="Arial Unicode MS" w:eastAsia="Arial Unicode MS" w:hAnsi="Arial Unicode MS" w:cs="Arial Unicode MS"/>
              </w:rPr>
              <w:t>중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방어</w:t>
            </w:r>
            <w:r>
              <w:rPr>
                <w:rFonts w:ascii="Arial Unicode MS" w:eastAsia="Arial Unicode MS" w:hAnsi="Arial Unicode MS" w:cs="Arial Unicode MS"/>
              </w:rPr>
              <w:t>.</w:t>
            </w:r>
          </w:p>
        </w:tc>
      </w:tr>
      <w:tr w:rsidR="00D80D8A" w14:paraId="698C7D42" w14:textId="77777777">
        <w:tc>
          <w:tcPr>
            <w:tcW w:w="21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08CDA4" w14:textId="77777777" w:rsidR="00D80D8A" w:rsidRDefault="00BE6280">
            <w:r>
              <w:rPr>
                <w:rFonts w:ascii="Arial Unicode MS" w:eastAsia="Arial Unicode MS" w:hAnsi="Arial Unicode MS" w:cs="Arial Unicode MS"/>
              </w:rPr>
              <w:t xml:space="preserve">PII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탐지</w:t>
            </w:r>
            <w:r>
              <w:rPr>
                <w:rFonts w:ascii="Arial Unicode MS" w:eastAsia="Arial Unicode MS" w:hAnsi="Arial Unicode MS" w:cs="Arial Unicode MS"/>
              </w:rPr>
              <w:t>·</w:t>
            </w:r>
            <w:r>
              <w:rPr>
                <w:rFonts w:ascii="Arial Unicode MS" w:eastAsia="Arial Unicode MS" w:hAnsi="Arial Unicode MS" w:cs="Arial Unicode MS"/>
              </w:rPr>
              <w:t>익명화</w:t>
            </w:r>
            <w:proofErr w:type="spellEnd"/>
          </w:p>
        </w:tc>
        <w:tc>
          <w:tcPr>
            <w:tcW w:w="21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C60FED" w14:textId="77777777" w:rsidR="00D80D8A" w:rsidRDefault="00BE6280">
            <w:proofErr w:type="spellStart"/>
            <w:r>
              <w:rPr>
                <w:b/>
                <w:bCs/>
              </w:rPr>
              <w:t>Guardrails</w:t>
            </w:r>
            <w:proofErr w:type="spellEnd"/>
            <w:r>
              <w:rPr>
                <w:b/>
                <w:bCs/>
              </w:rPr>
              <w:t xml:space="preserve"> AI (PII </w:t>
            </w:r>
            <w:proofErr w:type="spellStart"/>
            <w:r>
              <w:rPr>
                <w:b/>
                <w:bCs/>
              </w:rPr>
              <w:t>Validator</w:t>
            </w:r>
            <w:proofErr w:type="spellEnd"/>
            <w:r>
              <w:rPr>
                <w:b/>
                <w:bCs/>
              </w:rPr>
              <w:t>)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5DE0F8" w14:textId="77777777" w:rsidR="00D80D8A" w:rsidRDefault="00BE6280">
            <w:r>
              <w:rPr>
                <w:rFonts w:ascii="Arial Unicode MS" w:eastAsia="Arial Unicode MS" w:hAnsi="Arial Unicode MS" w:cs="Arial Unicode MS"/>
              </w:rPr>
              <w:t>패턴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매칭</w:t>
            </w:r>
            <w:r>
              <w:rPr>
                <w:rFonts w:ascii="Arial Unicode MS" w:eastAsia="Arial Unicode MS" w:hAnsi="Arial Unicode MS" w:cs="Arial Unicode MS"/>
              </w:rPr>
              <w:t xml:space="preserve"> + NER </w:t>
            </w:r>
            <w:r>
              <w:rPr>
                <w:rFonts w:ascii="Arial Unicode MS" w:eastAsia="Arial Unicode MS" w:hAnsi="Arial Unicode MS" w:cs="Arial Unicode MS"/>
              </w:rPr>
              <w:t>기반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탐지</w:t>
            </w:r>
            <w:r>
              <w:rPr>
                <w:rFonts w:ascii="Arial Unicode MS" w:eastAsia="Arial Unicode MS" w:hAnsi="Arial Unicode MS" w:cs="Arial Unicode MS"/>
              </w:rPr>
              <w:t xml:space="preserve">. </w:t>
            </w:r>
            <w:r>
              <w:rPr>
                <w:rFonts w:ascii="Arial Unicode MS" w:eastAsia="Arial Unicode MS" w:hAnsi="Arial Unicode MS" w:cs="Arial Unicode MS"/>
              </w:rPr>
              <w:t>한국어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고유</w:t>
            </w:r>
            <w:r>
              <w:rPr>
                <w:rFonts w:ascii="Arial Unicode MS" w:eastAsia="Arial Unicode MS" w:hAnsi="Arial Unicode MS" w:cs="Arial Unicode MS"/>
              </w:rPr>
              <w:t xml:space="preserve"> PII(</w:t>
            </w:r>
            <w:r>
              <w:rPr>
                <w:rFonts w:ascii="Arial Unicode MS" w:eastAsia="Arial Unicode MS" w:hAnsi="Arial Unicode MS" w:cs="Arial Unicode MS"/>
              </w:rPr>
              <w:t>주민번호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등</w:t>
            </w:r>
            <w:r>
              <w:rPr>
                <w:rFonts w:ascii="Arial Unicode MS" w:eastAsia="Arial Unicode MS" w:hAnsi="Arial Unicode MS" w:cs="Arial Unicode MS"/>
              </w:rPr>
              <w:t>)</w:t>
            </w:r>
            <w:r>
              <w:rPr>
                <w:rFonts w:ascii="Arial Unicode MS" w:eastAsia="Arial Unicode MS" w:hAnsi="Arial Unicode MS" w:cs="Arial Unicode MS"/>
              </w:rPr>
              <w:t>는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커스텀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regex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Validator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추가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필수</w:t>
            </w:r>
            <w:r>
              <w:rPr>
                <w:rFonts w:ascii="Arial Unicode MS" w:eastAsia="Arial Unicode MS" w:hAnsi="Arial Unicode MS" w:cs="Arial Unicode MS"/>
              </w:rPr>
              <w:t>.</w:t>
            </w:r>
          </w:p>
        </w:tc>
      </w:tr>
      <w:tr w:rsidR="00D80D8A" w14:paraId="65E3688A" w14:textId="77777777">
        <w:tc>
          <w:tcPr>
            <w:tcW w:w="21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AE2DC9" w14:textId="77777777" w:rsidR="00D80D8A" w:rsidRDefault="00BE6280">
            <w:r>
              <w:rPr>
                <w:rFonts w:ascii="Arial Unicode MS" w:eastAsia="Arial Unicode MS" w:hAnsi="Arial Unicode MS" w:cs="Arial Unicode MS"/>
              </w:rPr>
              <w:t>도메인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특화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규칙이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매우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복잡하고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기존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lastRenderedPageBreak/>
              <w:t>도구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확장으로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해결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불가</w:t>
            </w:r>
          </w:p>
        </w:tc>
        <w:tc>
          <w:tcPr>
            <w:tcW w:w="21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1F4592" w14:textId="77777777" w:rsidR="00D80D8A" w:rsidRDefault="00BE6280">
            <w:r>
              <w:rPr>
                <w:rFonts w:ascii="Arial Unicode MS" w:eastAsia="Arial Unicode MS" w:hAnsi="Arial Unicode MS" w:cs="Arial Unicode MS"/>
                <w:b/>
                <w:bCs/>
              </w:rPr>
              <w:lastRenderedPageBreak/>
              <w:t>자체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구현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BCCBCF" w14:textId="77777777" w:rsidR="00D80D8A" w:rsidRDefault="00BE6280">
            <w:r>
              <w:rPr>
                <w:rFonts w:ascii="Arial Unicode MS" w:eastAsia="Arial Unicode MS" w:hAnsi="Arial Unicode MS" w:cs="Arial Unicode MS"/>
              </w:rPr>
              <w:t>기존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도구의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커스텀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확장</w:t>
            </w:r>
            <w:r>
              <w:rPr>
                <w:rFonts w:ascii="Arial Unicode MS" w:eastAsia="Arial Unicode MS" w:hAnsi="Arial Unicode MS" w:cs="Arial Unicode MS"/>
              </w:rPr>
              <w:t>(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Validator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>/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Action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>)</w:t>
            </w:r>
            <w:r>
              <w:rPr>
                <w:rFonts w:ascii="Arial Unicode MS" w:eastAsia="Arial Unicode MS" w:hAnsi="Arial Unicode MS" w:cs="Arial Unicode MS"/>
              </w:rPr>
              <w:t>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먼저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검토하고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불가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시에만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선택</w:t>
            </w:r>
            <w:r>
              <w:rPr>
                <w:rFonts w:ascii="Arial Unicode MS" w:eastAsia="Arial Unicode MS" w:hAnsi="Arial Unicode MS" w:cs="Arial Unicode MS"/>
              </w:rPr>
              <w:t xml:space="preserve">. </w:t>
            </w:r>
            <w:r>
              <w:rPr>
                <w:rFonts w:ascii="Arial Unicode MS" w:eastAsia="Arial Unicode MS" w:hAnsi="Arial Unicode MS" w:cs="Arial Unicode MS"/>
              </w:rPr>
              <w:t>상세는</w:t>
            </w:r>
            <w:r>
              <w:rPr>
                <w:rFonts w:ascii="Arial Unicode MS" w:eastAsia="Arial Unicode MS" w:hAnsi="Arial Unicode MS" w:cs="Arial Unicode MS"/>
              </w:rPr>
              <w:t xml:space="preserve"> 10.3</w:t>
            </w:r>
            <w:r>
              <w:rPr>
                <w:rFonts w:ascii="Arial Unicode MS" w:eastAsia="Arial Unicode MS" w:hAnsi="Arial Unicode MS" w:cs="Arial Unicode MS"/>
              </w:rPr>
              <w:t>절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참조</w:t>
            </w:r>
            <w:r>
              <w:rPr>
                <w:rFonts w:ascii="Arial Unicode MS" w:eastAsia="Arial Unicode MS" w:hAnsi="Arial Unicode MS" w:cs="Arial Unicode MS"/>
              </w:rPr>
              <w:t>.</w:t>
            </w:r>
          </w:p>
        </w:tc>
      </w:tr>
      <w:tr w:rsidR="00D80D8A" w14:paraId="057AF6C0" w14:textId="77777777">
        <w:tc>
          <w:tcPr>
            <w:tcW w:w="21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2E53A5" w14:textId="77777777" w:rsidR="00D80D8A" w:rsidRDefault="00BE6280">
            <w:proofErr w:type="spellStart"/>
            <w:r>
              <w:rPr>
                <w:rFonts w:ascii="Arial Unicode MS" w:eastAsia="Arial Unicode MS" w:hAnsi="Arial Unicode MS" w:cs="Arial Unicode MS"/>
              </w:rPr>
              <w:t>OpenAI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모델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기반이고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기본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안전성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레이어로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충분한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경우</w:t>
            </w:r>
          </w:p>
        </w:tc>
        <w:tc>
          <w:tcPr>
            <w:tcW w:w="21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4BBA41" w14:textId="77777777" w:rsidR="00D80D8A" w:rsidRDefault="00BE6280">
            <w:proofErr w:type="spellStart"/>
            <w:r>
              <w:rPr>
                <w:b/>
                <w:bCs/>
              </w:rPr>
              <w:t>OpenAI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Moderation</w:t>
            </w:r>
            <w:proofErr w:type="spellEnd"/>
            <w:r>
              <w:rPr>
                <w:b/>
                <w:bCs/>
              </w:rPr>
              <w:t xml:space="preserve"> API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353D3C" w14:textId="77777777" w:rsidR="00D80D8A" w:rsidRDefault="00BE6280">
            <w:r>
              <w:rPr>
                <w:rFonts w:ascii="Arial Unicode MS" w:eastAsia="Arial Unicode MS" w:hAnsi="Arial Unicode MS" w:cs="Arial Unicode MS"/>
              </w:rPr>
              <w:t>상태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비저장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분류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서비스</w:t>
            </w:r>
            <w:r>
              <w:rPr>
                <w:rFonts w:ascii="Arial Unicode MS" w:eastAsia="Arial Unicode MS" w:hAnsi="Arial Unicode MS" w:cs="Arial Unicode MS"/>
              </w:rPr>
              <w:t xml:space="preserve">. </w:t>
            </w:r>
            <w:r>
              <w:rPr>
                <w:rFonts w:ascii="Arial Unicode MS" w:eastAsia="Arial Unicode MS" w:hAnsi="Arial Unicode MS" w:cs="Arial Unicode MS"/>
              </w:rPr>
              <w:t>전용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도구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도입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전</w:t>
            </w:r>
            <w:r>
              <w:rPr>
                <w:rFonts w:ascii="Arial Unicode MS" w:eastAsia="Arial Unicode MS" w:hAnsi="Arial Unicode MS" w:cs="Arial Unicode MS"/>
              </w:rPr>
              <w:t xml:space="preserve"> 1</w:t>
            </w:r>
            <w:r>
              <w:rPr>
                <w:rFonts w:ascii="Arial Unicode MS" w:eastAsia="Arial Unicode MS" w:hAnsi="Arial Unicode MS" w:cs="Arial Unicode MS"/>
              </w:rPr>
              <w:t>차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레이어로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활용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가능</w:t>
            </w:r>
            <w:r>
              <w:rPr>
                <w:rFonts w:ascii="Arial Unicode MS" w:eastAsia="Arial Unicode MS" w:hAnsi="Arial Unicode MS" w:cs="Arial Unicode MS"/>
              </w:rPr>
              <w:t xml:space="preserve">.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OpenAI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생태계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외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환경에서는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추가</w:t>
            </w:r>
            <w:r>
              <w:rPr>
                <w:rFonts w:ascii="Arial Unicode MS" w:eastAsia="Arial Unicode MS" w:hAnsi="Arial Unicode MS" w:cs="Arial Unicode MS"/>
              </w:rPr>
              <w:t xml:space="preserve"> API </w:t>
            </w:r>
            <w:r>
              <w:rPr>
                <w:rFonts w:ascii="Arial Unicode MS" w:eastAsia="Arial Unicode MS" w:hAnsi="Arial Unicode MS" w:cs="Arial Unicode MS"/>
              </w:rPr>
              <w:t>의존성이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발생하므로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아키텍처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적합성을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검토한다</w:t>
            </w:r>
            <w:r>
              <w:rPr>
                <w:rFonts w:ascii="Arial Unicode MS" w:eastAsia="Arial Unicode MS" w:hAnsi="Arial Unicode MS" w:cs="Arial Unicode MS"/>
              </w:rPr>
              <w:t>.</w:t>
            </w:r>
          </w:p>
        </w:tc>
      </w:tr>
      <w:tr w:rsidR="00D80D8A" w14:paraId="59F25C10" w14:textId="77777777">
        <w:tc>
          <w:tcPr>
            <w:tcW w:w="21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58CFF5" w14:textId="77777777" w:rsidR="00D80D8A" w:rsidRDefault="00BE6280">
            <w:r>
              <w:rPr>
                <w:rFonts w:ascii="Arial Unicode MS" w:eastAsia="Arial Unicode MS" w:hAnsi="Arial Unicode MS" w:cs="Arial Unicode MS"/>
              </w:rPr>
              <w:t xml:space="preserve">PII </w:t>
            </w:r>
            <w:r>
              <w:rPr>
                <w:rFonts w:ascii="Arial Unicode MS" w:eastAsia="Arial Unicode MS" w:hAnsi="Arial Unicode MS" w:cs="Arial Unicode MS"/>
              </w:rPr>
              <w:t>스캐닝이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유일한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핵심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요건</w:t>
            </w:r>
          </w:p>
        </w:tc>
        <w:tc>
          <w:tcPr>
            <w:tcW w:w="21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2ECA4A" w14:textId="77777777" w:rsidR="00D80D8A" w:rsidRDefault="00BE6280">
            <w:r>
              <w:rPr>
                <w:b/>
                <w:bCs/>
              </w:rPr>
              <w:t xml:space="preserve">LLM </w:t>
            </w:r>
            <w:proofErr w:type="spellStart"/>
            <w:r>
              <w:rPr>
                <w:b/>
                <w:bCs/>
              </w:rPr>
              <w:t>Guard</w:t>
            </w:r>
            <w:proofErr w:type="spellEnd"/>
            <w:r>
              <w:rPr>
                <w:b/>
                <w:bCs/>
              </w:rPr>
              <w:t xml:space="preserve"> (</w:t>
            </w:r>
            <w:proofErr w:type="spellStart"/>
            <w:r>
              <w:rPr>
                <w:b/>
                <w:bCs/>
              </w:rPr>
              <w:t>Protect</w:t>
            </w:r>
            <w:proofErr w:type="spellEnd"/>
            <w:r>
              <w:rPr>
                <w:b/>
                <w:bCs/>
              </w:rPr>
              <w:t xml:space="preserve"> AI)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133C06" w14:textId="77777777" w:rsidR="00D80D8A" w:rsidRDefault="00BE6280">
            <w:r>
              <w:rPr>
                <w:rFonts w:ascii="Arial Unicode MS" w:eastAsia="Arial Unicode MS" w:hAnsi="Arial Unicode MS" w:cs="Arial Unicode MS"/>
              </w:rPr>
              <w:t xml:space="preserve">MIT </w:t>
            </w:r>
            <w:r>
              <w:rPr>
                <w:rFonts w:ascii="Arial Unicode MS" w:eastAsia="Arial Unicode MS" w:hAnsi="Arial Unicode MS" w:cs="Arial Unicode MS"/>
              </w:rPr>
              <w:t>라이선스</w:t>
            </w:r>
            <w:r>
              <w:rPr>
                <w:rFonts w:ascii="Arial Unicode MS" w:eastAsia="Arial Unicode MS" w:hAnsi="Arial Unicode MS" w:cs="Arial Unicode MS"/>
              </w:rPr>
              <w:t xml:space="preserve">, 15 </w:t>
            </w:r>
            <w:r>
              <w:rPr>
                <w:rFonts w:ascii="Arial Unicode MS" w:eastAsia="Arial Unicode MS" w:hAnsi="Arial Unicode MS" w:cs="Arial Unicode MS"/>
              </w:rPr>
              <w:t>입력</w:t>
            </w:r>
            <w:r>
              <w:rPr>
                <w:rFonts w:ascii="Arial Unicode MS" w:eastAsia="Arial Unicode MS" w:hAnsi="Arial Unicode MS" w:cs="Arial Unicode MS"/>
              </w:rPr>
              <w:t xml:space="preserve"> + 20 </w:t>
            </w:r>
            <w:r>
              <w:rPr>
                <w:rFonts w:ascii="Arial Unicode MS" w:eastAsia="Arial Unicode MS" w:hAnsi="Arial Unicode MS" w:cs="Arial Unicode MS"/>
              </w:rPr>
              <w:t>출력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스캐너</w:t>
            </w:r>
            <w:r>
              <w:rPr>
                <w:rFonts w:ascii="Arial Unicode MS" w:eastAsia="Arial Unicode MS" w:hAnsi="Arial Unicode MS" w:cs="Arial Unicode MS"/>
              </w:rPr>
              <w:t xml:space="preserve">. PII </w:t>
            </w:r>
            <w:r>
              <w:rPr>
                <w:rFonts w:ascii="Arial Unicode MS" w:eastAsia="Arial Unicode MS" w:hAnsi="Arial Unicode MS" w:cs="Arial Unicode MS"/>
              </w:rPr>
              <w:t>스캐닝에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특화</w:t>
            </w:r>
            <w:r>
              <w:rPr>
                <w:rFonts w:ascii="Arial Unicode MS" w:eastAsia="Arial Unicode MS" w:hAnsi="Arial Unicode MS" w:cs="Arial Unicode MS"/>
              </w:rPr>
              <w:t xml:space="preserve">.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Guardrails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AI PII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Validator</w:t>
            </w:r>
            <w:r>
              <w:rPr>
                <w:rFonts w:ascii="Arial Unicode MS" w:eastAsia="Arial Unicode MS" w:hAnsi="Arial Unicode MS" w:cs="Arial Unicode MS"/>
              </w:rPr>
              <w:t>의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대안으로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검토</w:t>
            </w:r>
            <w:r>
              <w:rPr>
                <w:rFonts w:ascii="Arial Unicode MS" w:eastAsia="Arial Unicode MS" w:hAnsi="Arial Unicode MS" w:cs="Arial Unicode MS"/>
              </w:rPr>
              <w:t>.</w:t>
            </w:r>
          </w:p>
        </w:tc>
      </w:tr>
      <w:tr w:rsidR="00D80D8A" w14:paraId="76C97EE4" w14:textId="77777777">
        <w:tc>
          <w:tcPr>
            <w:tcW w:w="21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C2C042" w14:textId="77777777" w:rsidR="00D80D8A" w:rsidRDefault="00BE6280">
            <w:proofErr w:type="spellStart"/>
            <w:r>
              <w:rPr>
                <w:rFonts w:ascii="Arial Unicode MS" w:eastAsia="Arial Unicode MS" w:hAnsi="Arial Unicode MS" w:cs="Arial Unicode MS"/>
              </w:rPr>
              <w:t>Prompt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Injection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>/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Jailbreak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탐지가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유일한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핵심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요건이고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코드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보안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분석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병행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필요</w:t>
            </w:r>
          </w:p>
        </w:tc>
        <w:tc>
          <w:tcPr>
            <w:tcW w:w="21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567F3D" w14:textId="77777777" w:rsidR="00D80D8A" w:rsidRDefault="00BE6280">
            <w:proofErr w:type="spellStart"/>
            <w:r>
              <w:rPr>
                <w:b/>
                <w:bCs/>
              </w:rPr>
              <w:t>LlamaFirewall</w:t>
            </w:r>
            <w:proofErr w:type="spellEnd"/>
            <w:r>
              <w:rPr>
                <w:b/>
                <w:bCs/>
              </w:rPr>
              <w:t xml:space="preserve"> (</w:t>
            </w:r>
            <w:proofErr w:type="spellStart"/>
            <w:r>
              <w:rPr>
                <w:b/>
                <w:bCs/>
              </w:rPr>
              <w:t>Meta</w:t>
            </w:r>
            <w:proofErr w:type="spellEnd"/>
            <w:r>
              <w:rPr>
                <w:b/>
                <w:bCs/>
              </w:rPr>
              <w:t>)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5C2A23" w14:textId="77777777" w:rsidR="00D80D8A" w:rsidRDefault="00BE6280">
            <w:r>
              <w:rPr>
                <w:rFonts w:ascii="Arial Unicode MS" w:eastAsia="Arial Unicode MS" w:hAnsi="Arial Unicode MS" w:cs="Arial Unicode MS"/>
              </w:rPr>
              <w:t xml:space="preserve">ML </w:t>
            </w:r>
            <w:r>
              <w:rPr>
                <w:rFonts w:ascii="Arial Unicode MS" w:eastAsia="Arial Unicode MS" w:hAnsi="Arial Unicode MS" w:cs="Arial Unicode MS"/>
              </w:rPr>
              <w:t>기반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Prompt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Injection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>/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Jailbreak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탐지</w:t>
            </w:r>
            <w:r>
              <w:rPr>
                <w:rFonts w:ascii="Arial Unicode MS" w:eastAsia="Arial Unicode MS" w:hAnsi="Arial Unicode MS" w:cs="Arial Unicode MS"/>
              </w:rPr>
              <w:t xml:space="preserve"> + </w:t>
            </w:r>
            <w:r>
              <w:rPr>
                <w:rFonts w:ascii="Arial Unicode MS" w:eastAsia="Arial Unicode MS" w:hAnsi="Arial Unicode MS" w:cs="Arial Unicode MS"/>
              </w:rPr>
              <w:t>코드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보안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정적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분석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특화</w:t>
            </w:r>
            <w:r>
              <w:rPr>
                <w:rFonts w:ascii="Arial Unicode MS" w:eastAsia="Arial Unicode MS" w:hAnsi="Arial Unicode MS" w:cs="Arial Unicode MS"/>
              </w:rPr>
              <w:t>.</w:t>
            </w:r>
          </w:p>
        </w:tc>
      </w:tr>
    </w:tbl>
    <w:p w14:paraId="2B15EC89" w14:textId="77777777" w:rsidR="00D80D8A" w:rsidRDefault="00BE6280">
      <w:pPr>
        <w:pStyle w:val="4"/>
      </w:pPr>
      <w:bookmarkStart w:id="265" w:name="_3wg9397lg63o" w:colFirst="0" w:colLast="0"/>
      <w:bookmarkEnd w:id="265"/>
      <w:r>
        <w:rPr>
          <w:rFonts w:ascii="Arial Unicode MS" w:eastAsia="Arial Unicode MS" w:hAnsi="Arial Unicode MS" w:cs="Arial Unicode MS"/>
        </w:rPr>
        <w:t>복수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요건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조합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원칙</w:t>
      </w:r>
    </w:p>
    <w:p w14:paraId="0320196B" w14:textId="77777777" w:rsidR="00D80D8A" w:rsidRDefault="00BE6280">
      <w:r>
        <w:rPr>
          <w:rFonts w:ascii="Arial Unicode MS" w:eastAsia="Arial Unicode MS" w:hAnsi="Arial Unicode MS" w:cs="Arial Unicode MS"/>
        </w:rPr>
        <w:t>실무에서는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핵심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요건이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여러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동시에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존재</w:t>
      </w:r>
      <w:r>
        <w:rPr>
          <w:rFonts w:ascii="Arial Unicode MS" w:eastAsia="Arial Unicode MS" w:hAnsi="Arial Unicode MS" w:cs="Arial Unicode MS"/>
        </w:rPr>
        <w:t>하는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경우가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대부분이다</w:t>
      </w:r>
      <w:r>
        <w:rPr>
          <w:rFonts w:ascii="Arial Unicode MS" w:eastAsia="Arial Unicode MS" w:hAnsi="Arial Unicode MS" w:cs="Arial Unicode MS"/>
        </w:rPr>
        <w:t xml:space="preserve">. </w:t>
      </w:r>
      <w:r>
        <w:rPr>
          <w:rFonts w:ascii="Arial Unicode MS" w:eastAsia="Arial Unicode MS" w:hAnsi="Arial Unicode MS" w:cs="Arial Unicode MS"/>
        </w:rPr>
        <w:t>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테이블에서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요건별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도구를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확인한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후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아래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원칙에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따라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조합한다</w:t>
      </w:r>
      <w:r>
        <w:rPr>
          <w:rFonts w:ascii="Arial Unicode MS" w:eastAsia="Arial Unicode MS" w:hAnsi="Arial Unicode MS" w:cs="Arial Unicode MS"/>
        </w:rPr>
        <w:t>.</w:t>
      </w:r>
    </w:p>
    <w:p w14:paraId="017BC297" w14:textId="77777777" w:rsidR="00D80D8A" w:rsidRDefault="00D80D8A">
      <w:pPr>
        <w:pBdr>
          <w:top w:val="nil"/>
          <w:left w:val="nil"/>
          <w:bottom w:val="nil"/>
          <w:right w:val="nil"/>
          <w:between w:val="nil"/>
        </w:pBdr>
      </w:pPr>
    </w:p>
    <w:p w14:paraId="03E4CE7D" w14:textId="77777777" w:rsidR="00D80D8A" w:rsidRDefault="00BE6280">
      <w:pPr>
        <w:numPr>
          <w:ilvl w:val="0"/>
          <w:numId w:val="13"/>
        </w:numPr>
        <w:rPr>
          <w:color w:val="000000"/>
        </w:rPr>
      </w:pPr>
      <w:r>
        <w:rPr>
          <w:rFonts w:ascii="Arial Unicode MS" w:eastAsia="Arial Unicode MS" w:hAnsi="Arial Unicode MS" w:cs="Arial Unicode MS"/>
          <w:b/>
          <w:bCs/>
        </w:rPr>
        <w:t>파이프라인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오케스트레이션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기능이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있는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도구를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b/>
          <w:bCs/>
        </w:rPr>
        <w:t>backbone</w:t>
      </w:r>
      <w:r>
        <w:rPr>
          <w:rFonts w:ascii="Arial Unicode MS" w:eastAsia="Arial Unicode MS" w:hAnsi="Arial Unicode MS" w:cs="Arial Unicode MS"/>
          <w:b/>
          <w:bCs/>
        </w:rPr>
        <w:t>으로</w:t>
      </w:r>
      <w:proofErr w:type="spellEnd"/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우선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배치한다</w:t>
      </w:r>
      <w:r>
        <w:rPr>
          <w:rFonts w:ascii="Arial Unicode MS" w:eastAsia="Arial Unicode MS" w:hAnsi="Arial Unicode MS" w:cs="Arial Unicode MS"/>
          <w:b/>
          <w:bCs/>
        </w:rPr>
        <w:t>.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멀티턴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대화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제어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또는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Prompt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Injection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방어가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요건에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포함되어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있으면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다른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도구를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파이프라인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내에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배치할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있는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오케스트레이션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역할의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도구를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기반으로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삼는다</w:t>
      </w:r>
      <w:r>
        <w:rPr>
          <w:rFonts w:ascii="Arial Unicode MS" w:eastAsia="Arial Unicode MS" w:hAnsi="Arial Unicode MS" w:cs="Arial Unicode MS"/>
        </w:rPr>
        <w:t xml:space="preserve">. </w:t>
      </w:r>
      <w:r>
        <w:rPr>
          <w:rFonts w:ascii="Arial Unicode MS" w:eastAsia="Arial Unicode MS" w:hAnsi="Arial Unicode MS" w:cs="Arial Unicode MS"/>
          <w:i/>
          <w:iCs/>
        </w:rPr>
        <w:t>(</w:t>
      </w:r>
      <w:r>
        <w:rPr>
          <w:rFonts w:ascii="Arial Unicode MS" w:eastAsia="Arial Unicode MS" w:hAnsi="Arial Unicode MS" w:cs="Arial Unicode MS"/>
          <w:i/>
          <w:iCs/>
        </w:rPr>
        <w:t>현재</w:t>
      </w:r>
      <w:r>
        <w:rPr>
          <w:rFonts w:ascii="Arial Unicode MS" w:eastAsia="Arial Unicode MS" w:hAnsi="Arial Unicode MS" w:cs="Arial Unicode MS"/>
          <w:i/>
          <w:iCs/>
        </w:rPr>
        <w:t xml:space="preserve"> </w:t>
      </w:r>
      <w:r>
        <w:rPr>
          <w:rFonts w:ascii="Arial Unicode MS" w:eastAsia="Arial Unicode MS" w:hAnsi="Arial Unicode MS" w:cs="Arial Unicode MS"/>
          <w:i/>
          <w:iCs/>
        </w:rPr>
        <w:t>시점에서</w:t>
      </w:r>
      <w:r>
        <w:rPr>
          <w:rFonts w:ascii="Arial Unicode MS" w:eastAsia="Arial Unicode MS" w:hAnsi="Arial Unicode MS" w:cs="Arial Unicode MS"/>
          <w:i/>
          <w:iCs/>
        </w:rPr>
        <w:t xml:space="preserve"> </w:t>
      </w:r>
      <w:r>
        <w:rPr>
          <w:rFonts w:ascii="Arial Unicode MS" w:eastAsia="Arial Unicode MS" w:hAnsi="Arial Unicode MS" w:cs="Arial Unicode MS"/>
          <w:i/>
          <w:iCs/>
        </w:rPr>
        <w:t>이</w:t>
      </w:r>
      <w:r>
        <w:rPr>
          <w:rFonts w:ascii="Arial Unicode MS" w:eastAsia="Arial Unicode MS" w:hAnsi="Arial Unicode MS" w:cs="Arial Unicode MS"/>
          <w:i/>
          <w:iCs/>
        </w:rPr>
        <w:t xml:space="preserve"> </w:t>
      </w:r>
      <w:r>
        <w:rPr>
          <w:rFonts w:ascii="Arial Unicode MS" w:eastAsia="Arial Unicode MS" w:hAnsi="Arial Unicode MS" w:cs="Arial Unicode MS"/>
          <w:i/>
          <w:iCs/>
        </w:rPr>
        <w:t>역할을</w:t>
      </w:r>
      <w:r>
        <w:rPr>
          <w:rFonts w:ascii="Arial Unicode MS" w:eastAsia="Arial Unicode MS" w:hAnsi="Arial Unicode MS" w:cs="Arial Unicode MS"/>
          <w:i/>
          <w:iCs/>
        </w:rPr>
        <w:t xml:space="preserve"> </w:t>
      </w:r>
      <w:r>
        <w:rPr>
          <w:rFonts w:ascii="Arial Unicode MS" w:eastAsia="Arial Unicode MS" w:hAnsi="Arial Unicode MS" w:cs="Arial Unicode MS"/>
          <w:i/>
          <w:iCs/>
        </w:rPr>
        <w:t>수행하는</w:t>
      </w:r>
      <w:r>
        <w:rPr>
          <w:rFonts w:ascii="Arial Unicode MS" w:eastAsia="Arial Unicode MS" w:hAnsi="Arial Unicode MS" w:cs="Arial Unicode MS"/>
          <w:i/>
          <w:iCs/>
        </w:rPr>
        <w:t xml:space="preserve"> </w:t>
      </w:r>
      <w:r>
        <w:rPr>
          <w:rFonts w:ascii="Arial Unicode MS" w:eastAsia="Arial Unicode MS" w:hAnsi="Arial Unicode MS" w:cs="Arial Unicode MS"/>
          <w:i/>
          <w:iCs/>
        </w:rPr>
        <w:t>유일한</w:t>
      </w:r>
      <w:r>
        <w:rPr>
          <w:rFonts w:ascii="Arial Unicode MS" w:eastAsia="Arial Unicode MS" w:hAnsi="Arial Unicode MS" w:cs="Arial Unicode MS"/>
          <w:i/>
          <w:iCs/>
        </w:rPr>
        <w:t xml:space="preserve"> </w:t>
      </w:r>
      <w:r>
        <w:rPr>
          <w:rFonts w:ascii="Arial Unicode MS" w:eastAsia="Arial Unicode MS" w:hAnsi="Arial Unicode MS" w:cs="Arial Unicode MS"/>
          <w:i/>
          <w:iCs/>
        </w:rPr>
        <w:t>도구는</w:t>
      </w:r>
      <w:r>
        <w:rPr>
          <w:rFonts w:ascii="Arial Unicode MS" w:eastAsia="Arial Unicode MS" w:hAnsi="Arial Unicode MS" w:cs="Arial Unicode MS"/>
          <w:i/>
          <w:iCs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i/>
          <w:iCs/>
        </w:rPr>
        <w:t>NeMo</w:t>
      </w:r>
      <w:proofErr w:type="spellEnd"/>
      <w:r>
        <w:rPr>
          <w:rFonts w:ascii="Arial Unicode MS" w:eastAsia="Arial Unicode MS" w:hAnsi="Arial Unicode MS" w:cs="Arial Unicode MS"/>
          <w:i/>
          <w:iCs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i/>
          <w:iCs/>
        </w:rPr>
        <w:t>Guardrails</w:t>
      </w:r>
      <w:r>
        <w:rPr>
          <w:rFonts w:ascii="Arial Unicode MS" w:eastAsia="Arial Unicode MS" w:hAnsi="Arial Unicode MS" w:cs="Arial Unicode MS"/>
          <w:i/>
          <w:iCs/>
        </w:rPr>
        <w:t>이다</w:t>
      </w:r>
      <w:proofErr w:type="spellEnd"/>
      <w:r>
        <w:rPr>
          <w:rFonts w:ascii="Arial Unicode MS" w:eastAsia="Arial Unicode MS" w:hAnsi="Arial Unicode MS" w:cs="Arial Unicode MS"/>
          <w:i/>
          <w:iCs/>
        </w:rPr>
        <w:t>.)</w:t>
      </w:r>
    </w:p>
    <w:p w14:paraId="7BD23B49" w14:textId="77777777" w:rsidR="00D80D8A" w:rsidRDefault="00BE6280">
      <w:pPr>
        <w:numPr>
          <w:ilvl w:val="0"/>
          <w:numId w:val="13"/>
        </w:numPr>
        <w:rPr>
          <w:color w:val="000000"/>
        </w:rPr>
      </w:pPr>
      <w:r>
        <w:rPr>
          <w:rFonts w:ascii="Arial Unicode MS" w:eastAsia="Arial Unicode MS" w:hAnsi="Arial Unicode MS" w:cs="Arial Unicode MS"/>
          <w:b/>
          <w:bCs/>
        </w:rPr>
        <w:t>검증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유형이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다른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도구끼리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조합한다</w:t>
      </w:r>
      <w:r>
        <w:rPr>
          <w:rFonts w:ascii="Arial Unicode MS" w:eastAsia="Arial Unicode MS" w:hAnsi="Arial Unicode MS" w:cs="Arial Unicode MS"/>
          <w:b/>
          <w:bCs/>
        </w:rPr>
        <w:t>.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동일한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검증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유형</w:t>
      </w:r>
      <w:r>
        <w:rPr>
          <w:rFonts w:ascii="Arial Unicode MS" w:eastAsia="Arial Unicode MS" w:hAnsi="Arial Unicode MS" w:cs="Arial Unicode MS"/>
        </w:rPr>
        <w:t>(</w:t>
      </w:r>
      <w:r>
        <w:rPr>
          <w:rFonts w:ascii="Arial Unicode MS" w:eastAsia="Arial Unicode MS" w:hAnsi="Arial Unicode MS" w:cs="Arial Unicode MS"/>
        </w:rPr>
        <w:t>예</w:t>
      </w:r>
      <w:r>
        <w:rPr>
          <w:rFonts w:ascii="Arial Unicode MS" w:eastAsia="Arial Unicode MS" w:hAnsi="Arial Unicode MS" w:cs="Arial Unicode MS"/>
        </w:rPr>
        <w:t xml:space="preserve">: </w:t>
      </w:r>
      <w:r>
        <w:rPr>
          <w:rFonts w:ascii="Arial Unicode MS" w:eastAsia="Arial Unicode MS" w:hAnsi="Arial Unicode MS" w:cs="Arial Unicode MS"/>
        </w:rPr>
        <w:t>유해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콘텐츠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분류</w:t>
      </w:r>
      <w:r>
        <w:rPr>
          <w:rFonts w:ascii="Arial Unicode MS" w:eastAsia="Arial Unicode MS" w:hAnsi="Arial Unicode MS" w:cs="Arial Unicode MS"/>
        </w:rPr>
        <w:t>)</w:t>
      </w:r>
      <w:r>
        <w:rPr>
          <w:rFonts w:ascii="Arial Unicode MS" w:eastAsia="Arial Unicode MS" w:hAnsi="Arial Unicode MS" w:cs="Arial Unicode MS"/>
        </w:rPr>
        <w:t>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대해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이상의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전용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도구를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중복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배치하기보다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검증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유형별로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가장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적합한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도구를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하나씩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배치한다</w:t>
      </w:r>
      <w:r>
        <w:rPr>
          <w:rFonts w:ascii="Arial Unicode MS" w:eastAsia="Arial Unicode MS" w:hAnsi="Arial Unicode MS" w:cs="Arial Unicode MS"/>
        </w:rPr>
        <w:t xml:space="preserve">. </w:t>
      </w:r>
      <w:r>
        <w:rPr>
          <w:rFonts w:ascii="Arial Unicode MS" w:eastAsia="Arial Unicode MS" w:hAnsi="Arial Unicode MS" w:cs="Arial Unicode MS"/>
        </w:rPr>
        <w:t>단</w:t>
      </w:r>
      <w:r>
        <w:rPr>
          <w:rFonts w:ascii="Arial Unicode MS" w:eastAsia="Arial Unicode MS" w:hAnsi="Arial Unicode MS" w:cs="Arial Unicode MS"/>
        </w:rPr>
        <w:t xml:space="preserve">, </w:t>
      </w:r>
      <w:proofErr w:type="spellStart"/>
      <w:r>
        <w:rPr>
          <w:rFonts w:ascii="Arial Unicode MS" w:eastAsia="Arial Unicode MS" w:hAnsi="Arial Unicode MS" w:cs="Arial Unicode MS"/>
        </w:rPr>
        <w:t>P</w:t>
      </w:r>
      <w:r>
        <w:rPr>
          <w:rFonts w:ascii="Arial Unicode MS" w:eastAsia="Arial Unicode MS" w:hAnsi="Arial Unicode MS" w:cs="Arial Unicode MS"/>
        </w:rPr>
        <w:t>rompt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Injection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방어는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우회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기법이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다양하므로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예외적으로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이중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적용</w:t>
      </w:r>
      <w:r>
        <w:rPr>
          <w:rFonts w:ascii="Arial Unicode MS" w:eastAsia="Arial Unicode MS" w:hAnsi="Arial Unicode MS" w:cs="Arial Unicode MS"/>
        </w:rPr>
        <w:t>(</w:t>
      </w:r>
      <w:proofErr w:type="spellStart"/>
      <w:r>
        <w:rPr>
          <w:rFonts w:ascii="Arial Unicode MS" w:eastAsia="Arial Unicode MS" w:hAnsi="Arial Unicode MS" w:cs="Arial Unicode MS"/>
        </w:rPr>
        <w:t>NeMo</w:t>
      </w:r>
      <w:proofErr w:type="spellEnd"/>
      <w:r>
        <w:rPr>
          <w:rFonts w:ascii="Arial Unicode MS" w:eastAsia="Arial Unicode MS" w:hAnsi="Arial Unicode MS" w:cs="Arial Unicode MS"/>
        </w:rPr>
        <w:t xml:space="preserve"> + </w:t>
      </w:r>
      <w:proofErr w:type="spellStart"/>
      <w:r>
        <w:rPr>
          <w:rFonts w:ascii="Arial Unicode MS" w:eastAsia="Arial Unicode MS" w:hAnsi="Arial Unicode MS" w:cs="Arial Unicode MS"/>
        </w:rPr>
        <w:t>LlamaGuard</w:t>
      </w:r>
      <w:proofErr w:type="spellEnd"/>
      <w:r>
        <w:rPr>
          <w:rFonts w:ascii="Arial Unicode MS" w:eastAsia="Arial Unicode MS" w:hAnsi="Arial Unicode MS" w:cs="Arial Unicode MS"/>
        </w:rPr>
        <w:t>)</w:t>
      </w:r>
      <w:r>
        <w:rPr>
          <w:rFonts w:ascii="Arial Unicode MS" w:eastAsia="Arial Unicode MS" w:hAnsi="Arial Unicode MS" w:cs="Arial Unicode MS"/>
        </w:rPr>
        <w:t>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권장한다</w:t>
      </w:r>
      <w:r>
        <w:rPr>
          <w:rFonts w:ascii="Arial Unicode MS" w:eastAsia="Arial Unicode MS" w:hAnsi="Arial Unicode MS" w:cs="Arial Unicode MS"/>
        </w:rPr>
        <w:t>.</w:t>
      </w:r>
    </w:p>
    <w:p w14:paraId="4B396134" w14:textId="77777777" w:rsidR="00D80D8A" w:rsidRDefault="00BE6280">
      <w:pPr>
        <w:numPr>
          <w:ilvl w:val="0"/>
          <w:numId w:val="13"/>
        </w:numPr>
        <w:rPr>
          <w:color w:val="000000"/>
        </w:rPr>
      </w:pPr>
      <w:r>
        <w:rPr>
          <w:rFonts w:ascii="Arial Unicode MS" w:eastAsia="Arial Unicode MS" w:hAnsi="Arial Unicode MS" w:cs="Arial Unicode MS"/>
          <w:b/>
          <w:bCs/>
        </w:rPr>
        <w:t>조합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수는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최소화한다</w:t>
      </w:r>
      <w:r>
        <w:rPr>
          <w:rFonts w:ascii="Arial Unicode MS" w:eastAsia="Arial Unicode MS" w:hAnsi="Arial Unicode MS" w:cs="Arial Unicode MS"/>
          <w:b/>
          <w:bCs/>
        </w:rPr>
        <w:t>.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도구가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추가될수록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지연이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누적되고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운영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복잡도가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증가한다</w:t>
      </w:r>
      <w:r>
        <w:rPr>
          <w:rFonts w:ascii="Arial Unicode MS" w:eastAsia="Arial Unicode MS" w:hAnsi="Arial Unicode MS" w:cs="Arial Unicode MS"/>
        </w:rPr>
        <w:t>. 3</w:t>
      </w:r>
      <w:r>
        <w:rPr>
          <w:rFonts w:ascii="Arial Unicode MS" w:eastAsia="Arial Unicode MS" w:hAnsi="Arial Unicode MS" w:cs="Arial Unicode MS"/>
        </w:rPr>
        <w:t>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이상의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전용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도구를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조합해야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하는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경우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먼저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NeMo</w:t>
      </w:r>
      <w:proofErr w:type="spellEnd"/>
      <w:r>
        <w:rPr>
          <w:rFonts w:ascii="Arial Unicode MS" w:eastAsia="Arial Unicode MS" w:hAnsi="Arial Unicode MS" w:cs="Arial Unicode MS"/>
        </w:rPr>
        <w:t xml:space="preserve"> + </w:t>
      </w:r>
      <w:proofErr w:type="spellStart"/>
      <w:r>
        <w:rPr>
          <w:rFonts w:ascii="Arial Unicode MS" w:eastAsia="Arial Unicode MS" w:hAnsi="Arial Unicode MS" w:cs="Arial Unicode MS"/>
        </w:rPr>
        <w:t>Guardrails</w:t>
      </w:r>
      <w:proofErr w:type="spellEnd"/>
      <w:r>
        <w:rPr>
          <w:rFonts w:ascii="Arial Unicode MS" w:eastAsia="Arial Unicode MS" w:hAnsi="Arial Unicode MS" w:cs="Arial Unicode MS"/>
        </w:rPr>
        <w:t xml:space="preserve"> AI </w:t>
      </w:r>
      <w:r>
        <w:rPr>
          <w:rFonts w:ascii="Arial Unicode MS" w:eastAsia="Arial Unicode MS" w:hAnsi="Arial Unicode MS" w:cs="Arial Unicode MS"/>
        </w:rPr>
        <w:t>공식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통합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패턴으로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커버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가능한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범위를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확인한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나머지를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추가한다</w:t>
      </w:r>
      <w:r>
        <w:rPr>
          <w:rFonts w:ascii="Arial Unicode MS" w:eastAsia="Arial Unicode MS" w:hAnsi="Arial Unicode MS" w:cs="Arial Unicode MS"/>
        </w:rPr>
        <w:t>.</w:t>
      </w:r>
    </w:p>
    <w:p w14:paraId="7352D357" w14:textId="77777777" w:rsidR="00D80D8A" w:rsidRDefault="00D80D8A">
      <w:pPr>
        <w:pBdr>
          <w:top w:val="nil"/>
          <w:left w:val="nil"/>
          <w:bottom w:val="nil"/>
          <w:right w:val="nil"/>
          <w:between w:val="nil"/>
        </w:pBdr>
      </w:pPr>
    </w:p>
    <w:p w14:paraId="4B82AD70" w14:textId="77777777" w:rsidR="00D80D8A" w:rsidRDefault="00BE6280">
      <w:r>
        <w:rPr>
          <w:rFonts w:ascii="Arial Unicode MS" w:eastAsia="Arial Unicode MS" w:hAnsi="Arial Unicode MS" w:cs="Arial Unicode MS"/>
          <w:b/>
          <w:bCs/>
        </w:rPr>
        <w:t>대표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복합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요건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조합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예시</w:t>
      </w:r>
      <w:r>
        <w:rPr>
          <w:rFonts w:ascii="Arial Unicode MS" w:eastAsia="Arial Unicode MS" w:hAnsi="Arial Unicode MS" w:cs="Arial Unicode MS"/>
          <w:b/>
          <w:bCs/>
        </w:rPr>
        <w:t>:</w:t>
      </w:r>
    </w:p>
    <w:p w14:paraId="6F446CD7" w14:textId="77777777" w:rsidR="00D80D8A" w:rsidRDefault="00D80D8A">
      <w:pPr>
        <w:pBdr>
          <w:top w:val="nil"/>
          <w:left w:val="nil"/>
          <w:bottom w:val="nil"/>
          <w:right w:val="nil"/>
          <w:between w:val="nil"/>
        </w:pBdr>
      </w:pPr>
    </w:p>
    <w:tbl>
      <w:tblPr>
        <w:tblStyle w:val="affffffffffffc"/>
        <w:tblW w:w="9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745"/>
        <w:gridCol w:w="6255"/>
      </w:tblGrid>
      <w:tr w:rsidR="00D80D8A" w14:paraId="20E2753D" w14:textId="77777777">
        <w:trPr>
          <w:tblHeader/>
        </w:trPr>
        <w:tc>
          <w:tcPr>
            <w:tcW w:w="2745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105510" w14:textId="77777777" w:rsidR="00D80D8A" w:rsidRDefault="00BE6280">
            <w:pPr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복합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요건</w:t>
            </w:r>
          </w:p>
        </w:tc>
        <w:tc>
          <w:tcPr>
            <w:tcW w:w="6255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9C2274" w14:textId="77777777" w:rsidR="00D80D8A" w:rsidRDefault="00BE6280">
            <w:pPr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권장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조합</w:t>
            </w:r>
          </w:p>
        </w:tc>
      </w:tr>
      <w:tr w:rsidR="00D80D8A" w14:paraId="406258E5" w14:textId="77777777">
        <w:tc>
          <w:tcPr>
            <w:tcW w:w="27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B8685F" w14:textId="77777777" w:rsidR="00D80D8A" w:rsidRDefault="00BE6280">
            <w:r>
              <w:rPr>
                <w:rFonts w:ascii="Arial Unicode MS" w:eastAsia="Arial Unicode MS" w:hAnsi="Arial Unicode MS" w:cs="Arial Unicode MS"/>
              </w:rPr>
              <w:t>유해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콘텐츠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분류</w:t>
            </w:r>
            <w:r>
              <w:rPr>
                <w:rFonts w:ascii="Arial Unicode MS" w:eastAsia="Arial Unicode MS" w:hAnsi="Arial Unicode MS" w:cs="Arial Unicode MS"/>
              </w:rPr>
              <w:t xml:space="preserve"> + PII </w:t>
            </w:r>
            <w:r>
              <w:rPr>
                <w:rFonts w:ascii="Arial Unicode MS" w:eastAsia="Arial Unicode MS" w:hAnsi="Arial Unicode MS" w:cs="Arial Unicode MS"/>
              </w:rPr>
              <w:t>탐지</w:t>
            </w:r>
          </w:p>
        </w:tc>
        <w:tc>
          <w:tcPr>
            <w:tcW w:w="62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88DBBA" w14:textId="77777777" w:rsidR="00D80D8A" w:rsidRDefault="00BE6280">
            <w:proofErr w:type="spellStart"/>
            <w:r>
              <w:rPr>
                <w:rFonts w:ascii="Arial Unicode MS" w:eastAsia="Arial Unicode MS" w:hAnsi="Arial Unicode MS" w:cs="Arial Unicode MS"/>
              </w:rPr>
              <w:t>LlamaGuard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>(</w:t>
            </w:r>
            <w:r>
              <w:rPr>
                <w:rFonts w:ascii="Arial Unicode MS" w:eastAsia="Arial Unicode MS" w:hAnsi="Arial Unicode MS" w:cs="Arial Unicode MS"/>
              </w:rPr>
              <w:t>유해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콘텐츠</w:t>
            </w:r>
            <w:r>
              <w:rPr>
                <w:rFonts w:ascii="Arial Unicode MS" w:eastAsia="Arial Unicode MS" w:hAnsi="Arial Unicode MS" w:cs="Arial Unicode MS"/>
              </w:rPr>
              <w:t xml:space="preserve">) +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Guardrails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AI PII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Validator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>(PII)</w:t>
            </w:r>
          </w:p>
        </w:tc>
      </w:tr>
      <w:tr w:rsidR="00D80D8A" w14:paraId="3F110427" w14:textId="77777777">
        <w:tc>
          <w:tcPr>
            <w:tcW w:w="27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F91971" w14:textId="77777777" w:rsidR="00D80D8A" w:rsidRDefault="00BE6280">
            <w:proofErr w:type="spellStart"/>
            <w:r>
              <w:rPr>
                <w:rFonts w:ascii="Arial Unicode MS" w:eastAsia="Arial Unicode MS" w:hAnsi="Arial Unicode MS" w:cs="Arial Unicode MS"/>
              </w:rPr>
              <w:lastRenderedPageBreak/>
              <w:t>멀티턴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대화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제어</w:t>
            </w:r>
            <w:r>
              <w:rPr>
                <w:rFonts w:ascii="Arial Unicode MS" w:eastAsia="Arial Unicode MS" w:hAnsi="Arial Unicode MS" w:cs="Arial Unicode MS"/>
              </w:rPr>
              <w:t xml:space="preserve"> + </w:t>
            </w:r>
            <w:r>
              <w:rPr>
                <w:rFonts w:ascii="Arial Unicode MS" w:eastAsia="Arial Unicode MS" w:hAnsi="Arial Unicode MS" w:cs="Arial Unicode MS"/>
              </w:rPr>
              <w:t>출력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구조화</w:t>
            </w:r>
            <w:r>
              <w:rPr>
                <w:rFonts w:ascii="Arial Unicode MS" w:eastAsia="Arial Unicode MS" w:hAnsi="Arial Unicode MS" w:cs="Arial Unicode MS"/>
              </w:rPr>
              <w:t xml:space="preserve"> + PII </w:t>
            </w:r>
            <w:r>
              <w:rPr>
                <w:rFonts w:ascii="Arial Unicode MS" w:eastAsia="Arial Unicode MS" w:hAnsi="Arial Unicode MS" w:cs="Arial Unicode MS"/>
              </w:rPr>
              <w:t>탐지</w:t>
            </w:r>
          </w:p>
        </w:tc>
        <w:tc>
          <w:tcPr>
            <w:tcW w:w="62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51CC22" w14:textId="77777777" w:rsidR="00D80D8A" w:rsidRDefault="00BE6280">
            <w:proofErr w:type="spellStart"/>
            <w:r>
              <w:rPr>
                <w:rFonts w:ascii="Arial Unicode MS" w:eastAsia="Arial Unicode MS" w:hAnsi="Arial Unicode MS" w:cs="Arial Unicode MS"/>
              </w:rPr>
              <w:t>NeMo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Guardrails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>(</w:t>
            </w:r>
            <w:r>
              <w:rPr>
                <w:rFonts w:ascii="Arial Unicode MS" w:eastAsia="Arial Unicode MS" w:hAnsi="Arial Unicode MS" w:cs="Arial Unicode MS"/>
              </w:rPr>
              <w:t>대화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제어</w:t>
            </w:r>
            <w:r>
              <w:rPr>
                <w:rFonts w:ascii="Arial Unicode MS" w:eastAsia="Arial Unicode MS" w:hAnsi="Arial Unicode MS" w:cs="Arial Unicode MS"/>
              </w:rPr>
              <w:t>·</w:t>
            </w:r>
            <w:r>
              <w:rPr>
                <w:rFonts w:ascii="Arial Unicode MS" w:eastAsia="Arial Unicode MS" w:hAnsi="Arial Unicode MS" w:cs="Arial Unicode MS"/>
              </w:rPr>
              <w:t>파이프라인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기반</w:t>
            </w:r>
            <w:r>
              <w:rPr>
                <w:rFonts w:ascii="Arial Unicode MS" w:eastAsia="Arial Unicode MS" w:hAnsi="Arial Unicode MS" w:cs="Arial Unicode MS"/>
              </w:rPr>
              <w:t xml:space="preserve">) +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Guardrails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AI(</w:t>
            </w:r>
            <w:r>
              <w:rPr>
                <w:rFonts w:ascii="Arial Unicode MS" w:eastAsia="Arial Unicode MS" w:hAnsi="Arial Unicode MS" w:cs="Arial Unicode MS"/>
              </w:rPr>
              <w:t>출력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스키마</w:t>
            </w:r>
            <w:r>
              <w:rPr>
                <w:rFonts w:ascii="Arial Unicode MS" w:eastAsia="Arial Unicode MS" w:hAnsi="Arial Unicode MS" w:cs="Arial Unicode MS"/>
              </w:rPr>
              <w:t>·PII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Validator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>)</w:t>
            </w:r>
          </w:p>
        </w:tc>
      </w:tr>
      <w:tr w:rsidR="00D80D8A" w14:paraId="2909CF63" w14:textId="77777777">
        <w:tc>
          <w:tcPr>
            <w:tcW w:w="27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D910CE" w14:textId="77777777" w:rsidR="00D80D8A" w:rsidRDefault="00BE6280">
            <w:proofErr w:type="spellStart"/>
            <w:r>
              <w:rPr>
                <w:rFonts w:ascii="Arial Unicode MS" w:eastAsia="Arial Unicode MS" w:hAnsi="Arial Unicode MS" w:cs="Arial Unicode MS"/>
              </w:rPr>
              <w:t>Prompt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Injection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방어</w:t>
            </w:r>
            <w:r>
              <w:rPr>
                <w:rFonts w:ascii="Arial Unicode MS" w:eastAsia="Arial Unicode MS" w:hAnsi="Arial Unicode MS" w:cs="Arial Unicode MS"/>
              </w:rPr>
              <w:t xml:space="preserve"> + </w:t>
            </w:r>
            <w:r>
              <w:rPr>
                <w:rFonts w:ascii="Arial Unicode MS" w:eastAsia="Arial Unicode MS" w:hAnsi="Arial Unicode MS" w:cs="Arial Unicode MS"/>
              </w:rPr>
              <w:t>유해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콘텐츠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분류</w:t>
            </w:r>
            <w:r>
              <w:rPr>
                <w:rFonts w:ascii="Arial Unicode MS" w:eastAsia="Arial Unicode MS" w:hAnsi="Arial Unicode MS" w:cs="Arial Unicode MS"/>
              </w:rPr>
              <w:t xml:space="preserve"> + </w:t>
            </w:r>
            <w:r>
              <w:rPr>
                <w:rFonts w:ascii="Arial Unicode MS" w:eastAsia="Arial Unicode MS" w:hAnsi="Arial Unicode MS" w:cs="Arial Unicode MS"/>
              </w:rPr>
              <w:t>출력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구조화</w:t>
            </w:r>
          </w:p>
        </w:tc>
        <w:tc>
          <w:tcPr>
            <w:tcW w:w="62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6670FF" w14:textId="77777777" w:rsidR="00D80D8A" w:rsidRDefault="00BE6280">
            <w:proofErr w:type="spellStart"/>
            <w:r>
              <w:rPr>
                <w:rFonts w:ascii="Arial Unicode MS" w:eastAsia="Arial Unicode MS" w:hAnsi="Arial Unicode MS" w:cs="Arial Unicode MS"/>
              </w:rPr>
              <w:t>NeMo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>(</w:t>
            </w:r>
            <w:r>
              <w:rPr>
                <w:rFonts w:ascii="Arial Unicode MS" w:eastAsia="Arial Unicode MS" w:hAnsi="Arial Unicode MS" w:cs="Arial Unicode MS"/>
              </w:rPr>
              <w:t>입력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Rail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) +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LlamaGuard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>(</w:t>
            </w:r>
            <w:r>
              <w:rPr>
                <w:rFonts w:ascii="Arial Unicode MS" w:eastAsia="Arial Unicode MS" w:hAnsi="Arial Unicode MS" w:cs="Arial Unicode MS"/>
              </w:rPr>
              <w:t>유해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분류</w:t>
            </w:r>
            <w:r>
              <w:rPr>
                <w:rFonts w:ascii="Arial Unicode MS" w:eastAsia="Arial Unicode MS" w:hAnsi="Arial Unicode MS" w:cs="Arial Unicode MS"/>
              </w:rPr>
              <w:t xml:space="preserve">) +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Guardrails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AI(</w:t>
            </w:r>
            <w:r>
              <w:rPr>
                <w:rFonts w:ascii="Arial Unicode MS" w:eastAsia="Arial Unicode MS" w:hAnsi="Arial Unicode MS" w:cs="Arial Unicode MS"/>
              </w:rPr>
              <w:t>출력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스키마</w:t>
            </w:r>
            <w:r>
              <w:rPr>
                <w:rFonts w:ascii="Arial Unicode MS" w:eastAsia="Arial Unicode MS" w:hAnsi="Arial Unicode MS" w:cs="Arial Unicode MS"/>
              </w:rPr>
              <w:t>)</w:t>
            </w:r>
          </w:p>
        </w:tc>
      </w:tr>
    </w:tbl>
    <w:p w14:paraId="7865E041" w14:textId="77777777" w:rsidR="00D80D8A" w:rsidRDefault="00D80D8A">
      <w:pPr>
        <w:pBdr>
          <w:top w:val="nil"/>
          <w:left w:val="nil"/>
          <w:bottom w:val="nil"/>
          <w:right w:val="nil"/>
          <w:between w:val="nil"/>
        </w:pBdr>
      </w:pPr>
    </w:p>
    <w:p w14:paraId="77590EE7" w14:textId="77777777" w:rsidR="00D80D8A" w:rsidRDefault="00BE6280">
      <w:r>
        <w:rPr>
          <w:rFonts w:ascii="Arial Unicode MS" w:eastAsia="Arial Unicode MS" w:hAnsi="Arial Unicode MS" w:cs="Arial Unicode MS"/>
        </w:rPr>
        <w:t>선택한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도구의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상세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스펙은</w:t>
      </w:r>
      <w:r>
        <w:rPr>
          <w:rFonts w:ascii="Arial Unicode MS" w:eastAsia="Arial Unicode MS" w:hAnsi="Arial Unicode MS" w:cs="Arial Unicode MS"/>
        </w:rPr>
        <w:t xml:space="preserve"> 10.3</w:t>
      </w:r>
      <w:r>
        <w:rPr>
          <w:rFonts w:ascii="Arial Unicode MS" w:eastAsia="Arial Unicode MS" w:hAnsi="Arial Unicode MS" w:cs="Arial Unicode MS"/>
        </w:rPr>
        <w:t>절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비교표에서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확인한다</w:t>
      </w:r>
      <w:r>
        <w:rPr>
          <w:rFonts w:ascii="Arial Unicode MS" w:eastAsia="Arial Unicode MS" w:hAnsi="Arial Unicode MS" w:cs="Arial Unicode MS"/>
        </w:rPr>
        <w:t xml:space="preserve">. </w:t>
      </w:r>
      <w:r>
        <w:rPr>
          <w:rFonts w:ascii="Arial Unicode MS" w:eastAsia="Arial Unicode MS" w:hAnsi="Arial Unicode MS" w:cs="Arial Unicode MS"/>
        </w:rPr>
        <w:t>스펙이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요구사항과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맞지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않으면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매칭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테이블로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돌아와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차순위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도구를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검토한다</w:t>
      </w:r>
      <w:r>
        <w:rPr>
          <w:rFonts w:ascii="Arial Unicode MS" w:eastAsia="Arial Unicode MS" w:hAnsi="Arial Unicode MS" w:cs="Arial Unicode MS"/>
        </w:rPr>
        <w:t>.</w:t>
      </w:r>
    </w:p>
    <w:p w14:paraId="2E9DA656" w14:textId="77777777" w:rsidR="00D80D8A" w:rsidRDefault="00D80D8A">
      <w:pPr>
        <w:pBdr>
          <w:top w:val="nil"/>
          <w:left w:val="nil"/>
          <w:bottom w:val="nil"/>
          <w:right w:val="nil"/>
          <w:between w:val="nil"/>
        </w:pBdr>
      </w:pPr>
    </w:p>
    <w:p w14:paraId="7102F2CD" w14:textId="77777777" w:rsidR="00D80D8A" w:rsidRDefault="00BE6280">
      <w:r>
        <w:pict w14:anchorId="008ADD0D">
          <v:rect id="_x0000_i1036" style="width:0;height:1.5pt" o:hralign="center" o:hrstd="t" o:hr="t" fillcolor="#a0a0a0" stroked="f"/>
        </w:pict>
      </w:r>
    </w:p>
    <w:p w14:paraId="1929A034" w14:textId="77777777" w:rsidR="00D80D8A" w:rsidRDefault="00BE6280">
      <w:pPr>
        <w:pStyle w:val="3"/>
      </w:pPr>
      <w:bookmarkStart w:id="266" w:name="_83rhxqttln8z" w:colFirst="0" w:colLast="0"/>
      <w:bookmarkEnd w:id="266"/>
      <w:r>
        <w:rPr>
          <w:rFonts w:ascii="Arial Unicode MS" w:eastAsia="Arial Unicode MS" w:hAnsi="Arial Unicode MS" w:cs="Arial Unicode MS"/>
        </w:rPr>
        <w:t xml:space="preserve">10.3 </w:t>
      </w:r>
      <w:r>
        <w:rPr>
          <w:rFonts w:ascii="Arial Unicode MS" w:eastAsia="Arial Unicode MS" w:hAnsi="Arial Unicode MS" w:cs="Arial Unicode MS"/>
        </w:rPr>
        <w:t>전용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도구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비교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데이터</w:t>
      </w:r>
    </w:p>
    <w:p w14:paraId="6CF3BCEF" w14:textId="77777777" w:rsidR="00D80D8A" w:rsidRDefault="00BE6280">
      <w:r>
        <w:rPr>
          <w:rFonts w:ascii="Arial Unicode MS" w:eastAsia="Arial Unicode MS" w:hAnsi="Arial Unicode MS" w:cs="Arial Unicode MS"/>
        </w:rPr>
        <w:t>10.2</w:t>
      </w:r>
      <w:r>
        <w:rPr>
          <w:rFonts w:ascii="Arial Unicode MS" w:eastAsia="Arial Unicode MS" w:hAnsi="Arial Unicode MS" w:cs="Arial Unicode MS"/>
        </w:rPr>
        <w:t>절에서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선택한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도구의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상세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스펙을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확인</w:t>
      </w:r>
      <w:r>
        <w:rPr>
          <w:rFonts w:ascii="Arial Unicode MS" w:eastAsia="Arial Unicode MS" w:hAnsi="Arial Unicode MS" w:cs="Arial Unicode MS"/>
        </w:rPr>
        <w:t>·</w:t>
      </w:r>
      <w:r>
        <w:rPr>
          <w:rFonts w:ascii="Arial Unicode MS" w:eastAsia="Arial Unicode MS" w:hAnsi="Arial Unicode MS" w:cs="Arial Unicode MS"/>
        </w:rPr>
        <w:t>검증하는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데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활용한다</w:t>
      </w:r>
      <w:r>
        <w:rPr>
          <w:rFonts w:ascii="Arial Unicode MS" w:eastAsia="Arial Unicode MS" w:hAnsi="Arial Unicode MS" w:cs="Arial Unicode MS"/>
        </w:rPr>
        <w:t>.</w:t>
      </w:r>
    </w:p>
    <w:p w14:paraId="5DA4190E" w14:textId="77777777" w:rsidR="00D80D8A" w:rsidRDefault="00D80D8A"/>
    <w:p w14:paraId="7B620E37" w14:textId="77777777" w:rsidR="00D80D8A" w:rsidRDefault="00BE6280">
      <w:pPr>
        <w:pStyle w:val="4"/>
      </w:pPr>
      <w:bookmarkStart w:id="267" w:name="_hxv8yf69aafg" w:colFirst="0" w:colLast="0"/>
      <w:bookmarkEnd w:id="267"/>
      <w:r>
        <w:rPr>
          <w:rFonts w:ascii="Arial Unicode MS" w:eastAsia="Arial Unicode MS" w:hAnsi="Arial Unicode MS" w:cs="Arial Unicode MS"/>
        </w:rPr>
        <w:t>비교표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범위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안내</w:t>
      </w:r>
      <w:r>
        <w:rPr>
          <w:rFonts w:ascii="Arial Unicode MS" w:eastAsia="Arial Unicode MS" w:hAnsi="Arial Unicode MS" w:cs="Arial Unicode MS"/>
        </w:rPr>
        <w:t xml:space="preserve"> </w:t>
      </w:r>
    </w:p>
    <w:p w14:paraId="7BC855E7" w14:textId="77777777" w:rsidR="00D80D8A" w:rsidRDefault="00BE6280">
      <w:r>
        <w:rPr>
          <w:rFonts w:ascii="Arial Unicode MS" w:eastAsia="Arial Unicode MS" w:hAnsi="Arial Unicode MS" w:cs="Arial Unicode MS"/>
        </w:rPr>
        <w:t>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절에서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다루는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비교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대상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범위는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다음과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같다</w:t>
      </w:r>
      <w:r>
        <w:rPr>
          <w:rFonts w:ascii="Arial Unicode MS" w:eastAsia="Arial Unicode MS" w:hAnsi="Arial Unicode MS" w:cs="Arial Unicode MS"/>
        </w:rPr>
        <w:t xml:space="preserve">. </w:t>
      </w:r>
      <w:proofErr w:type="spellStart"/>
      <w:r>
        <w:rPr>
          <w:rFonts w:ascii="Arial Unicode MS" w:eastAsia="Arial Unicode MS" w:hAnsi="Arial Unicode MS" w:cs="Arial Unicode MS"/>
        </w:rPr>
        <w:t>범용성</w:t>
      </w:r>
      <w:r>
        <w:rPr>
          <w:rFonts w:ascii="Arial Unicode MS" w:eastAsia="Arial Unicode MS" w:hAnsi="Arial Unicode MS" w:cs="Arial Unicode MS"/>
        </w:rPr>
        <w:t>·</w:t>
      </w:r>
      <w:r>
        <w:rPr>
          <w:rFonts w:ascii="Arial Unicode MS" w:eastAsia="Arial Unicode MS" w:hAnsi="Arial Unicode MS" w:cs="Arial Unicode MS"/>
        </w:rPr>
        <w:t>확장성</w:t>
      </w:r>
      <w:r>
        <w:rPr>
          <w:rFonts w:ascii="Arial Unicode MS" w:eastAsia="Arial Unicode MS" w:hAnsi="Arial Unicode MS" w:cs="Arial Unicode MS"/>
        </w:rPr>
        <w:t>·</w:t>
      </w:r>
      <w:r>
        <w:rPr>
          <w:rFonts w:ascii="Arial Unicode MS" w:eastAsia="Arial Unicode MS" w:hAnsi="Arial Unicode MS" w:cs="Arial Unicode MS"/>
        </w:rPr>
        <w:t>커뮤니티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규모를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기준으로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Guardrails</w:t>
      </w:r>
      <w:proofErr w:type="spellEnd"/>
      <w:r>
        <w:rPr>
          <w:rFonts w:ascii="Arial Unicode MS" w:eastAsia="Arial Unicode MS" w:hAnsi="Arial Unicode MS" w:cs="Arial Unicode MS"/>
        </w:rPr>
        <w:t xml:space="preserve"> AI, </w:t>
      </w:r>
      <w:proofErr w:type="spellStart"/>
      <w:r>
        <w:rPr>
          <w:rFonts w:ascii="Arial Unicode MS" w:eastAsia="Arial Unicode MS" w:hAnsi="Arial Unicode MS" w:cs="Arial Unicode MS"/>
        </w:rPr>
        <w:t>NeMo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Guardrails</w:t>
      </w:r>
      <w:proofErr w:type="spellEnd"/>
      <w:r>
        <w:rPr>
          <w:rFonts w:ascii="Arial Unicode MS" w:eastAsia="Arial Unicode MS" w:hAnsi="Arial Unicode MS" w:cs="Arial Unicode MS"/>
        </w:rPr>
        <w:t xml:space="preserve">, </w:t>
      </w:r>
      <w:proofErr w:type="spellStart"/>
      <w:r>
        <w:rPr>
          <w:rFonts w:ascii="Arial Unicode MS" w:eastAsia="Arial Unicode MS" w:hAnsi="Arial Unicode MS" w:cs="Arial Unicode MS"/>
        </w:rPr>
        <w:t>LlamaGuard</w:t>
      </w:r>
      <w:proofErr w:type="spellEnd"/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자체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구현</w:t>
      </w:r>
      <w:r>
        <w:rPr>
          <w:rFonts w:ascii="Arial Unicode MS" w:eastAsia="Arial Unicode MS" w:hAnsi="Arial Unicode MS" w:cs="Arial Unicode MS"/>
        </w:rPr>
        <w:t xml:space="preserve"> 4</w:t>
      </w:r>
      <w:r>
        <w:rPr>
          <w:rFonts w:ascii="Arial Unicode MS" w:eastAsia="Arial Unicode MS" w:hAnsi="Arial Unicode MS" w:cs="Arial Unicode MS"/>
        </w:rPr>
        <w:t>개를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비교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대상으로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한다</w:t>
      </w:r>
      <w:r>
        <w:rPr>
          <w:rFonts w:ascii="Arial Unicode MS" w:eastAsia="Arial Unicode MS" w:hAnsi="Arial Unicode MS" w:cs="Arial Unicode MS"/>
        </w:rPr>
        <w:t xml:space="preserve">. </w:t>
      </w:r>
      <w:r>
        <w:rPr>
          <w:rFonts w:ascii="Arial Unicode MS" w:eastAsia="Arial Unicode MS" w:hAnsi="Arial Unicode MS" w:cs="Arial Unicode MS"/>
        </w:rPr>
        <w:t>아래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도구는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적용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범위가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제한적이므로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비교표에서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제외하되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해당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요건에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정확히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부합하면</w:t>
      </w:r>
      <w:r>
        <w:rPr>
          <w:rFonts w:ascii="Arial Unicode MS" w:eastAsia="Arial Unicode MS" w:hAnsi="Arial Unicode MS" w:cs="Arial Unicode MS"/>
        </w:rPr>
        <w:t xml:space="preserve"> 10.2</w:t>
      </w:r>
      <w:r>
        <w:rPr>
          <w:rFonts w:ascii="Arial Unicode MS" w:eastAsia="Arial Unicode MS" w:hAnsi="Arial Unicode MS" w:cs="Arial Unicode MS"/>
        </w:rPr>
        <w:t>절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매칭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테이블을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기준으로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선택한다</w:t>
      </w:r>
      <w:r>
        <w:rPr>
          <w:rFonts w:ascii="Arial Unicode MS" w:eastAsia="Arial Unicode MS" w:hAnsi="Arial Unicode MS" w:cs="Arial Unicode MS"/>
        </w:rPr>
        <w:t>.</w:t>
      </w:r>
    </w:p>
    <w:p w14:paraId="4F947DEC" w14:textId="77777777" w:rsidR="00D80D8A" w:rsidRDefault="00BE6280">
      <w:pPr>
        <w:pStyle w:val="4"/>
      </w:pPr>
      <w:bookmarkStart w:id="268" w:name="_1szo1166fqox" w:colFirst="0" w:colLast="0"/>
      <w:bookmarkEnd w:id="268"/>
      <w:r>
        <w:rPr>
          <w:rFonts w:ascii="Arial Unicode MS" w:eastAsia="Arial Unicode MS" w:hAnsi="Arial Unicode MS" w:cs="Arial Unicode MS"/>
        </w:rPr>
        <w:t>도구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비교표</w:t>
      </w:r>
    </w:p>
    <w:tbl>
      <w:tblPr>
        <w:tblStyle w:val="affffffffffffd"/>
        <w:tblW w:w="9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395"/>
        <w:gridCol w:w="2205"/>
        <w:gridCol w:w="1800"/>
        <w:gridCol w:w="1800"/>
        <w:gridCol w:w="1800"/>
      </w:tblGrid>
      <w:tr w:rsidR="00D80D8A" w14:paraId="72445B01" w14:textId="77777777">
        <w:trPr>
          <w:tblHeader/>
        </w:trPr>
        <w:tc>
          <w:tcPr>
            <w:tcW w:w="1395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AF9C15" w14:textId="77777777" w:rsidR="00D80D8A" w:rsidRDefault="00BE6280">
            <w:pPr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기준</w:t>
            </w:r>
          </w:p>
        </w:tc>
        <w:tc>
          <w:tcPr>
            <w:tcW w:w="2205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0380D6" w14:textId="77777777" w:rsidR="00D80D8A" w:rsidRDefault="00BE6280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Guardrails</w:t>
            </w:r>
            <w:proofErr w:type="spellEnd"/>
            <w:r>
              <w:rPr>
                <w:b/>
                <w:bCs/>
              </w:rPr>
              <w:t xml:space="preserve"> AI</w:t>
            </w:r>
          </w:p>
        </w:tc>
        <w:tc>
          <w:tcPr>
            <w:tcW w:w="180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7255DA" w14:textId="77777777" w:rsidR="00D80D8A" w:rsidRDefault="00BE6280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NeMo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Guardrails</w:t>
            </w:r>
            <w:proofErr w:type="spellEnd"/>
          </w:p>
        </w:tc>
        <w:tc>
          <w:tcPr>
            <w:tcW w:w="180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546A4F" w14:textId="77777777" w:rsidR="00D80D8A" w:rsidRDefault="00BE6280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LlamaGuard</w:t>
            </w:r>
            <w:proofErr w:type="spellEnd"/>
          </w:p>
        </w:tc>
        <w:tc>
          <w:tcPr>
            <w:tcW w:w="180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7F2892" w14:textId="77777777" w:rsidR="00D80D8A" w:rsidRDefault="00BE6280">
            <w:pPr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자체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구현</w:t>
            </w:r>
          </w:p>
        </w:tc>
      </w:tr>
      <w:tr w:rsidR="00D80D8A" w14:paraId="025FE5BD" w14:textId="77777777">
        <w:tc>
          <w:tcPr>
            <w:tcW w:w="13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6419C4" w14:textId="77777777" w:rsidR="00D80D8A" w:rsidRDefault="00BE6280">
            <w:r>
              <w:rPr>
                <w:rFonts w:ascii="Arial Unicode MS" w:eastAsia="Arial Unicode MS" w:hAnsi="Arial Unicode MS" w:cs="Arial Unicode MS"/>
                <w:b/>
                <w:bCs/>
              </w:rPr>
              <w:t>핵심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기능</w:t>
            </w:r>
          </w:p>
        </w:tc>
        <w:tc>
          <w:tcPr>
            <w:tcW w:w="22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3D5D53" w14:textId="77777777" w:rsidR="00D80D8A" w:rsidRDefault="00BE6280">
            <w:r>
              <w:rPr>
                <w:rFonts w:ascii="Arial Unicode MS" w:eastAsia="Arial Unicode MS" w:hAnsi="Arial Unicode MS" w:cs="Arial Unicode MS"/>
              </w:rPr>
              <w:t>출력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구조</w:t>
            </w:r>
            <w:r>
              <w:rPr>
                <w:rFonts w:ascii="Arial Unicode MS" w:eastAsia="Arial Unicode MS" w:hAnsi="Arial Unicode MS" w:cs="Arial Unicode MS"/>
              </w:rPr>
              <w:t>·</w:t>
            </w:r>
            <w:r>
              <w:rPr>
                <w:rFonts w:ascii="Arial Unicode MS" w:eastAsia="Arial Unicode MS" w:hAnsi="Arial Unicode MS" w:cs="Arial Unicode MS"/>
              </w:rPr>
              <w:t>타입</w:t>
            </w:r>
            <w:r>
              <w:rPr>
                <w:rFonts w:ascii="Arial Unicode MS" w:eastAsia="Arial Unicode MS" w:hAnsi="Arial Unicode MS" w:cs="Arial Unicode MS"/>
              </w:rPr>
              <w:t>·</w:t>
            </w:r>
            <w:r>
              <w:rPr>
                <w:rFonts w:ascii="Arial Unicode MS" w:eastAsia="Arial Unicode MS" w:hAnsi="Arial Unicode MS" w:cs="Arial Unicode MS"/>
              </w:rPr>
              <w:t>품질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검증</w:t>
            </w:r>
            <w:r>
              <w:rPr>
                <w:rFonts w:ascii="Arial Unicode MS" w:eastAsia="Arial Unicode MS" w:hAnsi="Arial Unicode MS" w:cs="Arial Unicode MS"/>
              </w:rPr>
              <w:t xml:space="preserve">.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Hub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100+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Validator</w:t>
            </w:r>
            <w:proofErr w:type="spellEnd"/>
          </w:p>
        </w:tc>
        <w:tc>
          <w:tcPr>
            <w:tcW w:w="18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323349" w14:textId="77777777" w:rsidR="00D80D8A" w:rsidRDefault="00BE6280">
            <w:proofErr w:type="spellStart"/>
            <w:r>
              <w:rPr>
                <w:rFonts w:ascii="Arial Unicode MS" w:eastAsia="Arial Unicode MS" w:hAnsi="Arial Unicode MS" w:cs="Arial Unicode MS"/>
              </w:rPr>
              <w:t>멀티턴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대화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흐름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제어</w:t>
            </w:r>
            <w:r>
              <w:rPr>
                <w:rFonts w:ascii="Arial Unicode MS" w:eastAsia="Arial Unicode MS" w:hAnsi="Arial Unicode MS" w:cs="Arial Unicode MS"/>
              </w:rPr>
              <w:t xml:space="preserve"> + 5</w:t>
            </w:r>
            <w:r>
              <w:rPr>
                <w:rFonts w:ascii="Arial Unicode MS" w:eastAsia="Arial Unicode MS" w:hAnsi="Arial Unicode MS" w:cs="Arial Unicode MS"/>
              </w:rPr>
              <w:t>종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Rail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오케스트레이션</w:t>
            </w:r>
          </w:p>
        </w:tc>
        <w:tc>
          <w:tcPr>
            <w:tcW w:w="18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E6545C" w14:textId="77777777" w:rsidR="00D80D8A" w:rsidRDefault="00BE6280">
            <w:r>
              <w:rPr>
                <w:rFonts w:ascii="Arial Unicode MS" w:eastAsia="Arial Unicode MS" w:hAnsi="Arial Unicode MS" w:cs="Arial Unicode MS"/>
              </w:rPr>
              <w:t>입출력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안전성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분류</w:t>
            </w:r>
            <w:r>
              <w:rPr>
                <w:rFonts w:ascii="Arial Unicode MS" w:eastAsia="Arial Unicode MS" w:hAnsi="Arial Unicode MS" w:cs="Arial Unicode MS"/>
              </w:rPr>
              <w:t xml:space="preserve"> (</w:t>
            </w:r>
            <w:r>
              <w:rPr>
                <w:rFonts w:ascii="Arial Unicode MS" w:eastAsia="Arial Unicode MS" w:hAnsi="Arial Unicode MS" w:cs="Arial Unicode MS"/>
              </w:rPr>
              <w:t>유해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카테고리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판정</w:t>
            </w:r>
            <w:r>
              <w:rPr>
                <w:rFonts w:ascii="Arial Unicode MS" w:eastAsia="Arial Unicode MS" w:hAnsi="Arial Unicode MS" w:cs="Arial Unicode MS"/>
              </w:rPr>
              <w:t>)</w:t>
            </w:r>
          </w:p>
        </w:tc>
        <w:tc>
          <w:tcPr>
            <w:tcW w:w="18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3F02EB" w14:textId="77777777" w:rsidR="00D80D8A" w:rsidRDefault="00BE6280">
            <w:r>
              <w:rPr>
                <w:rFonts w:ascii="Arial Unicode MS" w:eastAsia="Arial Unicode MS" w:hAnsi="Arial Unicode MS" w:cs="Arial Unicode MS"/>
              </w:rPr>
              <w:t>도메인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특화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규칙</w:t>
            </w:r>
            <w:r>
              <w:rPr>
                <w:rFonts w:ascii="Arial Unicode MS" w:eastAsia="Arial Unicode MS" w:hAnsi="Arial Unicode MS" w:cs="Arial Unicode MS"/>
              </w:rPr>
              <w:t xml:space="preserve">. </w:t>
            </w:r>
            <w:r>
              <w:rPr>
                <w:rFonts w:ascii="Arial Unicode MS" w:eastAsia="Arial Unicode MS" w:hAnsi="Arial Unicode MS" w:cs="Arial Unicode MS"/>
              </w:rPr>
              <w:t>최대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유연성</w:t>
            </w:r>
          </w:p>
        </w:tc>
      </w:tr>
      <w:tr w:rsidR="00D80D8A" w14:paraId="46F3E85A" w14:textId="77777777">
        <w:tc>
          <w:tcPr>
            <w:tcW w:w="13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FD3A95" w14:textId="77777777" w:rsidR="00D80D8A" w:rsidRDefault="00BE6280">
            <w:r>
              <w:rPr>
                <w:rFonts w:ascii="Arial Unicode MS" w:eastAsia="Arial Unicode MS" w:hAnsi="Arial Unicode MS" w:cs="Arial Unicode MS"/>
                <w:b/>
                <w:bCs/>
              </w:rPr>
              <w:t>동작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방식</w:t>
            </w:r>
          </w:p>
        </w:tc>
        <w:tc>
          <w:tcPr>
            <w:tcW w:w="22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BD4571" w14:textId="77777777" w:rsidR="00D80D8A" w:rsidRDefault="00BE6280">
            <w:r>
              <w:rPr>
                <w:rFonts w:ascii="Arial Unicode MS" w:eastAsia="Arial Unicode MS" w:hAnsi="Arial Unicode MS" w:cs="Arial Unicode MS"/>
              </w:rPr>
              <w:t>규칙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기반</w:t>
            </w:r>
            <w:r>
              <w:rPr>
                <w:rFonts w:ascii="Arial Unicode MS" w:eastAsia="Arial Unicode MS" w:hAnsi="Arial Unicode MS" w:cs="Arial Unicode MS"/>
              </w:rPr>
              <w:t xml:space="preserve"> (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Pydantic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+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Validator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체인</w:t>
            </w:r>
            <w:r>
              <w:rPr>
                <w:rFonts w:ascii="Arial Unicode MS" w:eastAsia="Arial Unicode MS" w:hAnsi="Arial Unicode MS" w:cs="Arial Unicode MS"/>
              </w:rPr>
              <w:t>)</w:t>
            </w:r>
          </w:p>
        </w:tc>
        <w:tc>
          <w:tcPr>
            <w:tcW w:w="18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1DCC54" w14:textId="77777777" w:rsidR="00D80D8A" w:rsidRDefault="00BE6280">
            <w:r>
              <w:rPr>
                <w:rFonts w:ascii="Arial Unicode MS" w:eastAsia="Arial Unicode MS" w:hAnsi="Arial Unicode MS" w:cs="Arial Unicode MS"/>
              </w:rPr>
              <w:t>하이브리드</w:t>
            </w:r>
            <w:r>
              <w:rPr>
                <w:rFonts w:ascii="Arial Unicode MS" w:eastAsia="Arial Unicode MS" w:hAnsi="Arial Unicode MS" w:cs="Arial Unicode MS"/>
              </w:rPr>
              <w:t xml:space="preserve"> (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Colang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DSL + LLM + </w:t>
            </w:r>
            <w:r>
              <w:rPr>
                <w:rFonts w:ascii="Arial Unicode MS" w:eastAsia="Arial Unicode MS" w:hAnsi="Arial Unicode MS" w:cs="Arial Unicode MS"/>
              </w:rPr>
              <w:t>유사도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검색</w:t>
            </w:r>
            <w:r>
              <w:rPr>
                <w:rFonts w:ascii="Arial Unicode MS" w:eastAsia="Arial Unicode MS" w:hAnsi="Arial Unicode MS" w:cs="Arial Unicode MS"/>
              </w:rPr>
              <w:t>)</w:t>
            </w:r>
          </w:p>
        </w:tc>
        <w:tc>
          <w:tcPr>
            <w:tcW w:w="18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3488E8" w14:textId="77777777" w:rsidR="00D80D8A" w:rsidRDefault="00BE6280">
            <w:r>
              <w:rPr>
                <w:rFonts w:ascii="Arial Unicode MS" w:eastAsia="Arial Unicode MS" w:hAnsi="Arial Unicode MS" w:cs="Arial Unicode MS"/>
              </w:rPr>
              <w:t xml:space="preserve">LLM </w:t>
            </w:r>
            <w:r>
              <w:rPr>
                <w:rFonts w:ascii="Arial Unicode MS" w:eastAsia="Arial Unicode MS" w:hAnsi="Arial Unicode MS" w:cs="Arial Unicode MS"/>
              </w:rPr>
              <w:t>기반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분류기</w:t>
            </w:r>
          </w:p>
        </w:tc>
        <w:tc>
          <w:tcPr>
            <w:tcW w:w="18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7516AF" w14:textId="77777777" w:rsidR="00D80D8A" w:rsidRDefault="00BE6280">
            <w:r>
              <w:rPr>
                <w:rFonts w:ascii="Arial Unicode MS" w:eastAsia="Arial Unicode MS" w:hAnsi="Arial Unicode MS" w:cs="Arial Unicode MS"/>
              </w:rPr>
              <w:t>프로젝트별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설계</w:t>
            </w:r>
          </w:p>
        </w:tc>
      </w:tr>
      <w:tr w:rsidR="00D80D8A" w14:paraId="737586F4" w14:textId="77777777">
        <w:tc>
          <w:tcPr>
            <w:tcW w:w="13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25A80E" w14:textId="77777777" w:rsidR="00D80D8A" w:rsidRDefault="00BE6280">
            <w:r>
              <w:rPr>
                <w:rFonts w:ascii="Arial Unicode MS" w:eastAsia="Arial Unicode MS" w:hAnsi="Arial Unicode MS" w:cs="Arial Unicode MS"/>
                <w:b/>
                <w:bCs/>
              </w:rPr>
              <w:t>지연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영향</w:t>
            </w:r>
          </w:p>
        </w:tc>
        <w:tc>
          <w:tcPr>
            <w:tcW w:w="22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ACCF04" w14:textId="77777777" w:rsidR="00D80D8A" w:rsidRDefault="00BE6280">
            <w:r>
              <w:rPr>
                <w:rFonts w:ascii="Arial Unicode MS" w:eastAsia="Arial Unicode MS" w:hAnsi="Arial Unicode MS" w:cs="Arial Unicode MS"/>
              </w:rPr>
              <w:t>규칙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기반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검증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자체는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수</w:t>
            </w:r>
            <w:r>
              <w:rPr>
                <w:rFonts w:ascii="Arial Unicode MS" w:eastAsia="Arial Unicode MS" w:hAnsi="Arial Unicode MS" w:cs="Arial Unicode MS"/>
              </w:rPr>
              <w:t>~</w:t>
            </w:r>
            <w:r>
              <w:rPr>
                <w:rFonts w:ascii="Arial Unicode MS" w:eastAsia="Arial Unicode MS" w:hAnsi="Arial Unicode MS" w:cs="Arial Unicode MS"/>
              </w:rPr>
              <w:t>수십</w:t>
            </w:r>
            <w:r>
              <w:rPr>
                <w:rFonts w:ascii="Arial Unicode MS" w:eastAsia="Arial Unicode MS" w:hAnsi="Arial Unicode MS" w:cs="Arial Unicode MS"/>
              </w:rPr>
              <w:t>ms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수준으로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낮음</w:t>
            </w:r>
            <w:r>
              <w:rPr>
                <w:rFonts w:ascii="Arial Unicode MS" w:eastAsia="Arial Unicode MS" w:hAnsi="Arial Unicode MS" w:cs="Arial Unicode MS"/>
              </w:rPr>
              <w:t xml:space="preserve">. </w:t>
            </w:r>
            <w:r>
              <w:rPr>
                <w:rFonts w:ascii="Arial Unicode MS" w:eastAsia="Arial Unicode MS" w:hAnsi="Arial Unicode MS" w:cs="Arial Unicode MS"/>
              </w:rPr>
              <w:t>단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re-ask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발생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시</w:t>
            </w:r>
            <w:r>
              <w:rPr>
                <w:rFonts w:ascii="Arial Unicode MS" w:eastAsia="Arial Unicode MS" w:hAnsi="Arial Unicode MS" w:cs="Arial Unicode MS"/>
              </w:rPr>
              <w:t xml:space="preserve"> LLM </w:t>
            </w:r>
            <w:r>
              <w:rPr>
                <w:rFonts w:ascii="Arial Unicode MS" w:eastAsia="Arial Unicode MS" w:hAnsi="Arial Unicode MS" w:cs="Arial Unicode MS"/>
              </w:rPr>
              <w:lastRenderedPageBreak/>
              <w:t>재호출로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지연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증가</w:t>
            </w:r>
            <w:r>
              <w:rPr>
                <w:rFonts w:ascii="Arial Unicode MS" w:eastAsia="Arial Unicode MS" w:hAnsi="Arial Unicode MS" w:cs="Arial Unicode MS"/>
              </w:rPr>
              <w:t xml:space="preserve"> — </w:t>
            </w:r>
            <w:proofErr w:type="spellStart"/>
            <w:r>
              <w:rPr>
                <w:rFonts w:ascii="Arial Unicode MS" w:eastAsia="Arial Unicode MS" w:hAnsi="Arial Unicode MS" w:cs="Arial Unicode MS"/>
                <w:b/>
                <w:bCs/>
              </w:rPr>
              <w:t>re-ask</w:t>
            </w:r>
            <w:proofErr w:type="spellEnd"/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빈도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포함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실측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필수</w:t>
            </w:r>
          </w:p>
        </w:tc>
        <w:tc>
          <w:tcPr>
            <w:tcW w:w="18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8EB38E" w14:textId="77777777" w:rsidR="00D80D8A" w:rsidRDefault="00BE6280">
            <w:proofErr w:type="spellStart"/>
            <w:r>
              <w:rPr>
                <w:rFonts w:ascii="Arial Unicode MS" w:eastAsia="Arial Unicode MS" w:hAnsi="Arial Unicode MS" w:cs="Arial Unicode MS"/>
              </w:rPr>
              <w:lastRenderedPageBreak/>
              <w:t>Rail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활성화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수에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비례하여</w:t>
            </w:r>
            <w:r>
              <w:rPr>
                <w:rFonts w:ascii="Arial Unicode MS" w:eastAsia="Arial Unicode MS" w:hAnsi="Arial Unicode MS" w:cs="Arial Unicode MS"/>
              </w:rPr>
              <w:t xml:space="preserve"> LLM </w:t>
            </w:r>
            <w:r>
              <w:rPr>
                <w:rFonts w:ascii="Arial Unicode MS" w:eastAsia="Arial Unicode MS" w:hAnsi="Arial Unicode MS" w:cs="Arial Unicode MS"/>
              </w:rPr>
              <w:t>호출이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추가되므로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lastRenderedPageBreak/>
              <w:t>지연이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누적됨</w:t>
            </w:r>
            <w:r>
              <w:rPr>
                <w:rFonts w:ascii="Arial Unicode MS" w:eastAsia="Arial Unicode MS" w:hAnsi="Arial Unicode MS" w:cs="Arial Unicode MS"/>
              </w:rPr>
              <w:t xml:space="preserve"> — </w:t>
            </w:r>
            <w:proofErr w:type="spellStart"/>
            <w:r>
              <w:rPr>
                <w:rFonts w:ascii="Arial Unicode MS" w:eastAsia="Arial Unicode MS" w:hAnsi="Arial Unicode MS" w:cs="Arial Unicode MS"/>
                <w:b/>
                <w:bCs/>
              </w:rPr>
              <w:t>Rail</w:t>
            </w:r>
            <w:proofErr w:type="spellEnd"/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b/>
                <w:bCs/>
              </w:rPr>
              <w:t>구성별</w:t>
            </w:r>
            <w:proofErr w:type="spellEnd"/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실측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필수</w:t>
            </w:r>
          </w:p>
        </w:tc>
        <w:tc>
          <w:tcPr>
            <w:tcW w:w="18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8B2607" w14:textId="77777777" w:rsidR="00D80D8A" w:rsidRDefault="00BE6280">
            <w:r>
              <w:rPr>
                <w:rFonts w:ascii="Arial Unicode MS" w:eastAsia="Arial Unicode MS" w:hAnsi="Arial Unicode MS" w:cs="Arial Unicode MS"/>
              </w:rPr>
              <w:lastRenderedPageBreak/>
              <w:t>매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요청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분류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모델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추론</w:t>
            </w:r>
            <w:r>
              <w:rPr>
                <w:rFonts w:ascii="Arial Unicode MS" w:eastAsia="Arial Unicode MS" w:hAnsi="Arial Unicode MS" w:cs="Arial Unicode MS"/>
              </w:rPr>
              <w:t xml:space="preserve"> 1</w:t>
            </w:r>
            <w:r>
              <w:rPr>
                <w:rFonts w:ascii="Arial Unicode MS" w:eastAsia="Arial Unicode MS" w:hAnsi="Arial Unicode MS" w:cs="Arial Unicode MS"/>
              </w:rPr>
              <w:t>회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추가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수백</w:t>
            </w:r>
            <w:r>
              <w:rPr>
                <w:rFonts w:ascii="Arial Unicode MS" w:eastAsia="Arial Unicode MS" w:hAnsi="Arial Unicode MS" w:cs="Arial Unicode MS"/>
              </w:rPr>
              <w:t>ms~</w:t>
            </w:r>
            <w:r>
              <w:rPr>
                <w:rFonts w:ascii="Arial Unicode MS" w:eastAsia="Arial Unicode MS" w:hAnsi="Arial Unicode MS" w:cs="Arial Unicode MS"/>
              </w:rPr>
              <w:t>초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lastRenderedPageBreak/>
              <w:t>단위</w:t>
            </w:r>
            <w:r>
              <w:rPr>
                <w:rFonts w:ascii="Arial Unicode MS" w:eastAsia="Arial Unicode MS" w:hAnsi="Arial Unicode MS" w:cs="Arial Unicode MS"/>
              </w:rPr>
              <w:t xml:space="preserve"> —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모델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b/>
                <w:bCs/>
              </w:rPr>
              <w:t>크기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·GPU</w:t>
            </w:r>
            <w:proofErr w:type="spellEnd"/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b/>
                <w:bCs/>
              </w:rPr>
              <w:t>사양별</w:t>
            </w:r>
            <w:proofErr w:type="spellEnd"/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실측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필수</w:t>
            </w:r>
          </w:p>
        </w:tc>
        <w:tc>
          <w:tcPr>
            <w:tcW w:w="18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3EB369" w14:textId="77777777" w:rsidR="00D80D8A" w:rsidRDefault="00BE6280">
            <w:r>
              <w:rPr>
                <w:rFonts w:ascii="Arial Unicode MS" w:eastAsia="Arial Unicode MS" w:hAnsi="Arial Unicode MS" w:cs="Arial Unicode MS"/>
              </w:rPr>
              <w:lastRenderedPageBreak/>
              <w:t>구현에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따라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다름</w:t>
            </w:r>
            <w:r>
              <w:rPr>
                <w:rFonts w:ascii="Arial Unicode MS" w:eastAsia="Arial Unicode MS" w:hAnsi="Arial Unicode MS" w:cs="Arial Unicode MS"/>
              </w:rPr>
              <w:t xml:space="preserve"> —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실측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필수</w:t>
            </w:r>
          </w:p>
        </w:tc>
      </w:tr>
      <w:tr w:rsidR="00D80D8A" w14:paraId="0A3FBFA7" w14:textId="77777777">
        <w:tc>
          <w:tcPr>
            <w:tcW w:w="13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C7273D" w14:textId="77777777" w:rsidR="00D80D8A" w:rsidRDefault="00BE6280">
            <w:r>
              <w:rPr>
                <w:rFonts w:ascii="Arial Unicode MS" w:eastAsia="Arial Unicode MS" w:hAnsi="Arial Unicode MS" w:cs="Arial Unicode MS"/>
                <w:b/>
                <w:bCs/>
              </w:rPr>
              <w:t>비용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특성</w:t>
            </w:r>
          </w:p>
        </w:tc>
        <w:tc>
          <w:tcPr>
            <w:tcW w:w="22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393EE1" w14:textId="77777777" w:rsidR="00D80D8A" w:rsidRDefault="00BE6280">
            <w:proofErr w:type="spellStart"/>
            <w:r>
              <w:rPr>
                <w:rFonts w:ascii="Arial Unicode MS" w:eastAsia="Arial Unicode MS" w:hAnsi="Arial Unicode MS" w:cs="Arial Unicode MS"/>
              </w:rPr>
              <w:t>Python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패키지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자체는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무료</w:t>
            </w:r>
            <w:r>
              <w:rPr>
                <w:rFonts w:ascii="Arial Unicode MS" w:eastAsia="Arial Unicode MS" w:hAnsi="Arial Unicode MS" w:cs="Arial Unicode MS"/>
              </w:rPr>
              <w:t xml:space="preserve">.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re-ask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시</w:t>
            </w:r>
            <w:r>
              <w:rPr>
                <w:rFonts w:ascii="Arial Unicode MS" w:eastAsia="Arial Unicode MS" w:hAnsi="Arial Unicode MS" w:cs="Arial Unicode MS"/>
              </w:rPr>
              <w:t xml:space="preserve"> LLM API </w:t>
            </w:r>
            <w:r>
              <w:rPr>
                <w:rFonts w:ascii="Arial Unicode MS" w:eastAsia="Arial Unicode MS" w:hAnsi="Arial Unicode MS" w:cs="Arial Unicode MS"/>
              </w:rPr>
              <w:t>비용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추가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발생</w:t>
            </w:r>
          </w:p>
        </w:tc>
        <w:tc>
          <w:tcPr>
            <w:tcW w:w="18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2E10FB" w14:textId="77777777" w:rsidR="00D80D8A" w:rsidRDefault="00BE6280">
            <w:proofErr w:type="spellStart"/>
            <w:r>
              <w:rPr>
                <w:rFonts w:ascii="Arial Unicode MS" w:eastAsia="Arial Unicode MS" w:hAnsi="Arial Unicode MS" w:cs="Arial Unicode MS"/>
              </w:rPr>
              <w:t>Python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패키지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무료</w:t>
            </w:r>
            <w:r>
              <w:rPr>
                <w:rFonts w:ascii="Arial Unicode MS" w:eastAsia="Arial Unicode MS" w:hAnsi="Arial Unicode MS" w:cs="Arial Unicode MS"/>
              </w:rPr>
              <w:t xml:space="preserve">. NIM </w:t>
            </w:r>
            <w:r>
              <w:rPr>
                <w:rFonts w:ascii="Arial Unicode MS" w:eastAsia="Arial Unicode MS" w:hAnsi="Arial Unicode MS" w:cs="Arial Unicode MS"/>
              </w:rPr>
              <w:t>배포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시</w:t>
            </w:r>
            <w:r>
              <w:rPr>
                <w:rFonts w:ascii="Arial Unicode MS" w:eastAsia="Arial Unicode MS" w:hAnsi="Arial Unicode MS" w:cs="Arial Unicode MS"/>
              </w:rPr>
              <w:t xml:space="preserve"> NVIDIA AI Enterprise </w:t>
            </w:r>
            <w:r>
              <w:rPr>
                <w:rFonts w:ascii="Arial Unicode MS" w:eastAsia="Arial Unicode MS" w:hAnsi="Arial Unicode MS" w:cs="Arial Unicode MS"/>
              </w:rPr>
              <w:t>라이선스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비용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발생</w:t>
            </w:r>
            <w:r>
              <w:rPr>
                <w:rFonts w:ascii="Arial Unicode MS" w:eastAsia="Arial Unicode MS" w:hAnsi="Arial Unicode MS" w:cs="Arial Unicode MS"/>
              </w:rPr>
              <w:t xml:space="preserve">.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Rail</w:t>
            </w:r>
            <w:r>
              <w:rPr>
                <w:rFonts w:ascii="Arial Unicode MS" w:eastAsia="Arial Unicode MS" w:hAnsi="Arial Unicode MS" w:cs="Arial Unicode MS"/>
              </w:rPr>
              <w:t>의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LLM </w:t>
            </w:r>
            <w:r>
              <w:rPr>
                <w:rFonts w:ascii="Arial Unicode MS" w:eastAsia="Arial Unicode MS" w:hAnsi="Arial Unicode MS" w:cs="Arial Unicode MS"/>
              </w:rPr>
              <w:t>호출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횟수에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비례하여</w:t>
            </w:r>
            <w:r>
              <w:rPr>
                <w:rFonts w:ascii="Arial Unicode MS" w:eastAsia="Arial Unicode MS" w:hAnsi="Arial Unicode MS" w:cs="Arial Unicode MS"/>
              </w:rPr>
              <w:t xml:space="preserve"> API </w:t>
            </w:r>
            <w:r>
              <w:rPr>
                <w:rFonts w:ascii="Arial Unicode MS" w:eastAsia="Arial Unicode MS" w:hAnsi="Arial Unicode MS" w:cs="Arial Unicode MS"/>
              </w:rPr>
              <w:t>비용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증가</w:t>
            </w:r>
          </w:p>
        </w:tc>
        <w:tc>
          <w:tcPr>
            <w:tcW w:w="18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4E65D1" w14:textId="77777777" w:rsidR="00D80D8A" w:rsidRDefault="00BE6280">
            <w:r>
              <w:rPr>
                <w:rFonts w:ascii="Arial Unicode MS" w:eastAsia="Arial Unicode MS" w:hAnsi="Arial Unicode MS" w:cs="Arial Unicode MS"/>
              </w:rPr>
              <w:t>모델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서빙용</w:t>
            </w:r>
            <w:r>
              <w:rPr>
                <w:rFonts w:ascii="Arial Unicode MS" w:eastAsia="Arial Unicode MS" w:hAnsi="Arial Unicode MS" w:cs="Arial Unicode MS"/>
              </w:rPr>
              <w:t xml:space="preserve"> GPU </w:t>
            </w:r>
            <w:r>
              <w:rPr>
                <w:rFonts w:ascii="Arial Unicode MS" w:eastAsia="Arial Unicode MS" w:hAnsi="Arial Unicode MS" w:cs="Arial Unicode MS"/>
              </w:rPr>
              <w:t>인프라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비용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필수</w:t>
            </w:r>
            <w:r>
              <w:rPr>
                <w:rFonts w:ascii="Arial Unicode MS" w:eastAsia="Arial Unicode MS" w:hAnsi="Arial Unicode MS" w:cs="Arial Unicode MS"/>
              </w:rPr>
              <w:t xml:space="preserve">(VRAM </w:t>
            </w:r>
            <w:r>
              <w:rPr>
                <w:rFonts w:ascii="Arial Unicode MS" w:eastAsia="Arial Unicode MS" w:hAnsi="Arial Unicode MS" w:cs="Arial Unicode MS"/>
              </w:rPr>
              <w:t>요구량은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모델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크기에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비례</w:t>
            </w:r>
            <w:r>
              <w:rPr>
                <w:rFonts w:ascii="Arial Unicode MS" w:eastAsia="Arial Unicode MS" w:hAnsi="Arial Unicode MS" w:cs="Arial Unicode MS"/>
              </w:rPr>
              <w:t xml:space="preserve">). </w:t>
            </w:r>
            <w:r>
              <w:rPr>
                <w:rFonts w:ascii="Arial Unicode MS" w:eastAsia="Arial Unicode MS" w:hAnsi="Arial Unicode MS" w:cs="Arial Unicode MS"/>
              </w:rPr>
              <w:t>추론</w:t>
            </w:r>
            <w:r>
              <w:rPr>
                <w:rFonts w:ascii="Arial Unicode MS" w:eastAsia="Arial Unicode MS" w:hAnsi="Arial Unicode MS" w:cs="Arial Unicode MS"/>
              </w:rPr>
              <w:t xml:space="preserve"> API </w:t>
            </w:r>
            <w:r>
              <w:rPr>
                <w:rFonts w:ascii="Arial Unicode MS" w:eastAsia="Arial Unicode MS" w:hAnsi="Arial Unicode MS" w:cs="Arial Unicode MS"/>
              </w:rPr>
              <w:t>비용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없음</w:t>
            </w:r>
          </w:p>
        </w:tc>
        <w:tc>
          <w:tcPr>
            <w:tcW w:w="18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A4EDB4" w14:textId="77777777" w:rsidR="00D80D8A" w:rsidRDefault="00BE6280">
            <w:proofErr w:type="spellStart"/>
            <w:r>
              <w:rPr>
                <w:rFonts w:ascii="Arial Unicode MS" w:eastAsia="Arial Unicode MS" w:hAnsi="Arial Unicode MS" w:cs="Arial Unicode MS"/>
              </w:rPr>
              <w:t>개발</w:t>
            </w:r>
            <w:r>
              <w:rPr>
                <w:rFonts w:ascii="Arial Unicode MS" w:eastAsia="Arial Unicode MS" w:hAnsi="Arial Unicode MS" w:cs="Arial Unicode MS"/>
              </w:rPr>
              <w:t>·</w:t>
            </w:r>
            <w:r>
              <w:rPr>
                <w:rFonts w:ascii="Arial Unicode MS" w:eastAsia="Arial Unicode MS" w:hAnsi="Arial Unicode MS" w:cs="Arial Unicode MS"/>
              </w:rPr>
              <w:t>유지보수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인력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비용</w:t>
            </w:r>
            <w:r>
              <w:rPr>
                <w:rFonts w:ascii="Arial Unicode MS" w:eastAsia="Arial Unicode MS" w:hAnsi="Arial Unicode MS" w:cs="Arial Unicode MS"/>
              </w:rPr>
              <w:t xml:space="preserve">. </w:t>
            </w:r>
            <w:r>
              <w:rPr>
                <w:rFonts w:ascii="Arial Unicode MS" w:eastAsia="Arial Unicode MS" w:hAnsi="Arial Unicode MS" w:cs="Arial Unicode MS"/>
              </w:rPr>
              <w:t>인프라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비용은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구현에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따라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상이</w:t>
            </w:r>
          </w:p>
        </w:tc>
      </w:tr>
      <w:tr w:rsidR="00D80D8A" w14:paraId="496D6E2E" w14:textId="77777777">
        <w:tc>
          <w:tcPr>
            <w:tcW w:w="13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A8120E" w14:textId="77777777" w:rsidR="00D80D8A" w:rsidRDefault="00BE6280">
            <w:r>
              <w:rPr>
                <w:rFonts w:ascii="Arial Unicode MS" w:eastAsia="Arial Unicode MS" w:hAnsi="Arial Unicode MS" w:cs="Arial Unicode MS"/>
                <w:b/>
                <w:bCs/>
              </w:rPr>
              <w:t>배포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방식</w:t>
            </w:r>
          </w:p>
        </w:tc>
        <w:tc>
          <w:tcPr>
            <w:tcW w:w="22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C97941" w14:textId="77777777" w:rsidR="00D80D8A" w:rsidRDefault="00BE6280">
            <w:proofErr w:type="spellStart"/>
            <w:r>
              <w:rPr>
                <w:rFonts w:ascii="Arial Unicode MS" w:eastAsia="Arial Unicode MS" w:hAnsi="Arial Unicode MS" w:cs="Arial Unicode MS"/>
              </w:rPr>
              <w:t>Python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패키지</w:t>
            </w:r>
            <w:r>
              <w:rPr>
                <w:rFonts w:ascii="Arial Unicode MS" w:eastAsia="Arial Unicode MS" w:hAnsi="Arial Unicode MS" w:cs="Arial Unicode MS"/>
              </w:rPr>
              <w:t xml:space="preserve"> (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온프레미스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). </w:t>
            </w:r>
            <w:r>
              <w:rPr>
                <w:rFonts w:ascii="Arial Unicode MS" w:eastAsia="Arial Unicode MS" w:hAnsi="Arial Unicode MS" w:cs="Arial Unicode MS"/>
              </w:rPr>
              <w:t>선택적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서버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모드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가능</w:t>
            </w:r>
          </w:p>
        </w:tc>
        <w:tc>
          <w:tcPr>
            <w:tcW w:w="18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3D881B" w14:textId="77777777" w:rsidR="00D80D8A" w:rsidRDefault="00BE6280">
            <w:proofErr w:type="spellStart"/>
            <w:r>
              <w:rPr>
                <w:rFonts w:ascii="Arial Unicode MS" w:eastAsia="Arial Unicode MS" w:hAnsi="Arial Unicode MS" w:cs="Arial Unicode MS"/>
              </w:rPr>
              <w:t>Python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패키지</w:t>
            </w:r>
            <w:r>
              <w:rPr>
                <w:rFonts w:ascii="Arial Unicode MS" w:eastAsia="Arial Unicode MS" w:hAnsi="Arial Unicode MS" w:cs="Arial Unicode MS"/>
              </w:rPr>
              <w:t xml:space="preserve"> (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온프레미스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). </w:t>
            </w:r>
            <w:r>
              <w:rPr>
                <w:rFonts w:ascii="Arial Unicode MS" w:eastAsia="Arial Unicode MS" w:hAnsi="Arial Unicode MS" w:cs="Arial Unicode MS"/>
              </w:rPr>
              <w:t>프로덕션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배포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시</w:t>
            </w:r>
            <w:r>
              <w:rPr>
                <w:rFonts w:ascii="Arial Unicode MS" w:eastAsia="Arial Unicode MS" w:hAnsi="Arial Unicode MS" w:cs="Arial Unicode MS"/>
              </w:rPr>
              <w:t xml:space="preserve"> NIM </w:t>
            </w:r>
            <w:r>
              <w:rPr>
                <w:rFonts w:ascii="Arial Unicode MS" w:eastAsia="Arial Unicode MS" w:hAnsi="Arial Unicode MS" w:cs="Arial Unicode MS"/>
              </w:rPr>
              <w:t>사용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가능</w:t>
            </w:r>
            <w:r>
              <w:rPr>
                <w:rFonts w:ascii="Arial Unicode MS" w:eastAsia="Arial Unicode MS" w:hAnsi="Arial Unicode MS" w:cs="Arial Unicode MS"/>
              </w:rPr>
              <w:t xml:space="preserve"> (NVIDIA AI Enterprise </w:t>
            </w:r>
            <w:r>
              <w:rPr>
                <w:rFonts w:ascii="Arial Unicode MS" w:eastAsia="Arial Unicode MS" w:hAnsi="Arial Unicode MS" w:cs="Arial Unicode MS"/>
              </w:rPr>
              <w:t>라이선스</w:t>
            </w:r>
            <w:r>
              <w:rPr>
                <w:rFonts w:ascii="Arial Unicode MS" w:eastAsia="Arial Unicode MS" w:hAnsi="Arial Unicode MS" w:cs="Arial Unicode MS"/>
              </w:rPr>
              <w:t>)</w:t>
            </w:r>
          </w:p>
        </w:tc>
        <w:tc>
          <w:tcPr>
            <w:tcW w:w="18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9B574F" w14:textId="77777777" w:rsidR="00D80D8A" w:rsidRDefault="00BE6280">
            <w:proofErr w:type="spellStart"/>
            <w:r>
              <w:rPr>
                <w:rFonts w:ascii="Arial Unicode MS" w:eastAsia="Arial Unicode MS" w:hAnsi="Arial Unicode MS" w:cs="Arial Unicode MS"/>
              </w:rPr>
              <w:t>온프레미스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전용</w:t>
            </w:r>
            <w:r>
              <w:rPr>
                <w:rFonts w:ascii="Arial Unicode MS" w:eastAsia="Arial Unicode MS" w:hAnsi="Arial Unicode MS" w:cs="Arial Unicode MS"/>
              </w:rPr>
              <w:t xml:space="preserve">. </w:t>
            </w:r>
            <w:r>
              <w:rPr>
                <w:rFonts w:ascii="Arial Unicode MS" w:eastAsia="Arial Unicode MS" w:hAnsi="Arial Unicode MS" w:cs="Arial Unicode MS"/>
              </w:rPr>
              <w:t>모델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다운로드</w:t>
            </w:r>
            <w:r>
              <w:rPr>
                <w:rFonts w:ascii="Arial Unicode MS" w:eastAsia="Arial Unicode MS" w:hAnsi="Arial Unicode MS" w:cs="Arial Unicode MS"/>
              </w:rPr>
              <w:t xml:space="preserve"> + GPU </w:t>
            </w:r>
            <w:r>
              <w:rPr>
                <w:rFonts w:ascii="Arial Unicode MS" w:eastAsia="Arial Unicode MS" w:hAnsi="Arial Unicode MS" w:cs="Arial Unicode MS"/>
              </w:rPr>
              <w:t>서빙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인프라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필수</w:t>
            </w:r>
            <w:r>
              <w:rPr>
                <w:rFonts w:ascii="Arial Unicode MS" w:eastAsia="Arial Unicode MS" w:hAnsi="Arial Unicode MS" w:cs="Arial Unicode MS"/>
              </w:rPr>
              <w:t xml:space="preserve">. </w:t>
            </w:r>
            <w:r>
              <w:rPr>
                <w:rFonts w:ascii="Arial Unicode MS" w:eastAsia="Arial Unicode MS" w:hAnsi="Arial Unicode MS" w:cs="Arial Unicode MS"/>
              </w:rPr>
              <w:t>클라우드</w:t>
            </w:r>
            <w:r>
              <w:rPr>
                <w:rFonts w:ascii="Arial Unicode MS" w:eastAsia="Arial Unicode MS" w:hAnsi="Arial Unicode MS" w:cs="Arial Unicode MS"/>
              </w:rPr>
              <w:t xml:space="preserve"> API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미제공</w:t>
            </w:r>
            <w:proofErr w:type="spellEnd"/>
          </w:p>
        </w:tc>
        <w:tc>
          <w:tcPr>
            <w:tcW w:w="18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717A4C" w14:textId="77777777" w:rsidR="00D80D8A" w:rsidRDefault="00BE6280">
            <w:r>
              <w:rPr>
                <w:rFonts w:ascii="Arial Unicode MS" w:eastAsia="Arial Unicode MS" w:hAnsi="Arial Unicode MS" w:cs="Arial Unicode MS"/>
              </w:rPr>
              <w:t>직접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구축</w:t>
            </w:r>
          </w:p>
        </w:tc>
      </w:tr>
      <w:tr w:rsidR="00D80D8A" w14:paraId="0ED535E7" w14:textId="77777777">
        <w:tc>
          <w:tcPr>
            <w:tcW w:w="13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28B9E0" w14:textId="77777777" w:rsidR="00D80D8A" w:rsidRDefault="00BE6280">
            <w:proofErr w:type="spellStart"/>
            <w:r>
              <w:rPr>
                <w:rFonts w:ascii="Arial Unicode MS" w:eastAsia="Arial Unicode MS" w:hAnsi="Arial Unicode MS" w:cs="Arial Unicode MS"/>
                <w:b/>
                <w:bCs/>
              </w:rPr>
              <w:t>Framework</w:t>
            </w:r>
            <w:proofErr w:type="spellEnd"/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통합</w:t>
            </w:r>
          </w:p>
        </w:tc>
        <w:tc>
          <w:tcPr>
            <w:tcW w:w="22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6F6DB6" w14:textId="77777777" w:rsidR="00D80D8A" w:rsidRDefault="00BE6280">
            <w:r>
              <w:rPr>
                <w:rFonts w:ascii="Arial Unicode MS" w:eastAsia="Arial Unicode MS" w:hAnsi="Arial Unicode MS" w:cs="Arial Unicode MS"/>
              </w:rPr>
              <w:t>모든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Framework</w:t>
            </w:r>
            <w:r>
              <w:rPr>
                <w:rFonts w:ascii="Arial Unicode MS" w:eastAsia="Arial Unicode MS" w:hAnsi="Arial Unicode MS" w:cs="Arial Unicode MS"/>
              </w:rPr>
              <w:t>에서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LLM </w:t>
            </w:r>
            <w:r>
              <w:rPr>
                <w:rFonts w:ascii="Arial Unicode MS" w:eastAsia="Arial Unicode MS" w:hAnsi="Arial Unicode MS" w:cs="Arial Unicode MS"/>
              </w:rPr>
              <w:t>호출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래핑으로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사용</w:t>
            </w:r>
          </w:p>
        </w:tc>
        <w:tc>
          <w:tcPr>
            <w:tcW w:w="18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D0C6D1" w14:textId="77777777" w:rsidR="00D80D8A" w:rsidRDefault="00BE6280">
            <w:proofErr w:type="spellStart"/>
            <w:r>
              <w:rPr>
                <w:rFonts w:ascii="Arial Unicode MS" w:eastAsia="Arial Unicode MS" w:hAnsi="Arial Unicode MS" w:cs="Arial Unicode MS"/>
              </w:rPr>
              <w:t>LangChain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LangGraph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LlamaIndex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공식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통합</w:t>
            </w:r>
          </w:p>
        </w:tc>
        <w:tc>
          <w:tcPr>
            <w:tcW w:w="18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6828C1" w14:textId="77777777" w:rsidR="00D80D8A" w:rsidRDefault="00BE6280">
            <w:proofErr w:type="spellStart"/>
            <w:r>
              <w:rPr>
                <w:rFonts w:ascii="Arial Unicode MS" w:eastAsia="Arial Unicode MS" w:hAnsi="Arial Unicode MS" w:cs="Arial Unicode MS"/>
              </w:rPr>
              <w:t>Framework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독립</w:t>
            </w:r>
            <w:r>
              <w:rPr>
                <w:rFonts w:ascii="Arial Unicode MS" w:eastAsia="Arial Unicode MS" w:hAnsi="Arial Unicode MS" w:cs="Arial Unicode MS"/>
              </w:rPr>
              <w:t xml:space="preserve">.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전처리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>/</w:t>
            </w:r>
            <w:r>
              <w:rPr>
                <w:rFonts w:ascii="Arial Unicode MS" w:eastAsia="Arial Unicode MS" w:hAnsi="Arial Unicode MS" w:cs="Arial Unicode MS"/>
              </w:rPr>
              <w:t>후처리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단계에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호출</w:t>
            </w:r>
          </w:p>
        </w:tc>
        <w:tc>
          <w:tcPr>
            <w:tcW w:w="18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F02C02" w14:textId="77777777" w:rsidR="00D80D8A" w:rsidRDefault="00BE6280">
            <w:proofErr w:type="spellStart"/>
            <w:r>
              <w:rPr>
                <w:rFonts w:ascii="Arial Unicode MS" w:eastAsia="Arial Unicode MS" w:hAnsi="Arial Unicode MS" w:cs="Arial Unicode MS"/>
              </w:rPr>
              <w:t>Framework</w:t>
            </w:r>
            <w:r>
              <w:rPr>
                <w:rFonts w:ascii="Arial Unicode MS" w:eastAsia="Arial Unicode MS" w:hAnsi="Arial Unicode MS" w:cs="Arial Unicode MS"/>
              </w:rPr>
              <w:t>별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삽입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지점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설계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필요</w:t>
            </w:r>
          </w:p>
        </w:tc>
      </w:tr>
      <w:tr w:rsidR="00D80D8A" w14:paraId="1F5E232A" w14:textId="77777777">
        <w:tc>
          <w:tcPr>
            <w:tcW w:w="13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81850F" w14:textId="77777777" w:rsidR="00D80D8A" w:rsidRDefault="00BE6280">
            <w:r>
              <w:rPr>
                <w:rFonts w:ascii="Arial Unicode MS" w:eastAsia="Arial Unicode MS" w:hAnsi="Arial Unicode MS" w:cs="Arial Unicode MS"/>
                <w:b/>
                <w:bCs/>
              </w:rPr>
              <w:t>한국어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지원</w:t>
            </w:r>
          </w:p>
        </w:tc>
        <w:tc>
          <w:tcPr>
            <w:tcW w:w="22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DA5563" w14:textId="77777777" w:rsidR="00D80D8A" w:rsidRDefault="00BE6280">
            <w:r>
              <w:rPr>
                <w:rFonts w:ascii="Arial Unicode MS" w:eastAsia="Arial Unicode MS" w:hAnsi="Arial Unicode MS" w:cs="Arial Unicode MS"/>
              </w:rPr>
              <w:t>범용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Validator</w:t>
            </w:r>
            <w:r>
              <w:rPr>
                <w:rFonts w:ascii="Arial Unicode MS" w:eastAsia="Arial Unicode MS" w:hAnsi="Arial Unicode MS" w:cs="Arial Unicode MS"/>
              </w:rPr>
              <w:t>는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언어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무관</w:t>
            </w:r>
            <w:r>
              <w:rPr>
                <w:rFonts w:ascii="Arial Unicode MS" w:eastAsia="Arial Unicode MS" w:hAnsi="Arial Unicode MS" w:cs="Arial Unicode MS"/>
              </w:rPr>
              <w:t xml:space="preserve">. </w:t>
            </w:r>
            <w:r>
              <w:rPr>
                <w:rFonts w:ascii="Arial Unicode MS" w:eastAsia="Arial Unicode MS" w:hAnsi="Arial Unicode MS" w:cs="Arial Unicode MS"/>
              </w:rPr>
              <w:t>독성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탐지는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영어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중심</w:t>
            </w:r>
            <w:r>
              <w:rPr>
                <w:rFonts w:ascii="Arial Unicode MS" w:eastAsia="Arial Unicode MS" w:hAnsi="Arial Unicode MS" w:cs="Arial Unicode MS"/>
              </w:rPr>
              <w:t xml:space="preserve"> →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한국어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실측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필수</w:t>
            </w:r>
          </w:p>
        </w:tc>
        <w:tc>
          <w:tcPr>
            <w:tcW w:w="18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0A6EA3" w14:textId="77777777" w:rsidR="00D80D8A" w:rsidRDefault="00BE6280">
            <w:r>
              <w:rPr>
                <w:rFonts w:ascii="Arial Unicode MS" w:eastAsia="Arial Unicode MS" w:hAnsi="Arial Unicode MS" w:cs="Arial Unicode MS"/>
              </w:rPr>
              <w:t xml:space="preserve">v0.20.0 </w:t>
            </w:r>
            <w:r>
              <w:rPr>
                <w:rFonts w:ascii="Arial Unicode MS" w:eastAsia="Arial Unicode MS" w:hAnsi="Arial Unicode MS" w:cs="Arial Unicode MS"/>
              </w:rPr>
              <w:t>다국어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지원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추가</w:t>
            </w:r>
            <w:r>
              <w:rPr>
                <w:rFonts w:ascii="Arial Unicode MS" w:eastAsia="Arial Unicode MS" w:hAnsi="Arial Unicode MS" w:cs="Arial Unicode MS"/>
              </w:rPr>
              <w:t xml:space="preserve">.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한국어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실측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필수</w:t>
            </w:r>
          </w:p>
        </w:tc>
        <w:tc>
          <w:tcPr>
            <w:tcW w:w="18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433B7B" w14:textId="77777777" w:rsidR="00D80D8A" w:rsidRDefault="00BE6280">
            <w:r>
              <w:rPr>
                <w:rFonts w:ascii="Arial Unicode MS" w:eastAsia="Arial Unicode MS" w:hAnsi="Arial Unicode MS" w:cs="Arial Unicode MS"/>
              </w:rPr>
              <w:t>다국어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지원</w:t>
            </w:r>
            <w:r>
              <w:rPr>
                <w:rFonts w:ascii="Arial Unicode MS" w:eastAsia="Arial Unicode MS" w:hAnsi="Arial Unicode MS" w:cs="Arial Unicode MS"/>
              </w:rPr>
              <w:t xml:space="preserve">(1B </w:t>
            </w:r>
            <w:r>
              <w:rPr>
                <w:rFonts w:ascii="Arial Unicode MS" w:eastAsia="Arial Unicode MS" w:hAnsi="Arial Unicode MS" w:cs="Arial Unicode MS"/>
              </w:rPr>
              <w:t>모델</w:t>
            </w:r>
            <w:r>
              <w:rPr>
                <w:rFonts w:ascii="Arial Unicode MS" w:eastAsia="Arial Unicode MS" w:hAnsi="Arial Unicode MS" w:cs="Arial Unicode MS"/>
              </w:rPr>
              <w:t xml:space="preserve">).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한국어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실측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필수</w:t>
            </w:r>
          </w:p>
        </w:tc>
        <w:tc>
          <w:tcPr>
            <w:tcW w:w="18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4DB679" w14:textId="77777777" w:rsidR="00D80D8A" w:rsidRDefault="00BE6280">
            <w:r>
              <w:rPr>
                <w:rFonts w:ascii="Arial Unicode MS" w:eastAsia="Arial Unicode MS" w:hAnsi="Arial Unicode MS" w:cs="Arial Unicode MS"/>
              </w:rPr>
              <w:t>완전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제어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가능</w:t>
            </w:r>
          </w:p>
        </w:tc>
      </w:tr>
      <w:tr w:rsidR="00D80D8A" w14:paraId="47AFC0E1" w14:textId="77777777">
        <w:tc>
          <w:tcPr>
            <w:tcW w:w="13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77C89D" w14:textId="77777777" w:rsidR="00D80D8A" w:rsidRDefault="00BE6280">
            <w:r>
              <w:rPr>
                <w:rFonts w:ascii="Arial Unicode MS" w:eastAsia="Arial Unicode MS" w:hAnsi="Arial Unicode MS" w:cs="Arial Unicode MS"/>
                <w:b/>
                <w:bCs/>
              </w:rPr>
              <w:t>라이선스</w:t>
            </w:r>
          </w:p>
        </w:tc>
        <w:tc>
          <w:tcPr>
            <w:tcW w:w="22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581E62" w14:textId="77777777" w:rsidR="00D80D8A" w:rsidRDefault="00BE6280">
            <w:r>
              <w:rPr>
                <w:rFonts w:ascii="Arial Unicode MS" w:eastAsia="Arial Unicode MS" w:hAnsi="Arial Unicode MS" w:cs="Arial Unicode MS"/>
              </w:rPr>
              <w:t xml:space="preserve">Apache 2.0.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Pro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>(</w:t>
            </w:r>
            <w:r>
              <w:rPr>
                <w:rFonts w:ascii="Arial Unicode MS" w:eastAsia="Arial Unicode MS" w:hAnsi="Arial Unicode MS" w:cs="Arial Unicode MS"/>
              </w:rPr>
              <w:t>관리형</w:t>
            </w:r>
            <w:r>
              <w:rPr>
                <w:rFonts w:ascii="Arial Unicode MS" w:eastAsia="Arial Unicode MS" w:hAnsi="Arial Unicode MS" w:cs="Arial Unicode MS"/>
              </w:rPr>
              <w:t xml:space="preserve">) </w:t>
            </w:r>
            <w:r>
              <w:rPr>
                <w:rFonts w:ascii="Arial Unicode MS" w:eastAsia="Arial Unicode MS" w:hAnsi="Arial Unicode MS" w:cs="Arial Unicode MS"/>
              </w:rPr>
              <w:t>유료</w:t>
            </w:r>
          </w:p>
        </w:tc>
        <w:tc>
          <w:tcPr>
            <w:tcW w:w="18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924614" w14:textId="77777777" w:rsidR="00D80D8A" w:rsidRDefault="00BE6280">
            <w:r>
              <w:rPr>
                <w:rFonts w:ascii="Arial Unicode MS" w:eastAsia="Arial Unicode MS" w:hAnsi="Arial Unicode MS" w:cs="Arial Unicode MS"/>
              </w:rPr>
              <w:t xml:space="preserve">Apache 2.0. NIM </w:t>
            </w:r>
            <w:r>
              <w:rPr>
                <w:rFonts w:ascii="Arial Unicode MS" w:eastAsia="Arial Unicode MS" w:hAnsi="Arial Unicode MS" w:cs="Arial Unicode MS"/>
              </w:rPr>
              <w:t>배포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시</w:t>
            </w:r>
            <w:r>
              <w:rPr>
                <w:rFonts w:ascii="Arial Unicode MS" w:eastAsia="Arial Unicode MS" w:hAnsi="Arial Unicode MS" w:cs="Arial Unicode MS"/>
              </w:rPr>
              <w:t xml:space="preserve"> NVIDIA AI Enterprise</w:t>
            </w:r>
          </w:p>
        </w:tc>
        <w:tc>
          <w:tcPr>
            <w:tcW w:w="18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975B1D" w14:textId="77777777" w:rsidR="00D80D8A" w:rsidRDefault="00BE6280">
            <w:proofErr w:type="spellStart"/>
            <w:r>
              <w:rPr>
                <w:rFonts w:ascii="Arial Unicode MS" w:eastAsia="Arial Unicode MS" w:hAnsi="Arial Unicode MS" w:cs="Arial Unicode MS"/>
              </w:rPr>
              <w:t>Llama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Community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License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.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버전별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이용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조건이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상이하므로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도입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시점에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사용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모델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lastRenderedPageBreak/>
              <w:t>버전의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라이선스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원문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확인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필수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i/>
                <w:iCs/>
              </w:rPr>
              <w:t xml:space="preserve">(2026.03 </w:t>
            </w:r>
            <w:r>
              <w:rPr>
                <w:rFonts w:ascii="Arial Unicode MS" w:eastAsia="Arial Unicode MS" w:hAnsi="Arial Unicode MS" w:cs="Arial Unicode MS"/>
                <w:i/>
                <w:iCs/>
              </w:rPr>
              <w:t>기준</w:t>
            </w:r>
            <w:r>
              <w:rPr>
                <w:rFonts w:ascii="Arial Unicode MS" w:eastAsia="Arial Unicode MS" w:hAnsi="Arial Unicode MS" w:cs="Arial Unicode MS"/>
                <w:i/>
                <w:iCs/>
              </w:rPr>
              <w:t>)</w:t>
            </w:r>
          </w:p>
        </w:tc>
        <w:tc>
          <w:tcPr>
            <w:tcW w:w="18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8F25F4" w14:textId="77777777" w:rsidR="00D80D8A" w:rsidRDefault="00BE6280">
            <w:r>
              <w:rPr>
                <w:rFonts w:ascii="Arial Unicode MS" w:eastAsia="Arial Unicode MS" w:hAnsi="Arial Unicode MS" w:cs="Arial Unicode MS"/>
              </w:rPr>
              <w:lastRenderedPageBreak/>
              <w:t>해당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없음</w:t>
            </w:r>
          </w:p>
        </w:tc>
      </w:tr>
    </w:tbl>
    <w:p w14:paraId="3C875D44" w14:textId="77777777" w:rsidR="00D80D8A" w:rsidRDefault="00D80D8A">
      <w:pPr>
        <w:pBdr>
          <w:top w:val="nil"/>
          <w:left w:val="nil"/>
          <w:bottom w:val="nil"/>
          <w:right w:val="nil"/>
          <w:between w:val="nil"/>
        </w:pBdr>
      </w:pPr>
    </w:p>
    <w:p w14:paraId="3011D844" w14:textId="77777777" w:rsidR="00D80D8A" w:rsidRDefault="00BE6280">
      <w:r>
        <w:rPr>
          <w:rFonts w:ascii="Arial Unicode MS" w:eastAsia="Arial Unicode MS" w:hAnsi="Arial Unicode MS" w:cs="Arial Unicode MS"/>
          <w:i/>
          <w:iCs/>
        </w:rPr>
        <w:t xml:space="preserve">(2026.03 </w:t>
      </w:r>
      <w:r>
        <w:rPr>
          <w:rFonts w:ascii="Arial Unicode MS" w:eastAsia="Arial Unicode MS" w:hAnsi="Arial Unicode MS" w:cs="Arial Unicode MS"/>
          <w:i/>
          <w:iCs/>
        </w:rPr>
        <w:t>기준</w:t>
      </w:r>
      <w:r>
        <w:rPr>
          <w:rFonts w:ascii="Arial Unicode MS" w:eastAsia="Arial Unicode MS" w:hAnsi="Arial Unicode MS" w:cs="Arial Unicode MS"/>
          <w:i/>
          <w:iCs/>
        </w:rPr>
        <w:t xml:space="preserve">. </w:t>
      </w:r>
      <w:r>
        <w:rPr>
          <w:rFonts w:ascii="Arial Unicode MS" w:eastAsia="Arial Unicode MS" w:hAnsi="Arial Unicode MS" w:cs="Arial Unicode MS"/>
          <w:i/>
          <w:iCs/>
        </w:rPr>
        <w:t>도구</w:t>
      </w:r>
      <w:r>
        <w:rPr>
          <w:rFonts w:ascii="Arial Unicode MS" w:eastAsia="Arial Unicode MS" w:hAnsi="Arial Unicode MS" w:cs="Arial Unicode MS"/>
          <w:i/>
          <w:iCs/>
        </w:rPr>
        <w:t xml:space="preserve"> </w:t>
      </w:r>
      <w:r>
        <w:rPr>
          <w:rFonts w:ascii="Arial Unicode MS" w:eastAsia="Arial Unicode MS" w:hAnsi="Arial Unicode MS" w:cs="Arial Unicode MS"/>
          <w:i/>
          <w:iCs/>
        </w:rPr>
        <w:t>업데이트</w:t>
      </w:r>
      <w:r>
        <w:rPr>
          <w:rFonts w:ascii="Arial Unicode MS" w:eastAsia="Arial Unicode MS" w:hAnsi="Arial Unicode MS" w:cs="Arial Unicode MS"/>
          <w:i/>
          <w:iCs/>
        </w:rPr>
        <w:t xml:space="preserve"> </w:t>
      </w:r>
      <w:r>
        <w:rPr>
          <w:rFonts w:ascii="Arial Unicode MS" w:eastAsia="Arial Unicode MS" w:hAnsi="Arial Unicode MS" w:cs="Arial Unicode MS"/>
          <w:i/>
          <w:iCs/>
        </w:rPr>
        <w:t>속도가</w:t>
      </w:r>
      <w:r>
        <w:rPr>
          <w:rFonts w:ascii="Arial Unicode MS" w:eastAsia="Arial Unicode MS" w:hAnsi="Arial Unicode MS" w:cs="Arial Unicode MS"/>
          <w:i/>
          <w:iCs/>
        </w:rPr>
        <w:t xml:space="preserve"> </w:t>
      </w:r>
      <w:r>
        <w:rPr>
          <w:rFonts w:ascii="Arial Unicode MS" w:eastAsia="Arial Unicode MS" w:hAnsi="Arial Unicode MS" w:cs="Arial Unicode MS"/>
          <w:i/>
          <w:iCs/>
        </w:rPr>
        <w:t>빠르므로</w:t>
      </w:r>
      <w:r>
        <w:rPr>
          <w:rFonts w:ascii="Arial Unicode MS" w:eastAsia="Arial Unicode MS" w:hAnsi="Arial Unicode MS" w:cs="Arial Unicode MS"/>
          <w:i/>
          <w:iCs/>
        </w:rPr>
        <w:t xml:space="preserve">, </w:t>
      </w:r>
      <w:r>
        <w:rPr>
          <w:rFonts w:ascii="Arial Unicode MS" w:eastAsia="Arial Unicode MS" w:hAnsi="Arial Unicode MS" w:cs="Arial Unicode MS"/>
          <w:i/>
          <w:iCs/>
        </w:rPr>
        <w:t>도입</w:t>
      </w:r>
      <w:r>
        <w:rPr>
          <w:rFonts w:ascii="Arial Unicode MS" w:eastAsia="Arial Unicode MS" w:hAnsi="Arial Unicode MS" w:cs="Arial Unicode MS"/>
          <w:i/>
          <w:iCs/>
        </w:rPr>
        <w:t xml:space="preserve"> </w:t>
      </w:r>
      <w:r>
        <w:rPr>
          <w:rFonts w:ascii="Arial Unicode MS" w:eastAsia="Arial Unicode MS" w:hAnsi="Arial Unicode MS" w:cs="Arial Unicode MS"/>
          <w:i/>
          <w:iCs/>
        </w:rPr>
        <w:t>시점에</w:t>
      </w:r>
      <w:r>
        <w:rPr>
          <w:rFonts w:ascii="Arial Unicode MS" w:eastAsia="Arial Unicode MS" w:hAnsi="Arial Unicode MS" w:cs="Arial Unicode MS"/>
          <w:i/>
          <w:iCs/>
        </w:rPr>
        <w:t xml:space="preserve"> </w:t>
      </w:r>
      <w:r>
        <w:rPr>
          <w:rFonts w:ascii="Arial Unicode MS" w:eastAsia="Arial Unicode MS" w:hAnsi="Arial Unicode MS" w:cs="Arial Unicode MS"/>
          <w:i/>
          <w:iCs/>
        </w:rPr>
        <w:t>공식</w:t>
      </w:r>
      <w:r>
        <w:rPr>
          <w:rFonts w:ascii="Arial Unicode MS" w:eastAsia="Arial Unicode MS" w:hAnsi="Arial Unicode MS" w:cs="Arial Unicode MS"/>
          <w:i/>
          <w:iCs/>
        </w:rPr>
        <w:t xml:space="preserve"> </w:t>
      </w:r>
      <w:r>
        <w:rPr>
          <w:rFonts w:ascii="Arial Unicode MS" w:eastAsia="Arial Unicode MS" w:hAnsi="Arial Unicode MS" w:cs="Arial Unicode MS"/>
          <w:i/>
          <w:iCs/>
        </w:rPr>
        <w:t>문서에서</w:t>
      </w:r>
      <w:r>
        <w:rPr>
          <w:rFonts w:ascii="Arial Unicode MS" w:eastAsia="Arial Unicode MS" w:hAnsi="Arial Unicode MS" w:cs="Arial Unicode MS"/>
          <w:i/>
          <w:iCs/>
        </w:rPr>
        <w:t xml:space="preserve"> </w:t>
      </w:r>
      <w:r>
        <w:rPr>
          <w:rFonts w:ascii="Arial Unicode MS" w:eastAsia="Arial Unicode MS" w:hAnsi="Arial Unicode MS" w:cs="Arial Unicode MS"/>
          <w:i/>
          <w:iCs/>
        </w:rPr>
        <w:t>최신</w:t>
      </w:r>
      <w:r>
        <w:rPr>
          <w:rFonts w:ascii="Arial Unicode MS" w:eastAsia="Arial Unicode MS" w:hAnsi="Arial Unicode MS" w:cs="Arial Unicode MS"/>
          <w:i/>
          <w:iCs/>
        </w:rPr>
        <w:t xml:space="preserve"> </w:t>
      </w:r>
      <w:r>
        <w:rPr>
          <w:rFonts w:ascii="Arial Unicode MS" w:eastAsia="Arial Unicode MS" w:hAnsi="Arial Unicode MS" w:cs="Arial Unicode MS"/>
          <w:i/>
          <w:iCs/>
        </w:rPr>
        <w:t>기능을</w:t>
      </w:r>
      <w:r>
        <w:rPr>
          <w:rFonts w:ascii="Arial Unicode MS" w:eastAsia="Arial Unicode MS" w:hAnsi="Arial Unicode MS" w:cs="Arial Unicode MS"/>
          <w:i/>
          <w:iCs/>
        </w:rPr>
        <w:t xml:space="preserve"> </w:t>
      </w:r>
      <w:r>
        <w:rPr>
          <w:rFonts w:ascii="Arial Unicode MS" w:eastAsia="Arial Unicode MS" w:hAnsi="Arial Unicode MS" w:cs="Arial Unicode MS"/>
          <w:i/>
          <w:iCs/>
        </w:rPr>
        <w:t>재확인한다</w:t>
      </w:r>
      <w:r>
        <w:rPr>
          <w:rFonts w:ascii="Arial Unicode MS" w:eastAsia="Arial Unicode MS" w:hAnsi="Arial Unicode MS" w:cs="Arial Unicode MS"/>
          <w:i/>
          <w:iCs/>
        </w:rPr>
        <w:t xml:space="preserve">. </w:t>
      </w:r>
      <w:r>
        <w:rPr>
          <w:rFonts w:ascii="Arial Unicode MS" w:eastAsia="Arial Unicode MS" w:hAnsi="Arial Unicode MS" w:cs="Arial Unicode MS"/>
          <w:i/>
          <w:iCs/>
        </w:rPr>
        <w:t>지연</w:t>
      </w:r>
      <w:r>
        <w:rPr>
          <w:rFonts w:ascii="Arial Unicode MS" w:eastAsia="Arial Unicode MS" w:hAnsi="Arial Unicode MS" w:cs="Arial Unicode MS"/>
          <w:i/>
          <w:iCs/>
        </w:rPr>
        <w:t xml:space="preserve"> </w:t>
      </w:r>
      <w:r>
        <w:rPr>
          <w:rFonts w:ascii="Arial Unicode MS" w:eastAsia="Arial Unicode MS" w:hAnsi="Arial Unicode MS" w:cs="Arial Unicode MS"/>
          <w:i/>
          <w:iCs/>
        </w:rPr>
        <w:t>영향</w:t>
      </w:r>
      <w:r>
        <w:rPr>
          <w:rFonts w:ascii="Arial Unicode MS" w:eastAsia="Arial Unicode MS" w:hAnsi="Arial Unicode MS" w:cs="Arial Unicode MS"/>
          <w:i/>
          <w:iCs/>
        </w:rPr>
        <w:t xml:space="preserve"> </w:t>
      </w:r>
      <w:r>
        <w:rPr>
          <w:rFonts w:ascii="Arial Unicode MS" w:eastAsia="Arial Unicode MS" w:hAnsi="Arial Unicode MS" w:cs="Arial Unicode MS"/>
          <w:i/>
          <w:iCs/>
        </w:rPr>
        <w:t>수치는</w:t>
      </w:r>
      <w:r>
        <w:rPr>
          <w:rFonts w:ascii="Arial Unicode MS" w:eastAsia="Arial Unicode MS" w:hAnsi="Arial Unicode MS" w:cs="Arial Unicode MS"/>
          <w:i/>
          <w:iCs/>
        </w:rPr>
        <w:t xml:space="preserve"> </w:t>
      </w:r>
      <w:r>
        <w:rPr>
          <w:rFonts w:ascii="Arial Unicode MS" w:eastAsia="Arial Unicode MS" w:hAnsi="Arial Unicode MS" w:cs="Arial Unicode MS"/>
          <w:i/>
          <w:iCs/>
        </w:rPr>
        <w:t>일반적</w:t>
      </w:r>
      <w:r>
        <w:rPr>
          <w:rFonts w:ascii="Arial Unicode MS" w:eastAsia="Arial Unicode MS" w:hAnsi="Arial Unicode MS" w:cs="Arial Unicode MS"/>
          <w:i/>
          <w:iCs/>
        </w:rPr>
        <w:t xml:space="preserve"> </w:t>
      </w:r>
      <w:r>
        <w:rPr>
          <w:rFonts w:ascii="Arial Unicode MS" w:eastAsia="Arial Unicode MS" w:hAnsi="Arial Unicode MS" w:cs="Arial Unicode MS"/>
          <w:i/>
          <w:iCs/>
        </w:rPr>
        <w:t>추정치이며</w:t>
      </w:r>
      <w:r>
        <w:rPr>
          <w:rFonts w:ascii="Arial Unicode MS" w:eastAsia="Arial Unicode MS" w:hAnsi="Arial Unicode MS" w:cs="Arial Unicode MS"/>
          <w:i/>
          <w:iCs/>
        </w:rPr>
        <w:t xml:space="preserve">, </w:t>
      </w:r>
      <w:r>
        <w:rPr>
          <w:rFonts w:ascii="Arial Unicode MS" w:eastAsia="Arial Unicode MS" w:hAnsi="Arial Unicode MS" w:cs="Arial Unicode MS"/>
          <w:i/>
          <w:iCs/>
        </w:rPr>
        <w:t>인프라</w:t>
      </w:r>
      <w:r>
        <w:rPr>
          <w:rFonts w:ascii="Arial Unicode MS" w:eastAsia="Arial Unicode MS" w:hAnsi="Arial Unicode MS" w:cs="Arial Unicode MS"/>
          <w:i/>
          <w:iCs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i/>
          <w:iCs/>
        </w:rPr>
        <w:t>환경</w:t>
      </w:r>
      <w:r>
        <w:rPr>
          <w:rFonts w:ascii="Arial Unicode MS" w:eastAsia="Arial Unicode MS" w:hAnsi="Arial Unicode MS" w:cs="Arial Unicode MS"/>
          <w:i/>
          <w:iCs/>
        </w:rPr>
        <w:t>·Rail</w:t>
      </w:r>
      <w:proofErr w:type="spellEnd"/>
      <w:r>
        <w:rPr>
          <w:rFonts w:ascii="Arial Unicode MS" w:eastAsia="Arial Unicode MS" w:hAnsi="Arial Unicode MS" w:cs="Arial Unicode MS"/>
          <w:i/>
          <w:iCs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i/>
          <w:iCs/>
        </w:rPr>
        <w:t>구성</w:t>
      </w:r>
      <w:r>
        <w:rPr>
          <w:rFonts w:ascii="Arial Unicode MS" w:eastAsia="Arial Unicode MS" w:hAnsi="Arial Unicode MS" w:cs="Arial Unicode MS"/>
          <w:i/>
          <w:iCs/>
        </w:rPr>
        <w:t>·</w:t>
      </w:r>
      <w:r>
        <w:rPr>
          <w:rFonts w:ascii="Arial Unicode MS" w:eastAsia="Arial Unicode MS" w:hAnsi="Arial Unicode MS" w:cs="Arial Unicode MS"/>
          <w:i/>
          <w:iCs/>
        </w:rPr>
        <w:t>모델</w:t>
      </w:r>
      <w:proofErr w:type="spellEnd"/>
      <w:r>
        <w:rPr>
          <w:rFonts w:ascii="Arial Unicode MS" w:eastAsia="Arial Unicode MS" w:hAnsi="Arial Unicode MS" w:cs="Arial Unicode MS"/>
          <w:i/>
          <w:iCs/>
        </w:rPr>
        <w:t xml:space="preserve"> </w:t>
      </w:r>
      <w:r>
        <w:rPr>
          <w:rFonts w:ascii="Arial Unicode MS" w:eastAsia="Arial Unicode MS" w:hAnsi="Arial Unicode MS" w:cs="Arial Unicode MS"/>
          <w:i/>
          <w:iCs/>
        </w:rPr>
        <w:t>크기에</w:t>
      </w:r>
      <w:r>
        <w:rPr>
          <w:rFonts w:ascii="Arial Unicode MS" w:eastAsia="Arial Unicode MS" w:hAnsi="Arial Unicode MS" w:cs="Arial Unicode MS"/>
          <w:i/>
          <w:iCs/>
        </w:rPr>
        <w:t xml:space="preserve"> </w:t>
      </w:r>
      <w:r>
        <w:rPr>
          <w:rFonts w:ascii="Arial Unicode MS" w:eastAsia="Arial Unicode MS" w:hAnsi="Arial Unicode MS" w:cs="Arial Unicode MS"/>
          <w:i/>
          <w:iCs/>
        </w:rPr>
        <w:t>따라</w:t>
      </w:r>
      <w:r>
        <w:rPr>
          <w:rFonts w:ascii="Arial Unicode MS" w:eastAsia="Arial Unicode MS" w:hAnsi="Arial Unicode MS" w:cs="Arial Unicode MS"/>
          <w:i/>
          <w:iCs/>
        </w:rPr>
        <w:t xml:space="preserve"> </w:t>
      </w:r>
      <w:r>
        <w:rPr>
          <w:rFonts w:ascii="Arial Unicode MS" w:eastAsia="Arial Unicode MS" w:hAnsi="Arial Unicode MS" w:cs="Arial Unicode MS"/>
          <w:i/>
          <w:iCs/>
        </w:rPr>
        <w:t>크게</w:t>
      </w:r>
      <w:r>
        <w:rPr>
          <w:rFonts w:ascii="Arial Unicode MS" w:eastAsia="Arial Unicode MS" w:hAnsi="Arial Unicode MS" w:cs="Arial Unicode MS"/>
          <w:i/>
          <w:iCs/>
        </w:rPr>
        <w:t xml:space="preserve"> </w:t>
      </w:r>
      <w:r>
        <w:rPr>
          <w:rFonts w:ascii="Arial Unicode MS" w:eastAsia="Arial Unicode MS" w:hAnsi="Arial Unicode MS" w:cs="Arial Unicode MS"/>
          <w:i/>
          <w:iCs/>
        </w:rPr>
        <w:t>달라지므로</w:t>
      </w:r>
      <w:r>
        <w:rPr>
          <w:rFonts w:ascii="Arial Unicode MS" w:eastAsia="Arial Unicode MS" w:hAnsi="Arial Unicode MS" w:cs="Arial Unicode MS"/>
          <w:i/>
          <w:iCs/>
        </w:rPr>
        <w:t xml:space="preserve"> </w:t>
      </w:r>
      <w:r>
        <w:rPr>
          <w:rFonts w:ascii="Arial Unicode MS" w:eastAsia="Arial Unicode MS" w:hAnsi="Arial Unicode MS" w:cs="Arial Unicode MS"/>
          <w:i/>
          <w:iCs/>
        </w:rPr>
        <w:t>반드시</w:t>
      </w:r>
      <w:r>
        <w:rPr>
          <w:rFonts w:ascii="Arial Unicode MS" w:eastAsia="Arial Unicode MS" w:hAnsi="Arial Unicode MS" w:cs="Arial Unicode MS"/>
          <w:i/>
          <w:iCs/>
        </w:rPr>
        <w:t xml:space="preserve"> </w:t>
      </w:r>
      <w:r>
        <w:rPr>
          <w:rFonts w:ascii="Arial Unicode MS" w:eastAsia="Arial Unicode MS" w:hAnsi="Arial Unicode MS" w:cs="Arial Unicode MS"/>
          <w:i/>
          <w:iCs/>
        </w:rPr>
        <w:t>자</w:t>
      </w:r>
      <w:r>
        <w:rPr>
          <w:rFonts w:ascii="Arial Unicode MS" w:eastAsia="Arial Unicode MS" w:hAnsi="Arial Unicode MS" w:cs="Arial Unicode MS"/>
          <w:i/>
          <w:iCs/>
        </w:rPr>
        <w:t>사</w:t>
      </w:r>
      <w:r>
        <w:rPr>
          <w:rFonts w:ascii="Arial Unicode MS" w:eastAsia="Arial Unicode MS" w:hAnsi="Arial Unicode MS" w:cs="Arial Unicode MS"/>
          <w:i/>
          <w:iCs/>
        </w:rPr>
        <w:t xml:space="preserve"> </w:t>
      </w:r>
      <w:r>
        <w:rPr>
          <w:rFonts w:ascii="Arial Unicode MS" w:eastAsia="Arial Unicode MS" w:hAnsi="Arial Unicode MS" w:cs="Arial Unicode MS"/>
          <w:i/>
          <w:iCs/>
        </w:rPr>
        <w:t>환경에서</w:t>
      </w:r>
      <w:r>
        <w:rPr>
          <w:rFonts w:ascii="Arial Unicode MS" w:eastAsia="Arial Unicode MS" w:hAnsi="Arial Unicode MS" w:cs="Arial Unicode MS"/>
          <w:i/>
          <w:iCs/>
        </w:rPr>
        <w:t xml:space="preserve"> </w:t>
      </w:r>
      <w:r>
        <w:rPr>
          <w:rFonts w:ascii="Arial Unicode MS" w:eastAsia="Arial Unicode MS" w:hAnsi="Arial Unicode MS" w:cs="Arial Unicode MS"/>
          <w:i/>
          <w:iCs/>
        </w:rPr>
        <w:t>실측한다</w:t>
      </w:r>
      <w:r>
        <w:rPr>
          <w:rFonts w:ascii="Arial Unicode MS" w:eastAsia="Arial Unicode MS" w:hAnsi="Arial Unicode MS" w:cs="Arial Unicode MS"/>
          <w:i/>
          <w:iCs/>
        </w:rPr>
        <w:t>.)</w:t>
      </w:r>
    </w:p>
    <w:p w14:paraId="37A26505" w14:textId="77777777" w:rsidR="00D80D8A" w:rsidRDefault="00D80D8A"/>
    <w:p w14:paraId="6C0A531F" w14:textId="77777777" w:rsidR="00D80D8A" w:rsidRDefault="00BE6280">
      <w:pPr>
        <w:rPr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>비교표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제외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도구</w:t>
      </w:r>
    </w:p>
    <w:p w14:paraId="6323B216" w14:textId="77777777" w:rsidR="00D80D8A" w:rsidRDefault="00D80D8A"/>
    <w:p w14:paraId="6B73F07F" w14:textId="77777777" w:rsidR="00D80D8A" w:rsidRDefault="00BE6280">
      <w:pPr>
        <w:numPr>
          <w:ilvl w:val="0"/>
          <w:numId w:val="12"/>
        </w:numPr>
      </w:pPr>
      <w:proofErr w:type="spellStart"/>
      <w:r>
        <w:rPr>
          <w:rFonts w:ascii="Arial Unicode MS" w:eastAsia="Arial Unicode MS" w:hAnsi="Arial Unicode MS" w:cs="Arial Unicode MS"/>
        </w:rPr>
        <w:t>OpenAI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Moderation</w:t>
      </w:r>
      <w:proofErr w:type="spellEnd"/>
      <w:r>
        <w:rPr>
          <w:rFonts w:ascii="Arial Unicode MS" w:eastAsia="Arial Unicode MS" w:hAnsi="Arial Unicode MS" w:cs="Arial Unicode MS"/>
        </w:rPr>
        <w:t xml:space="preserve"> API: </w:t>
      </w:r>
      <w:proofErr w:type="spellStart"/>
      <w:r>
        <w:rPr>
          <w:rFonts w:ascii="Arial Unicode MS" w:eastAsia="Arial Unicode MS" w:hAnsi="Arial Unicode MS" w:cs="Arial Unicode MS"/>
        </w:rPr>
        <w:t>OpenAI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생태계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특화</w:t>
      </w:r>
      <w:r>
        <w:rPr>
          <w:rFonts w:ascii="Arial Unicode MS" w:eastAsia="Arial Unicode MS" w:hAnsi="Arial Unicode MS" w:cs="Arial Unicode MS"/>
        </w:rPr>
        <w:t xml:space="preserve">. </w:t>
      </w:r>
      <w:r>
        <w:rPr>
          <w:rFonts w:ascii="Arial Unicode MS" w:eastAsia="Arial Unicode MS" w:hAnsi="Arial Unicode MS" w:cs="Arial Unicode MS"/>
        </w:rPr>
        <w:t>범용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파이프라인에서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추가</w:t>
      </w:r>
      <w:r>
        <w:rPr>
          <w:rFonts w:ascii="Arial Unicode MS" w:eastAsia="Arial Unicode MS" w:hAnsi="Arial Unicode MS" w:cs="Arial Unicode MS"/>
        </w:rPr>
        <w:t xml:space="preserve"> API </w:t>
      </w:r>
      <w:r>
        <w:rPr>
          <w:rFonts w:ascii="Arial Unicode MS" w:eastAsia="Arial Unicode MS" w:hAnsi="Arial Unicode MS" w:cs="Arial Unicode MS"/>
        </w:rPr>
        <w:t>의존성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발생</w:t>
      </w:r>
    </w:p>
    <w:p w14:paraId="59DE37AA" w14:textId="77777777" w:rsidR="00D80D8A" w:rsidRDefault="00BE6280">
      <w:pPr>
        <w:numPr>
          <w:ilvl w:val="0"/>
          <w:numId w:val="12"/>
        </w:numPr>
      </w:pPr>
      <w:r>
        <w:rPr>
          <w:rFonts w:ascii="Arial Unicode MS" w:eastAsia="Arial Unicode MS" w:hAnsi="Arial Unicode MS" w:cs="Arial Unicode MS"/>
        </w:rPr>
        <w:t xml:space="preserve">LLM </w:t>
      </w:r>
      <w:proofErr w:type="spellStart"/>
      <w:r>
        <w:rPr>
          <w:rFonts w:ascii="Arial Unicode MS" w:eastAsia="Arial Unicode MS" w:hAnsi="Arial Unicode MS" w:cs="Arial Unicode MS"/>
        </w:rPr>
        <w:t>Guard</w:t>
      </w:r>
      <w:proofErr w:type="spellEnd"/>
      <w:r>
        <w:rPr>
          <w:rFonts w:ascii="Arial Unicode MS" w:eastAsia="Arial Unicode MS" w:hAnsi="Arial Unicode MS" w:cs="Arial Unicode MS"/>
        </w:rPr>
        <w:t xml:space="preserve"> (</w:t>
      </w:r>
      <w:proofErr w:type="spellStart"/>
      <w:r>
        <w:rPr>
          <w:rFonts w:ascii="Arial Unicode MS" w:eastAsia="Arial Unicode MS" w:hAnsi="Arial Unicode MS" w:cs="Arial Unicode MS"/>
        </w:rPr>
        <w:t>Protect</w:t>
      </w:r>
      <w:proofErr w:type="spellEnd"/>
      <w:r>
        <w:rPr>
          <w:rFonts w:ascii="Arial Unicode MS" w:eastAsia="Arial Unicode MS" w:hAnsi="Arial Unicode MS" w:cs="Arial Unicode MS"/>
        </w:rPr>
        <w:t xml:space="preserve"> AI): PII </w:t>
      </w:r>
      <w:r>
        <w:rPr>
          <w:rFonts w:ascii="Arial Unicode MS" w:eastAsia="Arial Unicode MS" w:hAnsi="Arial Unicode MS" w:cs="Arial Unicode MS"/>
        </w:rPr>
        <w:t>스캐닝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특화</w:t>
      </w:r>
      <w:r>
        <w:rPr>
          <w:rFonts w:ascii="Arial Unicode MS" w:eastAsia="Arial Unicode MS" w:hAnsi="Arial Unicode MS" w:cs="Arial Unicode MS"/>
        </w:rPr>
        <w:t xml:space="preserve">. </w:t>
      </w:r>
      <w:proofErr w:type="spellStart"/>
      <w:r>
        <w:rPr>
          <w:rFonts w:ascii="Arial Unicode MS" w:eastAsia="Arial Unicode MS" w:hAnsi="Arial Unicode MS" w:cs="Arial Unicode MS"/>
        </w:rPr>
        <w:t>Guardrails</w:t>
      </w:r>
      <w:proofErr w:type="spellEnd"/>
      <w:r>
        <w:rPr>
          <w:rFonts w:ascii="Arial Unicode MS" w:eastAsia="Arial Unicode MS" w:hAnsi="Arial Unicode MS" w:cs="Arial Unicode MS"/>
        </w:rPr>
        <w:t xml:space="preserve"> AI PII </w:t>
      </w:r>
      <w:proofErr w:type="spellStart"/>
      <w:r>
        <w:rPr>
          <w:rFonts w:ascii="Arial Unicode MS" w:eastAsia="Arial Unicode MS" w:hAnsi="Arial Unicode MS" w:cs="Arial Unicode MS"/>
        </w:rPr>
        <w:t>Validator</w:t>
      </w:r>
      <w:r>
        <w:rPr>
          <w:rFonts w:ascii="Arial Unicode MS" w:eastAsia="Arial Unicode MS" w:hAnsi="Arial Unicode MS" w:cs="Arial Unicode MS"/>
        </w:rPr>
        <w:t>와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기능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중복</w:t>
      </w:r>
    </w:p>
    <w:p w14:paraId="3D0A5497" w14:textId="77777777" w:rsidR="00D80D8A" w:rsidRDefault="00BE6280">
      <w:pPr>
        <w:numPr>
          <w:ilvl w:val="0"/>
          <w:numId w:val="12"/>
        </w:numPr>
      </w:pPr>
      <w:proofErr w:type="spellStart"/>
      <w:r>
        <w:rPr>
          <w:rFonts w:ascii="Arial Unicode MS" w:eastAsia="Arial Unicode MS" w:hAnsi="Arial Unicode MS" w:cs="Arial Unicode MS"/>
        </w:rPr>
        <w:t>LlamaFirewall</w:t>
      </w:r>
      <w:proofErr w:type="spellEnd"/>
      <w:r>
        <w:rPr>
          <w:rFonts w:ascii="Arial Unicode MS" w:eastAsia="Arial Unicode MS" w:hAnsi="Arial Unicode MS" w:cs="Arial Unicode MS"/>
        </w:rPr>
        <w:t xml:space="preserve"> (</w:t>
      </w:r>
      <w:proofErr w:type="spellStart"/>
      <w:r>
        <w:rPr>
          <w:rFonts w:ascii="Arial Unicode MS" w:eastAsia="Arial Unicode MS" w:hAnsi="Arial Unicode MS" w:cs="Arial Unicode MS"/>
        </w:rPr>
        <w:t>Meta</w:t>
      </w:r>
      <w:proofErr w:type="spellEnd"/>
      <w:r>
        <w:rPr>
          <w:rFonts w:ascii="Arial Unicode MS" w:eastAsia="Arial Unicode MS" w:hAnsi="Arial Unicode MS" w:cs="Arial Unicode MS"/>
        </w:rPr>
        <w:t xml:space="preserve">): </w:t>
      </w:r>
      <w:proofErr w:type="spellStart"/>
      <w:r>
        <w:rPr>
          <w:rFonts w:ascii="Arial Unicode MS" w:eastAsia="Arial Unicode MS" w:hAnsi="Arial Unicode MS" w:cs="Arial Unicode MS"/>
        </w:rPr>
        <w:t>Prompt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Injection</w:t>
      </w:r>
      <w:proofErr w:type="spellEnd"/>
      <w:r>
        <w:rPr>
          <w:rFonts w:ascii="Arial Unicode MS" w:eastAsia="Arial Unicode MS" w:hAnsi="Arial Unicode MS" w:cs="Arial Unicode MS"/>
        </w:rPr>
        <w:t xml:space="preserve"> + </w:t>
      </w:r>
      <w:r>
        <w:rPr>
          <w:rFonts w:ascii="Arial Unicode MS" w:eastAsia="Arial Unicode MS" w:hAnsi="Arial Unicode MS" w:cs="Arial Unicode MS"/>
        </w:rPr>
        <w:t>코드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보안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분석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특화</w:t>
      </w:r>
      <w:r>
        <w:rPr>
          <w:rFonts w:ascii="Arial Unicode MS" w:eastAsia="Arial Unicode MS" w:hAnsi="Arial Unicode MS" w:cs="Arial Unicode MS"/>
        </w:rPr>
        <w:t xml:space="preserve">. </w:t>
      </w:r>
      <w:r>
        <w:rPr>
          <w:rFonts w:ascii="Arial Unicode MS" w:eastAsia="Arial Unicode MS" w:hAnsi="Arial Unicode MS" w:cs="Arial Unicode MS"/>
        </w:rPr>
        <w:t>코드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생성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Agent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외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시나리오에서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적용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범위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제한</w:t>
      </w:r>
    </w:p>
    <w:p w14:paraId="505C0AE8" w14:textId="77777777" w:rsidR="00D80D8A" w:rsidRDefault="00BE6280">
      <w:pPr>
        <w:pStyle w:val="4"/>
      </w:pPr>
      <w:bookmarkStart w:id="269" w:name="_cd322lhasxv8" w:colFirst="0" w:colLast="0"/>
      <w:bookmarkEnd w:id="269"/>
      <w:proofErr w:type="spellStart"/>
      <w:r>
        <w:rPr>
          <w:rFonts w:ascii="Arial Unicode MS" w:eastAsia="Arial Unicode MS" w:hAnsi="Arial Unicode MS" w:cs="Arial Unicode MS"/>
        </w:rPr>
        <w:t>도구별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상세</w:t>
      </w:r>
    </w:p>
    <w:p w14:paraId="761B4F41" w14:textId="77777777" w:rsidR="00D80D8A" w:rsidRDefault="00BE6280">
      <w:r>
        <w:rPr>
          <w:rFonts w:ascii="Arial Unicode MS" w:eastAsia="Arial Unicode MS" w:hAnsi="Arial Unicode MS" w:cs="Arial Unicode MS"/>
        </w:rPr>
        <w:t>비교표에서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관심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있는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도구의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상세가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필요한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경우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아래를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참조한다</w:t>
      </w:r>
      <w:r>
        <w:rPr>
          <w:rFonts w:ascii="Arial Unicode MS" w:eastAsia="Arial Unicode MS" w:hAnsi="Arial Unicode MS" w:cs="Arial Unicode MS"/>
        </w:rPr>
        <w:t>.</w:t>
      </w:r>
    </w:p>
    <w:p w14:paraId="10BC5CD0" w14:textId="77777777" w:rsidR="00D80D8A" w:rsidRDefault="00D80D8A">
      <w:pPr>
        <w:pBdr>
          <w:top w:val="nil"/>
          <w:left w:val="nil"/>
          <w:bottom w:val="nil"/>
          <w:right w:val="nil"/>
          <w:between w:val="nil"/>
        </w:pBdr>
      </w:pPr>
    </w:p>
    <w:p w14:paraId="25415621" w14:textId="77777777" w:rsidR="00D80D8A" w:rsidRDefault="00BE6280">
      <w:proofErr w:type="spellStart"/>
      <w:r>
        <w:rPr>
          <w:b/>
          <w:bCs/>
        </w:rPr>
        <w:t>Guardrails</w:t>
      </w:r>
      <w:proofErr w:type="spellEnd"/>
      <w:r>
        <w:rPr>
          <w:b/>
          <w:bCs/>
        </w:rPr>
        <w:t xml:space="preserve"> AI</w:t>
      </w:r>
      <w:r>
        <w:rPr>
          <w:rFonts w:ascii="Arial Unicode MS" w:eastAsia="Arial Unicode MS" w:hAnsi="Arial Unicode MS" w:cs="Arial Unicode MS"/>
        </w:rPr>
        <w:t xml:space="preserve"> — </w:t>
      </w:r>
      <w:proofErr w:type="spellStart"/>
      <w:r>
        <w:rPr>
          <w:rFonts w:ascii="Arial Unicode MS" w:eastAsia="Arial Unicode MS" w:hAnsi="Arial Unicode MS" w:cs="Arial Unicode MS"/>
        </w:rPr>
        <w:t>Pydantic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모델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기반으로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기대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출력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스키마를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정의하고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검증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실패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시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LLM</w:t>
      </w:r>
      <w:r>
        <w:rPr>
          <w:rFonts w:ascii="Arial Unicode MS" w:eastAsia="Arial Unicode MS" w:hAnsi="Arial Unicode MS" w:cs="Arial Unicode MS"/>
        </w:rPr>
        <w:t>에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자동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재질의</w:t>
      </w:r>
      <w:r>
        <w:rPr>
          <w:rFonts w:ascii="Arial Unicode MS" w:eastAsia="Arial Unicode MS" w:hAnsi="Arial Unicode MS" w:cs="Arial Unicode MS"/>
        </w:rPr>
        <w:t>(</w:t>
      </w:r>
      <w:proofErr w:type="spellStart"/>
      <w:r>
        <w:rPr>
          <w:rFonts w:ascii="Arial Unicode MS" w:eastAsia="Arial Unicode MS" w:hAnsi="Arial Unicode MS" w:cs="Arial Unicode MS"/>
        </w:rPr>
        <w:t>re-ask</w:t>
      </w:r>
      <w:proofErr w:type="spellEnd"/>
      <w:r>
        <w:rPr>
          <w:rFonts w:ascii="Arial Unicode MS" w:eastAsia="Arial Unicode MS" w:hAnsi="Arial Unicode MS" w:cs="Arial Unicode MS"/>
        </w:rPr>
        <w:t>)</w:t>
      </w:r>
      <w:r>
        <w:rPr>
          <w:rFonts w:ascii="Arial Unicode MS" w:eastAsia="Arial Unicode MS" w:hAnsi="Arial Unicode MS" w:cs="Arial Unicode MS"/>
        </w:rPr>
        <w:t>하여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올바른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형식을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얻는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구조를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네이티브로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제공한다</w:t>
      </w:r>
      <w:r>
        <w:rPr>
          <w:rFonts w:ascii="Arial Unicode MS" w:eastAsia="Arial Unicode MS" w:hAnsi="Arial Unicode MS" w:cs="Arial Unicode MS"/>
        </w:rPr>
        <w:t xml:space="preserve">. </w:t>
      </w:r>
      <w:proofErr w:type="spellStart"/>
      <w:r>
        <w:rPr>
          <w:rFonts w:ascii="Arial Unicode MS" w:eastAsia="Arial Unicode MS" w:hAnsi="Arial Unicode MS" w:cs="Arial Unicode MS"/>
        </w:rPr>
        <w:t>Guardrails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Hub</w:t>
      </w:r>
      <w:r>
        <w:rPr>
          <w:rFonts w:ascii="Arial Unicode MS" w:eastAsia="Arial Unicode MS" w:hAnsi="Arial Unicode MS" w:cs="Arial Unicode MS"/>
        </w:rPr>
        <w:t>에서</w:t>
      </w:r>
      <w:proofErr w:type="spellEnd"/>
      <w:r>
        <w:rPr>
          <w:rFonts w:ascii="Arial Unicode MS" w:eastAsia="Arial Unicode MS" w:hAnsi="Arial Unicode MS" w:cs="Arial Unicode MS"/>
        </w:rPr>
        <w:t xml:space="preserve"> 100</w:t>
      </w:r>
      <w:r>
        <w:rPr>
          <w:rFonts w:ascii="Arial Unicode MS" w:eastAsia="Arial Unicode MS" w:hAnsi="Arial Unicode MS" w:cs="Arial Unicode MS"/>
        </w:rPr>
        <w:t xml:space="preserve">+ </w:t>
      </w:r>
      <w:r>
        <w:rPr>
          <w:rFonts w:ascii="Arial Unicode MS" w:eastAsia="Arial Unicode MS" w:hAnsi="Arial Unicode MS" w:cs="Arial Unicode MS"/>
        </w:rPr>
        <w:t>사전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구축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Validator</w:t>
      </w:r>
      <w:proofErr w:type="spellEnd"/>
      <w:r>
        <w:rPr>
          <w:rFonts w:ascii="Arial Unicode MS" w:eastAsia="Arial Unicode MS" w:hAnsi="Arial Unicode MS" w:cs="Arial Unicode MS"/>
        </w:rPr>
        <w:t xml:space="preserve">(PII </w:t>
      </w:r>
      <w:r>
        <w:rPr>
          <w:rFonts w:ascii="Arial Unicode MS" w:eastAsia="Arial Unicode MS" w:hAnsi="Arial Unicode MS" w:cs="Arial Unicode MS"/>
        </w:rPr>
        <w:t>탐지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독성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필터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경쟁사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언급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차단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등</w:t>
      </w:r>
      <w:r>
        <w:rPr>
          <w:rFonts w:ascii="Arial Unicode MS" w:eastAsia="Arial Unicode MS" w:hAnsi="Arial Unicode MS" w:cs="Arial Unicode MS"/>
        </w:rPr>
        <w:t>)</w:t>
      </w:r>
      <w:proofErr w:type="spellStart"/>
      <w:r>
        <w:rPr>
          <w:rFonts w:ascii="Arial Unicode MS" w:eastAsia="Arial Unicode MS" w:hAnsi="Arial Unicode MS" w:cs="Arial Unicode MS"/>
        </w:rPr>
        <w:t>를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패키지처럼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설치</w:t>
      </w:r>
      <w:r>
        <w:rPr>
          <w:rFonts w:ascii="Arial Unicode MS" w:eastAsia="Arial Unicode MS" w:hAnsi="Arial Unicode MS" w:cs="Arial Unicode MS"/>
        </w:rPr>
        <w:t>·</w:t>
      </w:r>
      <w:r>
        <w:rPr>
          <w:rFonts w:ascii="Arial Unicode MS" w:eastAsia="Arial Unicode MS" w:hAnsi="Arial Unicode MS" w:cs="Arial Unicode MS"/>
        </w:rPr>
        <w:t>조합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가능</w:t>
      </w:r>
      <w:r>
        <w:rPr>
          <w:rFonts w:ascii="Arial Unicode MS" w:eastAsia="Arial Unicode MS" w:hAnsi="Arial Unicode MS" w:cs="Arial Unicode MS"/>
        </w:rPr>
        <w:t xml:space="preserve">. </w:t>
      </w:r>
      <w:proofErr w:type="spellStart"/>
      <w:r>
        <w:rPr>
          <w:rFonts w:ascii="Arial Unicode MS" w:eastAsia="Arial Unicode MS" w:hAnsi="Arial Unicode MS" w:cs="Arial Unicode MS"/>
        </w:rPr>
        <w:t>NeMo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Guardrails</w:t>
      </w:r>
      <w:r>
        <w:rPr>
          <w:rFonts w:ascii="Arial Unicode MS" w:eastAsia="Arial Unicode MS" w:hAnsi="Arial Unicode MS" w:cs="Arial Unicode MS"/>
        </w:rPr>
        <w:t>와의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공식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통합으로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도구를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파이프라인으로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조합할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있다</w:t>
      </w:r>
      <w:r>
        <w:rPr>
          <w:rFonts w:ascii="Arial Unicode MS" w:eastAsia="Arial Unicode MS" w:hAnsi="Arial Unicode MS" w:cs="Arial Unicode MS"/>
        </w:rPr>
        <w:t>.</w:t>
      </w:r>
    </w:p>
    <w:p w14:paraId="5691FD2A" w14:textId="77777777" w:rsidR="00D80D8A" w:rsidRDefault="00D80D8A">
      <w:pPr>
        <w:pBdr>
          <w:top w:val="nil"/>
          <w:left w:val="nil"/>
          <w:bottom w:val="nil"/>
          <w:right w:val="nil"/>
          <w:between w:val="nil"/>
        </w:pBdr>
      </w:pPr>
    </w:p>
    <w:p w14:paraId="39AA118B" w14:textId="77777777" w:rsidR="00D80D8A" w:rsidRDefault="00BE6280">
      <w:proofErr w:type="spellStart"/>
      <w:r>
        <w:rPr>
          <w:b/>
          <w:bCs/>
        </w:rPr>
        <w:t>NeMo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Guardrails</w:t>
      </w:r>
      <w:proofErr w:type="spellEnd"/>
      <w:r>
        <w:rPr>
          <w:rFonts w:ascii="Arial Unicode MS" w:eastAsia="Arial Unicode MS" w:hAnsi="Arial Unicode MS" w:cs="Arial Unicode MS"/>
        </w:rPr>
        <w:t xml:space="preserve"> — </w:t>
      </w:r>
      <w:proofErr w:type="spellStart"/>
      <w:r>
        <w:rPr>
          <w:rFonts w:ascii="Arial Unicode MS" w:eastAsia="Arial Unicode MS" w:hAnsi="Arial Unicode MS" w:cs="Arial Unicode MS"/>
        </w:rPr>
        <w:t>Colang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DSL</w:t>
      </w:r>
      <w:r>
        <w:rPr>
          <w:rFonts w:ascii="Arial Unicode MS" w:eastAsia="Arial Unicode MS" w:hAnsi="Arial Unicode MS" w:cs="Arial Unicode MS"/>
        </w:rPr>
        <w:t>로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대화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흐름</w:t>
      </w:r>
      <w:r>
        <w:rPr>
          <w:rFonts w:ascii="Arial Unicode MS" w:eastAsia="Arial Unicode MS" w:hAnsi="Arial Unicode MS" w:cs="Arial Unicode MS"/>
        </w:rPr>
        <w:t>(</w:t>
      </w:r>
      <w:r>
        <w:rPr>
          <w:rFonts w:ascii="Arial Unicode MS" w:eastAsia="Arial Unicode MS" w:hAnsi="Arial Unicode MS" w:cs="Arial Unicode MS"/>
        </w:rPr>
        <w:t>허용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토픽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금지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토픽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전환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규칙</w:t>
      </w:r>
      <w:r>
        <w:rPr>
          <w:rFonts w:ascii="Arial Unicode MS" w:eastAsia="Arial Unicode MS" w:hAnsi="Arial Unicode MS" w:cs="Arial Unicode MS"/>
        </w:rPr>
        <w:t>)</w:t>
      </w:r>
      <w:r>
        <w:rPr>
          <w:rFonts w:ascii="Arial Unicode MS" w:eastAsia="Arial Unicode MS" w:hAnsi="Arial Unicode MS" w:cs="Arial Unicode MS"/>
        </w:rPr>
        <w:t>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상태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머신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방식으로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정의한다</w:t>
      </w:r>
      <w:r>
        <w:rPr>
          <w:rFonts w:ascii="Arial Unicode MS" w:eastAsia="Arial Unicode MS" w:hAnsi="Arial Unicode MS" w:cs="Arial Unicode MS"/>
        </w:rPr>
        <w:t xml:space="preserve">. </w:t>
      </w:r>
      <w:proofErr w:type="spellStart"/>
      <w:r>
        <w:rPr>
          <w:rFonts w:ascii="Arial Unicode MS" w:eastAsia="Arial Unicode MS" w:hAnsi="Arial Unicode MS" w:cs="Arial Unicode MS"/>
        </w:rPr>
        <w:t>Colang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DSL</w:t>
      </w:r>
      <w:r>
        <w:rPr>
          <w:rFonts w:ascii="Arial Unicode MS" w:eastAsia="Arial Unicode MS" w:hAnsi="Arial Unicode MS" w:cs="Arial Unicode MS"/>
        </w:rPr>
        <w:t>은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Python</w:t>
      </w:r>
      <w:r>
        <w:rPr>
          <w:rFonts w:ascii="Arial Unicode MS" w:eastAsia="Arial Unicode MS" w:hAnsi="Arial Unicode MS" w:cs="Arial Unicode MS"/>
        </w:rPr>
        <w:t>과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유사한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문법이나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대화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흐름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전용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개념</w:t>
      </w:r>
      <w:r>
        <w:rPr>
          <w:rFonts w:ascii="Arial Unicode MS" w:eastAsia="Arial Unicode MS" w:hAnsi="Arial Unicode MS" w:cs="Arial Unicode MS"/>
        </w:rPr>
        <w:t>(</w:t>
      </w:r>
      <w:proofErr w:type="spellStart"/>
      <w:r>
        <w:rPr>
          <w:rFonts w:ascii="Arial Unicode MS" w:eastAsia="Arial Unicode MS" w:hAnsi="Arial Unicode MS" w:cs="Arial Unicode MS"/>
        </w:rPr>
        <w:t>flow</w:t>
      </w:r>
      <w:proofErr w:type="spellEnd"/>
      <w:r>
        <w:rPr>
          <w:rFonts w:ascii="Arial Unicode MS" w:eastAsia="Arial Unicode MS" w:hAnsi="Arial Unicode MS" w:cs="Arial Unicode MS"/>
        </w:rPr>
        <w:t xml:space="preserve">, </w:t>
      </w:r>
      <w:proofErr w:type="spellStart"/>
      <w:r>
        <w:rPr>
          <w:rFonts w:ascii="Arial Unicode MS" w:eastAsia="Arial Unicode MS" w:hAnsi="Arial Unicode MS" w:cs="Arial Unicode MS"/>
        </w:rPr>
        <w:t>pattern</w:t>
      </w:r>
      <w:proofErr w:type="spellEnd"/>
      <w:r>
        <w:rPr>
          <w:rFonts w:ascii="Arial Unicode MS" w:eastAsia="Arial Unicode MS" w:hAnsi="Arial Unicode MS" w:cs="Arial Unicode MS"/>
        </w:rPr>
        <w:t xml:space="preserve">, </w:t>
      </w:r>
      <w:proofErr w:type="spellStart"/>
      <w:r>
        <w:rPr>
          <w:rFonts w:ascii="Arial Unicode MS" w:eastAsia="Arial Unicode MS" w:hAnsi="Arial Unicode MS" w:cs="Arial Unicode MS"/>
        </w:rPr>
        <w:t>action</w:t>
      </w:r>
      <w:proofErr w:type="spellEnd"/>
      <w:r>
        <w:rPr>
          <w:rFonts w:ascii="Arial Unicode MS" w:eastAsia="Arial Unicode MS" w:hAnsi="Arial Unicode MS" w:cs="Arial Unicode MS"/>
        </w:rPr>
        <w:t>)</w:t>
      </w:r>
      <w:r>
        <w:rPr>
          <w:rFonts w:ascii="Arial Unicode MS" w:eastAsia="Arial Unicode MS" w:hAnsi="Arial Unicode MS" w:cs="Arial Unicode MS"/>
        </w:rPr>
        <w:t>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익혀</w:t>
      </w:r>
      <w:r>
        <w:rPr>
          <w:rFonts w:ascii="Arial Unicode MS" w:eastAsia="Arial Unicode MS" w:hAnsi="Arial Unicode MS" w:cs="Arial Unicode MS"/>
        </w:rPr>
        <w:t>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하므로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학습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비용을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고려한다</w:t>
      </w:r>
      <w:r>
        <w:rPr>
          <w:rFonts w:ascii="Arial Unicode MS" w:eastAsia="Arial Unicode MS" w:hAnsi="Arial Unicode MS" w:cs="Arial Unicode MS"/>
        </w:rPr>
        <w:t>. 5</w:t>
      </w:r>
      <w:r>
        <w:rPr>
          <w:rFonts w:ascii="Arial Unicode MS" w:eastAsia="Arial Unicode MS" w:hAnsi="Arial Unicode MS" w:cs="Arial Unicode MS"/>
        </w:rPr>
        <w:t>종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Rail</w:t>
      </w:r>
      <w:proofErr w:type="spellEnd"/>
      <w:r>
        <w:rPr>
          <w:rFonts w:ascii="Arial Unicode MS" w:eastAsia="Arial Unicode MS" w:hAnsi="Arial Unicode MS" w:cs="Arial Unicode MS"/>
        </w:rPr>
        <w:t>(</w:t>
      </w:r>
      <w:r>
        <w:rPr>
          <w:rFonts w:ascii="Arial Unicode MS" w:eastAsia="Arial Unicode MS" w:hAnsi="Arial Unicode MS" w:cs="Arial Unicode MS"/>
        </w:rPr>
        <w:t>입력</w:t>
      </w:r>
      <w:r>
        <w:rPr>
          <w:rFonts w:ascii="Arial Unicode MS" w:eastAsia="Arial Unicode MS" w:hAnsi="Arial Unicode MS" w:cs="Arial Unicode MS"/>
        </w:rPr>
        <w:t xml:space="preserve"> → </w:t>
      </w:r>
      <w:r>
        <w:rPr>
          <w:rFonts w:ascii="Arial Unicode MS" w:eastAsia="Arial Unicode MS" w:hAnsi="Arial Unicode MS" w:cs="Arial Unicode MS"/>
        </w:rPr>
        <w:t>대화</w:t>
      </w:r>
      <w:r>
        <w:rPr>
          <w:rFonts w:ascii="Arial Unicode MS" w:eastAsia="Arial Unicode MS" w:hAnsi="Arial Unicode MS" w:cs="Arial Unicode MS"/>
        </w:rPr>
        <w:t xml:space="preserve"> → </w:t>
      </w:r>
      <w:r>
        <w:rPr>
          <w:rFonts w:ascii="Arial Unicode MS" w:eastAsia="Arial Unicode MS" w:hAnsi="Arial Unicode MS" w:cs="Arial Unicode MS"/>
        </w:rPr>
        <w:t>검색</w:t>
      </w:r>
      <w:r>
        <w:rPr>
          <w:rFonts w:ascii="Arial Unicode MS" w:eastAsia="Arial Unicode MS" w:hAnsi="Arial Unicode MS" w:cs="Arial Unicode MS"/>
        </w:rPr>
        <w:t xml:space="preserve"> → </w:t>
      </w:r>
      <w:r>
        <w:rPr>
          <w:rFonts w:ascii="Arial Unicode MS" w:eastAsia="Arial Unicode MS" w:hAnsi="Arial Unicode MS" w:cs="Arial Unicode MS"/>
        </w:rPr>
        <w:t>실행</w:t>
      </w:r>
      <w:r>
        <w:rPr>
          <w:rFonts w:ascii="Arial Unicode MS" w:eastAsia="Arial Unicode MS" w:hAnsi="Arial Unicode MS" w:cs="Arial Unicode MS"/>
        </w:rPr>
        <w:t xml:space="preserve"> → </w:t>
      </w:r>
      <w:r>
        <w:rPr>
          <w:rFonts w:ascii="Arial Unicode MS" w:eastAsia="Arial Unicode MS" w:hAnsi="Arial Unicode MS" w:cs="Arial Unicode MS"/>
        </w:rPr>
        <w:t>출력</w:t>
      </w:r>
      <w:r>
        <w:rPr>
          <w:rFonts w:ascii="Arial Unicode MS" w:eastAsia="Arial Unicode MS" w:hAnsi="Arial Unicode MS" w:cs="Arial Unicode MS"/>
        </w:rPr>
        <w:t xml:space="preserve">) </w:t>
      </w:r>
      <w:r>
        <w:rPr>
          <w:rFonts w:ascii="Arial Unicode MS" w:eastAsia="Arial Unicode MS" w:hAnsi="Arial Unicode MS" w:cs="Arial Unicode MS"/>
        </w:rPr>
        <w:t>중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어떤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Rail</w:t>
      </w:r>
      <w:r>
        <w:rPr>
          <w:rFonts w:ascii="Arial Unicode MS" w:eastAsia="Arial Unicode MS" w:hAnsi="Arial Unicode MS" w:cs="Arial Unicode MS"/>
        </w:rPr>
        <w:t>을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활성화하느냐에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따라</w:t>
      </w:r>
      <w:r>
        <w:rPr>
          <w:rFonts w:ascii="Arial Unicode MS" w:eastAsia="Arial Unicode MS" w:hAnsi="Arial Unicode MS" w:cs="Arial Unicode MS"/>
        </w:rPr>
        <w:t xml:space="preserve"> LLM </w:t>
      </w:r>
      <w:r>
        <w:rPr>
          <w:rFonts w:ascii="Arial Unicode MS" w:eastAsia="Arial Unicode MS" w:hAnsi="Arial Unicode MS" w:cs="Arial Unicode MS"/>
        </w:rPr>
        <w:t>호출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횟수와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지연이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달라지므로</w:t>
      </w:r>
      <w:r>
        <w:rPr>
          <w:rFonts w:ascii="Arial Unicode MS" w:eastAsia="Arial Unicode MS" w:hAnsi="Arial Unicode MS" w:cs="Arial Unicode MS"/>
        </w:rPr>
        <w:t xml:space="preserve">, </w:t>
      </w:r>
      <w:proofErr w:type="spellStart"/>
      <w:r>
        <w:rPr>
          <w:rFonts w:ascii="Arial Unicode MS" w:eastAsia="Arial Unicode MS" w:hAnsi="Arial Unicode MS" w:cs="Arial Unicode MS"/>
        </w:rPr>
        <w:t>Rail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구성별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지연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프로파일링이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필요하다</w:t>
      </w:r>
      <w:r>
        <w:rPr>
          <w:rFonts w:ascii="Arial Unicode MS" w:eastAsia="Arial Unicode MS" w:hAnsi="Arial Unicode MS" w:cs="Arial Unicode MS"/>
        </w:rPr>
        <w:t>. v0.20.0</w:t>
      </w:r>
      <w:r>
        <w:rPr>
          <w:rFonts w:ascii="Arial Unicode MS" w:eastAsia="Arial Unicode MS" w:hAnsi="Arial Unicode MS" w:cs="Arial Unicode MS"/>
        </w:rPr>
        <w:t>에서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Reasoning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기반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안전성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모델</w:t>
      </w:r>
      <w:r>
        <w:rPr>
          <w:rFonts w:ascii="Arial Unicode MS" w:eastAsia="Arial Unicode MS" w:hAnsi="Arial Unicode MS" w:cs="Arial Unicode MS"/>
        </w:rPr>
        <w:t>(</w:t>
      </w:r>
      <w:proofErr w:type="spellStart"/>
      <w:r>
        <w:rPr>
          <w:rFonts w:ascii="Arial Unicode MS" w:eastAsia="Arial Unicode MS" w:hAnsi="Arial Unicode MS" w:cs="Arial Unicode MS"/>
        </w:rPr>
        <w:t>Nemotron</w:t>
      </w:r>
      <w:proofErr w:type="spellEnd"/>
      <w:r>
        <w:rPr>
          <w:rFonts w:ascii="Arial Unicode MS" w:eastAsia="Arial Unicode MS" w:hAnsi="Arial Unicode MS" w:cs="Arial Unicode MS"/>
        </w:rPr>
        <w:t xml:space="preserve">), </w:t>
      </w:r>
      <w:r>
        <w:rPr>
          <w:rFonts w:ascii="Arial Unicode MS" w:eastAsia="Arial Unicode MS" w:hAnsi="Arial Unicode MS" w:cs="Arial Unicode MS"/>
        </w:rPr>
        <w:t>다국어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콘텐츠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안전성</w:t>
      </w:r>
      <w:r>
        <w:rPr>
          <w:rFonts w:ascii="Arial Unicode MS" w:eastAsia="Arial Unicode MS" w:hAnsi="Arial Unicode MS" w:cs="Arial Unicode MS"/>
        </w:rPr>
        <w:t xml:space="preserve">, </w:t>
      </w:r>
      <w:proofErr w:type="spellStart"/>
      <w:r>
        <w:rPr>
          <w:rFonts w:ascii="Arial Unicode MS" w:eastAsia="Arial Unicode MS" w:hAnsi="Arial Unicode MS" w:cs="Arial Unicode MS"/>
        </w:rPr>
        <w:t>Jailbreak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탐지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내장이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추가되었다</w:t>
      </w:r>
      <w:r>
        <w:rPr>
          <w:rFonts w:ascii="Arial Unicode MS" w:eastAsia="Arial Unicode MS" w:hAnsi="Arial Unicode MS" w:cs="Arial Unicode MS"/>
        </w:rPr>
        <w:t>.</w:t>
      </w:r>
    </w:p>
    <w:p w14:paraId="4C6FE0CE" w14:textId="77777777" w:rsidR="00D80D8A" w:rsidRDefault="00D80D8A">
      <w:pPr>
        <w:pBdr>
          <w:top w:val="nil"/>
          <w:left w:val="nil"/>
          <w:bottom w:val="nil"/>
          <w:right w:val="nil"/>
          <w:between w:val="nil"/>
        </w:pBdr>
      </w:pPr>
    </w:p>
    <w:p w14:paraId="7B101A78" w14:textId="77777777" w:rsidR="00D80D8A" w:rsidRDefault="00BE6280">
      <w:proofErr w:type="spellStart"/>
      <w:r>
        <w:rPr>
          <w:b/>
          <w:bCs/>
        </w:rPr>
        <w:t>LlamaGuard</w:t>
      </w:r>
      <w:proofErr w:type="spellEnd"/>
      <w:r>
        <w:rPr>
          <w:rFonts w:ascii="Arial Unicode MS" w:eastAsia="Arial Unicode MS" w:hAnsi="Arial Unicode MS" w:cs="Arial Unicode MS"/>
        </w:rPr>
        <w:t xml:space="preserve"> — </w:t>
      </w:r>
      <w:proofErr w:type="spellStart"/>
      <w:r>
        <w:rPr>
          <w:rFonts w:ascii="Arial Unicode MS" w:eastAsia="Arial Unicode MS" w:hAnsi="Arial Unicode MS" w:cs="Arial Unicode MS"/>
        </w:rPr>
        <w:t>Meta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PurpleLlama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프로젝트의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안전성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분류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전용</w:t>
      </w:r>
      <w:r>
        <w:rPr>
          <w:rFonts w:ascii="Arial Unicode MS" w:eastAsia="Arial Unicode MS" w:hAnsi="Arial Unicode MS" w:cs="Arial Unicode MS"/>
        </w:rPr>
        <w:t xml:space="preserve"> LLM. </w:t>
      </w:r>
      <w:r>
        <w:rPr>
          <w:rFonts w:ascii="Arial Unicode MS" w:eastAsia="Arial Unicode MS" w:hAnsi="Arial Unicode MS" w:cs="Arial Unicode MS"/>
        </w:rPr>
        <w:t>유해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콘텐츠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카테고리</w:t>
      </w:r>
      <w:r>
        <w:rPr>
          <w:rFonts w:ascii="Arial Unicode MS" w:eastAsia="Arial Unicode MS" w:hAnsi="Arial Unicode MS" w:cs="Arial Unicode MS"/>
        </w:rPr>
        <w:t>(</w:t>
      </w:r>
      <w:r>
        <w:rPr>
          <w:rFonts w:ascii="Arial Unicode MS" w:eastAsia="Arial Unicode MS" w:hAnsi="Arial Unicode MS" w:cs="Arial Unicode MS"/>
        </w:rPr>
        <w:t>폭력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혐오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자해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성적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콘텐츠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등</w:t>
      </w:r>
      <w:r>
        <w:rPr>
          <w:rFonts w:ascii="Arial Unicode MS" w:eastAsia="Arial Unicode MS" w:hAnsi="Arial Unicode MS" w:cs="Arial Unicode MS"/>
        </w:rPr>
        <w:t>)</w:t>
      </w:r>
      <w:r>
        <w:rPr>
          <w:rFonts w:ascii="Arial Unicode MS" w:eastAsia="Arial Unicode MS" w:hAnsi="Arial Unicode MS" w:cs="Arial Unicode MS"/>
        </w:rPr>
        <w:t>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분류하도록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파인튜닝</w:t>
      </w:r>
      <w:proofErr w:type="spellEnd"/>
      <w:r>
        <w:rPr>
          <w:rFonts w:ascii="Arial Unicode MS" w:eastAsia="Arial Unicode MS" w:hAnsi="Arial Unicode MS" w:cs="Arial Unicode MS"/>
        </w:rPr>
        <w:t xml:space="preserve">. </w:t>
      </w:r>
      <w:r>
        <w:rPr>
          <w:rFonts w:ascii="Arial Unicode MS" w:eastAsia="Arial Unicode MS" w:hAnsi="Arial Unicode MS" w:cs="Arial Unicode MS"/>
        </w:rPr>
        <w:t>단순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키워드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매칭이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아닌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문맥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기반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판단으로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미묘한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표현도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탐지</w:t>
      </w:r>
      <w:r>
        <w:rPr>
          <w:rFonts w:ascii="Arial Unicode MS" w:eastAsia="Arial Unicode MS" w:hAnsi="Arial Unicode MS" w:cs="Arial Unicode MS"/>
        </w:rPr>
        <w:t xml:space="preserve">. </w:t>
      </w:r>
      <w:proofErr w:type="spellStart"/>
      <w:r>
        <w:rPr>
          <w:rFonts w:ascii="Arial Unicode MS" w:eastAsia="Arial Unicode MS" w:hAnsi="Arial Unicode MS" w:cs="Arial Unicode MS"/>
        </w:rPr>
        <w:t>HuggingFace</w:t>
      </w:r>
      <w:r>
        <w:rPr>
          <w:rFonts w:ascii="Arial Unicode MS" w:eastAsia="Arial Unicode MS" w:hAnsi="Arial Unicode MS" w:cs="Arial Unicode MS"/>
        </w:rPr>
        <w:t>에서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무료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다운로드하여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자체</w:t>
      </w:r>
      <w:r>
        <w:rPr>
          <w:rFonts w:ascii="Arial Unicode MS" w:eastAsia="Arial Unicode MS" w:hAnsi="Arial Unicode MS" w:cs="Arial Unicode MS"/>
        </w:rPr>
        <w:t xml:space="preserve"> GPU </w:t>
      </w:r>
      <w:r>
        <w:rPr>
          <w:rFonts w:ascii="Arial Unicode MS" w:eastAsia="Arial Unicode MS" w:hAnsi="Arial Unicode MS" w:cs="Arial Unicode MS"/>
        </w:rPr>
        <w:t>서버에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호스팅</w:t>
      </w:r>
      <w:r>
        <w:rPr>
          <w:rFonts w:ascii="Arial Unicode MS" w:eastAsia="Arial Unicode MS" w:hAnsi="Arial Unicode MS" w:cs="Arial Unicode MS"/>
        </w:rPr>
        <w:t xml:space="preserve">. </w:t>
      </w:r>
      <w:r>
        <w:rPr>
          <w:rFonts w:ascii="Arial Unicode MS" w:eastAsia="Arial Unicode MS" w:hAnsi="Arial Unicode MS" w:cs="Arial Unicode MS"/>
        </w:rPr>
        <w:t>클라우드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API</w:t>
      </w:r>
      <w:r>
        <w:rPr>
          <w:rFonts w:ascii="Arial Unicode MS" w:eastAsia="Arial Unicode MS" w:hAnsi="Arial Unicode MS" w:cs="Arial Unicode MS"/>
        </w:rPr>
        <w:t>로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제공되지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않으므로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모델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서빙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인프라</w:t>
      </w:r>
      <w:r>
        <w:rPr>
          <w:rFonts w:ascii="Arial Unicode MS" w:eastAsia="Arial Unicode MS" w:hAnsi="Arial Unicode MS" w:cs="Arial Unicode MS"/>
        </w:rPr>
        <w:t>(</w:t>
      </w:r>
      <w:proofErr w:type="spellStart"/>
      <w:r>
        <w:rPr>
          <w:rFonts w:ascii="Arial Unicode MS" w:eastAsia="Arial Unicode MS" w:hAnsi="Arial Unicode MS" w:cs="Arial Unicode MS"/>
        </w:rPr>
        <w:t>vLLM</w:t>
      </w:r>
      <w:proofErr w:type="spellEnd"/>
      <w:r>
        <w:rPr>
          <w:rFonts w:ascii="Arial Unicode MS" w:eastAsia="Arial Unicode MS" w:hAnsi="Arial Unicode MS" w:cs="Arial Unicode MS"/>
        </w:rPr>
        <w:t xml:space="preserve">, TGI </w:t>
      </w:r>
      <w:r>
        <w:rPr>
          <w:rFonts w:ascii="Arial Unicode MS" w:eastAsia="Arial Unicode MS" w:hAnsi="Arial Unicode MS" w:cs="Arial Unicode MS"/>
        </w:rPr>
        <w:t>등</w:t>
      </w:r>
      <w:r>
        <w:rPr>
          <w:rFonts w:ascii="Arial Unicode MS" w:eastAsia="Arial Unicode MS" w:hAnsi="Arial Unicode MS" w:cs="Arial Unicode MS"/>
        </w:rPr>
        <w:t>)</w:t>
      </w:r>
      <w:r>
        <w:rPr>
          <w:rFonts w:ascii="Arial Unicode MS" w:eastAsia="Arial Unicode MS" w:hAnsi="Arial Unicode MS" w:cs="Arial Unicode MS"/>
        </w:rPr>
        <w:t>와</w:t>
      </w:r>
      <w:r>
        <w:rPr>
          <w:rFonts w:ascii="Arial Unicode MS" w:eastAsia="Arial Unicode MS" w:hAnsi="Arial Unicode MS" w:cs="Arial Unicode MS"/>
        </w:rPr>
        <w:t xml:space="preserve"> GPU </w:t>
      </w:r>
      <w:r>
        <w:rPr>
          <w:rFonts w:ascii="Arial Unicode MS" w:eastAsia="Arial Unicode MS" w:hAnsi="Arial Unicode MS" w:cs="Arial Unicode MS"/>
        </w:rPr>
        <w:t>자원을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사전에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확보해야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한다</w:t>
      </w:r>
      <w:r>
        <w:rPr>
          <w:rFonts w:ascii="Arial Unicode MS" w:eastAsia="Arial Unicode MS" w:hAnsi="Arial Unicode MS" w:cs="Arial Unicode MS"/>
        </w:rPr>
        <w:t>.</w:t>
      </w:r>
    </w:p>
    <w:p w14:paraId="33D4736B" w14:textId="77777777" w:rsidR="00D80D8A" w:rsidRDefault="00D80D8A">
      <w:pPr>
        <w:pBdr>
          <w:top w:val="nil"/>
          <w:left w:val="nil"/>
          <w:bottom w:val="nil"/>
          <w:right w:val="nil"/>
          <w:between w:val="nil"/>
        </w:pBdr>
      </w:pPr>
    </w:p>
    <w:p w14:paraId="785C933B" w14:textId="77777777" w:rsidR="00D80D8A" w:rsidRDefault="00BE6280">
      <w:r>
        <w:rPr>
          <w:rFonts w:ascii="Arial Unicode MS" w:eastAsia="Arial Unicode MS" w:hAnsi="Arial Unicode MS" w:cs="Arial Unicode MS"/>
          <w:b/>
          <w:bCs/>
        </w:rPr>
        <w:lastRenderedPageBreak/>
        <w:t>자체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구현</w:t>
      </w:r>
      <w:r>
        <w:rPr>
          <w:rFonts w:ascii="Arial Unicode MS" w:eastAsia="Arial Unicode MS" w:hAnsi="Arial Unicode MS" w:cs="Arial Unicode MS"/>
        </w:rPr>
        <w:t xml:space="preserve"> — </w:t>
      </w:r>
      <w:r>
        <w:rPr>
          <w:rFonts w:ascii="Arial Unicode MS" w:eastAsia="Arial Unicode MS" w:hAnsi="Arial Unicode MS" w:cs="Arial Unicode MS"/>
        </w:rPr>
        <w:t>기존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도구가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충족하지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못하는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도메인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특화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규칙이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복잡하거나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기존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시스템과의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깊은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통합이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필요한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경우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검토</w:t>
      </w:r>
      <w:r>
        <w:rPr>
          <w:rFonts w:ascii="Arial Unicode MS" w:eastAsia="Arial Unicode MS" w:hAnsi="Arial Unicode MS" w:cs="Arial Unicode MS"/>
        </w:rPr>
        <w:t xml:space="preserve">. </w:t>
      </w:r>
      <w:r>
        <w:rPr>
          <w:rFonts w:ascii="Arial Unicode MS" w:eastAsia="Arial Unicode MS" w:hAnsi="Arial Unicode MS" w:cs="Arial Unicode MS"/>
        </w:rPr>
        <w:t>완전한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자체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구현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전에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Guardrails</w:t>
      </w:r>
      <w:proofErr w:type="spellEnd"/>
      <w:r>
        <w:rPr>
          <w:rFonts w:ascii="Arial Unicode MS" w:eastAsia="Arial Unicode MS" w:hAnsi="Arial Unicode MS" w:cs="Arial Unicode MS"/>
        </w:rPr>
        <w:t xml:space="preserve"> AI </w:t>
      </w:r>
      <w:r>
        <w:rPr>
          <w:rFonts w:ascii="Arial Unicode MS" w:eastAsia="Arial Unicode MS" w:hAnsi="Arial Unicode MS" w:cs="Arial Unicode MS"/>
        </w:rPr>
        <w:t>커스텀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Validator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작성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또는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NeMo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커스텀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Action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정의로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해결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가능한지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먼저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검토한다</w:t>
      </w:r>
      <w:r>
        <w:rPr>
          <w:rFonts w:ascii="Arial Unicode MS" w:eastAsia="Arial Unicode MS" w:hAnsi="Arial Unicode MS" w:cs="Arial Unicode MS"/>
        </w:rPr>
        <w:t xml:space="preserve">. </w:t>
      </w:r>
      <w:r>
        <w:rPr>
          <w:rFonts w:ascii="Arial Unicode MS" w:eastAsia="Arial Unicode MS" w:hAnsi="Arial Unicode MS" w:cs="Arial Unicode MS"/>
        </w:rPr>
        <w:t>자체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구현은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지속적인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규칙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업데이트</w:t>
      </w:r>
      <w:r>
        <w:rPr>
          <w:rFonts w:ascii="Arial Unicode MS" w:eastAsia="Arial Unicode MS" w:hAnsi="Arial Unicode MS" w:cs="Arial Unicode MS"/>
        </w:rPr>
        <w:t>·</w:t>
      </w:r>
      <w:r>
        <w:rPr>
          <w:rFonts w:ascii="Arial Unicode MS" w:eastAsia="Arial Unicode MS" w:hAnsi="Arial Unicode MS" w:cs="Arial Unicode MS"/>
        </w:rPr>
        <w:t>테스트</w:t>
      </w:r>
      <w:r>
        <w:rPr>
          <w:rFonts w:ascii="Arial Unicode MS" w:eastAsia="Arial Unicode MS" w:hAnsi="Arial Unicode MS" w:cs="Arial Unicode MS"/>
        </w:rPr>
        <w:t>·</w:t>
      </w:r>
      <w:r>
        <w:rPr>
          <w:rFonts w:ascii="Arial Unicode MS" w:eastAsia="Arial Unicode MS" w:hAnsi="Arial Unicode MS" w:cs="Arial Unicode MS"/>
        </w:rPr>
        <w:t>유지보수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부담이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크고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새로운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공격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패턴이나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규제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변경에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대한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대응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속도가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커뮤니티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기반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도구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대비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현저히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느리므로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최후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수단으로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한다</w:t>
      </w:r>
      <w:r>
        <w:rPr>
          <w:rFonts w:ascii="Arial Unicode MS" w:eastAsia="Arial Unicode MS" w:hAnsi="Arial Unicode MS" w:cs="Arial Unicode MS"/>
        </w:rPr>
        <w:t>.</w:t>
      </w:r>
    </w:p>
    <w:p w14:paraId="12892397" w14:textId="77777777" w:rsidR="00D80D8A" w:rsidRDefault="00D80D8A"/>
    <w:p w14:paraId="322713B9" w14:textId="77777777" w:rsidR="00D80D8A" w:rsidRDefault="00BE6280">
      <w:r>
        <w:pict w14:anchorId="6A4EF27E">
          <v:rect id="_x0000_i1037" style="width:0;height:1.5pt" o:hralign="center" o:hrstd="t" o:hr="t" fillcolor="#a0a0a0" stroked="f"/>
        </w:pict>
      </w:r>
    </w:p>
    <w:p w14:paraId="202C7F12" w14:textId="77777777" w:rsidR="00D80D8A" w:rsidRDefault="00BE6280">
      <w:pPr>
        <w:pStyle w:val="2"/>
        <w:rPr>
          <w:b w:val="0"/>
          <w:bCs w:val="0"/>
        </w:rPr>
      </w:pPr>
      <w:bookmarkStart w:id="270" w:name="_nvov8f7le0z7" w:colFirst="0" w:colLast="0"/>
      <w:bookmarkEnd w:id="270"/>
      <w:r>
        <w:rPr>
          <w:rFonts w:ascii="Arial Unicode MS" w:eastAsia="Arial Unicode MS" w:hAnsi="Arial Unicode MS" w:cs="Arial Unicode MS"/>
        </w:rPr>
        <w:t xml:space="preserve">11. </w:t>
      </w:r>
      <w:proofErr w:type="spellStart"/>
      <w:r>
        <w:rPr>
          <w:rFonts w:ascii="Arial Unicode MS" w:eastAsia="Arial Unicode MS" w:hAnsi="Arial Unicode MS" w:cs="Arial Unicode MS"/>
        </w:rPr>
        <w:t>Observability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도구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선정</w:t>
      </w:r>
    </w:p>
    <w:p w14:paraId="6613875D" w14:textId="77777777" w:rsidR="00D80D8A" w:rsidRDefault="00BE6280">
      <w:proofErr w:type="spellStart"/>
      <w:r>
        <w:rPr>
          <w:rFonts w:ascii="Arial Unicode MS" w:eastAsia="Arial Unicode MS" w:hAnsi="Arial Unicode MS" w:cs="Arial Unicode MS"/>
        </w:rPr>
        <w:t>Observability</w:t>
      </w:r>
      <w:r>
        <w:rPr>
          <w:rFonts w:ascii="Arial Unicode MS" w:eastAsia="Arial Unicode MS" w:hAnsi="Arial Unicode MS" w:cs="Arial Unicode MS"/>
        </w:rPr>
        <w:t>는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Agent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시스템의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동작을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로깅</w:t>
      </w:r>
      <w:r>
        <w:rPr>
          <w:rFonts w:ascii="Arial Unicode MS" w:eastAsia="Arial Unicode MS" w:hAnsi="Arial Unicode MS" w:cs="Arial Unicode MS"/>
        </w:rPr>
        <w:t>·</w:t>
      </w:r>
      <w:r>
        <w:rPr>
          <w:rFonts w:ascii="Arial Unicode MS" w:eastAsia="Arial Unicode MS" w:hAnsi="Arial Unicode MS" w:cs="Arial Unicode MS"/>
        </w:rPr>
        <w:t>트레이싱</w:t>
      </w:r>
      <w:r>
        <w:rPr>
          <w:rFonts w:ascii="Arial Unicode MS" w:eastAsia="Arial Unicode MS" w:hAnsi="Arial Unicode MS" w:cs="Arial Unicode MS"/>
        </w:rPr>
        <w:t>·</w:t>
      </w:r>
      <w:r>
        <w:rPr>
          <w:rFonts w:ascii="Arial Unicode MS" w:eastAsia="Arial Unicode MS" w:hAnsi="Arial Unicode MS" w:cs="Arial Unicode MS"/>
        </w:rPr>
        <w:t>평가하여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투</w:t>
      </w:r>
      <w:r>
        <w:rPr>
          <w:rFonts w:ascii="Arial Unicode MS" w:eastAsia="Arial Unicode MS" w:hAnsi="Arial Unicode MS" w:cs="Arial Unicode MS"/>
        </w:rPr>
        <w:t>명하게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파악하는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모니터링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체계이다</w:t>
      </w:r>
      <w:r>
        <w:rPr>
          <w:rFonts w:ascii="Arial Unicode MS" w:eastAsia="Arial Unicode MS" w:hAnsi="Arial Unicode MS" w:cs="Arial Unicode MS"/>
        </w:rPr>
        <w:t xml:space="preserve">. LLM </w:t>
      </w:r>
      <w:r>
        <w:rPr>
          <w:rFonts w:ascii="Arial Unicode MS" w:eastAsia="Arial Unicode MS" w:hAnsi="Arial Unicode MS" w:cs="Arial Unicode MS"/>
        </w:rPr>
        <w:t>기반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Agent</w:t>
      </w:r>
      <w:r>
        <w:rPr>
          <w:rFonts w:ascii="Arial Unicode MS" w:eastAsia="Arial Unicode MS" w:hAnsi="Arial Unicode MS" w:cs="Arial Unicode MS"/>
        </w:rPr>
        <w:t>는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비결정적</w:t>
      </w:r>
      <w:r>
        <w:rPr>
          <w:rFonts w:ascii="Arial Unicode MS" w:eastAsia="Arial Unicode MS" w:hAnsi="Arial Unicode MS" w:cs="Arial Unicode MS"/>
        </w:rPr>
        <w:t>(</w:t>
      </w:r>
      <w:proofErr w:type="spellStart"/>
      <w:r>
        <w:rPr>
          <w:rFonts w:ascii="Arial Unicode MS" w:eastAsia="Arial Unicode MS" w:hAnsi="Arial Unicode MS" w:cs="Arial Unicode MS"/>
        </w:rPr>
        <w:t>non-deterministic</w:t>
      </w:r>
      <w:proofErr w:type="spellEnd"/>
      <w:r>
        <w:rPr>
          <w:rFonts w:ascii="Arial Unicode MS" w:eastAsia="Arial Unicode MS" w:hAnsi="Arial Unicode MS" w:cs="Arial Unicode MS"/>
        </w:rPr>
        <w:t>)</w:t>
      </w:r>
      <w:proofErr w:type="spellStart"/>
      <w:r>
        <w:rPr>
          <w:rFonts w:ascii="Arial Unicode MS" w:eastAsia="Arial Unicode MS" w:hAnsi="Arial Unicode MS" w:cs="Arial Unicode MS"/>
        </w:rPr>
        <w:t>으로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동작하므로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전통적인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에러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로그만으로는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문제를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진단할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없다</w:t>
      </w:r>
      <w:r>
        <w:rPr>
          <w:rFonts w:ascii="Arial Unicode MS" w:eastAsia="Arial Unicode MS" w:hAnsi="Arial Unicode MS" w:cs="Arial Unicode MS"/>
        </w:rPr>
        <w:t>. "</w:t>
      </w:r>
      <w:r>
        <w:rPr>
          <w:rFonts w:ascii="Arial Unicode MS" w:eastAsia="Arial Unicode MS" w:hAnsi="Arial Unicode MS" w:cs="Arial Unicode MS"/>
        </w:rPr>
        <w:t>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응답이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나왔는가</w:t>
      </w:r>
      <w:r>
        <w:rPr>
          <w:rFonts w:ascii="Arial Unicode MS" w:eastAsia="Arial Unicode MS" w:hAnsi="Arial Unicode MS" w:cs="Arial Unicode MS"/>
        </w:rPr>
        <w:t>", "</w:t>
      </w:r>
      <w:r>
        <w:rPr>
          <w:rFonts w:ascii="Arial Unicode MS" w:eastAsia="Arial Unicode MS" w:hAnsi="Arial Unicode MS" w:cs="Arial Unicode MS"/>
        </w:rPr>
        <w:t>어느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단계에서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비용이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집중되는가</w:t>
      </w:r>
      <w:r>
        <w:rPr>
          <w:rFonts w:ascii="Arial Unicode MS" w:eastAsia="Arial Unicode MS" w:hAnsi="Arial Unicode MS" w:cs="Arial Unicode MS"/>
        </w:rPr>
        <w:t>", "</w:t>
      </w:r>
      <w:r>
        <w:rPr>
          <w:rFonts w:ascii="Arial Unicode MS" w:eastAsia="Arial Unicode MS" w:hAnsi="Arial Unicode MS" w:cs="Arial Unicode MS"/>
        </w:rPr>
        <w:t>품질이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언제부터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저하되었는가</w:t>
      </w:r>
      <w:r>
        <w:rPr>
          <w:rFonts w:ascii="Arial Unicode MS" w:eastAsia="Arial Unicode MS" w:hAnsi="Arial Unicode MS" w:cs="Arial Unicode MS"/>
        </w:rPr>
        <w:t>"</w:t>
      </w:r>
      <w:r>
        <w:rPr>
          <w:rFonts w:ascii="Arial Unicode MS" w:eastAsia="Arial Unicode MS" w:hAnsi="Arial Unicode MS" w:cs="Arial Unicode MS"/>
        </w:rPr>
        <w:t>를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파악하려면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Agent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전용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Observability</w:t>
      </w:r>
      <w:r>
        <w:rPr>
          <w:rFonts w:ascii="Arial Unicode MS" w:eastAsia="Arial Unicode MS" w:hAnsi="Arial Unicode MS" w:cs="Arial Unicode MS"/>
        </w:rPr>
        <w:t>가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필수적이다</w:t>
      </w:r>
      <w:r>
        <w:rPr>
          <w:rFonts w:ascii="Arial Unicode MS" w:eastAsia="Arial Unicode MS" w:hAnsi="Arial Unicode MS" w:cs="Arial Unicode MS"/>
        </w:rPr>
        <w:t>.</w:t>
      </w:r>
    </w:p>
    <w:p w14:paraId="163CF2F9" w14:textId="77777777" w:rsidR="00D80D8A" w:rsidRDefault="00D80D8A"/>
    <w:p w14:paraId="3B41FB6C" w14:textId="77777777" w:rsidR="00D80D8A" w:rsidRDefault="00BE6280">
      <w:r>
        <w:rPr>
          <w:rFonts w:ascii="Arial Unicode MS" w:eastAsia="Arial Unicode MS" w:hAnsi="Arial Unicode MS" w:cs="Arial Unicode MS"/>
          <w:b/>
          <w:bCs/>
        </w:rPr>
        <w:t>다른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장과의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연결</w:t>
      </w:r>
      <w:r>
        <w:rPr>
          <w:rFonts w:ascii="Arial Unicode MS" w:eastAsia="Arial Unicode MS" w:hAnsi="Arial Unicode MS" w:cs="Arial Unicode MS"/>
          <w:b/>
          <w:bCs/>
        </w:rPr>
        <w:t>:</w:t>
      </w:r>
    </w:p>
    <w:p w14:paraId="6D572437" w14:textId="77777777" w:rsidR="00D80D8A" w:rsidRDefault="00D80D8A"/>
    <w:p w14:paraId="431544D8" w14:textId="77777777" w:rsidR="00D80D8A" w:rsidRDefault="00BE6280">
      <w:pPr>
        <w:numPr>
          <w:ilvl w:val="0"/>
          <w:numId w:val="9"/>
        </w:numPr>
      </w:pPr>
      <w:r>
        <w:rPr>
          <w:rFonts w:ascii="Arial Unicode MS" w:eastAsia="Arial Unicode MS" w:hAnsi="Arial Unicode MS" w:cs="Arial Unicode MS"/>
          <w:b/>
          <w:bCs/>
        </w:rPr>
        <w:t>3</w:t>
      </w:r>
      <w:r>
        <w:rPr>
          <w:rFonts w:ascii="Arial Unicode MS" w:eastAsia="Arial Unicode MS" w:hAnsi="Arial Unicode MS" w:cs="Arial Unicode MS"/>
          <w:b/>
          <w:bCs/>
        </w:rPr>
        <w:t>장</w:t>
      </w:r>
      <w:r>
        <w:rPr>
          <w:rFonts w:ascii="Arial Unicode MS" w:eastAsia="Arial Unicode MS" w:hAnsi="Arial Unicode MS" w:cs="Arial Unicode MS"/>
          <w:b/>
          <w:bCs/>
        </w:rPr>
        <w:t>(LLM):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Model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Routing</w:t>
      </w:r>
      <w:proofErr w:type="spellEnd"/>
      <w:r>
        <w:rPr>
          <w:rFonts w:ascii="Arial Unicode MS" w:eastAsia="Arial Unicode MS" w:hAnsi="Arial Unicode MS" w:cs="Arial Unicode MS"/>
        </w:rPr>
        <w:t>(3.4</w:t>
      </w:r>
      <w:r>
        <w:rPr>
          <w:rFonts w:ascii="Arial Unicode MS" w:eastAsia="Arial Unicode MS" w:hAnsi="Arial Unicode MS" w:cs="Arial Unicode MS"/>
        </w:rPr>
        <w:t>절</w:t>
      </w:r>
      <w:r>
        <w:rPr>
          <w:rFonts w:ascii="Arial Unicode MS" w:eastAsia="Arial Unicode MS" w:hAnsi="Arial Unicode MS" w:cs="Arial Unicode MS"/>
        </w:rPr>
        <w:t xml:space="preserve">) </w:t>
      </w:r>
      <w:r>
        <w:rPr>
          <w:rFonts w:ascii="Arial Unicode MS" w:eastAsia="Arial Unicode MS" w:hAnsi="Arial Unicode MS" w:cs="Arial Unicode MS"/>
        </w:rPr>
        <w:t>도입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판단의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근거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데이터</w:t>
      </w:r>
      <w:r>
        <w:rPr>
          <w:rFonts w:ascii="Arial Unicode MS" w:eastAsia="Arial Unicode MS" w:hAnsi="Arial Unicode MS" w:cs="Arial Unicode MS"/>
        </w:rPr>
        <w:t>(</w:t>
      </w:r>
      <w:proofErr w:type="spellStart"/>
      <w:r>
        <w:rPr>
          <w:rFonts w:ascii="Arial Unicode MS" w:eastAsia="Arial Unicode MS" w:hAnsi="Arial Unicode MS" w:cs="Arial Unicode MS"/>
        </w:rPr>
        <w:t>호출별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토큰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소모량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응답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품질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지연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분포</w:t>
      </w:r>
      <w:r>
        <w:rPr>
          <w:rFonts w:ascii="Arial Unicode MS" w:eastAsia="Arial Unicode MS" w:hAnsi="Arial Unicode MS" w:cs="Arial Unicode MS"/>
        </w:rPr>
        <w:t>)</w:t>
      </w:r>
      <w:proofErr w:type="spellStart"/>
      <w:r>
        <w:rPr>
          <w:rFonts w:ascii="Arial Unicode MS" w:eastAsia="Arial Unicode MS" w:hAnsi="Arial Unicode MS" w:cs="Arial Unicode MS"/>
        </w:rPr>
        <w:t>를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Observability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도구가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수집한다</w:t>
      </w:r>
      <w:r>
        <w:rPr>
          <w:rFonts w:ascii="Arial Unicode MS" w:eastAsia="Arial Unicode MS" w:hAnsi="Arial Unicode MS" w:cs="Arial Unicode MS"/>
        </w:rPr>
        <w:t>.</w:t>
      </w:r>
    </w:p>
    <w:p w14:paraId="21FEFDD8" w14:textId="77777777" w:rsidR="00D80D8A" w:rsidRDefault="00BE6280">
      <w:pPr>
        <w:numPr>
          <w:ilvl w:val="0"/>
          <w:numId w:val="9"/>
        </w:numPr>
      </w:pPr>
      <w:r>
        <w:rPr>
          <w:rFonts w:ascii="Arial Unicode MS" w:eastAsia="Arial Unicode MS" w:hAnsi="Arial Unicode MS" w:cs="Arial Unicode MS"/>
          <w:b/>
          <w:bCs/>
        </w:rPr>
        <w:t>4</w:t>
      </w:r>
      <w:r>
        <w:rPr>
          <w:rFonts w:ascii="Arial Unicode MS" w:eastAsia="Arial Unicode MS" w:hAnsi="Arial Unicode MS" w:cs="Arial Unicode MS"/>
          <w:b/>
          <w:bCs/>
        </w:rPr>
        <w:t>장</w:t>
      </w:r>
      <w:r>
        <w:rPr>
          <w:rFonts w:ascii="Arial Unicode MS" w:eastAsia="Arial Unicode MS" w:hAnsi="Arial Unicode MS" w:cs="Arial Unicode MS"/>
          <w:b/>
          <w:bCs/>
        </w:rPr>
        <w:t>(</w:t>
      </w:r>
      <w:proofErr w:type="spellStart"/>
      <w:r>
        <w:rPr>
          <w:rFonts w:ascii="Arial Unicode MS" w:eastAsia="Arial Unicode MS" w:hAnsi="Arial Unicode MS" w:cs="Arial Unicode MS"/>
          <w:b/>
          <w:bCs/>
        </w:rPr>
        <w:t>Framework</w:t>
      </w:r>
      <w:proofErr w:type="spellEnd"/>
      <w:r>
        <w:rPr>
          <w:rFonts w:ascii="Arial Unicode MS" w:eastAsia="Arial Unicode MS" w:hAnsi="Arial Unicode MS" w:cs="Arial Unicode MS"/>
          <w:b/>
          <w:bCs/>
        </w:rPr>
        <w:t>):</w:t>
      </w:r>
      <w:r>
        <w:rPr>
          <w:rFonts w:ascii="Arial Unicode MS" w:eastAsia="Arial Unicode MS" w:hAnsi="Arial Unicode MS" w:cs="Arial Unicode MS"/>
        </w:rPr>
        <w:t xml:space="preserve"> 4.3 </w:t>
      </w:r>
      <w:r>
        <w:rPr>
          <w:rFonts w:ascii="Arial Unicode MS" w:eastAsia="Arial Unicode MS" w:hAnsi="Arial Unicode MS" w:cs="Arial Unicode MS"/>
        </w:rPr>
        <w:t>비교표의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Observability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항목</w:t>
      </w:r>
      <w:r>
        <w:rPr>
          <w:rFonts w:ascii="Arial Unicode MS" w:eastAsia="Arial Unicode MS" w:hAnsi="Arial Unicode MS" w:cs="Arial Unicode MS"/>
        </w:rPr>
        <w:t>(</w:t>
      </w:r>
      <w:proofErr w:type="spellStart"/>
      <w:r>
        <w:rPr>
          <w:rFonts w:ascii="Arial Unicode MS" w:eastAsia="Arial Unicode MS" w:hAnsi="Arial Unicode MS" w:cs="Arial Unicode MS"/>
        </w:rPr>
        <w:t>LangSmith</w:t>
      </w:r>
      <w:proofErr w:type="spellEnd"/>
      <w:r>
        <w:rPr>
          <w:rFonts w:ascii="Arial Unicode MS" w:eastAsia="Arial Unicode MS" w:hAnsi="Arial Unicode MS" w:cs="Arial Unicode MS"/>
        </w:rPr>
        <w:t xml:space="preserve">, </w:t>
      </w:r>
      <w:proofErr w:type="spellStart"/>
      <w:r>
        <w:rPr>
          <w:rFonts w:ascii="Arial Unicode MS" w:eastAsia="Arial Unicode MS" w:hAnsi="Arial Unicode MS" w:cs="Arial Unicode MS"/>
        </w:rPr>
        <w:t>OpenTelemetry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등</w:t>
      </w:r>
      <w:r>
        <w:rPr>
          <w:rFonts w:ascii="Arial Unicode MS" w:eastAsia="Arial Unicode MS" w:hAnsi="Arial Unicode MS" w:cs="Arial Unicode MS"/>
        </w:rPr>
        <w:t>)</w:t>
      </w:r>
      <w:r>
        <w:rPr>
          <w:rFonts w:ascii="Arial Unicode MS" w:eastAsia="Arial Unicode MS" w:hAnsi="Arial Unicode MS" w:cs="Arial Unicode MS"/>
        </w:rPr>
        <w:t>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장에서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구체화한다</w:t>
      </w:r>
      <w:r>
        <w:rPr>
          <w:rFonts w:ascii="Arial Unicode MS" w:eastAsia="Arial Unicode MS" w:hAnsi="Arial Unicode MS" w:cs="Arial Unicode MS"/>
        </w:rPr>
        <w:t xml:space="preserve">. </w:t>
      </w:r>
      <w:proofErr w:type="spellStart"/>
      <w:r>
        <w:rPr>
          <w:rFonts w:ascii="Arial Unicode MS" w:eastAsia="Arial Unicode MS" w:hAnsi="Arial Unicode MS" w:cs="Arial Unicode MS"/>
        </w:rPr>
        <w:t>Framework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선택에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따라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자동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계측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가능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여부가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달라진다</w:t>
      </w:r>
      <w:r>
        <w:rPr>
          <w:rFonts w:ascii="Arial Unicode MS" w:eastAsia="Arial Unicode MS" w:hAnsi="Arial Unicode MS" w:cs="Arial Unicode MS"/>
        </w:rPr>
        <w:t>.</w:t>
      </w:r>
    </w:p>
    <w:p w14:paraId="4E5D061C" w14:textId="77777777" w:rsidR="00D80D8A" w:rsidRDefault="00BE6280">
      <w:pPr>
        <w:numPr>
          <w:ilvl w:val="0"/>
          <w:numId w:val="9"/>
        </w:numPr>
      </w:pPr>
      <w:r>
        <w:rPr>
          <w:rFonts w:ascii="Arial Unicode MS" w:eastAsia="Arial Unicode MS" w:hAnsi="Arial Unicode MS" w:cs="Arial Unicode MS"/>
          <w:b/>
          <w:bCs/>
        </w:rPr>
        <w:t>9</w:t>
      </w:r>
      <w:r>
        <w:rPr>
          <w:rFonts w:ascii="Arial Unicode MS" w:eastAsia="Arial Unicode MS" w:hAnsi="Arial Unicode MS" w:cs="Arial Unicode MS"/>
          <w:b/>
          <w:bCs/>
        </w:rPr>
        <w:t>장</w:t>
      </w:r>
      <w:r>
        <w:rPr>
          <w:rFonts w:ascii="Arial Unicode MS" w:eastAsia="Arial Unicode MS" w:hAnsi="Arial Unicode MS" w:cs="Arial Unicode MS"/>
          <w:b/>
          <w:bCs/>
        </w:rPr>
        <w:t>(RAG Pipeline):</w:t>
      </w:r>
      <w:r>
        <w:rPr>
          <w:rFonts w:ascii="Arial Unicode MS" w:eastAsia="Arial Unicode MS" w:hAnsi="Arial Unicode MS" w:cs="Arial Unicode MS"/>
        </w:rPr>
        <w:t xml:space="preserve"> 9</w:t>
      </w:r>
      <w:r>
        <w:rPr>
          <w:rFonts w:ascii="Arial Unicode MS" w:eastAsia="Arial Unicode MS" w:hAnsi="Arial Unicode MS" w:cs="Arial Unicode MS"/>
        </w:rPr>
        <w:t>장에서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구성한</w:t>
      </w:r>
      <w:r>
        <w:rPr>
          <w:rFonts w:ascii="Arial Unicode MS" w:eastAsia="Arial Unicode MS" w:hAnsi="Arial Unicode MS" w:cs="Arial Unicode MS"/>
        </w:rPr>
        <w:t xml:space="preserve"> RAG </w:t>
      </w:r>
      <w:r>
        <w:rPr>
          <w:rFonts w:ascii="Arial Unicode MS" w:eastAsia="Arial Unicode MS" w:hAnsi="Arial Unicode MS" w:cs="Arial Unicode MS"/>
        </w:rPr>
        <w:t>파이프라인의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검색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품질</w:t>
      </w:r>
      <w:r>
        <w:rPr>
          <w:rFonts w:ascii="Arial Unicode MS" w:eastAsia="Arial Unicode MS" w:hAnsi="Arial Unicode MS" w:cs="Arial Unicode MS"/>
        </w:rPr>
        <w:t>·</w:t>
      </w:r>
      <w:r>
        <w:rPr>
          <w:rFonts w:ascii="Arial Unicode MS" w:eastAsia="Arial Unicode MS" w:hAnsi="Arial Unicode MS" w:cs="Arial Unicode MS"/>
        </w:rPr>
        <w:t>임베딩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드리프</w:t>
      </w:r>
      <w:r>
        <w:rPr>
          <w:rFonts w:ascii="Arial Unicode MS" w:eastAsia="Arial Unicode MS" w:hAnsi="Arial Unicode MS" w:cs="Arial Unicode MS"/>
        </w:rPr>
        <w:t>트를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장의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도구로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모니터링한다</w:t>
      </w:r>
      <w:r>
        <w:rPr>
          <w:rFonts w:ascii="Arial Unicode MS" w:eastAsia="Arial Unicode MS" w:hAnsi="Arial Unicode MS" w:cs="Arial Unicode MS"/>
        </w:rPr>
        <w:t xml:space="preserve">(11.3.1 </w:t>
      </w:r>
      <w:r>
        <w:rPr>
          <w:rFonts w:ascii="Arial Unicode MS" w:eastAsia="Arial Unicode MS" w:hAnsi="Arial Unicode MS" w:cs="Arial Unicode MS"/>
        </w:rPr>
        <w:t>보조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레이어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참조</w:t>
      </w:r>
      <w:r>
        <w:rPr>
          <w:rFonts w:ascii="Arial Unicode MS" w:eastAsia="Arial Unicode MS" w:hAnsi="Arial Unicode MS" w:cs="Arial Unicode MS"/>
        </w:rPr>
        <w:t>).</w:t>
      </w:r>
    </w:p>
    <w:p w14:paraId="61C03451" w14:textId="77777777" w:rsidR="00D80D8A" w:rsidRDefault="00BE6280">
      <w:pPr>
        <w:numPr>
          <w:ilvl w:val="0"/>
          <w:numId w:val="9"/>
        </w:numPr>
      </w:pPr>
      <w:r>
        <w:rPr>
          <w:rFonts w:ascii="Arial Unicode MS" w:eastAsia="Arial Unicode MS" w:hAnsi="Arial Unicode MS" w:cs="Arial Unicode MS"/>
          <w:b/>
          <w:bCs/>
        </w:rPr>
        <w:t>10</w:t>
      </w:r>
      <w:r>
        <w:rPr>
          <w:rFonts w:ascii="Arial Unicode MS" w:eastAsia="Arial Unicode MS" w:hAnsi="Arial Unicode MS" w:cs="Arial Unicode MS"/>
          <w:b/>
          <w:bCs/>
        </w:rPr>
        <w:t>장</w:t>
      </w:r>
      <w:r>
        <w:rPr>
          <w:rFonts w:ascii="Arial Unicode MS" w:eastAsia="Arial Unicode MS" w:hAnsi="Arial Unicode MS" w:cs="Arial Unicode MS"/>
          <w:b/>
          <w:bCs/>
        </w:rPr>
        <w:t>(</w:t>
      </w:r>
      <w:proofErr w:type="spellStart"/>
      <w:r>
        <w:rPr>
          <w:rFonts w:ascii="Arial Unicode MS" w:eastAsia="Arial Unicode MS" w:hAnsi="Arial Unicode MS" w:cs="Arial Unicode MS"/>
          <w:b/>
          <w:bCs/>
        </w:rPr>
        <w:t>Guardrails</w:t>
      </w:r>
      <w:proofErr w:type="spellEnd"/>
      <w:r>
        <w:rPr>
          <w:rFonts w:ascii="Arial Unicode MS" w:eastAsia="Arial Unicode MS" w:hAnsi="Arial Unicode MS" w:cs="Arial Unicode MS"/>
          <w:b/>
          <w:bCs/>
        </w:rPr>
        <w:t>):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Guardrails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운영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필요한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트리거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빈도</w:t>
      </w:r>
      <w:r>
        <w:rPr>
          <w:rFonts w:ascii="Arial Unicode MS" w:eastAsia="Arial Unicode MS" w:hAnsi="Arial Unicode MS" w:cs="Arial Unicode MS"/>
        </w:rPr>
        <w:t xml:space="preserve">, </w:t>
      </w:r>
      <w:proofErr w:type="spellStart"/>
      <w:r>
        <w:rPr>
          <w:rFonts w:ascii="Arial Unicode MS" w:eastAsia="Arial Unicode MS" w:hAnsi="Arial Unicode MS" w:cs="Arial Unicode MS"/>
        </w:rPr>
        <w:t>차단율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추이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모니터링을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장의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도구로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구현한다</w:t>
      </w:r>
      <w:r>
        <w:rPr>
          <w:rFonts w:ascii="Arial Unicode MS" w:eastAsia="Arial Unicode MS" w:hAnsi="Arial Unicode MS" w:cs="Arial Unicode MS"/>
        </w:rPr>
        <w:t>.</w:t>
      </w:r>
    </w:p>
    <w:p w14:paraId="25A3E098" w14:textId="77777777" w:rsidR="00D80D8A" w:rsidRDefault="00BE6280">
      <w:pPr>
        <w:numPr>
          <w:ilvl w:val="0"/>
          <w:numId w:val="9"/>
        </w:numPr>
      </w:pPr>
      <w:r>
        <w:rPr>
          <w:rFonts w:ascii="Arial Unicode MS" w:eastAsia="Arial Unicode MS" w:hAnsi="Arial Unicode MS" w:cs="Arial Unicode MS"/>
          <w:b/>
          <w:bCs/>
        </w:rPr>
        <w:t>12</w:t>
      </w:r>
      <w:r>
        <w:rPr>
          <w:rFonts w:ascii="Arial Unicode MS" w:eastAsia="Arial Unicode MS" w:hAnsi="Arial Unicode MS" w:cs="Arial Unicode MS"/>
          <w:b/>
          <w:bCs/>
        </w:rPr>
        <w:t>장</w:t>
      </w:r>
      <w:r>
        <w:rPr>
          <w:rFonts w:ascii="Arial Unicode MS" w:eastAsia="Arial Unicode MS" w:hAnsi="Arial Unicode MS" w:cs="Arial Unicode MS"/>
          <w:b/>
          <w:bCs/>
        </w:rPr>
        <w:t>(</w:t>
      </w:r>
      <w:proofErr w:type="spellStart"/>
      <w:r>
        <w:rPr>
          <w:rFonts w:ascii="Arial Unicode MS" w:eastAsia="Arial Unicode MS" w:hAnsi="Arial Unicode MS" w:cs="Arial Unicode MS"/>
          <w:b/>
          <w:bCs/>
        </w:rPr>
        <w:t>Orchestration</w:t>
      </w:r>
      <w:proofErr w:type="spellEnd"/>
      <w:r>
        <w:rPr>
          <w:rFonts w:ascii="Arial Unicode MS" w:eastAsia="Arial Unicode MS" w:hAnsi="Arial Unicode MS" w:cs="Arial Unicode MS"/>
          <w:b/>
          <w:bCs/>
        </w:rPr>
        <w:t>):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아키텍처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유형</w:t>
      </w:r>
      <w:r>
        <w:rPr>
          <w:rFonts w:ascii="Arial Unicode MS" w:eastAsia="Arial Unicode MS" w:hAnsi="Arial Unicode MS" w:cs="Arial Unicode MS"/>
        </w:rPr>
        <w:t>(2.2</w:t>
      </w:r>
      <w:r>
        <w:rPr>
          <w:rFonts w:ascii="Arial Unicode MS" w:eastAsia="Arial Unicode MS" w:hAnsi="Arial Unicode MS" w:cs="Arial Unicode MS"/>
        </w:rPr>
        <w:t>절</w:t>
      </w:r>
      <w:r>
        <w:rPr>
          <w:rFonts w:ascii="Arial Unicode MS" w:eastAsia="Arial Unicode MS" w:hAnsi="Arial Unicode MS" w:cs="Arial Unicode MS"/>
        </w:rPr>
        <w:t>)</w:t>
      </w:r>
      <w:r>
        <w:rPr>
          <w:rFonts w:ascii="Arial Unicode MS" w:eastAsia="Arial Unicode MS" w:hAnsi="Arial Unicode MS" w:cs="Arial Unicode MS"/>
        </w:rPr>
        <w:t>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따라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필요한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트레이싱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깊이</w:t>
      </w:r>
      <w:r>
        <w:rPr>
          <w:rFonts w:ascii="Arial Unicode MS" w:eastAsia="Arial Unicode MS" w:hAnsi="Arial Unicode MS" w:cs="Arial Unicode MS"/>
        </w:rPr>
        <w:t>(11.1.2</w:t>
      </w:r>
      <w:r>
        <w:rPr>
          <w:rFonts w:ascii="Arial Unicode MS" w:eastAsia="Arial Unicode MS" w:hAnsi="Arial Unicode MS" w:cs="Arial Unicode MS"/>
        </w:rPr>
        <w:t>절</w:t>
      </w:r>
      <w:r>
        <w:rPr>
          <w:rFonts w:ascii="Arial Unicode MS" w:eastAsia="Arial Unicode MS" w:hAnsi="Arial Unicode MS" w:cs="Arial Unicode MS"/>
        </w:rPr>
        <w:t>)</w:t>
      </w:r>
      <w:r>
        <w:rPr>
          <w:rFonts w:ascii="Arial Unicode MS" w:eastAsia="Arial Unicode MS" w:hAnsi="Arial Unicode MS" w:cs="Arial Unicode MS"/>
        </w:rPr>
        <w:t>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달라진다</w:t>
      </w:r>
      <w:r>
        <w:rPr>
          <w:rFonts w:ascii="Arial Unicode MS" w:eastAsia="Arial Unicode MS" w:hAnsi="Arial Unicode MS" w:cs="Arial Unicode MS"/>
        </w:rPr>
        <w:t>. 12</w:t>
      </w:r>
      <w:r>
        <w:rPr>
          <w:rFonts w:ascii="Arial Unicode MS" w:eastAsia="Arial Unicode MS" w:hAnsi="Arial Unicode MS" w:cs="Arial Unicode MS"/>
        </w:rPr>
        <w:t>장에서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유형별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기술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조합을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결정할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때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레벨을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참조한다</w:t>
      </w:r>
      <w:r>
        <w:rPr>
          <w:rFonts w:ascii="Arial Unicode MS" w:eastAsia="Arial Unicode MS" w:hAnsi="Arial Unicode MS" w:cs="Arial Unicode MS"/>
        </w:rPr>
        <w:t xml:space="preserve">. </w:t>
      </w:r>
    </w:p>
    <w:p w14:paraId="1AEBE08B" w14:textId="77777777" w:rsidR="00D80D8A" w:rsidRDefault="00D80D8A"/>
    <w:p w14:paraId="6611E63F" w14:textId="77777777" w:rsidR="00D80D8A" w:rsidRDefault="00BE6280">
      <w:r>
        <w:rPr>
          <w:rFonts w:ascii="Arial Unicode MS" w:eastAsia="Arial Unicode MS" w:hAnsi="Arial Unicode MS" w:cs="Arial Unicode MS"/>
          <w:b/>
          <w:bCs/>
        </w:rPr>
        <w:t>이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장의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활용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흐름</w:t>
      </w:r>
      <w:r>
        <w:rPr>
          <w:rFonts w:ascii="Arial Unicode MS" w:eastAsia="Arial Unicode MS" w:hAnsi="Arial Unicode MS" w:cs="Arial Unicode MS"/>
          <w:b/>
          <w:bCs/>
        </w:rPr>
        <w:t>:</w:t>
      </w:r>
      <w:r>
        <w:rPr>
          <w:rFonts w:ascii="Arial Unicode MS" w:eastAsia="Arial Unicode MS" w:hAnsi="Arial Unicode MS" w:cs="Arial Unicode MS"/>
        </w:rPr>
        <w:t xml:space="preserve"> 11.1</w:t>
      </w:r>
      <w:r>
        <w:rPr>
          <w:rFonts w:ascii="Arial Unicode MS" w:eastAsia="Arial Unicode MS" w:hAnsi="Arial Unicode MS" w:cs="Arial Unicode MS"/>
        </w:rPr>
        <w:t>에서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자신의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프로젝트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단계</w:t>
      </w:r>
      <w:r>
        <w:rPr>
          <w:rFonts w:ascii="Arial Unicode MS" w:eastAsia="Arial Unicode MS" w:hAnsi="Arial Unicode MS" w:cs="Arial Unicode MS"/>
        </w:rPr>
        <w:t>·</w:t>
      </w:r>
      <w:r>
        <w:rPr>
          <w:rFonts w:ascii="Arial Unicode MS" w:eastAsia="Arial Unicode MS" w:hAnsi="Arial Unicode MS" w:cs="Arial Unicode MS"/>
        </w:rPr>
        <w:t>트레이싱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깊이</w:t>
      </w:r>
      <w:r>
        <w:rPr>
          <w:rFonts w:ascii="Arial Unicode MS" w:eastAsia="Arial Unicode MS" w:hAnsi="Arial Unicode MS" w:cs="Arial Unicode MS"/>
        </w:rPr>
        <w:t>·</w:t>
      </w:r>
      <w:r>
        <w:rPr>
          <w:rFonts w:ascii="Arial Unicode MS" w:eastAsia="Arial Unicode MS" w:hAnsi="Arial Unicode MS" w:cs="Arial Unicode MS"/>
        </w:rPr>
        <w:t>요구조건을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확인한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뒤</w:t>
      </w:r>
      <w:r>
        <w:rPr>
          <w:rFonts w:ascii="Arial Unicode MS" w:eastAsia="Arial Unicode MS" w:hAnsi="Arial Unicode MS" w:cs="Arial Unicode MS"/>
        </w:rPr>
        <w:t>, 11.2</w:t>
      </w:r>
      <w:r>
        <w:rPr>
          <w:rFonts w:ascii="Arial Unicode MS" w:eastAsia="Arial Unicode MS" w:hAnsi="Arial Unicode MS" w:cs="Arial Unicode MS"/>
        </w:rPr>
        <w:t>에서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도구별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특성을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비교하고</w:t>
      </w:r>
      <w:r>
        <w:rPr>
          <w:rFonts w:ascii="Arial Unicode MS" w:eastAsia="Arial Unicode MS" w:hAnsi="Arial Unicode MS" w:cs="Arial Unicode MS"/>
        </w:rPr>
        <w:t>, 11.3</w:t>
      </w:r>
      <w:r>
        <w:rPr>
          <w:rFonts w:ascii="Arial Unicode MS" w:eastAsia="Arial Unicode MS" w:hAnsi="Arial Unicode MS" w:cs="Arial Unicode MS"/>
        </w:rPr>
        <w:t>에서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조건을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대입하여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도구를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확정한다</w:t>
      </w:r>
      <w:r>
        <w:rPr>
          <w:rFonts w:ascii="Arial Unicode MS" w:eastAsia="Arial Unicode MS" w:hAnsi="Arial Unicode MS" w:cs="Arial Unicode MS"/>
        </w:rPr>
        <w:t>.</w:t>
      </w:r>
    </w:p>
    <w:p w14:paraId="57BAF01A" w14:textId="77777777" w:rsidR="00D80D8A" w:rsidRDefault="00D80D8A"/>
    <w:p w14:paraId="399A00E5" w14:textId="77777777" w:rsidR="00D80D8A" w:rsidRDefault="00BE6280">
      <w:r>
        <w:pict w14:anchorId="71B9C382">
          <v:rect id="_x0000_i1038" style="width:0;height:1.5pt" o:hralign="center" o:hrstd="t" o:hr="t" fillcolor="#a0a0a0" stroked="f"/>
        </w:pict>
      </w:r>
    </w:p>
    <w:p w14:paraId="642116CC" w14:textId="77777777" w:rsidR="00D80D8A" w:rsidRDefault="00BE6280">
      <w:pPr>
        <w:pStyle w:val="3"/>
      </w:pPr>
      <w:bookmarkStart w:id="271" w:name="_iqe83iibrf8j" w:colFirst="0" w:colLast="0"/>
      <w:bookmarkEnd w:id="271"/>
      <w:r>
        <w:rPr>
          <w:rFonts w:ascii="Arial Unicode MS" w:eastAsia="Arial Unicode MS" w:hAnsi="Arial Unicode MS" w:cs="Arial Unicode MS"/>
        </w:rPr>
        <w:t xml:space="preserve">11.1 </w:t>
      </w:r>
      <w:r>
        <w:rPr>
          <w:rFonts w:ascii="Arial Unicode MS" w:eastAsia="Arial Unicode MS" w:hAnsi="Arial Unicode MS" w:cs="Arial Unicode MS"/>
        </w:rPr>
        <w:t>선정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확인사항</w:t>
      </w:r>
    </w:p>
    <w:p w14:paraId="6474867F" w14:textId="77777777" w:rsidR="00D80D8A" w:rsidRDefault="00BE6280">
      <w:r>
        <w:rPr>
          <w:rFonts w:ascii="Arial Unicode MS" w:eastAsia="Arial Unicode MS" w:hAnsi="Arial Unicode MS" w:cs="Arial Unicode MS"/>
        </w:rPr>
        <w:t>도구를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비교하기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전에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자신의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환경을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프로젝트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단계</w:t>
      </w:r>
      <w:r>
        <w:rPr>
          <w:rFonts w:ascii="Arial Unicode MS" w:eastAsia="Arial Unicode MS" w:hAnsi="Arial Unicode MS" w:cs="Arial Unicode MS"/>
        </w:rPr>
        <w:t xml:space="preserve">(11.1.1) → </w:t>
      </w:r>
      <w:proofErr w:type="spellStart"/>
      <w:r>
        <w:rPr>
          <w:rFonts w:ascii="Arial Unicode MS" w:eastAsia="Arial Unicode MS" w:hAnsi="Arial Unicode MS" w:cs="Arial Unicode MS"/>
        </w:rPr>
        <w:t>트레이싱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깊이</w:t>
      </w:r>
      <w:r>
        <w:rPr>
          <w:rFonts w:ascii="Arial Unicode MS" w:eastAsia="Arial Unicode MS" w:hAnsi="Arial Unicode MS" w:cs="Arial Unicode MS"/>
        </w:rPr>
        <w:t xml:space="preserve">(11.1.2) </w:t>
      </w:r>
      <w:r>
        <w:rPr>
          <w:rFonts w:ascii="Arial Unicode MS" w:eastAsia="Arial Unicode MS" w:hAnsi="Arial Unicode MS" w:cs="Arial Unicode MS"/>
        </w:rPr>
        <w:t xml:space="preserve">→ </w:t>
      </w:r>
      <w:r>
        <w:rPr>
          <w:rFonts w:ascii="Arial Unicode MS" w:eastAsia="Arial Unicode MS" w:hAnsi="Arial Unicode MS" w:cs="Arial Unicode MS"/>
        </w:rPr>
        <w:t>핵심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요구조건</w:t>
      </w:r>
      <w:r>
        <w:rPr>
          <w:rFonts w:ascii="Arial Unicode MS" w:eastAsia="Arial Unicode MS" w:hAnsi="Arial Unicode MS" w:cs="Arial Unicode MS"/>
        </w:rPr>
        <w:t xml:space="preserve">(11.1.3) </w:t>
      </w:r>
      <w:r>
        <w:rPr>
          <w:rFonts w:ascii="Arial Unicode MS" w:eastAsia="Arial Unicode MS" w:hAnsi="Arial Unicode MS" w:cs="Arial Unicode MS"/>
        </w:rPr>
        <w:t>순으로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확인해야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한다</w:t>
      </w:r>
      <w:r>
        <w:rPr>
          <w:rFonts w:ascii="Arial Unicode MS" w:eastAsia="Arial Unicode MS" w:hAnsi="Arial Unicode MS" w:cs="Arial Unicode MS"/>
        </w:rPr>
        <w:t xml:space="preserve">. </w:t>
      </w:r>
      <w:r>
        <w:rPr>
          <w:rFonts w:ascii="Arial Unicode MS" w:eastAsia="Arial Unicode MS" w:hAnsi="Arial Unicode MS" w:cs="Arial Unicode MS"/>
        </w:rPr>
        <w:t>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절을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읽고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나면</w:t>
      </w:r>
      <w:r>
        <w:rPr>
          <w:rFonts w:ascii="Arial Unicode MS" w:eastAsia="Arial Unicode MS" w:hAnsi="Arial Unicode MS" w:cs="Arial Unicode MS"/>
        </w:rPr>
        <w:t xml:space="preserve"> "</w:t>
      </w:r>
      <w:r>
        <w:rPr>
          <w:rFonts w:ascii="Arial Unicode MS" w:eastAsia="Arial Unicode MS" w:hAnsi="Arial Unicode MS" w:cs="Arial Unicode MS"/>
        </w:rPr>
        <w:t>나는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단계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X</w:t>
      </w:r>
      <w:proofErr w:type="spellEnd"/>
      <w:r>
        <w:rPr>
          <w:rFonts w:ascii="Arial Unicode MS" w:eastAsia="Arial Unicode MS" w:hAnsi="Arial Unicode MS" w:cs="Arial Unicode MS"/>
        </w:rPr>
        <w:t xml:space="preserve">, </w:t>
      </w:r>
      <w:proofErr w:type="spellStart"/>
      <w:r>
        <w:rPr>
          <w:rFonts w:ascii="Arial Unicode MS" w:eastAsia="Arial Unicode MS" w:hAnsi="Arial Unicode MS" w:cs="Arial Unicode MS"/>
        </w:rPr>
        <w:t>트레이싱</w:t>
      </w:r>
      <w:proofErr w:type="spellEnd"/>
      <w:r>
        <w:rPr>
          <w:rFonts w:ascii="Arial Unicode MS" w:eastAsia="Arial Unicode MS" w:hAnsi="Arial Unicode MS" w:cs="Arial Unicode MS"/>
        </w:rPr>
        <w:t xml:space="preserve"> L</w:t>
      </w:r>
      <w:r>
        <w:rPr>
          <w:i/>
          <w:iCs/>
        </w:rPr>
        <w:t>Y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조건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a</w:t>
      </w:r>
      <w:proofErr w:type="spellEnd"/>
      <w:r>
        <w:rPr>
          <w:rFonts w:ascii="Arial Unicode MS" w:eastAsia="Arial Unicode MS" w:hAnsi="Arial Unicode MS" w:cs="Arial Unicode MS"/>
        </w:rPr>
        <w:t>/</w:t>
      </w:r>
      <w:proofErr w:type="spellStart"/>
      <w:r>
        <w:rPr>
          <w:rFonts w:ascii="Arial Unicode MS" w:eastAsia="Arial Unicode MS" w:hAnsi="Arial Unicode MS" w:cs="Arial Unicode MS"/>
        </w:rPr>
        <w:t>b</w:t>
      </w:r>
      <w:proofErr w:type="spellEnd"/>
      <w:r>
        <w:rPr>
          <w:rFonts w:ascii="Arial Unicode MS" w:eastAsia="Arial Unicode MS" w:hAnsi="Arial Unicode MS" w:cs="Arial Unicode MS"/>
        </w:rPr>
        <w:t>/</w:t>
      </w:r>
      <w:proofErr w:type="spellStart"/>
      <w:r>
        <w:rPr>
          <w:rFonts w:ascii="Arial Unicode MS" w:eastAsia="Arial Unicode MS" w:hAnsi="Arial Unicode MS" w:cs="Arial Unicode MS"/>
        </w:rPr>
        <w:t>c"</w:t>
      </w:r>
      <w:r>
        <w:rPr>
          <w:rFonts w:ascii="Arial Unicode MS" w:eastAsia="Arial Unicode MS" w:hAnsi="Arial Unicode MS" w:cs="Arial Unicode MS"/>
        </w:rPr>
        <w:t>를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특정할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있어야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한다</w:t>
      </w:r>
      <w:r>
        <w:rPr>
          <w:rFonts w:ascii="Arial Unicode MS" w:eastAsia="Arial Unicode MS" w:hAnsi="Arial Unicode MS" w:cs="Arial Unicode MS"/>
        </w:rPr>
        <w:t>.</w:t>
      </w:r>
    </w:p>
    <w:p w14:paraId="65588FAD" w14:textId="77777777" w:rsidR="00D80D8A" w:rsidRDefault="00D80D8A"/>
    <w:p w14:paraId="118CBC03" w14:textId="77777777" w:rsidR="00D80D8A" w:rsidRDefault="00BE6280">
      <w:proofErr w:type="spellStart"/>
      <w:r>
        <w:rPr>
          <w:rFonts w:ascii="Arial Unicode MS" w:eastAsia="Arial Unicode MS" w:hAnsi="Arial Unicode MS" w:cs="Arial Unicode MS"/>
          <w:b/>
          <w:bCs/>
        </w:rPr>
        <w:t>보안</w:t>
      </w:r>
      <w:r>
        <w:rPr>
          <w:rFonts w:ascii="Arial Unicode MS" w:eastAsia="Arial Unicode MS" w:hAnsi="Arial Unicode MS" w:cs="Arial Unicode MS"/>
          <w:b/>
          <w:bCs/>
        </w:rPr>
        <w:t>·</w:t>
      </w:r>
      <w:r>
        <w:rPr>
          <w:rFonts w:ascii="Arial Unicode MS" w:eastAsia="Arial Unicode MS" w:hAnsi="Arial Unicode MS" w:cs="Arial Unicode MS"/>
          <w:b/>
          <w:bCs/>
        </w:rPr>
        <w:t>프라이버시</w:t>
      </w:r>
      <w:proofErr w:type="spellEnd"/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주의</w:t>
      </w:r>
      <w:r>
        <w:rPr>
          <w:rFonts w:ascii="Arial Unicode MS" w:eastAsia="Arial Unicode MS" w:hAnsi="Arial Unicode MS" w:cs="Arial Unicode MS"/>
          <w:b/>
          <w:bCs/>
        </w:rPr>
        <w:t>: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Observability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도구에는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프롬프트와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응답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원문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도구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호출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파라미터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사용자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세션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정보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등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민감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데이터가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저장된다</w:t>
      </w:r>
      <w:r>
        <w:rPr>
          <w:rFonts w:ascii="Arial Unicode MS" w:eastAsia="Arial Unicode MS" w:hAnsi="Arial Unicode MS" w:cs="Arial Unicode MS"/>
        </w:rPr>
        <w:t xml:space="preserve">. </w:t>
      </w:r>
      <w:proofErr w:type="spellStart"/>
      <w:r>
        <w:rPr>
          <w:rFonts w:ascii="Arial Unicode MS" w:eastAsia="Arial Unicode MS" w:hAnsi="Arial Unicode MS" w:cs="Arial Unicode MS"/>
        </w:rPr>
        <w:t>SaaS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도구</w:t>
      </w:r>
      <w:r>
        <w:rPr>
          <w:rFonts w:ascii="Arial Unicode MS" w:eastAsia="Arial Unicode MS" w:hAnsi="Arial Unicode MS" w:cs="Arial Unicode MS"/>
        </w:rPr>
        <w:t>(</w:t>
      </w:r>
      <w:r>
        <w:rPr>
          <w:rFonts w:ascii="Arial Unicode MS" w:eastAsia="Arial Unicode MS" w:hAnsi="Arial Unicode MS" w:cs="Arial Unicode MS"/>
        </w:rPr>
        <w:t>단계</w:t>
      </w:r>
      <w:r>
        <w:rPr>
          <w:rFonts w:ascii="Arial Unicode MS" w:eastAsia="Arial Unicode MS" w:hAnsi="Arial Unicode MS" w:cs="Arial Unicode MS"/>
        </w:rPr>
        <w:t xml:space="preserve"> 2~3)</w:t>
      </w:r>
      <w:proofErr w:type="spellStart"/>
      <w:r>
        <w:rPr>
          <w:rFonts w:ascii="Arial Unicode MS" w:eastAsia="Arial Unicode MS" w:hAnsi="Arial Unicode MS" w:cs="Arial Unicode MS"/>
        </w:rPr>
        <w:t>를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사용하는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경우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데이터가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외부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클라우드로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전송된다</w:t>
      </w:r>
      <w:r>
        <w:rPr>
          <w:rFonts w:ascii="Arial Unicode MS" w:eastAsia="Arial Unicode MS" w:hAnsi="Arial Unicode MS" w:cs="Arial Unicode MS"/>
        </w:rPr>
        <w:t>. 3.1.6</w:t>
      </w:r>
      <w:r>
        <w:rPr>
          <w:rFonts w:ascii="Arial Unicode MS" w:eastAsia="Arial Unicode MS" w:hAnsi="Arial Unicode MS" w:cs="Arial Unicode MS"/>
        </w:rPr>
        <w:t>절</w:t>
      </w:r>
      <w:r>
        <w:rPr>
          <w:rFonts w:ascii="Arial Unicode MS" w:eastAsia="Arial Unicode MS" w:hAnsi="Arial Unicode MS" w:cs="Arial Unicode MS"/>
        </w:rPr>
        <w:t>(</w:t>
      </w:r>
      <w:r>
        <w:rPr>
          <w:rFonts w:ascii="Arial Unicode MS" w:eastAsia="Arial Unicode MS" w:hAnsi="Arial Unicode MS" w:cs="Arial Unicode MS"/>
        </w:rPr>
        <w:t>데이터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보안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및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배포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환경</w:t>
      </w:r>
      <w:r>
        <w:rPr>
          <w:rFonts w:ascii="Arial Unicode MS" w:eastAsia="Arial Unicode MS" w:hAnsi="Arial Unicode MS" w:cs="Arial Unicode MS"/>
        </w:rPr>
        <w:t>)</w:t>
      </w:r>
      <w:r>
        <w:rPr>
          <w:rFonts w:ascii="Arial Unicode MS" w:eastAsia="Arial Unicode MS" w:hAnsi="Arial Unicode MS" w:cs="Arial Unicode MS"/>
        </w:rPr>
        <w:t>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데이터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유출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방지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lastRenderedPageBreak/>
        <w:t>기준과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동</w:t>
      </w:r>
      <w:r>
        <w:rPr>
          <w:rFonts w:ascii="Arial Unicode MS" w:eastAsia="Arial Unicode MS" w:hAnsi="Arial Unicode MS" w:cs="Arial Unicode MS"/>
        </w:rPr>
        <w:t>일한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맥락에서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데이터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보존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정책</w:t>
      </w:r>
      <w:r>
        <w:rPr>
          <w:rFonts w:ascii="Arial Unicode MS" w:eastAsia="Arial Unicode MS" w:hAnsi="Arial Unicode MS" w:cs="Arial Unicode MS"/>
        </w:rPr>
        <w:t xml:space="preserve">, PII </w:t>
      </w:r>
      <w:proofErr w:type="spellStart"/>
      <w:r>
        <w:rPr>
          <w:rFonts w:ascii="Arial Unicode MS" w:eastAsia="Arial Unicode MS" w:hAnsi="Arial Unicode MS" w:cs="Arial Unicode MS"/>
        </w:rPr>
        <w:t>마스킹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지원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여부를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반드시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확인한다</w:t>
      </w:r>
      <w:r>
        <w:rPr>
          <w:rFonts w:ascii="Arial Unicode MS" w:eastAsia="Arial Unicode MS" w:hAnsi="Arial Unicode MS" w:cs="Arial Unicode MS"/>
        </w:rPr>
        <w:t xml:space="preserve">. </w:t>
      </w:r>
      <w:r>
        <w:rPr>
          <w:rFonts w:ascii="Arial Unicode MS" w:eastAsia="Arial Unicode MS" w:hAnsi="Arial Unicode MS" w:cs="Arial Unicode MS"/>
        </w:rPr>
        <w:t>민감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데이터가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외부로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나갈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없는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환경에서는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단계</w:t>
      </w:r>
      <w:r>
        <w:rPr>
          <w:rFonts w:ascii="Arial Unicode MS" w:eastAsia="Arial Unicode MS" w:hAnsi="Arial Unicode MS" w:cs="Arial Unicode MS"/>
        </w:rPr>
        <w:t xml:space="preserve"> 4(</w:t>
      </w:r>
      <w:proofErr w:type="spellStart"/>
      <w:r>
        <w:rPr>
          <w:rFonts w:ascii="Arial Unicode MS" w:eastAsia="Arial Unicode MS" w:hAnsi="Arial Unicode MS" w:cs="Arial Unicode MS"/>
        </w:rPr>
        <w:t>셀프호스팅</w:t>
      </w:r>
      <w:proofErr w:type="spellEnd"/>
      <w:r>
        <w:rPr>
          <w:rFonts w:ascii="Arial Unicode MS" w:eastAsia="Arial Unicode MS" w:hAnsi="Arial Unicode MS" w:cs="Arial Unicode MS"/>
        </w:rPr>
        <w:t>)</w:t>
      </w:r>
      <w:r>
        <w:rPr>
          <w:rFonts w:ascii="Arial Unicode MS" w:eastAsia="Arial Unicode MS" w:hAnsi="Arial Unicode MS" w:cs="Arial Unicode MS"/>
        </w:rPr>
        <w:t>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필수이며</w:t>
      </w:r>
      <w:r>
        <w:rPr>
          <w:rFonts w:ascii="Arial Unicode MS" w:eastAsia="Arial Unicode MS" w:hAnsi="Arial Unicode MS" w:cs="Arial Unicode MS"/>
        </w:rPr>
        <w:t xml:space="preserve">, 11.3.1 </w:t>
      </w:r>
      <w:r>
        <w:rPr>
          <w:rFonts w:ascii="Arial Unicode MS" w:eastAsia="Arial Unicode MS" w:hAnsi="Arial Unicode MS" w:cs="Arial Unicode MS"/>
        </w:rPr>
        <w:t>분기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B</w:t>
      </w:r>
      <w:r>
        <w:rPr>
          <w:rFonts w:ascii="Arial Unicode MS" w:eastAsia="Arial Unicode MS" w:hAnsi="Arial Unicode MS" w:cs="Arial Unicode MS"/>
        </w:rPr>
        <w:t>에서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온프레미스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경로로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진입한다</w:t>
      </w:r>
      <w:r>
        <w:rPr>
          <w:rFonts w:ascii="Arial Unicode MS" w:eastAsia="Arial Unicode MS" w:hAnsi="Arial Unicode MS" w:cs="Arial Unicode MS"/>
        </w:rPr>
        <w:t xml:space="preserve">. </w:t>
      </w:r>
      <w:proofErr w:type="spellStart"/>
      <w:r>
        <w:rPr>
          <w:rFonts w:ascii="Arial Unicode MS" w:eastAsia="Arial Unicode MS" w:hAnsi="Arial Unicode MS" w:cs="Arial Unicode MS"/>
        </w:rPr>
        <w:t>도구별</w:t>
      </w:r>
      <w:proofErr w:type="spellEnd"/>
      <w:r>
        <w:rPr>
          <w:rFonts w:ascii="Arial Unicode MS" w:eastAsia="Arial Unicode MS" w:hAnsi="Arial Unicode MS" w:cs="Arial Unicode MS"/>
        </w:rPr>
        <w:t xml:space="preserve"> PII </w:t>
      </w:r>
      <w:proofErr w:type="spellStart"/>
      <w:r>
        <w:rPr>
          <w:rFonts w:ascii="Arial Unicode MS" w:eastAsia="Arial Unicode MS" w:hAnsi="Arial Unicode MS" w:cs="Arial Unicode MS"/>
        </w:rPr>
        <w:t>마스킹</w:t>
      </w:r>
      <w:proofErr w:type="spellEnd"/>
      <w:r>
        <w:rPr>
          <w:rFonts w:ascii="Arial Unicode MS" w:eastAsia="Arial Unicode MS" w:hAnsi="Arial Unicode MS" w:cs="Arial Unicode MS"/>
        </w:rPr>
        <w:t>/</w:t>
      </w:r>
      <w:r>
        <w:rPr>
          <w:rFonts w:ascii="Arial Unicode MS" w:eastAsia="Arial Unicode MS" w:hAnsi="Arial Unicode MS" w:cs="Arial Unicode MS"/>
        </w:rPr>
        <w:t>필터링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지원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여부는</w:t>
      </w:r>
      <w:r>
        <w:rPr>
          <w:rFonts w:ascii="Arial Unicode MS" w:eastAsia="Arial Unicode MS" w:hAnsi="Arial Unicode MS" w:cs="Arial Unicode MS"/>
        </w:rPr>
        <w:t xml:space="preserve"> 11.2 </w:t>
      </w:r>
      <w:r>
        <w:rPr>
          <w:rFonts w:ascii="Arial Unicode MS" w:eastAsia="Arial Unicode MS" w:hAnsi="Arial Unicode MS" w:cs="Arial Unicode MS"/>
        </w:rPr>
        <w:t>비교표에서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확인한다</w:t>
      </w:r>
      <w:r>
        <w:rPr>
          <w:rFonts w:ascii="Arial Unicode MS" w:eastAsia="Arial Unicode MS" w:hAnsi="Arial Unicode MS" w:cs="Arial Unicode MS"/>
        </w:rPr>
        <w:t>.</w:t>
      </w:r>
    </w:p>
    <w:p w14:paraId="5F158299" w14:textId="77777777" w:rsidR="00D80D8A" w:rsidRDefault="00BE6280">
      <w:pPr>
        <w:pStyle w:val="4"/>
      </w:pPr>
      <w:bookmarkStart w:id="272" w:name="_bmrzr64ele9m" w:colFirst="0" w:colLast="0"/>
      <w:bookmarkEnd w:id="272"/>
      <w:r>
        <w:rPr>
          <w:rFonts w:ascii="Arial Unicode MS" w:eastAsia="Arial Unicode MS" w:hAnsi="Arial Unicode MS" w:cs="Arial Unicode MS"/>
        </w:rPr>
        <w:t xml:space="preserve">11.1.1 </w:t>
      </w:r>
      <w:r>
        <w:rPr>
          <w:rFonts w:ascii="Arial Unicode MS" w:eastAsia="Arial Unicode MS" w:hAnsi="Arial Unicode MS" w:cs="Arial Unicode MS"/>
        </w:rPr>
        <w:t>프로젝트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단계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확인</w:t>
      </w:r>
    </w:p>
    <w:p w14:paraId="57401AAC" w14:textId="77777777" w:rsidR="00D80D8A" w:rsidRDefault="00BE6280">
      <w:proofErr w:type="spellStart"/>
      <w:r>
        <w:rPr>
          <w:rFonts w:ascii="Arial Unicode MS" w:eastAsia="Arial Unicode MS" w:hAnsi="Arial Unicode MS" w:cs="Arial Unicode MS"/>
        </w:rPr>
        <w:t>Observability</w:t>
      </w:r>
      <w:r>
        <w:rPr>
          <w:rFonts w:ascii="Arial Unicode MS" w:eastAsia="Arial Unicode MS" w:hAnsi="Arial Unicode MS" w:cs="Arial Unicode MS"/>
        </w:rPr>
        <w:t>는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프로젝트의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모든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단계에서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동일한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수준이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필요한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것이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아니다</w:t>
      </w:r>
      <w:r>
        <w:rPr>
          <w:rFonts w:ascii="Arial Unicode MS" w:eastAsia="Arial Unicode MS" w:hAnsi="Arial Unicode MS" w:cs="Arial Unicode MS"/>
        </w:rPr>
        <w:t xml:space="preserve">. </w:t>
      </w:r>
      <w:r>
        <w:rPr>
          <w:rFonts w:ascii="Arial Unicode MS" w:eastAsia="Arial Unicode MS" w:hAnsi="Arial Unicode MS" w:cs="Arial Unicode MS"/>
        </w:rPr>
        <w:t>로컬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개발에서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무거운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도구를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도입하면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오버헤드만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늘고</w:t>
      </w:r>
      <w:r>
        <w:rPr>
          <w:rFonts w:ascii="Arial Unicode MS" w:eastAsia="Arial Unicode MS" w:hAnsi="Arial Unicode MS" w:cs="Arial Unicode MS"/>
        </w:rPr>
        <w:t>,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프로덕션에서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logging</w:t>
      </w:r>
      <w:r>
        <w:rPr>
          <w:rFonts w:ascii="Arial Unicode MS" w:eastAsia="Arial Unicode MS" w:hAnsi="Arial Unicode MS" w:cs="Arial Unicode MS"/>
        </w:rPr>
        <w:t>만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쓰면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장애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진단이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불가능하다</w:t>
      </w:r>
      <w:r>
        <w:rPr>
          <w:rFonts w:ascii="Arial Unicode MS" w:eastAsia="Arial Unicode MS" w:hAnsi="Arial Unicode MS" w:cs="Arial Unicode MS"/>
        </w:rPr>
        <w:t>.</w:t>
      </w:r>
    </w:p>
    <w:p w14:paraId="514C1253" w14:textId="77777777" w:rsidR="00D80D8A" w:rsidRDefault="00D80D8A"/>
    <w:tbl>
      <w:tblPr>
        <w:tblStyle w:val="affffffffffffe"/>
        <w:tblW w:w="902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369"/>
        <w:gridCol w:w="1854"/>
        <w:gridCol w:w="2192"/>
        <w:gridCol w:w="1805"/>
        <w:gridCol w:w="1805"/>
      </w:tblGrid>
      <w:tr w:rsidR="00D80D8A" w14:paraId="178F928E" w14:textId="77777777">
        <w:trPr>
          <w:tblHeader/>
        </w:trPr>
        <w:tc>
          <w:tcPr>
            <w:tcW w:w="1368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67CBD2" w14:textId="77777777" w:rsidR="00D80D8A" w:rsidRDefault="00BE6280">
            <w:pPr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단계</w:t>
            </w:r>
          </w:p>
        </w:tc>
        <w:tc>
          <w:tcPr>
            <w:tcW w:w="1853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03370B" w14:textId="77777777" w:rsidR="00D80D8A" w:rsidRDefault="00BE6280">
            <w:pPr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진입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조건</w:t>
            </w:r>
          </w:p>
        </w:tc>
        <w:tc>
          <w:tcPr>
            <w:tcW w:w="2192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636F4C" w14:textId="77777777" w:rsidR="00D80D8A" w:rsidRDefault="00BE6280">
            <w:pPr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필요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수준</w:t>
            </w:r>
          </w:p>
        </w:tc>
        <w:tc>
          <w:tcPr>
            <w:tcW w:w="1805" w:type="dxa"/>
            <w:tcBorders>
              <w:right w:val="single" w:sz="5" w:space="0" w:color="00000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B18954" w14:textId="77777777" w:rsidR="00D80D8A" w:rsidRDefault="00BE6280">
            <w:pPr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핵심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추적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항목</w:t>
            </w:r>
          </w:p>
        </w:tc>
        <w:tc>
          <w:tcPr>
            <w:tcW w:w="18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EFEF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EE49BB" w14:textId="77777777" w:rsidR="00D80D8A" w:rsidRDefault="00BE6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트래픽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규모</w:t>
            </w:r>
          </w:p>
        </w:tc>
      </w:tr>
      <w:tr w:rsidR="00D80D8A" w14:paraId="65C4EE36" w14:textId="77777777">
        <w:tc>
          <w:tcPr>
            <w:tcW w:w="13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F622BB" w14:textId="77777777" w:rsidR="00D80D8A" w:rsidRDefault="00BE6280"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1.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로컬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개발</w:t>
            </w:r>
          </w:p>
        </w:tc>
        <w:tc>
          <w:tcPr>
            <w:tcW w:w="185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9F5545" w14:textId="77777777" w:rsidR="00D80D8A" w:rsidRDefault="00BE6280">
            <w:r>
              <w:rPr>
                <w:rFonts w:ascii="Arial Unicode MS" w:eastAsia="Arial Unicode MS" w:hAnsi="Arial Unicode MS" w:cs="Arial Unicode MS"/>
              </w:rPr>
              <w:t>개발자</w:t>
            </w:r>
            <w:r>
              <w:rPr>
                <w:rFonts w:ascii="Arial Unicode MS" w:eastAsia="Arial Unicode MS" w:hAnsi="Arial Unicode MS" w:cs="Arial Unicode MS"/>
              </w:rPr>
              <w:t xml:space="preserve"> 1~2</w:t>
            </w:r>
            <w:r>
              <w:rPr>
                <w:rFonts w:ascii="Arial Unicode MS" w:eastAsia="Arial Unicode MS" w:hAnsi="Arial Unicode MS" w:cs="Arial Unicode MS"/>
              </w:rPr>
              <w:t>인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로컬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환경</w:t>
            </w:r>
          </w:p>
        </w:tc>
        <w:tc>
          <w:tcPr>
            <w:tcW w:w="219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972349" w14:textId="77777777" w:rsidR="00D80D8A" w:rsidRDefault="00BE6280">
            <w:r>
              <w:rPr>
                <w:rFonts w:ascii="Arial Unicode MS" w:eastAsia="Arial Unicode MS" w:hAnsi="Arial Unicode MS" w:cs="Arial Unicode MS"/>
              </w:rPr>
              <w:t xml:space="preserve">LLM </w:t>
            </w:r>
            <w:r>
              <w:rPr>
                <w:rFonts w:ascii="Arial Unicode MS" w:eastAsia="Arial Unicode MS" w:hAnsi="Arial Unicode MS" w:cs="Arial Unicode MS"/>
              </w:rPr>
              <w:t>호출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입출력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확인</w:t>
            </w:r>
            <w:r>
              <w:rPr>
                <w:rFonts w:ascii="Arial Unicode MS" w:eastAsia="Arial Unicode MS" w:hAnsi="Arial Unicode MS" w:cs="Arial Unicode MS"/>
              </w:rPr>
              <w:t xml:space="preserve">.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별도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도구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불필요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.</w:t>
            </w:r>
          </w:p>
        </w:tc>
        <w:tc>
          <w:tcPr>
            <w:tcW w:w="1805" w:type="dxa"/>
            <w:tcBorders>
              <w:right w:val="single" w:sz="5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31A506" w14:textId="77777777" w:rsidR="00D80D8A" w:rsidRDefault="00BE6280">
            <w:r>
              <w:rPr>
                <w:rFonts w:ascii="Arial Unicode MS" w:eastAsia="Arial Unicode MS" w:hAnsi="Arial Unicode MS" w:cs="Arial Unicode MS"/>
              </w:rPr>
              <w:t>프롬프트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입출력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토큰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수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에러</w:t>
            </w:r>
          </w:p>
        </w:tc>
        <w:tc>
          <w:tcPr>
            <w:tcW w:w="18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94BA88" w14:textId="77777777" w:rsidR="00D80D8A" w:rsidRDefault="00BE6280">
            <w:pPr>
              <w:spacing w:before="240" w:after="240"/>
            </w:pPr>
            <w:r>
              <w:t>-</w:t>
            </w:r>
          </w:p>
        </w:tc>
      </w:tr>
      <w:tr w:rsidR="00D80D8A" w14:paraId="1AE03429" w14:textId="77777777">
        <w:tc>
          <w:tcPr>
            <w:tcW w:w="13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F382BB" w14:textId="77777777" w:rsidR="00D80D8A" w:rsidRDefault="00BE6280"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2. </w:t>
            </w:r>
            <w:proofErr w:type="spellStart"/>
            <w:proofErr w:type="gramStart"/>
            <w:r>
              <w:rPr>
                <w:rFonts w:ascii="Arial Unicode MS" w:eastAsia="Arial Unicode MS" w:hAnsi="Arial Unicode MS" w:cs="Arial Unicode MS"/>
                <w:b/>
                <w:bCs/>
              </w:rPr>
              <w:t>PoC</w:t>
            </w:r>
            <w:proofErr w:type="spellEnd"/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/</w:t>
            </w:r>
            <w:proofErr w:type="gramEnd"/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소규모</w:t>
            </w:r>
          </w:p>
        </w:tc>
        <w:tc>
          <w:tcPr>
            <w:tcW w:w="185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EB1619" w14:textId="77777777" w:rsidR="00D80D8A" w:rsidRDefault="00BE6280">
            <w:r>
              <w:rPr>
                <w:rFonts w:ascii="Arial Unicode MS" w:eastAsia="Arial Unicode MS" w:hAnsi="Arial Unicode MS" w:cs="Arial Unicode MS"/>
              </w:rPr>
              <w:t>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내부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또는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소수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사용자</w:t>
            </w:r>
            <w:r>
              <w:rPr>
                <w:rFonts w:ascii="Arial Unicode MS" w:eastAsia="Arial Unicode MS" w:hAnsi="Arial Unicode MS" w:cs="Arial Unicode MS"/>
              </w:rPr>
              <w:t xml:space="preserve">. </w:t>
            </w:r>
            <w:r>
              <w:rPr>
                <w:rFonts w:ascii="Arial Unicode MS" w:eastAsia="Arial Unicode MS" w:hAnsi="Arial Unicode MS" w:cs="Arial Unicode MS"/>
              </w:rPr>
              <w:t>월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수천</w:t>
            </w:r>
            <w:r>
              <w:rPr>
                <w:rFonts w:ascii="Arial Unicode MS" w:eastAsia="Arial Unicode MS" w:hAnsi="Arial Unicode MS" w:cs="Arial Unicode MS"/>
              </w:rPr>
              <w:t>~</w:t>
            </w:r>
            <w:r>
              <w:rPr>
                <w:rFonts w:ascii="Arial Unicode MS" w:eastAsia="Arial Unicode MS" w:hAnsi="Arial Unicode MS" w:cs="Arial Unicode MS"/>
              </w:rPr>
              <w:t>수만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건</w:t>
            </w:r>
            <w:r>
              <w:rPr>
                <w:rFonts w:ascii="Arial Unicode MS" w:eastAsia="Arial Unicode MS" w:hAnsi="Arial Unicode MS" w:cs="Arial Unicode MS"/>
              </w:rPr>
              <w:t>.</w:t>
            </w:r>
          </w:p>
        </w:tc>
        <w:tc>
          <w:tcPr>
            <w:tcW w:w="219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BBB8F0" w14:textId="77777777" w:rsidR="00D80D8A" w:rsidRDefault="00BE6280">
            <w:r>
              <w:rPr>
                <w:rFonts w:ascii="Arial Unicode MS" w:eastAsia="Arial Unicode MS" w:hAnsi="Arial Unicode MS" w:cs="Arial Unicode MS"/>
              </w:rPr>
              <w:t xml:space="preserve">LLM </w:t>
            </w:r>
            <w:r>
              <w:rPr>
                <w:rFonts w:ascii="Arial Unicode MS" w:eastAsia="Arial Unicode MS" w:hAnsi="Arial Unicode MS" w:cs="Arial Unicode MS"/>
              </w:rPr>
              <w:t>호출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단위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트레이싱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+ </w:t>
            </w:r>
            <w:r>
              <w:rPr>
                <w:rFonts w:ascii="Arial Unicode MS" w:eastAsia="Arial Unicode MS" w:hAnsi="Arial Unicode MS" w:cs="Arial Unicode MS"/>
              </w:rPr>
              <w:t>기본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비용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추적</w:t>
            </w:r>
          </w:p>
        </w:tc>
        <w:tc>
          <w:tcPr>
            <w:tcW w:w="1805" w:type="dxa"/>
            <w:tcBorders>
              <w:right w:val="single" w:sz="5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B2B2C4" w14:textId="77777777" w:rsidR="00D80D8A" w:rsidRDefault="00BE6280">
            <w:proofErr w:type="spellStart"/>
            <w:r>
              <w:rPr>
                <w:rFonts w:ascii="Arial Unicode MS" w:eastAsia="Arial Unicode MS" w:hAnsi="Arial Unicode MS" w:cs="Arial Unicode MS"/>
              </w:rPr>
              <w:t>호출별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지연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토큰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소모량</w:t>
            </w:r>
            <w:r>
              <w:rPr>
                <w:rFonts w:ascii="Arial Unicode MS" w:eastAsia="Arial Unicode MS" w:hAnsi="Arial Unicode MS" w:cs="Arial Unicode MS"/>
              </w:rPr>
              <w:t>·</w:t>
            </w:r>
            <w:r>
              <w:rPr>
                <w:rFonts w:ascii="Arial Unicode MS" w:eastAsia="Arial Unicode MS" w:hAnsi="Arial Unicode MS" w:cs="Arial Unicode MS"/>
              </w:rPr>
              <w:t>비용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에러율</w:t>
            </w:r>
            <w:proofErr w:type="spellEnd"/>
          </w:p>
        </w:tc>
        <w:tc>
          <w:tcPr>
            <w:tcW w:w="18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80F268" w14:textId="77777777" w:rsidR="00D80D8A" w:rsidRDefault="00BE6280">
            <w:pPr>
              <w:spacing w:before="240" w:after="240"/>
            </w:pPr>
            <w:r>
              <w:rPr>
                <w:rFonts w:ascii="Arial Unicode MS" w:eastAsia="Arial Unicode MS" w:hAnsi="Arial Unicode MS" w:cs="Arial Unicode MS"/>
              </w:rPr>
              <w:t>월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수천</w:t>
            </w:r>
            <w:r>
              <w:rPr>
                <w:rFonts w:ascii="Arial Unicode MS" w:eastAsia="Arial Unicode MS" w:hAnsi="Arial Unicode MS" w:cs="Arial Unicode MS"/>
              </w:rPr>
              <w:t>~</w:t>
            </w:r>
            <w:r>
              <w:rPr>
                <w:rFonts w:ascii="Arial Unicode MS" w:eastAsia="Arial Unicode MS" w:hAnsi="Arial Unicode MS" w:cs="Arial Unicode MS"/>
              </w:rPr>
              <w:t>수만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건</w:t>
            </w:r>
          </w:p>
        </w:tc>
      </w:tr>
      <w:tr w:rsidR="00D80D8A" w14:paraId="73A0AB8B" w14:textId="77777777">
        <w:tc>
          <w:tcPr>
            <w:tcW w:w="13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3DBB19" w14:textId="77777777" w:rsidR="00D80D8A" w:rsidRDefault="00BE6280"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3.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프로덕션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(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클라우드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)</w:t>
            </w:r>
          </w:p>
        </w:tc>
        <w:tc>
          <w:tcPr>
            <w:tcW w:w="185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3F7C62" w14:textId="77777777" w:rsidR="00D80D8A" w:rsidRDefault="00BE6280">
            <w:r>
              <w:rPr>
                <w:rFonts w:ascii="Arial Unicode MS" w:eastAsia="Arial Unicode MS" w:hAnsi="Arial Unicode MS" w:cs="Arial Unicode MS"/>
              </w:rPr>
              <w:t>외부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사용자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대면</w:t>
            </w:r>
            <w:r>
              <w:rPr>
                <w:rFonts w:ascii="Arial Unicode MS" w:eastAsia="Arial Unicode MS" w:hAnsi="Arial Unicode MS" w:cs="Arial Unicode MS"/>
              </w:rPr>
              <w:t xml:space="preserve">. </w:t>
            </w:r>
            <w:r>
              <w:rPr>
                <w:rFonts w:ascii="Arial Unicode MS" w:eastAsia="Arial Unicode MS" w:hAnsi="Arial Unicode MS" w:cs="Arial Unicode MS"/>
              </w:rPr>
              <w:t>월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수만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이상</w:t>
            </w:r>
            <w:r>
              <w:rPr>
                <w:rFonts w:ascii="Arial Unicode MS" w:eastAsia="Arial Unicode MS" w:hAnsi="Arial Unicode MS" w:cs="Arial Unicode MS"/>
              </w:rPr>
              <w:t xml:space="preserve">. SLA </w:t>
            </w:r>
            <w:r>
              <w:rPr>
                <w:rFonts w:ascii="Arial Unicode MS" w:eastAsia="Arial Unicode MS" w:hAnsi="Arial Unicode MS" w:cs="Arial Unicode MS"/>
              </w:rPr>
              <w:t>정의</w:t>
            </w:r>
            <w:r>
              <w:rPr>
                <w:rFonts w:ascii="Arial Unicode MS" w:eastAsia="Arial Unicode MS" w:hAnsi="Arial Unicode MS" w:cs="Arial Unicode MS"/>
              </w:rPr>
              <w:t>.</w:t>
            </w:r>
          </w:p>
        </w:tc>
        <w:tc>
          <w:tcPr>
            <w:tcW w:w="219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938E54" w14:textId="77777777" w:rsidR="00D80D8A" w:rsidRDefault="00BE6280">
            <w:proofErr w:type="spellStart"/>
            <w:r>
              <w:rPr>
                <w:rFonts w:ascii="Arial Unicode MS" w:eastAsia="Arial Unicode MS" w:hAnsi="Arial Unicode MS" w:cs="Arial Unicode MS"/>
              </w:rPr>
              <w:t>Agent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스텝</w:t>
            </w:r>
            <w:r>
              <w:rPr>
                <w:rFonts w:ascii="Arial Unicode MS" w:eastAsia="Arial Unicode MS" w:hAnsi="Arial Unicode MS" w:cs="Arial Unicode MS"/>
              </w:rPr>
              <w:t>/</w:t>
            </w:r>
            <w:r>
              <w:rPr>
                <w:rFonts w:ascii="Arial Unicode MS" w:eastAsia="Arial Unicode MS" w:hAnsi="Arial Unicode MS" w:cs="Arial Unicode MS"/>
              </w:rPr>
              <w:t>노드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단위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트레이싱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+ </w:t>
            </w:r>
            <w:r>
              <w:rPr>
                <w:rFonts w:ascii="Arial Unicode MS" w:eastAsia="Arial Unicode MS" w:hAnsi="Arial Unicode MS" w:cs="Arial Unicode MS"/>
              </w:rPr>
              <w:t>자동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품질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평가</w:t>
            </w:r>
            <w:r>
              <w:rPr>
                <w:rFonts w:ascii="Arial Unicode MS" w:eastAsia="Arial Unicode MS" w:hAnsi="Arial Unicode MS" w:cs="Arial Unicode MS"/>
              </w:rPr>
              <w:t xml:space="preserve"> + </w:t>
            </w:r>
            <w:r>
              <w:rPr>
                <w:rFonts w:ascii="Arial Unicode MS" w:eastAsia="Arial Unicode MS" w:hAnsi="Arial Unicode MS" w:cs="Arial Unicode MS"/>
              </w:rPr>
              <w:t>비용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대시보드</w:t>
            </w:r>
            <w:r>
              <w:rPr>
                <w:rFonts w:ascii="Arial Unicode MS" w:eastAsia="Arial Unicode MS" w:hAnsi="Arial Unicode MS" w:cs="Arial Unicode MS"/>
              </w:rPr>
              <w:t xml:space="preserve"> + </w:t>
            </w:r>
            <w:r>
              <w:rPr>
                <w:rFonts w:ascii="Arial Unicode MS" w:eastAsia="Arial Unicode MS" w:hAnsi="Arial Unicode MS" w:cs="Arial Unicode MS"/>
              </w:rPr>
              <w:t>알림</w:t>
            </w:r>
          </w:p>
        </w:tc>
        <w:tc>
          <w:tcPr>
            <w:tcW w:w="1805" w:type="dxa"/>
            <w:tcBorders>
              <w:right w:val="single" w:sz="5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C7CE02" w14:textId="77777777" w:rsidR="00D80D8A" w:rsidRDefault="00BE6280">
            <w:proofErr w:type="spellStart"/>
            <w:r>
              <w:rPr>
                <w:rFonts w:ascii="Arial Unicode MS" w:eastAsia="Arial Unicode MS" w:hAnsi="Arial Unicode MS" w:cs="Arial Unicode MS"/>
              </w:rPr>
              <w:t>스텝별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지연</w:t>
            </w:r>
            <w:r>
              <w:rPr>
                <w:rFonts w:ascii="Arial Unicode MS" w:eastAsia="Arial Unicode MS" w:hAnsi="Arial Unicode MS" w:cs="Arial Unicode MS"/>
              </w:rPr>
              <w:t>·</w:t>
            </w:r>
            <w:r>
              <w:rPr>
                <w:rFonts w:ascii="Arial Unicode MS" w:eastAsia="Arial Unicode MS" w:hAnsi="Arial Unicode MS" w:cs="Arial Unicode MS"/>
              </w:rPr>
              <w:t>비용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도구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호출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성공</w:t>
            </w:r>
            <w:r>
              <w:rPr>
                <w:rFonts w:ascii="Arial Unicode MS" w:eastAsia="Arial Unicode MS" w:hAnsi="Arial Unicode MS" w:cs="Arial Unicode MS"/>
              </w:rPr>
              <w:t>/</w:t>
            </w:r>
            <w:r>
              <w:rPr>
                <w:rFonts w:ascii="Arial Unicode MS" w:eastAsia="Arial Unicode MS" w:hAnsi="Arial Unicode MS" w:cs="Arial Unicode MS"/>
              </w:rPr>
              <w:t>실패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Guardrails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트리거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빈도</w:t>
            </w:r>
          </w:p>
        </w:tc>
        <w:tc>
          <w:tcPr>
            <w:tcW w:w="18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3703FB" w14:textId="77777777" w:rsidR="00D80D8A" w:rsidRDefault="00BE6280">
            <w:pPr>
              <w:spacing w:before="240" w:after="240"/>
            </w:pPr>
            <w:r>
              <w:rPr>
                <w:rFonts w:ascii="Arial Unicode MS" w:eastAsia="Arial Unicode MS" w:hAnsi="Arial Unicode MS" w:cs="Arial Unicode MS"/>
              </w:rPr>
              <w:t>월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수만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이상</w:t>
            </w:r>
          </w:p>
        </w:tc>
      </w:tr>
      <w:tr w:rsidR="00D80D8A" w14:paraId="5A891DA7" w14:textId="77777777">
        <w:tc>
          <w:tcPr>
            <w:tcW w:w="13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E1DAE5" w14:textId="77777777" w:rsidR="00D80D8A" w:rsidRDefault="00BE6280"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4.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프로덕션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(</w:t>
            </w:r>
            <w:proofErr w:type="spellStart"/>
            <w:r>
              <w:rPr>
                <w:rFonts w:ascii="Arial Unicode MS" w:eastAsia="Arial Unicode MS" w:hAnsi="Arial Unicode MS" w:cs="Arial Unicode MS"/>
                <w:b/>
                <w:bCs/>
              </w:rPr>
              <w:t>온프레미스</w:t>
            </w:r>
            <w:proofErr w:type="spellEnd"/>
            <w:r>
              <w:rPr>
                <w:rFonts w:ascii="Arial Unicode MS" w:eastAsia="Arial Unicode MS" w:hAnsi="Arial Unicode MS" w:cs="Arial Unicode MS"/>
                <w:b/>
                <w:bCs/>
              </w:rPr>
              <w:t>)</w:t>
            </w:r>
          </w:p>
        </w:tc>
        <w:tc>
          <w:tcPr>
            <w:tcW w:w="185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977681" w14:textId="77777777" w:rsidR="00D80D8A" w:rsidRDefault="00BE6280">
            <w:r>
              <w:rPr>
                <w:rFonts w:ascii="Arial Unicode MS" w:eastAsia="Arial Unicode MS" w:hAnsi="Arial Unicode MS" w:cs="Arial Unicode MS"/>
              </w:rPr>
              <w:t>데이터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외부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전송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불가</w:t>
            </w:r>
            <w:r>
              <w:rPr>
                <w:rFonts w:ascii="Arial Unicode MS" w:eastAsia="Arial Unicode MS" w:hAnsi="Arial Unicode MS" w:cs="Arial Unicode MS"/>
              </w:rPr>
              <w:t xml:space="preserve">. </w:t>
            </w:r>
            <w:r>
              <w:rPr>
                <w:rFonts w:ascii="Arial Unicode MS" w:eastAsia="Arial Unicode MS" w:hAnsi="Arial Unicode MS" w:cs="Arial Unicode MS"/>
              </w:rPr>
              <w:t>규제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산업</w:t>
            </w:r>
            <w:r>
              <w:rPr>
                <w:rFonts w:ascii="Arial Unicode MS" w:eastAsia="Arial Unicode MS" w:hAnsi="Arial Unicode MS" w:cs="Arial Unicode MS"/>
              </w:rPr>
              <w:t>.</w:t>
            </w:r>
          </w:p>
        </w:tc>
        <w:tc>
          <w:tcPr>
            <w:tcW w:w="219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AA21AE" w14:textId="77777777" w:rsidR="00D80D8A" w:rsidRDefault="00BE6280">
            <w:r>
              <w:rPr>
                <w:rFonts w:ascii="Arial Unicode MS" w:eastAsia="Arial Unicode MS" w:hAnsi="Arial Unicode MS" w:cs="Arial Unicode MS"/>
              </w:rPr>
              <w:t>단계</w:t>
            </w:r>
            <w:r>
              <w:rPr>
                <w:rFonts w:ascii="Arial Unicode MS" w:eastAsia="Arial Unicode MS" w:hAnsi="Arial Unicode MS" w:cs="Arial Unicode MS"/>
              </w:rPr>
              <w:t xml:space="preserve"> 3</w:t>
            </w:r>
            <w:r>
              <w:rPr>
                <w:rFonts w:ascii="Arial Unicode MS" w:eastAsia="Arial Unicode MS" w:hAnsi="Arial Unicode MS" w:cs="Arial Unicode MS"/>
              </w:rPr>
              <w:t>과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동일</w:t>
            </w:r>
            <w:r>
              <w:rPr>
                <w:rFonts w:ascii="Arial Unicode MS" w:eastAsia="Arial Unicode MS" w:hAnsi="Arial Unicode MS" w:cs="Arial Unicode MS"/>
              </w:rPr>
              <w:t xml:space="preserve"> +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셀프호스팅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필수</w:t>
            </w:r>
          </w:p>
        </w:tc>
        <w:tc>
          <w:tcPr>
            <w:tcW w:w="1805" w:type="dxa"/>
            <w:tcBorders>
              <w:right w:val="single" w:sz="5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DB02EE" w14:textId="77777777" w:rsidR="00D80D8A" w:rsidRDefault="00BE6280">
            <w:r>
              <w:rPr>
                <w:rFonts w:ascii="Arial Unicode MS" w:eastAsia="Arial Unicode MS" w:hAnsi="Arial Unicode MS" w:cs="Arial Unicode MS"/>
              </w:rPr>
              <w:t>단계</w:t>
            </w:r>
            <w:r>
              <w:rPr>
                <w:rFonts w:ascii="Arial Unicode MS" w:eastAsia="Arial Unicode MS" w:hAnsi="Arial Unicode MS" w:cs="Arial Unicode MS"/>
              </w:rPr>
              <w:t xml:space="preserve"> 3 </w:t>
            </w:r>
            <w:r>
              <w:rPr>
                <w:rFonts w:ascii="Arial Unicode MS" w:eastAsia="Arial Unicode MS" w:hAnsi="Arial Unicode MS" w:cs="Arial Unicode MS"/>
              </w:rPr>
              <w:t>동일</w:t>
            </w:r>
            <w:r>
              <w:rPr>
                <w:rFonts w:ascii="Arial Unicode MS" w:eastAsia="Arial Unicode MS" w:hAnsi="Arial Unicode MS" w:cs="Arial Unicode MS"/>
              </w:rPr>
              <w:t xml:space="preserve"> + </w:t>
            </w:r>
            <w:r>
              <w:rPr>
                <w:rFonts w:ascii="Arial Unicode MS" w:eastAsia="Arial Unicode MS" w:hAnsi="Arial Unicode MS" w:cs="Arial Unicode MS"/>
              </w:rPr>
              <w:t>감사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로그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사내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보존</w:t>
            </w:r>
          </w:p>
        </w:tc>
        <w:tc>
          <w:tcPr>
            <w:tcW w:w="18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0C1B89" w14:textId="77777777" w:rsidR="00D80D8A" w:rsidRDefault="00BE6280">
            <w:pPr>
              <w:spacing w:before="240" w:after="240"/>
            </w:pPr>
            <w:r>
              <w:rPr>
                <w:rFonts w:ascii="Arial Unicode MS" w:eastAsia="Arial Unicode MS" w:hAnsi="Arial Unicode MS" w:cs="Arial Unicode MS"/>
              </w:rPr>
              <w:t>단계</w:t>
            </w:r>
            <w:r>
              <w:rPr>
                <w:rFonts w:ascii="Arial Unicode MS" w:eastAsia="Arial Unicode MS" w:hAnsi="Arial Unicode MS" w:cs="Arial Unicode MS"/>
              </w:rPr>
              <w:t xml:space="preserve"> 3 </w:t>
            </w:r>
            <w:r>
              <w:rPr>
                <w:rFonts w:ascii="Arial Unicode MS" w:eastAsia="Arial Unicode MS" w:hAnsi="Arial Unicode MS" w:cs="Arial Unicode MS"/>
              </w:rPr>
              <w:t>동일</w:t>
            </w:r>
          </w:p>
        </w:tc>
      </w:tr>
    </w:tbl>
    <w:p w14:paraId="59436310" w14:textId="77777777" w:rsidR="00D80D8A" w:rsidRDefault="00D80D8A"/>
    <w:p w14:paraId="093C3D06" w14:textId="77777777" w:rsidR="00D80D8A" w:rsidRDefault="00BE6280">
      <w:r>
        <w:rPr>
          <w:rFonts w:ascii="Arial Unicode MS" w:eastAsia="Arial Unicode MS" w:hAnsi="Arial Unicode MS" w:cs="Arial Unicode MS"/>
          <w:i/>
          <w:iCs/>
        </w:rPr>
        <w:t>(</w:t>
      </w:r>
      <w:r>
        <w:rPr>
          <w:rFonts w:ascii="Arial Unicode MS" w:eastAsia="Arial Unicode MS" w:hAnsi="Arial Unicode MS" w:cs="Arial Unicode MS"/>
          <w:i/>
          <w:iCs/>
        </w:rPr>
        <w:t>단계</w:t>
      </w:r>
      <w:r>
        <w:rPr>
          <w:rFonts w:ascii="Arial Unicode MS" w:eastAsia="Arial Unicode MS" w:hAnsi="Arial Unicode MS" w:cs="Arial Unicode MS"/>
          <w:i/>
          <w:iCs/>
        </w:rPr>
        <w:t xml:space="preserve"> 3~4</w:t>
      </w:r>
      <w:r>
        <w:rPr>
          <w:rFonts w:ascii="Arial Unicode MS" w:eastAsia="Arial Unicode MS" w:hAnsi="Arial Unicode MS" w:cs="Arial Unicode MS"/>
          <w:i/>
          <w:iCs/>
        </w:rPr>
        <w:t>는</w:t>
      </w:r>
      <w:r>
        <w:rPr>
          <w:rFonts w:ascii="Arial Unicode MS" w:eastAsia="Arial Unicode MS" w:hAnsi="Arial Unicode MS" w:cs="Arial Unicode MS"/>
          <w:i/>
          <w:iCs/>
        </w:rPr>
        <w:t xml:space="preserve"> </w:t>
      </w:r>
      <w:r>
        <w:rPr>
          <w:rFonts w:ascii="Arial Unicode MS" w:eastAsia="Arial Unicode MS" w:hAnsi="Arial Unicode MS" w:cs="Arial Unicode MS"/>
          <w:i/>
          <w:iCs/>
        </w:rPr>
        <w:t>배타적이</w:t>
      </w:r>
      <w:r>
        <w:rPr>
          <w:rFonts w:ascii="Arial Unicode MS" w:eastAsia="Arial Unicode MS" w:hAnsi="Arial Unicode MS" w:cs="Arial Unicode MS"/>
          <w:i/>
          <w:iCs/>
        </w:rPr>
        <w:t xml:space="preserve"> </w:t>
      </w:r>
      <w:r>
        <w:rPr>
          <w:rFonts w:ascii="Arial Unicode MS" w:eastAsia="Arial Unicode MS" w:hAnsi="Arial Unicode MS" w:cs="Arial Unicode MS"/>
          <w:i/>
          <w:iCs/>
        </w:rPr>
        <w:t>아니라</w:t>
      </w:r>
      <w:r>
        <w:rPr>
          <w:rFonts w:ascii="Arial Unicode MS" w:eastAsia="Arial Unicode MS" w:hAnsi="Arial Unicode MS" w:cs="Arial Unicode MS"/>
          <w:i/>
          <w:iCs/>
        </w:rPr>
        <w:t xml:space="preserve"> </w:t>
      </w:r>
      <w:r>
        <w:rPr>
          <w:rFonts w:ascii="Arial Unicode MS" w:eastAsia="Arial Unicode MS" w:hAnsi="Arial Unicode MS" w:cs="Arial Unicode MS"/>
          <w:i/>
          <w:iCs/>
        </w:rPr>
        <w:t>조합</w:t>
      </w:r>
      <w:r>
        <w:rPr>
          <w:rFonts w:ascii="Arial Unicode MS" w:eastAsia="Arial Unicode MS" w:hAnsi="Arial Unicode MS" w:cs="Arial Unicode MS"/>
          <w:i/>
          <w:iCs/>
        </w:rPr>
        <w:t xml:space="preserve"> </w:t>
      </w:r>
      <w:r>
        <w:rPr>
          <w:rFonts w:ascii="Arial Unicode MS" w:eastAsia="Arial Unicode MS" w:hAnsi="Arial Unicode MS" w:cs="Arial Unicode MS"/>
          <w:i/>
          <w:iCs/>
        </w:rPr>
        <w:t>가능하다</w:t>
      </w:r>
      <w:r>
        <w:rPr>
          <w:rFonts w:ascii="Arial Unicode MS" w:eastAsia="Arial Unicode MS" w:hAnsi="Arial Unicode MS" w:cs="Arial Unicode MS"/>
          <w:i/>
          <w:iCs/>
        </w:rPr>
        <w:t xml:space="preserve">. </w:t>
      </w:r>
      <w:r>
        <w:rPr>
          <w:rFonts w:ascii="Arial Unicode MS" w:eastAsia="Arial Unicode MS" w:hAnsi="Arial Unicode MS" w:cs="Arial Unicode MS"/>
          <w:i/>
          <w:iCs/>
        </w:rPr>
        <w:t>예</w:t>
      </w:r>
      <w:r>
        <w:rPr>
          <w:rFonts w:ascii="Arial Unicode MS" w:eastAsia="Arial Unicode MS" w:hAnsi="Arial Unicode MS" w:cs="Arial Unicode MS"/>
          <w:i/>
          <w:iCs/>
        </w:rPr>
        <w:t xml:space="preserve">: </w:t>
      </w:r>
      <w:r>
        <w:rPr>
          <w:rFonts w:ascii="Arial Unicode MS" w:eastAsia="Arial Unicode MS" w:hAnsi="Arial Unicode MS" w:cs="Arial Unicode MS"/>
          <w:i/>
          <w:iCs/>
        </w:rPr>
        <w:t>단계</w:t>
      </w:r>
      <w:r>
        <w:rPr>
          <w:rFonts w:ascii="Arial Unicode MS" w:eastAsia="Arial Unicode MS" w:hAnsi="Arial Unicode MS" w:cs="Arial Unicode MS"/>
          <w:i/>
          <w:iCs/>
        </w:rPr>
        <w:t xml:space="preserve"> 3</w:t>
      </w:r>
      <w:r>
        <w:rPr>
          <w:rFonts w:ascii="Arial Unicode MS" w:eastAsia="Arial Unicode MS" w:hAnsi="Arial Unicode MS" w:cs="Arial Unicode MS"/>
          <w:i/>
          <w:iCs/>
        </w:rPr>
        <w:t>의</w:t>
      </w:r>
      <w:r>
        <w:rPr>
          <w:rFonts w:ascii="Arial Unicode MS" w:eastAsia="Arial Unicode MS" w:hAnsi="Arial Unicode MS" w:cs="Arial Unicode MS"/>
          <w:i/>
          <w:iCs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i/>
          <w:iCs/>
        </w:rPr>
        <w:t>트레이싱</w:t>
      </w:r>
      <w:proofErr w:type="spellEnd"/>
      <w:r>
        <w:rPr>
          <w:rFonts w:ascii="Arial Unicode MS" w:eastAsia="Arial Unicode MS" w:hAnsi="Arial Unicode MS" w:cs="Arial Unicode MS"/>
          <w:i/>
          <w:iCs/>
        </w:rPr>
        <w:t xml:space="preserve"> </w:t>
      </w:r>
      <w:r>
        <w:rPr>
          <w:rFonts w:ascii="Arial Unicode MS" w:eastAsia="Arial Unicode MS" w:hAnsi="Arial Unicode MS" w:cs="Arial Unicode MS"/>
          <w:i/>
          <w:iCs/>
        </w:rPr>
        <w:t>도구</w:t>
      </w:r>
      <w:r>
        <w:rPr>
          <w:rFonts w:ascii="Arial Unicode MS" w:eastAsia="Arial Unicode MS" w:hAnsi="Arial Unicode MS" w:cs="Arial Unicode MS"/>
          <w:i/>
          <w:iCs/>
        </w:rPr>
        <w:t xml:space="preserve"> + </w:t>
      </w:r>
      <w:r>
        <w:rPr>
          <w:rFonts w:ascii="Arial Unicode MS" w:eastAsia="Arial Unicode MS" w:hAnsi="Arial Unicode MS" w:cs="Arial Unicode MS"/>
          <w:i/>
          <w:iCs/>
        </w:rPr>
        <w:t>비용</w:t>
      </w:r>
      <w:r>
        <w:rPr>
          <w:rFonts w:ascii="Arial Unicode MS" w:eastAsia="Arial Unicode MS" w:hAnsi="Arial Unicode MS" w:cs="Arial Unicode MS"/>
          <w:i/>
          <w:iCs/>
        </w:rPr>
        <w:t xml:space="preserve"> </w:t>
      </w:r>
      <w:r>
        <w:rPr>
          <w:rFonts w:ascii="Arial Unicode MS" w:eastAsia="Arial Unicode MS" w:hAnsi="Arial Unicode MS" w:cs="Arial Unicode MS"/>
          <w:i/>
          <w:iCs/>
        </w:rPr>
        <w:t>모니터링</w:t>
      </w:r>
      <w:r>
        <w:rPr>
          <w:rFonts w:ascii="Arial Unicode MS" w:eastAsia="Arial Unicode MS" w:hAnsi="Arial Unicode MS" w:cs="Arial Unicode MS"/>
          <w:i/>
          <w:iCs/>
        </w:rPr>
        <w:t xml:space="preserve"> </w:t>
      </w:r>
      <w:r>
        <w:rPr>
          <w:rFonts w:ascii="Arial Unicode MS" w:eastAsia="Arial Unicode MS" w:hAnsi="Arial Unicode MS" w:cs="Arial Unicode MS"/>
          <w:i/>
          <w:iCs/>
        </w:rPr>
        <w:t>보조</w:t>
      </w:r>
      <w:r>
        <w:rPr>
          <w:rFonts w:ascii="Arial Unicode MS" w:eastAsia="Arial Unicode MS" w:hAnsi="Arial Unicode MS" w:cs="Arial Unicode MS"/>
          <w:i/>
          <w:iCs/>
        </w:rPr>
        <w:t xml:space="preserve"> </w:t>
      </w:r>
      <w:r>
        <w:rPr>
          <w:rFonts w:ascii="Arial Unicode MS" w:eastAsia="Arial Unicode MS" w:hAnsi="Arial Unicode MS" w:cs="Arial Unicode MS"/>
          <w:i/>
          <w:iCs/>
        </w:rPr>
        <w:t>레이어를</w:t>
      </w:r>
      <w:r>
        <w:rPr>
          <w:rFonts w:ascii="Arial Unicode MS" w:eastAsia="Arial Unicode MS" w:hAnsi="Arial Unicode MS" w:cs="Arial Unicode MS"/>
          <w:i/>
          <w:iCs/>
        </w:rPr>
        <w:t xml:space="preserve"> </w:t>
      </w:r>
      <w:r>
        <w:rPr>
          <w:rFonts w:ascii="Arial Unicode MS" w:eastAsia="Arial Unicode MS" w:hAnsi="Arial Unicode MS" w:cs="Arial Unicode MS"/>
          <w:i/>
          <w:iCs/>
        </w:rPr>
        <w:t>병행하는</w:t>
      </w:r>
      <w:r>
        <w:rPr>
          <w:rFonts w:ascii="Arial Unicode MS" w:eastAsia="Arial Unicode MS" w:hAnsi="Arial Unicode MS" w:cs="Arial Unicode MS"/>
          <w:i/>
          <w:iCs/>
        </w:rPr>
        <w:t xml:space="preserve"> </w:t>
      </w:r>
      <w:r>
        <w:rPr>
          <w:rFonts w:ascii="Arial Unicode MS" w:eastAsia="Arial Unicode MS" w:hAnsi="Arial Unicode MS" w:cs="Arial Unicode MS"/>
          <w:i/>
          <w:iCs/>
        </w:rPr>
        <w:t>것이</w:t>
      </w:r>
      <w:r>
        <w:rPr>
          <w:rFonts w:ascii="Arial Unicode MS" w:eastAsia="Arial Unicode MS" w:hAnsi="Arial Unicode MS" w:cs="Arial Unicode MS"/>
          <w:i/>
          <w:iCs/>
        </w:rPr>
        <w:t xml:space="preserve"> </w:t>
      </w:r>
      <w:r>
        <w:rPr>
          <w:rFonts w:ascii="Arial Unicode MS" w:eastAsia="Arial Unicode MS" w:hAnsi="Arial Unicode MS" w:cs="Arial Unicode MS"/>
          <w:i/>
          <w:iCs/>
        </w:rPr>
        <w:t>일반적이다</w:t>
      </w:r>
      <w:r>
        <w:rPr>
          <w:rFonts w:ascii="Arial Unicode MS" w:eastAsia="Arial Unicode MS" w:hAnsi="Arial Unicode MS" w:cs="Arial Unicode MS"/>
          <w:i/>
          <w:iCs/>
        </w:rPr>
        <w:t>.)</w:t>
      </w:r>
    </w:p>
    <w:p w14:paraId="66FDCB58" w14:textId="77777777" w:rsidR="00D80D8A" w:rsidRDefault="00D80D8A"/>
    <w:p w14:paraId="316EE9B4" w14:textId="77777777" w:rsidR="00D80D8A" w:rsidRDefault="00BE6280">
      <w:r>
        <w:rPr>
          <w:rFonts w:ascii="Arial Unicode MS" w:eastAsia="Arial Unicode MS" w:hAnsi="Arial Unicode MS" w:cs="Arial Unicode MS"/>
          <w:b/>
          <w:bCs/>
        </w:rPr>
        <w:t>단계</w:t>
      </w:r>
      <w:r>
        <w:rPr>
          <w:rFonts w:ascii="Arial Unicode MS" w:eastAsia="Arial Unicode MS" w:hAnsi="Arial Unicode MS" w:cs="Arial Unicode MS"/>
          <w:b/>
          <w:bCs/>
        </w:rPr>
        <w:t xml:space="preserve"> 1</w:t>
      </w:r>
      <w:r>
        <w:rPr>
          <w:rFonts w:ascii="Arial Unicode MS" w:eastAsia="Arial Unicode MS" w:hAnsi="Arial Unicode MS" w:cs="Arial Unicode MS"/>
          <w:b/>
          <w:bCs/>
        </w:rPr>
        <w:t>에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해당하면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별도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b/>
          <w:bCs/>
        </w:rPr>
        <w:t>Observability</w:t>
      </w:r>
      <w:proofErr w:type="spellEnd"/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도구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선정이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불필요하다</w:t>
      </w:r>
      <w:r>
        <w:rPr>
          <w:rFonts w:ascii="Arial Unicode MS" w:eastAsia="Arial Unicode MS" w:hAnsi="Arial Unicode MS" w:cs="Arial Unicode MS"/>
          <w:b/>
          <w:bCs/>
        </w:rPr>
        <w:t>.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프레임워크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내장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로깅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또는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</w:rPr>
        <w:t>print</w:t>
      </w:r>
      <w:proofErr w:type="spellEnd"/>
      <w:r>
        <w:t>/</w:t>
      </w:r>
      <w:proofErr w:type="spellStart"/>
      <w:r>
        <w:rPr>
          <w:rFonts w:ascii="Roboto Mono" w:eastAsia="Roboto Mono" w:hAnsi="Roboto Mono" w:cs="Roboto Mono"/>
          <w:color w:val="188038"/>
        </w:rPr>
        <w:t>logging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수준으로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충분하므로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경우</w:t>
      </w:r>
      <w:r>
        <w:rPr>
          <w:rFonts w:ascii="Arial Unicode MS" w:eastAsia="Arial Unicode MS" w:hAnsi="Arial Unicode MS" w:cs="Arial Unicode MS"/>
        </w:rPr>
        <w:t xml:space="preserve"> 11.2~11.3</w:t>
      </w:r>
      <w:r>
        <w:rPr>
          <w:rFonts w:ascii="Arial Unicode MS" w:eastAsia="Arial Unicode MS" w:hAnsi="Arial Unicode MS" w:cs="Arial Unicode MS"/>
        </w:rPr>
        <w:t>절은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해당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없으며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선정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완료이다</w:t>
      </w:r>
      <w:r>
        <w:rPr>
          <w:rFonts w:ascii="Arial Unicode MS" w:eastAsia="Arial Unicode MS" w:hAnsi="Arial Unicode MS" w:cs="Arial Unicode MS"/>
        </w:rPr>
        <w:t xml:space="preserve">. </w:t>
      </w:r>
      <w:r>
        <w:rPr>
          <w:rFonts w:ascii="Arial Unicode MS" w:eastAsia="Arial Unicode MS" w:hAnsi="Arial Unicode MS" w:cs="Arial Unicode MS"/>
        </w:rPr>
        <w:t>단계</w:t>
      </w:r>
      <w:r>
        <w:rPr>
          <w:rFonts w:ascii="Arial Unicode MS" w:eastAsia="Arial Unicode MS" w:hAnsi="Arial Unicode MS" w:cs="Arial Unicode MS"/>
        </w:rPr>
        <w:t xml:space="preserve"> 2 </w:t>
      </w:r>
      <w:r>
        <w:rPr>
          <w:rFonts w:ascii="Arial Unicode MS" w:eastAsia="Arial Unicode MS" w:hAnsi="Arial Unicode MS" w:cs="Arial Unicode MS"/>
        </w:rPr>
        <w:t>이상부터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아래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절을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계속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진행한다</w:t>
      </w:r>
      <w:r>
        <w:rPr>
          <w:rFonts w:ascii="Arial Unicode MS" w:eastAsia="Arial Unicode MS" w:hAnsi="Arial Unicode MS" w:cs="Arial Unicode MS"/>
        </w:rPr>
        <w:t>.</w:t>
      </w:r>
    </w:p>
    <w:p w14:paraId="0708661A" w14:textId="77777777" w:rsidR="00D80D8A" w:rsidRDefault="00BE6280">
      <w:pPr>
        <w:pStyle w:val="4"/>
      </w:pPr>
      <w:bookmarkStart w:id="273" w:name="_pwgsu83x4i0h" w:colFirst="0" w:colLast="0"/>
      <w:bookmarkEnd w:id="273"/>
      <w:r>
        <w:rPr>
          <w:rFonts w:ascii="Arial Unicode MS" w:eastAsia="Arial Unicode MS" w:hAnsi="Arial Unicode MS" w:cs="Arial Unicode MS"/>
        </w:rPr>
        <w:t xml:space="preserve">11.1.2 </w:t>
      </w:r>
      <w:r>
        <w:rPr>
          <w:rFonts w:ascii="Arial Unicode MS" w:eastAsia="Arial Unicode MS" w:hAnsi="Arial Unicode MS" w:cs="Arial Unicode MS"/>
        </w:rPr>
        <w:t>필요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트레이싱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깊이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확인</w:t>
      </w:r>
    </w:p>
    <w:p w14:paraId="6841A066" w14:textId="77777777" w:rsidR="00D80D8A" w:rsidRDefault="00BE6280">
      <w:proofErr w:type="spellStart"/>
      <w:r>
        <w:rPr>
          <w:rFonts w:ascii="Arial Unicode MS" w:eastAsia="Arial Unicode MS" w:hAnsi="Arial Unicode MS" w:cs="Arial Unicode MS"/>
        </w:rPr>
        <w:t>트레이싱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깊이는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도구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선택의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핵심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기준이다</w:t>
      </w:r>
      <w:r>
        <w:rPr>
          <w:rFonts w:ascii="Arial Unicode MS" w:eastAsia="Arial Unicode MS" w:hAnsi="Arial Unicode MS" w:cs="Arial Unicode MS"/>
        </w:rPr>
        <w:t xml:space="preserve">. </w:t>
      </w:r>
      <w:r>
        <w:rPr>
          <w:rFonts w:ascii="Arial Unicode MS" w:eastAsia="Arial Unicode MS" w:hAnsi="Arial Unicode MS" w:cs="Arial Unicode MS"/>
        </w:rPr>
        <w:t>도구마다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지원하는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최대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깊이가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다르므로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아래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표에서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자신의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아키텍처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유형</w:t>
      </w:r>
      <w:r>
        <w:rPr>
          <w:rFonts w:ascii="Arial Unicode MS" w:eastAsia="Arial Unicode MS" w:hAnsi="Arial Unicode MS" w:cs="Arial Unicode MS"/>
        </w:rPr>
        <w:t>(2.2</w:t>
      </w:r>
      <w:r>
        <w:rPr>
          <w:rFonts w:ascii="Arial Unicode MS" w:eastAsia="Arial Unicode MS" w:hAnsi="Arial Unicode MS" w:cs="Arial Unicode MS"/>
        </w:rPr>
        <w:t>절</w:t>
      </w:r>
      <w:r>
        <w:rPr>
          <w:rFonts w:ascii="Arial Unicode MS" w:eastAsia="Arial Unicode MS" w:hAnsi="Arial Unicode MS" w:cs="Arial Unicode MS"/>
        </w:rPr>
        <w:t>)</w:t>
      </w:r>
      <w:r>
        <w:rPr>
          <w:rFonts w:ascii="Arial Unicode MS" w:eastAsia="Arial Unicode MS" w:hAnsi="Arial Unicode MS" w:cs="Arial Unicode MS"/>
        </w:rPr>
        <w:t>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해당하는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레벨을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확정해야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한다</w:t>
      </w:r>
      <w:r>
        <w:rPr>
          <w:rFonts w:ascii="Arial Unicode MS" w:eastAsia="Arial Unicode MS" w:hAnsi="Arial Unicode MS" w:cs="Arial Unicode MS"/>
        </w:rPr>
        <w:t xml:space="preserve">. </w:t>
      </w:r>
    </w:p>
    <w:p w14:paraId="38B368A9" w14:textId="77777777" w:rsidR="00D80D8A" w:rsidRDefault="00D80D8A"/>
    <w:tbl>
      <w:tblPr>
        <w:tblStyle w:val="afffffffffffff"/>
        <w:tblW w:w="871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765"/>
        <w:gridCol w:w="4725"/>
        <w:gridCol w:w="3225"/>
      </w:tblGrid>
      <w:tr w:rsidR="00D80D8A" w14:paraId="5E6010A1" w14:textId="77777777">
        <w:trPr>
          <w:tblHeader/>
        </w:trPr>
        <w:tc>
          <w:tcPr>
            <w:tcW w:w="765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C2DBAF" w14:textId="77777777" w:rsidR="00D80D8A" w:rsidRDefault="00BE6280">
            <w:pPr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lastRenderedPageBreak/>
              <w:t>레벨</w:t>
            </w:r>
          </w:p>
        </w:tc>
        <w:tc>
          <w:tcPr>
            <w:tcW w:w="4725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729C92" w14:textId="77777777" w:rsidR="00D80D8A" w:rsidRDefault="00BE6280">
            <w:pPr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정의</w:t>
            </w:r>
          </w:p>
        </w:tc>
        <w:tc>
          <w:tcPr>
            <w:tcW w:w="3225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ED5844" w14:textId="77777777" w:rsidR="00D80D8A" w:rsidRDefault="00BE6280">
            <w:pPr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필요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아키텍처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유형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(2.2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절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기준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)</w:t>
            </w:r>
          </w:p>
        </w:tc>
      </w:tr>
      <w:tr w:rsidR="00D80D8A" w14:paraId="4ABA788D" w14:textId="77777777">
        <w:tc>
          <w:tcPr>
            <w:tcW w:w="7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6AC7DB" w14:textId="77777777" w:rsidR="00D80D8A" w:rsidRDefault="00BE6280">
            <w:r>
              <w:rPr>
                <w:b/>
                <w:bCs/>
              </w:rPr>
              <w:t>L1</w:t>
            </w:r>
          </w:p>
        </w:tc>
        <w:tc>
          <w:tcPr>
            <w:tcW w:w="47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81EE74" w14:textId="77777777" w:rsidR="00D80D8A" w:rsidRDefault="00BE6280">
            <w:r>
              <w:rPr>
                <w:rFonts w:ascii="Arial Unicode MS" w:eastAsia="Arial Unicode MS" w:hAnsi="Arial Unicode MS" w:cs="Arial Unicode MS"/>
              </w:rPr>
              <w:t xml:space="preserve">LLM </w:t>
            </w:r>
            <w:r>
              <w:rPr>
                <w:rFonts w:ascii="Arial Unicode MS" w:eastAsia="Arial Unicode MS" w:hAnsi="Arial Unicode MS" w:cs="Arial Unicode MS"/>
              </w:rPr>
              <w:t>호출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단위</w:t>
            </w:r>
            <w:r>
              <w:rPr>
                <w:rFonts w:ascii="Arial Unicode MS" w:eastAsia="Arial Unicode MS" w:hAnsi="Arial Unicode MS" w:cs="Arial Unicode MS"/>
              </w:rPr>
              <w:t xml:space="preserve">: </w:t>
            </w:r>
            <w:r>
              <w:rPr>
                <w:rFonts w:ascii="Arial Unicode MS" w:eastAsia="Arial Unicode MS" w:hAnsi="Arial Unicode MS" w:cs="Arial Unicode MS"/>
              </w:rPr>
              <w:t>개별</w:t>
            </w:r>
            <w:r>
              <w:rPr>
                <w:rFonts w:ascii="Arial Unicode MS" w:eastAsia="Arial Unicode MS" w:hAnsi="Arial Unicode MS" w:cs="Arial Unicode MS"/>
              </w:rPr>
              <w:t xml:space="preserve"> API </w:t>
            </w:r>
            <w:r>
              <w:rPr>
                <w:rFonts w:ascii="Arial Unicode MS" w:eastAsia="Arial Unicode MS" w:hAnsi="Arial Unicode MS" w:cs="Arial Unicode MS"/>
              </w:rPr>
              <w:t>호출의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입출력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토큰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수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지연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비용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기록</w:t>
            </w:r>
          </w:p>
        </w:tc>
        <w:tc>
          <w:tcPr>
            <w:tcW w:w="32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A5C670" w14:textId="77777777" w:rsidR="00D80D8A" w:rsidRDefault="00BE6280">
            <w:r>
              <w:rPr>
                <w:rFonts w:ascii="Arial Unicode MS" w:eastAsia="Arial Unicode MS" w:hAnsi="Arial Unicode MS" w:cs="Arial Unicode MS"/>
              </w:rPr>
              <w:t>모든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유형</w:t>
            </w:r>
            <w:r>
              <w:rPr>
                <w:rFonts w:ascii="Arial Unicode MS" w:eastAsia="Arial Unicode MS" w:hAnsi="Arial Unicode MS" w:cs="Arial Unicode MS"/>
              </w:rPr>
              <w:t xml:space="preserve"> (</w:t>
            </w:r>
            <w:r>
              <w:rPr>
                <w:rFonts w:ascii="Arial Unicode MS" w:eastAsia="Arial Unicode MS" w:hAnsi="Arial Unicode MS" w:cs="Arial Unicode MS"/>
              </w:rPr>
              <w:t>최소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요건</w:t>
            </w:r>
            <w:r>
              <w:rPr>
                <w:rFonts w:ascii="Arial Unicode MS" w:eastAsia="Arial Unicode MS" w:hAnsi="Arial Unicode MS" w:cs="Arial Unicode MS"/>
              </w:rPr>
              <w:t>)</w:t>
            </w:r>
          </w:p>
        </w:tc>
      </w:tr>
      <w:tr w:rsidR="00D80D8A" w14:paraId="662047B4" w14:textId="77777777">
        <w:tc>
          <w:tcPr>
            <w:tcW w:w="7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AF8619" w14:textId="77777777" w:rsidR="00D80D8A" w:rsidRDefault="00BE6280">
            <w:r>
              <w:rPr>
                <w:b/>
                <w:bCs/>
              </w:rPr>
              <w:t>L2</w:t>
            </w:r>
          </w:p>
        </w:tc>
        <w:tc>
          <w:tcPr>
            <w:tcW w:w="47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B854DB" w14:textId="77777777" w:rsidR="00D80D8A" w:rsidRDefault="00BE6280">
            <w:proofErr w:type="spellStart"/>
            <w:r>
              <w:rPr>
                <w:rFonts w:ascii="Arial Unicode MS" w:eastAsia="Arial Unicode MS" w:hAnsi="Arial Unicode MS" w:cs="Arial Unicode MS"/>
              </w:rPr>
              <w:t>Agent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스텝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단위</w:t>
            </w:r>
            <w:r>
              <w:rPr>
                <w:rFonts w:ascii="Arial Unicode MS" w:eastAsia="Arial Unicode MS" w:hAnsi="Arial Unicode MS" w:cs="Arial Unicode MS"/>
              </w:rPr>
              <w:t xml:space="preserve">: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Agent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순차적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스텝을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체인으로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연결하여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추적</w:t>
            </w:r>
          </w:p>
        </w:tc>
        <w:tc>
          <w:tcPr>
            <w:tcW w:w="32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9C456D" w14:textId="77777777" w:rsidR="00D80D8A" w:rsidRDefault="00BE6280">
            <w:r>
              <w:rPr>
                <w:rFonts w:ascii="Arial Unicode MS" w:eastAsia="Arial Unicode MS" w:hAnsi="Arial Unicode MS" w:cs="Arial Unicode MS"/>
              </w:rPr>
              <w:t>순차</w:t>
            </w:r>
            <w:r>
              <w:rPr>
                <w:rFonts w:ascii="Arial Unicode MS" w:eastAsia="Arial Unicode MS" w:hAnsi="Arial Unicode MS" w:cs="Arial Unicode MS"/>
              </w:rPr>
              <w:t>(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Sequential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) </w:t>
            </w:r>
            <w:r>
              <w:rPr>
                <w:rFonts w:ascii="Arial Unicode MS" w:eastAsia="Arial Unicode MS" w:hAnsi="Arial Unicode MS" w:cs="Arial Unicode MS"/>
              </w:rPr>
              <w:t>이상</w:t>
            </w:r>
          </w:p>
        </w:tc>
      </w:tr>
      <w:tr w:rsidR="00D80D8A" w14:paraId="438D54AB" w14:textId="77777777">
        <w:tc>
          <w:tcPr>
            <w:tcW w:w="7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6BADD0" w14:textId="77777777" w:rsidR="00D80D8A" w:rsidRDefault="00BE6280">
            <w:r>
              <w:rPr>
                <w:b/>
                <w:bCs/>
              </w:rPr>
              <w:t>L3</w:t>
            </w:r>
          </w:p>
        </w:tc>
        <w:tc>
          <w:tcPr>
            <w:tcW w:w="47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F7F434" w14:textId="77777777" w:rsidR="00D80D8A" w:rsidRDefault="00BE6280">
            <w:r>
              <w:rPr>
                <w:rFonts w:ascii="Arial Unicode MS" w:eastAsia="Arial Unicode MS" w:hAnsi="Arial Unicode MS" w:cs="Arial Unicode MS"/>
              </w:rPr>
              <w:t>그래프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노드</w:t>
            </w:r>
            <w:r>
              <w:rPr>
                <w:rFonts w:ascii="Arial Unicode MS" w:eastAsia="Arial Unicode MS" w:hAnsi="Arial Unicode MS" w:cs="Arial Unicode MS"/>
              </w:rPr>
              <w:t>/</w:t>
            </w:r>
            <w:r>
              <w:rPr>
                <w:rFonts w:ascii="Arial Unicode MS" w:eastAsia="Arial Unicode MS" w:hAnsi="Arial Unicode MS" w:cs="Arial Unicode MS"/>
              </w:rPr>
              <w:t>분기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단위</w:t>
            </w:r>
            <w:r>
              <w:rPr>
                <w:rFonts w:ascii="Arial Unicode MS" w:eastAsia="Arial Unicode MS" w:hAnsi="Arial Unicode MS" w:cs="Arial Unicode MS"/>
              </w:rPr>
              <w:t xml:space="preserve">: </w:t>
            </w:r>
            <w:r>
              <w:rPr>
                <w:rFonts w:ascii="Arial Unicode MS" w:eastAsia="Arial Unicode MS" w:hAnsi="Arial Unicode MS" w:cs="Arial Unicode MS"/>
              </w:rPr>
              <w:t>조건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분기</w:t>
            </w:r>
            <w:r>
              <w:rPr>
                <w:rFonts w:ascii="Arial Unicode MS" w:eastAsia="Arial Unicode MS" w:hAnsi="Arial Unicode MS" w:cs="Arial Unicode MS"/>
              </w:rPr>
              <w:t>·</w:t>
            </w:r>
            <w:r>
              <w:rPr>
                <w:rFonts w:ascii="Arial Unicode MS" w:eastAsia="Arial Unicode MS" w:hAnsi="Arial Unicode MS" w:cs="Arial Unicode MS"/>
              </w:rPr>
              <w:t>루프</w:t>
            </w:r>
            <w:r>
              <w:rPr>
                <w:rFonts w:ascii="Arial Unicode MS" w:eastAsia="Arial Unicode MS" w:hAnsi="Arial Unicode MS" w:cs="Arial Unicode MS"/>
              </w:rPr>
              <w:t>·</w:t>
            </w:r>
            <w:r>
              <w:rPr>
                <w:rFonts w:ascii="Arial Unicode MS" w:eastAsia="Arial Unicode MS" w:hAnsi="Arial Unicode MS" w:cs="Arial Unicode MS"/>
              </w:rPr>
              <w:t>병렬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실행의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각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노드별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실행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경로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시각화</w:t>
            </w:r>
          </w:p>
        </w:tc>
        <w:tc>
          <w:tcPr>
            <w:tcW w:w="32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60619C" w14:textId="77777777" w:rsidR="00D80D8A" w:rsidRDefault="00BE6280">
            <w:r>
              <w:rPr>
                <w:rFonts w:ascii="Arial Unicode MS" w:eastAsia="Arial Unicode MS" w:hAnsi="Arial Unicode MS" w:cs="Arial Unicode MS"/>
              </w:rPr>
              <w:t>그래프</w:t>
            </w:r>
            <w:r>
              <w:rPr>
                <w:rFonts w:ascii="Arial Unicode MS" w:eastAsia="Arial Unicode MS" w:hAnsi="Arial Unicode MS" w:cs="Arial Unicode MS"/>
              </w:rPr>
              <w:t>(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Graph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>/State)</w:t>
            </w:r>
          </w:p>
        </w:tc>
      </w:tr>
      <w:tr w:rsidR="00D80D8A" w14:paraId="21A16311" w14:textId="77777777">
        <w:tc>
          <w:tcPr>
            <w:tcW w:w="7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F60A67" w14:textId="77777777" w:rsidR="00D80D8A" w:rsidRDefault="00BE6280">
            <w:r>
              <w:rPr>
                <w:b/>
                <w:bCs/>
              </w:rPr>
              <w:t>L4</w:t>
            </w:r>
          </w:p>
        </w:tc>
        <w:tc>
          <w:tcPr>
            <w:tcW w:w="47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F9C292" w14:textId="77777777" w:rsidR="00D80D8A" w:rsidRDefault="00BE6280">
            <w:r>
              <w:rPr>
                <w:rFonts w:ascii="Arial Unicode MS" w:eastAsia="Arial Unicode MS" w:hAnsi="Arial Unicode MS" w:cs="Arial Unicode MS"/>
              </w:rPr>
              <w:t>멀티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Agent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분산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트레이싱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: </w:t>
            </w:r>
            <w:r>
              <w:rPr>
                <w:rFonts w:ascii="Arial Unicode MS" w:eastAsia="Arial Unicode MS" w:hAnsi="Arial Unicode MS" w:cs="Arial Unicode MS"/>
              </w:rPr>
              <w:t>여러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Agent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작업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위임</w:t>
            </w:r>
            <w:r>
              <w:rPr>
                <w:rFonts w:ascii="Arial Unicode MS" w:eastAsia="Arial Unicode MS" w:hAnsi="Arial Unicode MS" w:cs="Arial Unicode MS"/>
              </w:rPr>
              <w:t>·</w:t>
            </w:r>
            <w:r>
              <w:rPr>
                <w:rFonts w:ascii="Arial Unicode MS" w:eastAsia="Arial Unicode MS" w:hAnsi="Arial Unicode MS" w:cs="Arial Unicode MS"/>
              </w:rPr>
              <w:t>메시지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교환의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종단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추적</w:t>
            </w:r>
          </w:p>
        </w:tc>
        <w:tc>
          <w:tcPr>
            <w:tcW w:w="32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AA3ADF" w14:textId="77777777" w:rsidR="00D80D8A" w:rsidRDefault="00BE6280">
            <w:r>
              <w:rPr>
                <w:rFonts w:ascii="Arial Unicode MS" w:eastAsia="Arial Unicode MS" w:hAnsi="Arial Unicode MS" w:cs="Arial Unicode MS"/>
              </w:rPr>
              <w:t>계층</w:t>
            </w:r>
            <w:r>
              <w:rPr>
                <w:rFonts w:ascii="Arial Unicode MS" w:eastAsia="Arial Unicode MS" w:hAnsi="Arial Unicode MS" w:cs="Arial Unicode MS"/>
              </w:rPr>
              <w:t>(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Hierarchical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>)·</w:t>
            </w:r>
            <w:r>
              <w:rPr>
                <w:rFonts w:ascii="Arial Unicode MS" w:eastAsia="Arial Unicode MS" w:hAnsi="Arial Unicode MS" w:cs="Arial Unicode MS"/>
              </w:rPr>
              <w:t>협업</w:t>
            </w:r>
            <w:r>
              <w:rPr>
                <w:rFonts w:ascii="Arial Unicode MS" w:eastAsia="Arial Unicode MS" w:hAnsi="Arial Unicode MS" w:cs="Arial Unicode MS"/>
              </w:rPr>
              <w:t>(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Collaborative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>)</w:t>
            </w:r>
          </w:p>
        </w:tc>
      </w:tr>
    </w:tbl>
    <w:p w14:paraId="476245C9" w14:textId="77777777" w:rsidR="00D80D8A" w:rsidRDefault="00BE6280">
      <w:pPr>
        <w:pStyle w:val="4"/>
      </w:pPr>
      <w:bookmarkStart w:id="274" w:name="_42ggng13dhhx" w:colFirst="0" w:colLast="0"/>
      <w:bookmarkEnd w:id="274"/>
      <w:r>
        <w:rPr>
          <w:rFonts w:ascii="Arial Unicode MS" w:eastAsia="Arial Unicode MS" w:hAnsi="Arial Unicode MS" w:cs="Arial Unicode MS"/>
        </w:rPr>
        <w:t xml:space="preserve">11.1.3 </w:t>
      </w:r>
      <w:r>
        <w:rPr>
          <w:rFonts w:ascii="Arial Unicode MS" w:eastAsia="Arial Unicode MS" w:hAnsi="Arial Unicode MS" w:cs="Arial Unicode MS"/>
        </w:rPr>
        <w:t>핵심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요구조건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의사결정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체크리스트</w:t>
      </w:r>
    </w:p>
    <w:p w14:paraId="201C1C38" w14:textId="77777777" w:rsidR="00D80D8A" w:rsidRDefault="00BE6280">
      <w:r>
        <w:rPr>
          <w:rFonts w:ascii="Arial Unicode MS" w:eastAsia="Arial Unicode MS" w:hAnsi="Arial Unicode MS" w:cs="Arial Unicode MS"/>
        </w:rPr>
        <w:t>아래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항목을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확인하면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11.3</w:t>
      </w:r>
      <w:r>
        <w:rPr>
          <w:rFonts w:ascii="Arial Unicode MS" w:eastAsia="Arial Unicode MS" w:hAnsi="Arial Unicode MS" w:cs="Arial Unicode MS"/>
        </w:rPr>
        <w:t>절의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의사결정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흐름에서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자신의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도구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선택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경로를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빠르게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찾을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있다</w:t>
      </w:r>
      <w:r>
        <w:rPr>
          <w:rFonts w:ascii="Arial Unicode MS" w:eastAsia="Arial Unicode MS" w:hAnsi="Arial Unicode MS" w:cs="Arial Unicode MS"/>
        </w:rPr>
        <w:t xml:space="preserve">. </w:t>
      </w:r>
      <w:r>
        <w:rPr>
          <w:rFonts w:ascii="Arial Unicode MS" w:eastAsia="Arial Unicode MS" w:hAnsi="Arial Unicode MS" w:cs="Arial Unicode MS"/>
        </w:rPr>
        <w:t>각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항목은</w:t>
      </w:r>
      <w:r>
        <w:rPr>
          <w:rFonts w:ascii="Arial Unicode MS" w:eastAsia="Arial Unicode MS" w:hAnsi="Arial Unicode MS" w:cs="Arial Unicode MS"/>
        </w:rPr>
        <w:t xml:space="preserve"> 11.3.1</w:t>
      </w:r>
      <w:r>
        <w:rPr>
          <w:rFonts w:ascii="Arial Unicode MS" w:eastAsia="Arial Unicode MS" w:hAnsi="Arial Unicode MS" w:cs="Arial Unicode MS"/>
        </w:rPr>
        <w:t>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분기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A~E</w:t>
      </w:r>
      <w:r>
        <w:rPr>
          <w:rFonts w:ascii="Arial Unicode MS" w:eastAsia="Arial Unicode MS" w:hAnsi="Arial Unicode MS" w:cs="Arial Unicode MS"/>
        </w:rPr>
        <w:t>와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직접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매핑되므로</w:t>
      </w:r>
      <w:proofErr w:type="spellEnd"/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본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절에서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자신의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조건을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먼저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정리한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뒤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해당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분기로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이동해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판단한다</w:t>
      </w:r>
      <w:r>
        <w:rPr>
          <w:rFonts w:ascii="Arial Unicode MS" w:eastAsia="Arial Unicode MS" w:hAnsi="Arial Unicode MS" w:cs="Arial Unicode MS"/>
        </w:rPr>
        <w:t>.</w:t>
      </w:r>
    </w:p>
    <w:p w14:paraId="71734EE8" w14:textId="77777777" w:rsidR="00D80D8A" w:rsidRDefault="00D80D8A"/>
    <w:tbl>
      <w:tblPr>
        <w:tblStyle w:val="afffffffffffff0"/>
        <w:tblW w:w="9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760"/>
        <w:gridCol w:w="3240"/>
        <w:gridCol w:w="3000"/>
      </w:tblGrid>
      <w:tr w:rsidR="00D80D8A" w14:paraId="6484617B" w14:textId="77777777">
        <w:trPr>
          <w:tblHeader/>
        </w:trPr>
        <w:tc>
          <w:tcPr>
            <w:tcW w:w="276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A70DD1" w14:textId="77777777" w:rsidR="00D80D8A" w:rsidRDefault="00BE6280">
            <w:pPr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확인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항목</w:t>
            </w:r>
          </w:p>
        </w:tc>
        <w:tc>
          <w:tcPr>
            <w:tcW w:w="324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CA0EB9" w14:textId="77777777" w:rsidR="00D80D8A" w:rsidRDefault="00BE6280">
            <w:pPr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예시</w:t>
            </w:r>
          </w:p>
        </w:tc>
        <w:tc>
          <w:tcPr>
            <w:tcW w:w="300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A3BC87" w14:textId="77777777" w:rsidR="00D80D8A" w:rsidRDefault="00BE6280">
            <w:pPr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11.3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분기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연결</w:t>
            </w:r>
          </w:p>
        </w:tc>
      </w:tr>
      <w:tr w:rsidR="00D80D8A" w14:paraId="65A91028" w14:textId="77777777">
        <w:tc>
          <w:tcPr>
            <w:tcW w:w="27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9C8EBD" w14:textId="77777777" w:rsidR="00D80D8A" w:rsidRDefault="00BE6280">
            <w:proofErr w:type="spellStart"/>
            <w:r>
              <w:rPr>
                <w:rFonts w:ascii="Arial Unicode MS" w:eastAsia="Arial Unicode MS" w:hAnsi="Arial Unicode MS" w:cs="Arial Unicode MS"/>
              </w:rPr>
              <w:t>Framework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종속성</w:t>
            </w:r>
          </w:p>
        </w:tc>
        <w:tc>
          <w:tcPr>
            <w:tcW w:w="32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1CC772" w14:textId="77777777" w:rsidR="00D80D8A" w:rsidRDefault="00BE6280">
            <w:proofErr w:type="spellStart"/>
            <w:r>
              <w:rPr>
                <w:rFonts w:ascii="Arial Unicode MS" w:eastAsia="Arial Unicode MS" w:hAnsi="Arial Unicode MS" w:cs="Arial Unicode MS"/>
              </w:rPr>
              <w:t>LangGraph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사용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vs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.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비</w:t>
            </w:r>
            <w:r>
              <w:rPr>
                <w:rFonts w:ascii="Arial Unicode MS" w:eastAsia="Arial Unicode MS" w:hAnsi="Arial Unicode MS" w:cs="Arial Unicode MS"/>
              </w:rPr>
              <w:t>LangChain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Framework</w:t>
            </w:r>
            <w:proofErr w:type="spellEnd"/>
          </w:p>
        </w:tc>
        <w:tc>
          <w:tcPr>
            <w:tcW w:w="30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1C31A3" w14:textId="77777777" w:rsidR="00D80D8A" w:rsidRDefault="00BE6280">
            <w:r>
              <w:rPr>
                <w:rFonts w:ascii="Arial Unicode MS" w:eastAsia="Arial Unicode MS" w:hAnsi="Arial Unicode MS" w:cs="Arial Unicode MS"/>
              </w:rPr>
              <w:t>분기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A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(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LangGraph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여부</w:t>
            </w:r>
            <w:r>
              <w:rPr>
                <w:rFonts w:ascii="Arial Unicode MS" w:eastAsia="Arial Unicode MS" w:hAnsi="Arial Unicode MS" w:cs="Arial Unicode MS"/>
              </w:rPr>
              <w:t>)</w:t>
            </w:r>
          </w:p>
        </w:tc>
      </w:tr>
      <w:tr w:rsidR="00D80D8A" w14:paraId="268390F1" w14:textId="77777777">
        <w:tc>
          <w:tcPr>
            <w:tcW w:w="27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DDB57C" w14:textId="77777777" w:rsidR="00D80D8A" w:rsidRDefault="00BE6280">
            <w:r>
              <w:rPr>
                <w:rFonts w:ascii="Arial Unicode MS" w:eastAsia="Arial Unicode MS" w:hAnsi="Arial Unicode MS" w:cs="Arial Unicode MS"/>
              </w:rPr>
              <w:t>데이터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proofErr w:type="gramStart"/>
            <w:r>
              <w:rPr>
                <w:rFonts w:ascii="Arial Unicode MS" w:eastAsia="Arial Unicode MS" w:hAnsi="Arial Unicode MS" w:cs="Arial Unicode MS"/>
              </w:rPr>
              <w:t>주권</w:t>
            </w:r>
            <w:r>
              <w:rPr>
                <w:rFonts w:ascii="Arial Unicode MS" w:eastAsia="Arial Unicode MS" w:hAnsi="Arial Unicode MS" w:cs="Arial Unicode MS"/>
              </w:rPr>
              <w:t xml:space="preserve"> /</w:t>
            </w:r>
            <w:proofErr w:type="gram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배포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환경</w:t>
            </w:r>
          </w:p>
        </w:tc>
        <w:tc>
          <w:tcPr>
            <w:tcW w:w="32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881F8D" w14:textId="77777777" w:rsidR="00D80D8A" w:rsidRDefault="00BE6280">
            <w:proofErr w:type="spellStart"/>
            <w:r>
              <w:rPr>
                <w:rFonts w:ascii="Arial Unicode MS" w:eastAsia="Arial Unicode MS" w:hAnsi="Arial Unicode MS" w:cs="Arial Unicode MS"/>
              </w:rPr>
              <w:t>SaaS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허용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vs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.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온프레미스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필수</w:t>
            </w:r>
            <w:r>
              <w:rPr>
                <w:rFonts w:ascii="Arial Unicode MS" w:eastAsia="Arial Unicode MS" w:hAnsi="Arial Unicode MS" w:cs="Arial Unicode MS"/>
              </w:rPr>
              <w:t xml:space="preserve"> (</w:t>
            </w:r>
            <w:r>
              <w:rPr>
                <w:rFonts w:ascii="Arial Unicode MS" w:eastAsia="Arial Unicode MS" w:hAnsi="Arial Unicode MS" w:cs="Arial Unicode MS"/>
              </w:rPr>
              <w:t>민감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데이터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외부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전송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가능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여부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포함</w:t>
            </w:r>
            <w:r>
              <w:rPr>
                <w:rFonts w:ascii="Arial Unicode MS" w:eastAsia="Arial Unicode MS" w:hAnsi="Arial Unicode MS" w:cs="Arial Unicode MS"/>
              </w:rPr>
              <w:t>)</w:t>
            </w:r>
          </w:p>
        </w:tc>
        <w:tc>
          <w:tcPr>
            <w:tcW w:w="30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2F4554" w14:textId="77777777" w:rsidR="00D80D8A" w:rsidRDefault="00BE6280">
            <w:r>
              <w:rPr>
                <w:rFonts w:ascii="Arial Unicode MS" w:eastAsia="Arial Unicode MS" w:hAnsi="Arial Unicode MS" w:cs="Arial Unicode MS"/>
              </w:rPr>
              <w:t>분기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B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(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온프레미스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필수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여부</w:t>
            </w:r>
            <w:r>
              <w:rPr>
                <w:rFonts w:ascii="Arial Unicode MS" w:eastAsia="Arial Unicode MS" w:hAnsi="Arial Unicode MS" w:cs="Arial Unicode MS"/>
              </w:rPr>
              <w:t>)</w:t>
            </w:r>
          </w:p>
        </w:tc>
      </w:tr>
      <w:tr w:rsidR="00D80D8A" w14:paraId="4197D3F2" w14:textId="77777777">
        <w:tc>
          <w:tcPr>
            <w:tcW w:w="2760" w:type="dxa"/>
            <w:tcBorders>
              <w:bottom w:val="single" w:sz="5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5C36E8" w14:textId="77777777" w:rsidR="00D80D8A" w:rsidRDefault="00BE6280">
            <w:r>
              <w:rPr>
                <w:rFonts w:ascii="Arial Unicode MS" w:eastAsia="Arial Unicode MS" w:hAnsi="Arial Unicode MS" w:cs="Arial Unicode MS"/>
              </w:rPr>
              <w:t>기존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모니터링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스택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유무</w:t>
            </w:r>
          </w:p>
        </w:tc>
        <w:tc>
          <w:tcPr>
            <w:tcW w:w="3240" w:type="dxa"/>
            <w:tcBorders>
              <w:bottom w:val="single" w:sz="5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B33575" w14:textId="77777777" w:rsidR="00D80D8A" w:rsidRDefault="00BE6280">
            <w:proofErr w:type="spellStart"/>
            <w:r>
              <w:rPr>
                <w:rFonts w:ascii="Arial Unicode MS" w:eastAsia="Arial Unicode MS" w:hAnsi="Arial Unicode MS" w:cs="Arial Unicode MS"/>
              </w:rPr>
              <w:t>Datadog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>/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Grafana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이미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운영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중인지</w:t>
            </w:r>
          </w:p>
        </w:tc>
        <w:tc>
          <w:tcPr>
            <w:tcW w:w="3000" w:type="dxa"/>
            <w:tcBorders>
              <w:bottom w:val="single" w:sz="5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166E71" w14:textId="77777777" w:rsidR="00D80D8A" w:rsidRDefault="00BE6280">
            <w:r>
              <w:rPr>
                <w:rFonts w:ascii="Arial Unicode MS" w:eastAsia="Arial Unicode MS" w:hAnsi="Arial Unicode MS" w:cs="Arial Unicode MS"/>
              </w:rPr>
              <w:t>분기</w:t>
            </w:r>
            <w:r>
              <w:rPr>
                <w:rFonts w:ascii="Arial Unicode MS" w:eastAsia="Arial Unicode MS" w:hAnsi="Arial Unicode MS" w:cs="Arial Unicode MS"/>
              </w:rPr>
              <w:t xml:space="preserve"> C (</w:t>
            </w:r>
            <w:r>
              <w:rPr>
                <w:rFonts w:ascii="Arial Unicode MS" w:eastAsia="Arial Unicode MS" w:hAnsi="Arial Unicode MS" w:cs="Arial Unicode MS"/>
              </w:rPr>
              <w:t>기존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스택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활용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여부</w:t>
            </w:r>
            <w:r>
              <w:rPr>
                <w:rFonts w:ascii="Arial Unicode MS" w:eastAsia="Arial Unicode MS" w:hAnsi="Arial Unicode MS" w:cs="Arial Unicode MS"/>
              </w:rPr>
              <w:t>)</w:t>
            </w:r>
          </w:p>
        </w:tc>
      </w:tr>
      <w:tr w:rsidR="00D80D8A" w14:paraId="30170945" w14:textId="77777777">
        <w:tc>
          <w:tcPr>
            <w:tcW w:w="27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AABE28" w14:textId="77777777" w:rsidR="00D80D8A" w:rsidRDefault="00BE6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proofErr w:type="spellStart"/>
            <w:r>
              <w:rPr>
                <w:rFonts w:ascii="Arial Unicode MS" w:eastAsia="Arial Unicode MS" w:hAnsi="Arial Unicode MS" w:cs="Arial Unicode MS"/>
              </w:rPr>
              <w:t>트레이싱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깊이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요건</w:t>
            </w:r>
          </w:p>
        </w:tc>
        <w:tc>
          <w:tcPr>
            <w:tcW w:w="32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4DFD2A" w14:textId="77777777" w:rsidR="00D80D8A" w:rsidRDefault="00BE6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Arial Unicode MS" w:eastAsia="Arial Unicode MS" w:hAnsi="Arial Unicode MS" w:cs="Arial Unicode MS"/>
              </w:rPr>
              <w:t xml:space="preserve">L4 </w:t>
            </w:r>
            <w:r>
              <w:rPr>
                <w:rFonts w:ascii="Arial Unicode MS" w:eastAsia="Arial Unicode MS" w:hAnsi="Arial Unicode MS" w:cs="Arial Unicode MS"/>
              </w:rPr>
              <w:t>분산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트레이싱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필요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여부</w:t>
            </w:r>
          </w:p>
        </w:tc>
        <w:tc>
          <w:tcPr>
            <w:tcW w:w="30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F61F2E" w14:textId="77777777" w:rsidR="00D80D8A" w:rsidRDefault="00BE6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Arial Unicode MS" w:eastAsia="Arial Unicode MS" w:hAnsi="Arial Unicode MS" w:cs="Arial Unicode MS"/>
              </w:rPr>
              <w:t>분기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D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(L4 </w:t>
            </w:r>
            <w:r>
              <w:rPr>
                <w:rFonts w:ascii="Arial Unicode MS" w:eastAsia="Arial Unicode MS" w:hAnsi="Arial Unicode MS" w:cs="Arial Unicode MS"/>
              </w:rPr>
              <w:t>필수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여부</w:t>
            </w:r>
            <w:r>
              <w:rPr>
                <w:rFonts w:ascii="Arial Unicode MS" w:eastAsia="Arial Unicode MS" w:hAnsi="Arial Unicode MS" w:cs="Arial Unicode MS"/>
              </w:rPr>
              <w:t>)</w:t>
            </w:r>
          </w:p>
        </w:tc>
      </w:tr>
      <w:tr w:rsidR="00D80D8A" w14:paraId="7F92F4D0" w14:textId="77777777">
        <w:tc>
          <w:tcPr>
            <w:tcW w:w="27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CB6292" w14:textId="77777777" w:rsidR="00D80D8A" w:rsidRDefault="00BE6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Arial Unicode MS" w:eastAsia="Arial Unicode MS" w:hAnsi="Arial Unicode MS" w:cs="Arial Unicode MS"/>
              </w:rPr>
              <w:t>트래픽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proofErr w:type="gramStart"/>
            <w:r>
              <w:rPr>
                <w:rFonts w:ascii="Arial Unicode MS" w:eastAsia="Arial Unicode MS" w:hAnsi="Arial Unicode MS" w:cs="Arial Unicode MS"/>
              </w:rPr>
              <w:t>규모</w:t>
            </w:r>
            <w:r>
              <w:rPr>
                <w:rFonts w:ascii="Arial Unicode MS" w:eastAsia="Arial Unicode MS" w:hAnsi="Arial Unicode MS" w:cs="Arial Unicode MS"/>
              </w:rPr>
              <w:t xml:space="preserve"> /</w:t>
            </w:r>
            <w:proofErr w:type="gram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비용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예산</w:t>
            </w:r>
          </w:p>
        </w:tc>
        <w:tc>
          <w:tcPr>
            <w:tcW w:w="32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917851" w14:textId="77777777" w:rsidR="00D80D8A" w:rsidRDefault="00BE6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Arial Unicode MS" w:eastAsia="Arial Unicode MS" w:hAnsi="Arial Unicode MS" w:cs="Arial Unicode MS"/>
              </w:rPr>
              <w:t>월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수십만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이상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무료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티어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초과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여부</w:t>
            </w:r>
          </w:p>
        </w:tc>
        <w:tc>
          <w:tcPr>
            <w:tcW w:w="30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C1B03C" w14:textId="77777777" w:rsidR="00D80D8A" w:rsidRDefault="00BE6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Arial Unicode MS" w:eastAsia="Arial Unicode MS" w:hAnsi="Arial Unicode MS" w:cs="Arial Unicode MS"/>
              </w:rPr>
              <w:t>분기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E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(</w:t>
            </w:r>
            <w:r>
              <w:rPr>
                <w:rFonts w:ascii="Arial Unicode MS" w:eastAsia="Arial Unicode MS" w:hAnsi="Arial Unicode MS" w:cs="Arial Unicode MS"/>
              </w:rPr>
              <w:t>무료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티어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충분성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>)</w:t>
            </w:r>
          </w:p>
        </w:tc>
      </w:tr>
      <w:tr w:rsidR="00D80D8A" w14:paraId="75163592" w14:textId="77777777">
        <w:tc>
          <w:tcPr>
            <w:tcW w:w="2760" w:type="dxa"/>
            <w:tcBorders>
              <w:top w:val="single" w:sz="5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C6DC0E" w14:textId="77777777" w:rsidR="00D80D8A" w:rsidRDefault="00BE6280">
            <w:r>
              <w:rPr>
                <w:rFonts w:ascii="Arial Unicode MS" w:eastAsia="Arial Unicode MS" w:hAnsi="Arial Unicode MS" w:cs="Arial Unicode MS"/>
              </w:rPr>
              <w:t>비용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추적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독립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필요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여부</w:t>
            </w:r>
          </w:p>
        </w:tc>
        <w:tc>
          <w:tcPr>
            <w:tcW w:w="3240" w:type="dxa"/>
            <w:tcBorders>
              <w:top w:val="single" w:sz="5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F4CEBE" w14:textId="77777777" w:rsidR="00D80D8A" w:rsidRDefault="00BE6280">
            <w:proofErr w:type="spellStart"/>
            <w:r>
              <w:rPr>
                <w:rFonts w:ascii="Arial Unicode MS" w:eastAsia="Arial Unicode MS" w:hAnsi="Arial Unicode MS" w:cs="Arial Unicode MS"/>
              </w:rPr>
              <w:t>모델별</w:t>
            </w:r>
            <w:r>
              <w:rPr>
                <w:rFonts w:ascii="Arial Unicode MS" w:eastAsia="Arial Unicode MS" w:hAnsi="Arial Unicode MS" w:cs="Arial Unicode MS"/>
              </w:rPr>
              <w:t>·</w:t>
            </w:r>
            <w:r>
              <w:rPr>
                <w:rFonts w:ascii="Arial Unicode MS" w:eastAsia="Arial Unicode MS" w:hAnsi="Arial Unicode MS" w:cs="Arial Unicode MS"/>
              </w:rPr>
              <w:t>사용자별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비용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분해</w:t>
            </w:r>
            <w:r>
              <w:rPr>
                <w:rFonts w:ascii="Arial Unicode MS" w:eastAsia="Arial Unicode MS" w:hAnsi="Arial Unicode MS" w:cs="Arial Unicode MS"/>
              </w:rPr>
              <w:t>·</w:t>
            </w:r>
            <w:r>
              <w:rPr>
                <w:rFonts w:ascii="Arial Unicode MS" w:eastAsia="Arial Unicode MS" w:hAnsi="Arial Unicode MS" w:cs="Arial Unicode MS"/>
              </w:rPr>
              <w:t>알림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필요</w:t>
            </w:r>
          </w:p>
        </w:tc>
        <w:tc>
          <w:tcPr>
            <w:tcW w:w="3000" w:type="dxa"/>
            <w:tcBorders>
              <w:top w:val="single" w:sz="5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AC17B4" w14:textId="77777777" w:rsidR="00D80D8A" w:rsidRDefault="00BE6280">
            <w:r>
              <w:rPr>
                <w:rFonts w:ascii="Arial Unicode MS" w:eastAsia="Arial Unicode MS" w:hAnsi="Arial Unicode MS" w:cs="Arial Unicode MS"/>
              </w:rPr>
              <w:t xml:space="preserve">11.3.1 </w:t>
            </w:r>
            <w:r>
              <w:rPr>
                <w:rFonts w:ascii="Arial Unicode MS" w:eastAsia="Arial Unicode MS" w:hAnsi="Arial Unicode MS" w:cs="Arial Unicode MS"/>
              </w:rPr>
              <w:t>보조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레이어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판단</w:t>
            </w:r>
          </w:p>
        </w:tc>
      </w:tr>
      <w:tr w:rsidR="00D80D8A" w14:paraId="1A7F1BE7" w14:textId="77777777">
        <w:tc>
          <w:tcPr>
            <w:tcW w:w="27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12126E" w14:textId="77777777" w:rsidR="00D80D8A" w:rsidRDefault="00BE6280">
            <w:r>
              <w:rPr>
                <w:rFonts w:ascii="Arial Unicode MS" w:eastAsia="Arial Unicode MS" w:hAnsi="Arial Unicode MS" w:cs="Arial Unicode MS"/>
              </w:rPr>
              <w:t xml:space="preserve">RAG </w:t>
            </w:r>
            <w:r>
              <w:rPr>
                <w:rFonts w:ascii="Arial Unicode MS" w:eastAsia="Arial Unicode MS" w:hAnsi="Arial Unicode MS" w:cs="Arial Unicode MS"/>
              </w:rPr>
              <w:t>파이프라인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품질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분석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필요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여부</w:t>
            </w:r>
          </w:p>
        </w:tc>
        <w:tc>
          <w:tcPr>
            <w:tcW w:w="32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59F17D" w14:textId="77777777" w:rsidR="00D80D8A" w:rsidRDefault="00BE6280">
            <w:proofErr w:type="spellStart"/>
            <w:r>
              <w:rPr>
                <w:rFonts w:ascii="Arial Unicode MS" w:eastAsia="Arial Unicode MS" w:hAnsi="Arial Unicode MS" w:cs="Arial Unicode MS"/>
              </w:rPr>
              <w:t>임베딩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드리프트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탐지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검색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품질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평가</w:t>
            </w:r>
            <w:r>
              <w:rPr>
                <w:rFonts w:ascii="Arial Unicode MS" w:eastAsia="Arial Unicode MS" w:hAnsi="Arial Unicode MS" w:cs="Arial Unicode MS"/>
              </w:rPr>
              <w:t xml:space="preserve"> (9</w:t>
            </w:r>
            <w:r>
              <w:rPr>
                <w:rFonts w:ascii="Arial Unicode MS" w:eastAsia="Arial Unicode MS" w:hAnsi="Arial Unicode MS" w:cs="Arial Unicode MS"/>
              </w:rPr>
              <w:t>장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연계</w:t>
            </w:r>
            <w:r>
              <w:rPr>
                <w:rFonts w:ascii="Arial Unicode MS" w:eastAsia="Arial Unicode MS" w:hAnsi="Arial Unicode MS" w:cs="Arial Unicode MS"/>
              </w:rPr>
              <w:t>)</w:t>
            </w:r>
          </w:p>
        </w:tc>
        <w:tc>
          <w:tcPr>
            <w:tcW w:w="30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91EEB4" w14:textId="77777777" w:rsidR="00D80D8A" w:rsidRDefault="00BE6280">
            <w:r>
              <w:rPr>
                <w:rFonts w:ascii="Arial Unicode MS" w:eastAsia="Arial Unicode MS" w:hAnsi="Arial Unicode MS" w:cs="Arial Unicode MS"/>
              </w:rPr>
              <w:t xml:space="preserve">11.3.1 </w:t>
            </w:r>
            <w:r>
              <w:rPr>
                <w:rFonts w:ascii="Arial Unicode MS" w:eastAsia="Arial Unicode MS" w:hAnsi="Arial Unicode MS" w:cs="Arial Unicode MS"/>
              </w:rPr>
              <w:t>보조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레이어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판단</w:t>
            </w:r>
          </w:p>
        </w:tc>
      </w:tr>
    </w:tbl>
    <w:p w14:paraId="195E2AB8" w14:textId="77777777" w:rsidR="00D80D8A" w:rsidRDefault="00D80D8A"/>
    <w:p w14:paraId="4C998A8C" w14:textId="77777777" w:rsidR="00D80D8A" w:rsidRDefault="00BE6280">
      <w:pPr>
        <w:pStyle w:val="3"/>
      </w:pPr>
      <w:bookmarkStart w:id="275" w:name="_2luf9ydf3x58" w:colFirst="0" w:colLast="0"/>
      <w:bookmarkEnd w:id="275"/>
      <w:r>
        <w:rPr>
          <w:rFonts w:ascii="Arial Unicode MS" w:eastAsia="Arial Unicode MS" w:hAnsi="Arial Unicode MS" w:cs="Arial Unicode MS"/>
        </w:rPr>
        <w:lastRenderedPageBreak/>
        <w:t xml:space="preserve">11.2 </w:t>
      </w:r>
      <w:r>
        <w:rPr>
          <w:rFonts w:ascii="Arial Unicode MS" w:eastAsia="Arial Unicode MS" w:hAnsi="Arial Unicode MS" w:cs="Arial Unicode MS"/>
        </w:rPr>
        <w:t>도구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비교</w:t>
      </w:r>
    </w:p>
    <w:p w14:paraId="3965079D" w14:textId="77777777" w:rsidR="00D80D8A" w:rsidRDefault="00BE6280">
      <w:r>
        <w:rPr>
          <w:rFonts w:ascii="Arial Unicode MS" w:eastAsia="Arial Unicode MS" w:hAnsi="Arial Unicode MS" w:cs="Arial Unicode MS"/>
        </w:rPr>
        <w:t>11.1</w:t>
      </w:r>
      <w:r>
        <w:rPr>
          <w:rFonts w:ascii="Arial Unicode MS" w:eastAsia="Arial Unicode MS" w:hAnsi="Arial Unicode MS" w:cs="Arial Unicode MS"/>
        </w:rPr>
        <w:t>절에서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자신의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단계</w:t>
      </w:r>
      <w:r>
        <w:rPr>
          <w:rFonts w:ascii="Arial Unicode MS" w:eastAsia="Arial Unicode MS" w:hAnsi="Arial Unicode MS" w:cs="Arial Unicode MS"/>
        </w:rPr>
        <w:t>·</w:t>
      </w:r>
      <w:r>
        <w:rPr>
          <w:rFonts w:ascii="Arial Unicode MS" w:eastAsia="Arial Unicode MS" w:hAnsi="Arial Unicode MS" w:cs="Arial Unicode MS"/>
        </w:rPr>
        <w:t>트레이싱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깊이</w:t>
      </w:r>
      <w:r>
        <w:rPr>
          <w:rFonts w:ascii="Arial Unicode MS" w:eastAsia="Arial Unicode MS" w:hAnsi="Arial Unicode MS" w:cs="Arial Unicode MS"/>
        </w:rPr>
        <w:t>·</w:t>
      </w:r>
      <w:r>
        <w:rPr>
          <w:rFonts w:ascii="Arial Unicode MS" w:eastAsia="Arial Unicode MS" w:hAnsi="Arial Unicode MS" w:cs="Arial Unicode MS"/>
        </w:rPr>
        <w:t>요구조건을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확인한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뒤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절에서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구체적인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도구를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비교한다</w:t>
      </w:r>
      <w:r>
        <w:rPr>
          <w:rFonts w:ascii="Arial Unicode MS" w:eastAsia="Arial Unicode MS" w:hAnsi="Arial Unicode MS" w:cs="Arial Unicode MS"/>
        </w:rPr>
        <w:t>.</w:t>
      </w:r>
    </w:p>
    <w:p w14:paraId="73E1ED85" w14:textId="77777777" w:rsidR="00D80D8A" w:rsidRDefault="00D80D8A"/>
    <w:p w14:paraId="3D61FF34" w14:textId="77777777" w:rsidR="00D80D8A" w:rsidRDefault="00BE6280">
      <w:r>
        <w:rPr>
          <w:rFonts w:ascii="Arial Unicode MS" w:eastAsia="Arial Unicode MS" w:hAnsi="Arial Unicode MS" w:cs="Arial Unicode MS"/>
          <w:b/>
          <w:bCs/>
        </w:rPr>
        <w:t>비교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대상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선정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근거</w:t>
      </w:r>
      <w:r>
        <w:rPr>
          <w:rFonts w:ascii="Arial Unicode MS" w:eastAsia="Arial Unicode MS" w:hAnsi="Arial Unicode MS" w:cs="Arial Unicode MS"/>
          <w:b/>
          <w:bCs/>
        </w:rPr>
        <w:t>:</w:t>
      </w:r>
      <w:r>
        <w:rPr>
          <w:rFonts w:ascii="Arial Unicode MS" w:eastAsia="Arial Unicode MS" w:hAnsi="Arial Unicode MS" w:cs="Arial Unicode MS"/>
        </w:rPr>
        <w:t xml:space="preserve"> AI </w:t>
      </w:r>
      <w:proofErr w:type="spellStart"/>
      <w:r>
        <w:rPr>
          <w:rFonts w:ascii="Arial Unicode MS" w:eastAsia="Arial Unicode MS" w:hAnsi="Arial Unicode MS" w:cs="Arial Unicode MS"/>
        </w:rPr>
        <w:t>Agent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Observability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영역에서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가장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널리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사용되며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각각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뚜렷한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포지셔닝을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가진</w:t>
      </w:r>
      <w:r>
        <w:rPr>
          <w:rFonts w:ascii="Arial Unicode MS" w:eastAsia="Arial Unicode MS" w:hAnsi="Arial Unicode MS" w:cs="Arial Unicode MS"/>
        </w:rPr>
        <w:t xml:space="preserve"> 5</w:t>
      </w:r>
      <w:r>
        <w:rPr>
          <w:rFonts w:ascii="Arial Unicode MS" w:eastAsia="Arial Unicode MS" w:hAnsi="Arial Unicode MS" w:cs="Arial Unicode MS"/>
        </w:rPr>
        <w:t>개를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선정했다</w:t>
      </w:r>
      <w:r>
        <w:rPr>
          <w:rFonts w:ascii="Arial Unicode MS" w:eastAsia="Arial Unicode MS" w:hAnsi="Arial Unicode MS" w:cs="Arial Unicode MS"/>
        </w:rPr>
        <w:t>.</w:t>
      </w:r>
    </w:p>
    <w:p w14:paraId="73883957" w14:textId="77777777" w:rsidR="00D80D8A" w:rsidRDefault="00D80D8A"/>
    <w:tbl>
      <w:tblPr>
        <w:tblStyle w:val="afffffffffffff1"/>
        <w:tblW w:w="9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070"/>
        <w:gridCol w:w="6930"/>
      </w:tblGrid>
      <w:tr w:rsidR="00D80D8A" w14:paraId="79CB530F" w14:textId="77777777">
        <w:trPr>
          <w:tblHeader/>
        </w:trPr>
        <w:tc>
          <w:tcPr>
            <w:tcW w:w="207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0CBB70" w14:textId="77777777" w:rsidR="00D80D8A" w:rsidRDefault="00BE6280">
            <w:pPr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도구</w:t>
            </w:r>
          </w:p>
        </w:tc>
        <w:tc>
          <w:tcPr>
            <w:tcW w:w="693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7F82D8" w14:textId="77777777" w:rsidR="00D80D8A" w:rsidRDefault="00BE6280">
            <w:pPr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포지셔닝</w:t>
            </w:r>
          </w:p>
        </w:tc>
      </w:tr>
      <w:tr w:rsidR="00D80D8A" w14:paraId="34456A76" w14:textId="77777777">
        <w:tc>
          <w:tcPr>
            <w:tcW w:w="20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3E684E" w14:textId="77777777" w:rsidR="00D80D8A" w:rsidRDefault="00BE6280">
            <w:proofErr w:type="spellStart"/>
            <w:r>
              <w:rPr>
                <w:b/>
                <w:bCs/>
              </w:rPr>
              <w:t>LangSmith</w:t>
            </w:r>
            <w:proofErr w:type="spellEnd"/>
          </w:p>
        </w:tc>
        <w:tc>
          <w:tcPr>
            <w:tcW w:w="69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342391" w14:textId="77777777" w:rsidR="00D80D8A" w:rsidRDefault="00BE6280">
            <w:proofErr w:type="spellStart"/>
            <w:r>
              <w:rPr>
                <w:rFonts w:ascii="Arial Unicode MS" w:eastAsia="Arial Unicode MS" w:hAnsi="Arial Unicode MS" w:cs="Arial Unicode MS"/>
              </w:rPr>
              <w:t>LangChain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>/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LangGraph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네이티브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Observability</w:t>
            </w:r>
            <w:proofErr w:type="spellEnd"/>
          </w:p>
        </w:tc>
      </w:tr>
      <w:tr w:rsidR="00D80D8A" w14:paraId="3E7038EC" w14:textId="77777777">
        <w:tc>
          <w:tcPr>
            <w:tcW w:w="20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120336" w14:textId="77777777" w:rsidR="00D80D8A" w:rsidRDefault="00BE6280">
            <w:proofErr w:type="spellStart"/>
            <w:r>
              <w:rPr>
                <w:b/>
                <w:bCs/>
              </w:rPr>
              <w:t>Langfuse</w:t>
            </w:r>
            <w:proofErr w:type="spellEnd"/>
          </w:p>
        </w:tc>
        <w:tc>
          <w:tcPr>
            <w:tcW w:w="6930" w:type="dxa"/>
            <w:tcBorders>
              <w:bottom w:val="single" w:sz="5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12205B" w14:textId="77777777" w:rsidR="00D80D8A" w:rsidRDefault="00BE6280">
            <w:r>
              <w:rPr>
                <w:rFonts w:ascii="Arial Unicode MS" w:eastAsia="Arial Unicode MS" w:hAnsi="Arial Unicode MS" w:cs="Arial Unicode MS"/>
              </w:rPr>
              <w:t>오픈소스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범용</w:t>
            </w:r>
            <w:r>
              <w:rPr>
                <w:rFonts w:ascii="Arial Unicode MS" w:eastAsia="Arial Unicode MS" w:hAnsi="Arial Unicode MS" w:cs="Arial Unicode MS"/>
              </w:rPr>
              <w:t xml:space="preserve"> LLM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Observability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(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트레이싱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프롬프트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관리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평가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통합</w:t>
            </w:r>
            <w:r>
              <w:rPr>
                <w:rFonts w:ascii="Arial Unicode MS" w:eastAsia="Arial Unicode MS" w:hAnsi="Arial Unicode MS" w:cs="Arial Unicode MS"/>
              </w:rPr>
              <w:t>)</w:t>
            </w:r>
          </w:p>
        </w:tc>
      </w:tr>
      <w:tr w:rsidR="00D80D8A" w14:paraId="1000A801" w14:textId="77777777">
        <w:tc>
          <w:tcPr>
            <w:tcW w:w="2070" w:type="dxa"/>
            <w:tcBorders>
              <w:right w:val="single" w:sz="5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4484DB" w14:textId="77777777" w:rsidR="00D80D8A" w:rsidRDefault="00BE6280">
            <w:proofErr w:type="spellStart"/>
            <w:r>
              <w:rPr>
                <w:b/>
                <w:bCs/>
              </w:rPr>
              <w:t>Arize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Phoenix</w:t>
            </w:r>
            <w:proofErr w:type="spellEnd"/>
          </w:p>
        </w:tc>
        <w:tc>
          <w:tcPr>
            <w:tcW w:w="69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A9BE91" w14:textId="77777777" w:rsidR="00D80D8A" w:rsidRDefault="00BE6280">
            <w:pPr>
              <w:spacing w:before="240" w:after="240"/>
            </w:pPr>
            <w:r>
              <w:rPr>
                <w:rFonts w:ascii="Arial Unicode MS" w:eastAsia="Arial Unicode MS" w:hAnsi="Arial Unicode MS" w:cs="Arial Unicode MS"/>
              </w:rPr>
              <w:t>오픈소스</w:t>
            </w:r>
            <w:r>
              <w:rPr>
                <w:rFonts w:ascii="Arial Unicode MS" w:eastAsia="Arial Unicode MS" w:hAnsi="Arial Unicode MS" w:cs="Arial Unicode MS"/>
              </w:rPr>
              <w:t xml:space="preserve"> AI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Observability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플랫폼</w:t>
            </w:r>
            <w:r>
              <w:rPr>
                <w:rFonts w:ascii="Arial Unicode MS" w:eastAsia="Arial Unicode MS" w:hAnsi="Arial Unicode MS" w:cs="Arial Unicode MS"/>
              </w:rPr>
              <w:t xml:space="preserve"> (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OTel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기반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트레이싱</w:t>
            </w:r>
            <w:r>
              <w:rPr>
                <w:rFonts w:ascii="Arial Unicode MS" w:eastAsia="Arial Unicode MS" w:hAnsi="Arial Unicode MS" w:cs="Arial Unicode MS"/>
              </w:rPr>
              <w:t>·</w:t>
            </w:r>
            <w:r>
              <w:rPr>
                <w:rFonts w:ascii="Arial Unicode MS" w:eastAsia="Arial Unicode MS" w:hAnsi="Arial Unicode MS" w:cs="Arial Unicode MS"/>
              </w:rPr>
              <w:t>평가</w:t>
            </w:r>
            <w:r>
              <w:rPr>
                <w:rFonts w:ascii="Arial Unicode MS" w:eastAsia="Arial Unicode MS" w:hAnsi="Arial Unicode MS" w:cs="Arial Unicode MS"/>
              </w:rPr>
              <w:t>·</w:t>
            </w:r>
            <w:r>
              <w:rPr>
                <w:rFonts w:ascii="Arial Unicode MS" w:eastAsia="Arial Unicode MS" w:hAnsi="Arial Unicode MS" w:cs="Arial Unicode MS"/>
              </w:rPr>
              <w:t>임베딩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분석</w:t>
            </w:r>
            <w:r>
              <w:rPr>
                <w:rFonts w:ascii="Arial Unicode MS" w:eastAsia="Arial Unicode MS" w:hAnsi="Arial Unicode MS" w:cs="Arial Unicode MS"/>
              </w:rPr>
              <w:t>·</w:t>
            </w:r>
            <w:r>
              <w:rPr>
                <w:rFonts w:ascii="Arial Unicode MS" w:eastAsia="Arial Unicode MS" w:hAnsi="Arial Unicode MS" w:cs="Arial Unicode MS"/>
              </w:rPr>
              <w:t>프롬프트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관리</w:t>
            </w:r>
            <w:r>
              <w:rPr>
                <w:rFonts w:ascii="Arial Unicode MS" w:eastAsia="Arial Unicode MS" w:hAnsi="Arial Unicode MS" w:cs="Arial Unicode MS"/>
              </w:rPr>
              <w:t>)</w:t>
            </w:r>
          </w:p>
        </w:tc>
      </w:tr>
      <w:tr w:rsidR="00D80D8A" w14:paraId="7B5BC4AC" w14:textId="77777777">
        <w:tc>
          <w:tcPr>
            <w:tcW w:w="20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39F45A" w14:textId="77777777" w:rsidR="00D80D8A" w:rsidRDefault="00BE6280">
            <w:proofErr w:type="spellStart"/>
            <w:r>
              <w:rPr>
                <w:b/>
                <w:bCs/>
              </w:rPr>
              <w:t>Helicone</w:t>
            </w:r>
            <w:proofErr w:type="spellEnd"/>
          </w:p>
        </w:tc>
        <w:tc>
          <w:tcPr>
            <w:tcW w:w="6930" w:type="dxa"/>
            <w:tcBorders>
              <w:top w:val="single" w:sz="5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5FC6D6" w14:textId="77777777" w:rsidR="00D80D8A" w:rsidRDefault="00BE6280">
            <w:r>
              <w:rPr>
                <w:rFonts w:ascii="Arial Unicode MS" w:eastAsia="Arial Unicode MS" w:hAnsi="Arial Unicode MS" w:cs="Arial Unicode MS"/>
              </w:rPr>
              <w:t xml:space="preserve">API </w:t>
            </w:r>
            <w:r>
              <w:rPr>
                <w:rFonts w:ascii="Arial Unicode MS" w:eastAsia="Arial Unicode MS" w:hAnsi="Arial Unicode MS" w:cs="Arial Unicode MS"/>
              </w:rPr>
              <w:t>프록시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기반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비용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추적</w:t>
            </w:r>
            <w:r>
              <w:rPr>
                <w:rFonts w:ascii="Arial Unicode MS" w:eastAsia="Arial Unicode MS" w:hAnsi="Arial Unicode MS" w:cs="Arial Unicode MS"/>
              </w:rPr>
              <w:t>·</w:t>
            </w:r>
            <w:r>
              <w:rPr>
                <w:rFonts w:ascii="Arial Unicode MS" w:eastAsia="Arial Unicode MS" w:hAnsi="Arial Unicode MS" w:cs="Arial Unicode MS"/>
              </w:rPr>
              <w:t>모니터링</w:t>
            </w:r>
            <w:proofErr w:type="spellEnd"/>
          </w:p>
        </w:tc>
      </w:tr>
      <w:tr w:rsidR="00D80D8A" w14:paraId="3A9B5ACF" w14:textId="77777777">
        <w:tc>
          <w:tcPr>
            <w:tcW w:w="20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94FEE3" w14:textId="77777777" w:rsidR="00D80D8A" w:rsidRDefault="00BE6280">
            <w:proofErr w:type="spellStart"/>
            <w:r>
              <w:rPr>
                <w:rFonts w:ascii="Arial Unicode MS" w:eastAsia="Arial Unicode MS" w:hAnsi="Arial Unicode MS" w:cs="Arial Unicode MS"/>
                <w:b/>
                <w:bCs/>
              </w:rPr>
              <w:t>OTel</w:t>
            </w:r>
            <w:proofErr w:type="spellEnd"/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기반</w:t>
            </w:r>
          </w:p>
        </w:tc>
        <w:tc>
          <w:tcPr>
            <w:tcW w:w="69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02FC72" w14:textId="77777777" w:rsidR="00D80D8A" w:rsidRDefault="00BE6280">
            <w:r>
              <w:rPr>
                <w:rFonts w:ascii="Arial Unicode MS" w:eastAsia="Arial Unicode MS" w:hAnsi="Arial Unicode MS" w:cs="Arial Unicode MS"/>
              </w:rPr>
              <w:t>범용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분산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트레이싱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표준</w:t>
            </w:r>
            <w:r>
              <w:rPr>
                <w:rFonts w:ascii="Arial Unicode MS" w:eastAsia="Arial Unicode MS" w:hAnsi="Arial Unicode MS" w:cs="Arial Unicode MS"/>
              </w:rPr>
              <w:t>(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OpenTelemetry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).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백엔드는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기존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Datadog·Grafana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또는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SigNoz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등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선택</w:t>
            </w:r>
          </w:p>
        </w:tc>
      </w:tr>
    </w:tbl>
    <w:p w14:paraId="74F79648" w14:textId="77777777" w:rsidR="00D80D8A" w:rsidRDefault="00D80D8A">
      <w:pPr>
        <w:spacing w:before="240"/>
      </w:pPr>
    </w:p>
    <w:p w14:paraId="594D3540" w14:textId="77777777" w:rsidR="00D80D8A" w:rsidRDefault="00BE6280">
      <w:pPr>
        <w:rPr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>도구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비교표</w:t>
      </w:r>
    </w:p>
    <w:p w14:paraId="0200C413" w14:textId="77777777" w:rsidR="00D80D8A" w:rsidRDefault="00BE6280">
      <w:r>
        <w:rPr>
          <w:rFonts w:ascii="Arial Unicode MS" w:eastAsia="Arial Unicode MS" w:hAnsi="Arial Unicode MS" w:cs="Arial Unicode MS"/>
          <w:i/>
          <w:iCs/>
        </w:rPr>
        <w:t xml:space="preserve">(2026.03 </w:t>
      </w:r>
      <w:r>
        <w:rPr>
          <w:rFonts w:ascii="Arial Unicode MS" w:eastAsia="Arial Unicode MS" w:hAnsi="Arial Unicode MS" w:cs="Arial Unicode MS"/>
          <w:i/>
          <w:iCs/>
        </w:rPr>
        <w:t>기준</w:t>
      </w:r>
      <w:r>
        <w:rPr>
          <w:rFonts w:ascii="Arial Unicode MS" w:eastAsia="Arial Unicode MS" w:hAnsi="Arial Unicode MS" w:cs="Arial Unicode MS"/>
          <w:i/>
          <w:iCs/>
        </w:rPr>
        <w:t xml:space="preserve">. </w:t>
      </w:r>
      <w:r>
        <w:rPr>
          <w:rFonts w:ascii="Arial Unicode MS" w:eastAsia="Arial Unicode MS" w:hAnsi="Arial Unicode MS" w:cs="Arial Unicode MS"/>
          <w:i/>
          <w:iCs/>
        </w:rPr>
        <w:t>각</w:t>
      </w:r>
      <w:r>
        <w:rPr>
          <w:rFonts w:ascii="Arial Unicode MS" w:eastAsia="Arial Unicode MS" w:hAnsi="Arial Unicode MS" w:cs="Arial Unicode MS"/>
          <w:i/>
          <w:iCs/>
        </w:rPr>
        <w:t xml:space="preserve"> </w:t>
      </w:r>
      <w:r>
        <w:rPr>
          <w:rFonts w:ascii="Arial Unicode MS" w:eastAsia="Arial Unicode MS" w:hAnsi="Arial Unicode MS" w:cs="Arial Unicode MS"/>
          <w:i/>
          <w:iCs/>
        </w:rPr>
        <w:t>도구는</w:t>
      </w:r>
      <w:r>
        <w:rPr>
          <w:rFonts w:ascii="Arial Unicode MS" w:eastAsia="Arial Unicode MS" w:hAnsi="Arial Unicode MS" w:cs="Arial Unicode MS"/>
          <w:i/>
          <w:iCs/>
        </w:rPr>
        <w:t xml:space="preserve"> </w:t>
      </w:r>
      <w:r>
        <w:rPr>
          <w:rFonts w:ascii="Arial Unicode MS" w:eastAsia="Arial Unicode MS" w:hAnsi="Arial Unicode MS" w:cs="Arial Unicode MS"/>
          <w:i/>
          <w:iCs/>
        </w:rPr>
        <w:t>빠르게</w:t>
      </w:r>
      <w:r>
        <w:rPr>
          <w:rFonts w:ascii="Arial Unicode MS" w:eastAsia="Arial Unicode MS" w:hAnsi="Arial Unicode MS" w:cs="Arial Unicode MS"/>
          <w:i/>
          <w:iCs/>
        </w:rPr>
        <w:t xml:space="preserve"> </w:t>
      </w:r>
      <w:r>
        <w:rPr>
          <w:rFonts w:ascii="Arial Unicode MS" w:eastAsia="Arial Unicode MS" w:hAnsi="Arial Unicode MS" w:cs="Arial Unicode MS"/>
          <w:i/>
          <w:iCs/>
        </w:rPr>
        <w:t>업데이트되므로</w:t>
      </w:r>
      <w:r>
        <w:rPr>
          <w:rFonts w:ascii="Arial Unicode MS" w:eastAsia="Arial Unicode MS" w:hAnsi="Arial Unicode MS" w:cs="Arial Unicode MS"/>
          <w:i/>
          <w:iCs/>
        </w:rPr>
        <w:t xml:space="preserve">, </w:t>
      </w:r>
      <w:r>
        <w:rPr>
          <w:rFonts w:ascii="Arial Unicode MS" w:eastAsia="Arial Unicode MS" w:hAnsi="Arial Unicode MS" w:cs="Arial Unicode MS"/>
          <w:i/>
          <w:iCs/>
        </w:rPr>
        <w:t>도입</w:t>
      </w:r>
      <w:r>
        <w:rPr>
          <w:rFonts w:ascii="Arial Unicode MS" w:eastAsia="Arial Unicode MS" w:hAnsi="Arial Unicode MS" w:cs="Arial Unicode MS"/>
          <w:i/>
          <w:iCs/>
        </w:rPr>
        <w:t xml:space="preserve"> </w:t>
      </w:r>
      <w:r>
        <w:rPr>
          <w:rFonts w:ascii="Arial Unicode MS" w:eastAsia="Arial Unicode MS" w:hAnsi="Arial Unicode MS" w:cs="Arial Unicode MS"/>
          <w:i/>
          <w:iCs/>
        </w:rPr>
        <w:t>시점에</w:t>
      </w:r>
      <w:r>
        <w:rPr>
          <w:rFonts w:ascii="Arial Unicode MS" w:eastAsia="Arial Unicode MS" w:hAnsi="Arial Unicode MS" w:cs="Arial Unicode MS"/>
          <w:i/>
          <w:iCs/>
        </w:rPr>
        <w:t xml:space="preserve"> </w:t>
      </w:r>
      <w:r>
        <w:rPr>
          <w:rFonts w:ascii="Arial Unicode MS" w:eastAsia="Arial Unicode MS" w:hAnsi="Arial Unicode MS" w:cs="Arial Unicode MS"/>
          <w:i/>
          <w:iCs/>
        </w:rPr>
        <w:t>공식</w:t>
      </w:r>
      <w:r>
        <w:rPr>
          <w:rFonts w:ascii="Arial Unicode MS" w:eastAsia="Arial Unicode MS" w:hAnsi="Arial Unicode MS" w:cs="Arial Unicode MS"/>
          <w:i/>
          <w:iCs/>
        </w:rPr>
        <w:t xml:space="preserve"> </w:t>
      </w:r>
      <w:r>
        <w:rPr>
          <w:rFonts w:ascii="Arial Unicode MS" w:eastAsia="Arial Unicode MS" w:hAnsi="Arial Unicode MS" w:cs="Arial Unicode MS"/>
          <w:i/>
          <w:iCs/>
        </w:rPr>
        <w:t>문서에서</w:t>
      </w:r>
      <w:r>
        <w:rPr>
          <w:rFonts w:ascii="Arial Unicode MS" w:eastAsia="Arial Unicode MS" w:hAnsi="Arial Unicode MS" w:cs="Arial Unicode MS"/>
          <w:i/>
          <w:iCs/>
        </w:rPr>
        <w:t xml:space="preserve"> </w:t>
      </w:r>
      <w:r>
        <w:rPr>
          <w:rFonts w:ascii="Arial Unicode MS" w:eastAsia="Arial Unicode MS" w:hAnsi="Arial Unicode MS" w:cs="Arial Unicode MS"/>
          <w:i/>
          <w:iCs/>
        </w:rPr>
        <w:t>최신</w:t>
      </w:r>
      <w:r>
        <w:rPr>
          <w:rFonts w:ascii="Arial Unicode MS" w:eastAsia="Arial Unicode MS" w:hAnsi="Arial Unicode MS" w:cs="Arial Unicode MS"/>
          <w:i/>
          <w:iCs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i/>
          <w:iCs/>
        </w:rPr>
        <w:t>기능</w:t>
      </w:r>
      <w:r>
        <w:rPr>
          <w:rFonts w:ascii="Arial Unicode MS" w:eastAsia="Arial Unicode MS" w:hAnsi="Arial Unicode MS" w:cs="Arial Unicode MS"/>
          <w:i/>
          <w:iCs/>
        </w:rPr>
        <w:t>·</w:t>
      </w:r>
      <w:r>
        <w:rPr>
          <w:rFonts w:ascii="Arial Unicode MS" w:eastAsia="Arial Unicode MS" w:hAnsi="Arial Unicode MS" w:cs="Arial Unicode MS"/>
          <w:i/>
          <w:iCs/>
        </w:rPr>
        <w:t>가격을</w:t>
      </w:r>
      <w:proofErr w:type="spellEnd"/>
      <w:r>
        <w:rPr>
          <w:rFonts w:ascii="Arial Unicode MS" w:eastAsia="Arial Unicode MS" w:hAnsi="Arial Unicode MS" w:cs="Arial Unicode MS"/>
          <w:i/>
          <w:iCs/>
        </w:rPr>
        <w:t xml:space="preserve"> </w:t>
      </w:r>
      <w:r>
        <w:rPr>
          <w:rFonts w:ascii="Arial Unicode MS" w:eastAsia="Arial Unicode MS" w:hAnsi="Arial Unicode MS" w:cs="Arial Unicode MS"/>
          <w:i/>
          <w:iCs/>
        </w:rPr>
        <w:t>재확인한다</w:t>
      </w:r>
      <w:r>
        <w:rPr>
          <w:rFonts w:ascii="Arial Unicode MS" w:eastAsia="Arial Unicode MS" w:hAnsi="Arial Unicode MS" w:cs="Arial Unicode MS"/>
          <w:i/>
          <w:iCs/>
        </w:rPr>
        <w:t xml:space="preserve">. </w:t>
      </w:r>
      <w:proofErr w:type="spellStart"/>
      <w:r>
        <w:rPr>
          <w:rFonts w:ascii="Arial Unicode MS" w:eastAsia="Arial Unicode MS" w:hAnsi="Arial Unicode MS" w:cs="Arial Unicode MS"/>
          <w:i/>
          <w:iCs/>
        </w:rPr>
        <w:t>트레이싱</w:t>
      </w:r>
      <w:proofErr w:type="spellEnd"/>
      <w:r>
        <w:rPr>
          <w:rFonts w:ascii="Arial Unicode MS" w:eastAsia="Arial Unicode MS" w:hAnsi="Arial Unicode MS" w:cs="Arial Unicode MS"/>
          <w:i/>
          <w:iCs/>
        </w:rPr>
        <w:t xml:space="preserve"> </w:t>
      </w:r>
      <w:r>
        <w:rPr>
          <w:rFonts w:ascii="Arial Unicode MS" w:eastAsia="Arial Unicode MS" w:hAnsi="Arial Unicode MS" w:cs="Arial Unicode MS"/>
          <w:i/>
          <w:iCs/>
        </w:rPr>
        <w:t>깊이는</w:t>
      </w:r>
      <w:r>
        <w:rPr>
          <w:rFonts w:ascii="Arial Unicode MS" w:eastAsia="Arial Unicode MS" w:hAnsi="Arial Unicode MS" w:cs="Arial Unicode MS"/>
          <w:i/>
          <w:iCs/>
        </w:rPr>
        <w:t xml:space="preserve"> 11.1.2</w:t>
      </w:r>
      <w:r>
        <w:rPr>
          <w:rFonts w:ascii="Arial Unicode MS" w:eastAsia="Arial Unicode MS" w:hAnsi="Arial Unicode MS" w:cs="Arial Unicode MS"/>
          <w:i/>
          <w:iCs/>
        </w:rPr>
        <w:t>절에서</w:t>
      </w:r>
      <w:r>
        <w:rPr>
          <w:rFonts w:ascii="Arial Unicode MS" w:eastAsia="Arial Unicode MS" w:hAnsi="Arial Unicode MS" w:cs="Arial Unicode MS"/>
          <w:i/>
          <w:iCs/>
        </w:rPr>
        <w:t xml:space="preserve"> </w:t>
      </w:r>
      <w:r>
        <w:rPr>
          <w:rFonts w:ascii="Arial Unicode MS" w:eastAsia="Arial Unicode MS" w:hAnsi="Arial Unicode MS" w:cs="Arial Unicode MS"/>
          <w:i/>
          <w:iCs/>
        </w:rPr>
        <w:t>정의한</w:t>
      </w:r>
      <w:r>
        <w:rPr>
          <w:rFonts w:ascii="Arial Unicode MS" w:eastAsia="Arial Unicode MS" w:hAnsi="Arial Unicode MS" w:cs="Arial Unicode MS"/>
          <w:i/>
          <w:iCs/>
        </w:rPr>
        <w:t xml:space="preserve"> L1~L4 </w:t>
      </w:r>
      <w:r>
        <w:rPr>
          <w:rFonts w:ascii="Arial Unicode MS" w:eastAsia="Arial Unicode MS" w:hAnsi="Arial Unicode MS" w:cs="Arial Unicode MS"/>
          <w:i/>
          <w:iCs/>
        </w:rPr>
        <w:t>레벨</w:t>
      </w:r>
      <w:r>
        <w:rPr>
          <w:rFonts w:ascii="Arial Unicode MS" w:eastAsia="Arial Unicode MS" w:hAnsi="Arial Unicode MS" w:cs="Arial Unicode MS"/>
          <w:i/>
          <w:iCs/>
        </w:rPr>
        <w:t xml:space="preserve"> </w:t>
      </w:r>
      <w:r>
        <w:rPr>
          <w:rFonts w:ascii="Arial Unicode MS" w:eastAsia="Arial Unicode MS" w:hAnsi="Arial Unicode MS" w:cs="Arial Unicode MS"/>
          <w:i/>
          <w:iCs/>
        </w:rPr>
        <w:t>기준이다</w:t>
      </w:r>
      <w:r>
        <w:rPr>
          <w:rFonts w:ascii="Arial Unicode MS" w:eastAsia="Arial Unicode MS" w:hAnsi="Arial Unicode MS" w:cs="Arial Unicode MS"/>
          <w:i/>
          <w:iCs/>
        </w:rPr>
        <w:t>.)</w:t>
      </w:r>
    </w:p>
    <w:p w14:paraId="726ECEFD" w14:textId="77777777" w:rsidR="00D80D8A" w:rsidRDefault="00D80D8A"/>
    <w:tbl>
      <w:tblPr>
        <w:tblStyle w:val="afffffffffffff2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504"/>
        <w:gridCol w:w="1505"/>
        <w:gridCol w:w="1505"/>
        <w:gridCol w:w="1505"/>
        <w:gridCol w:w="1505"/>
        <w:gridCol w:w="1505"/>
      </w:tblGrid>
      <w:tr w:rsidR="00D80D8A" w14:paraId="2376D8A6" w14:textId="77777777">
        <w:trPr>
          <w:tblHeader/>
        </w:trPr>
        <w:tc>
          <w:tcPr>
            <w:tcW w:w="1504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07A1B2" w14:textId="77777777" w:rsidR="00D80D8A" w:rsidRDefault="00BE6280">
            <w:pPr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기준</w:t>
            </w:r>
          </w:p>
        </w:tc>
        <w:tc>
          <w:tcPr>
            <w:tcW w:w="1504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D2F5B7" w14:textId="77777777" w:rsidR="00D80D8A" w:rsidRDefault="00BE6280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LangSmith</w:t>
            </w:r>
            <w:proofErr w:type="spellEnd"/>
          </w:p>
        </w:tc>
        <w:tc>
          <w:tcPr>
            <w:tcW w:w="1504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295555" w14:textId="77777777" w:rsidR="00D80D8A" w:rsidRDefault="00BE6280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Langfuse</w:t>
            </w:r>
            <w:proofErr w:type="spellEnd"/>
          </w:p>
        </w:tc>
        <w:tc>
          <w:tcPr>
            <w:tcW w:w="1504" w:type="dxa"/>
            <w:tcBorders>
              <w:bottom w:val="single" w:sz="5" w:space="0" w:color="00000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BB6E47" w14:textId="77777777" w:rsidR="00D80D8A" w:rsidRDefault="00BE6280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Arize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Phoenix</w:t>
            </w:r>
            <w:proofErr w:type="spellEnd"/>
          </w:p>
        </w:tc>
        <w:tc>
          <w:tcPr>
            <w:tcW w:w="1504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826FD0" w14:textId="77777777" w:rsidR="00D80D8A" w:rsidRDefault="00BE6280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Helicone</w:t>
            </w:r>
            <w:proofErr w:type="spellEnd"/>
          </w:p>
        </w:tc>
        <w:tc>
          <w:tcPr>
            <w:tcW w:w="1504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08461E" w14:textId="77777777" w:rsidR="00D80D8A" w:rsidRDefault="00BE6280">
            <w:pPr>
              <w:rPr>
                <w:b/>
                <w:bCs/>
              </w:rPr>
            </w:pPr>
            <w:proofErr w:type="spellStart"/>
            <w:r>
              <w:rPr>
                <w:rFonts w:ascii="Arial Unicode MS" w:eastAsia="Arial Unicode MS" w:hAnsi="Arial Unicode MS" w:cs="Arial Unicode MS"/>
                <w:b/>
                <w:bCs/>
              </w:rPr>
              <w:t>OTel</w:t>
            </w:r>
            <w:proofErr w:type="spellEnd"/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기반</w:t>
            </w:r>
          </w:p>
        </w:tc>
      </w:tr>
      <w:tr w:rsidR="00D80D8A" w14:paraId="21281E68" w14:textId="77777777">
        <w:tc>
          <w:tcPr>
            <w:tcW w:w="15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62136D" w14:textId="77777777" w:rsidR="00D80D8A" w:rsidRDefault="00BE6280">
            <w:pPr>
              <w:rPr>
                <w:b/>
                <w:bCs/>
              </w:rPr>
            </w:pPr>
            <w:proofErr w:type="spellStart"/>
            <w:r>
              <w:rPr>
                <w:rFonts w:ascii="Arial Unicode MS" w:eastAsia="Arial Unicode MS" w:hAnsi="Arial Unicode MS" w:cs="Arial Unicode MS"/>
                <w:b/>
                <w:bCs/>
              </w:rPr>
              <w:t>트레이싱</w:t>
            </w:r>
            <w:proofErr w:type="spellEnd"/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깊이</w:t>
            </w:r>
          </w:p>
        </w:tc>
        <w:tc>
          <w:tcPr>
            <w:tcW w:w="15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8FFC23" w14:textId="77777777" w:rsidR="00D80D8A" w:rsidRDefault="00BE6280">
            <w:r>
              <w:rPr>
                <w:rFonts w:ascii="Arial Unicode MS" w:eastAsia="Arial Unicode MS" w:hAnsi="Arial Unicode MS" w:cs="Arial Unicode MS"/>
              </w:rPr>
              <w:t>L3 (</w:t>
            </w:r>
            <w:r>
              <w:rPr>
                <w:rFonts w:ascii="Arial Unicode MS" w:eastAsia="Arial Unicode MS" w:hAnsi="Arial Unicode MS" w:cs="Arial Unicode MS"/>
              </w:rPr>
              <w:t>그래프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노드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자동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계측</w:t>
            </w:r>
            <w:r>
              <w:rPr>
                <w:rFonts w:ascii="Arial Unicode MS" w:eastAsia="Arial Unicode MS" w:hAnsi="Arial Unicode MS" w:cs="Arial Unicode MS"/>
              </w:rPr>
              <w:t>)</w:t>
            </w:r>
          </w:p>
        </w:tc>
        <w:tc>
          <w:tcPr>
            <w:tcW w:w="1504" w:type="dxa"/>
            <w:tcBorders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C8A5C2" w14:textId="77777777" w:rsidR="00D80D8A" w:rsidRDefault="00BE6280">
            <w:r>
              <w:rPr>
                <w:rFonts w:ascii="Arial Unicode MS" w:eastAsia="Arial Unicode MS" w:hAnsi="Arial Unicode MS" w:cs="Arial Unicode MS"/>
              </w:rPr>
              <w:t>L2~L3 (</w:t>
            </w:r>
            <w:r>
              <w:rPr>
                <w:rFonts w:ascii="Arial Unicode MS" w:eastAsia="Arial Unicode MS" w:hAnsi="Arial Unicode MS" w:cs="Arial Unicode MS"/>
              </w:rPr>
              <w:t>중첩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트레이스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>)</w:t>
            </w:r>
          </w:p>
        </w:tc>
        <w:tc>
          <w:tcPr>
            <w:tcW w:w="150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8BAB2F" w14:textId="77777777" w:rsidR="00D80D8A" w:rsidRDefault="00BE6280">
            <w:pPr>
              <w:spacing w:before="240" w:after="240"/>
            </w:pPr>
            <w:r>
              <w:rPr>
                <w:rFonts w:ascii="Arial Unicode MS" w:eastAsia="Arial Unicode MS" w:hAnsi="Arial Unicode MS" w:cs="Arial Unicode MS"/>
              </w:rPr>
              <w:t>L2~L4 (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OTel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기반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분산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트레이싱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가능</w:t>
            </w:r>
            <w:r>
              <w:rPr>
                <w:rFonts w:ascii="Arial Unicode MS" w:eastAsia="Arial Unicode MS" w:hAnsi="Arial Unicode MS" w:cs="Arial Unicode MS"/>
              </w:rPr>
              <w:t>)</w:t>
            </w:r>
          </w:p>
        </w:tc>
        <w:tc>
          <w:tcPr>
            <w:tcW w:w="1504" w:type="dxa"/>
            <w:tcBorders>
              <w:lef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33349F" w14:textId="77777777" w:rsidR="00D80D8A" w:rsidRDefault="00BE6280">
            <w:r>
              <w:rPr>
                <w:rFonts w:ascii="Arial Unicode MS" w:eastAsia="Arial Unicode MS" w:hAnsi="Arial Unicode MS" w:cs="Arial Unicode MS"/>
              </w:rPr>
              <w:t xml:space="preserve">L1 (API </w:t>
            </w:r>
            <w:r>
              <w:rPr>
                <w:rFonts w:ascii="Arial Unicode MS" w:eastAsia="Arial Unicode MS" w:hAnsi="Arial Unicode MS" w:cs="Arial Unicode MS"/>
              </w:rPr>
              <w:t>호출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단위</w:t>
            </w:r>
            <w:r>
              <w:rPr>
                <w:rFonts w:ascii="Arial Unicode MS" w:eastAsia="Arial Unicode MS" w:hAnsi="Arial Unicode MS" w:cs="Arial Unicode MS"/>
              </w:rPr>
              <w:t>)</w:t>
            </w:r>
          </w:p>
        </w:tc>
        <w:tc>
          <w:tcPr>
            <w:tcW w:w="15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7665B1" w14:textId="77777777" w:rsidR="00D80D8A" w:rsidRDefault="00BE6280">
            <w:r>
              <w:rPr>
                <w:rFonts w:ascii="Arial Unicode MS" w:eastAsia="Arial Unicode MS" w:hAnsi="Arial Unicode MS" w:cs="Arial Unicode MS"/>
              </w:rPr>
              <w:t>L4 (</w:t>
            </w:r>
            <w:r>
              <w:rPr>
                <w:rFonts w:ascii="Arial Unicode MS" w:eastAsia="Arial Unicode MS" w:hAnsi="Arial Unicode MS" w:cs="Arial Unicode MS"/>
              </w:rPr>
              <w:t>분산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트레이싱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>)</w:t>
            </w:r>
          </w:p>
        </w:tc>
      </w:tr>
      <w:tr w:rsidR="00D80D8A" w14:paraId="2B5D209F" w14:textId="77777777">
        <w:tc>
          <w:tcPr>
            <w:tcW w:w="15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232CDD" w14:textId="77777777" w:rsidR="00D80D8A" w:rsidRDefault="00BE6280">
            <w:pPr>
              <w:rPr>
                <w:b/>
                <w:bCs/>
              </w:rPr>
            </w:pPr>
            <w:proofErr w:type="spellStart"/>
            <w:r>
              <w:rPr>
                <w:rFonts w:ascii="Arial Unicode MS" w:eastAsia="Arial Unicode MS" w:hAnsi="Arial Unicode MS" w:cs="Arial Unicode MS"/>
                <w:b/>
                <w:bCs/>
              </w:rPr>
              <w:t>Framework</w:t>
            </w:r>
            <w:proofErr w:type="spellEnd"/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호환</w:t>
            </w:r>
          </w:p>
        </w:tc>
        <w:tc>
          <w:tcPr>
            <w:tcW w:w="15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7CCCCA" w14:textId="77777777" w:rsidR="00D80D8A" w:rsidRDefault="00BE6280">
            <w:proofErr w:type="spellStart"/>
            <w:r>
              <w:rPr>
                <w:rFonts w:ascii="Arial Unicode MS" w:eastAsia="Arial Unicode MS" w:hAnsi="Arial Unicode MS" w:cs="Arial Unicode MS"/>
              </w:rPr>
              <w:t>LangGraph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전용</w:t>
            </w:r>
            <w:r>
              <w:rPr>
                <w:rFonts w:ascii="Arial Unicode MS" w:eastAsia="Arial Unicode MS" w:hAnsi="Arial Unicode MS" w:cs="Arial Unicode MS"/>
              </w:rPr>
              <w:t>(</w:t>
            </w:r>
            <w:r>
              <w:rPr>
                <w:rFonts w:ascii="Arial Unicode MS" w:eastAsia="Arial Unicode MS" w:hAnsi="Arial Unicode MS" w:cs="Arial Unicode MS"/>
              </w:rPr>
              <w:t>자동</w:t>
            </w:r>
            <w:r>
              <w:rPr>
                <w:rFonts w:ascii="Arial Unicode MS" w:eastAsia="Arial Unicode MS" w:hAnsi="Arial Unicode MS" w:cs="Arial Unicode MS"/>
              </w:rPr>
              <w:t xml:space="preserve">), </w:t>
            </w:r>
            <w:r>
              <w:rPr>
                <w:rFonts w:ascii="Arial Unicode MS" w:eastAsia="Arial Unicode MS" w:hAnsi="Arial Unicode MS" w:cs="Arial Unicode MS"/>
              </w:rPr>
              <w:t>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Framework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수동</w:t>
            </w:r>
          </w:p>
        </w:tc>
        <w:tc>
          <w:tcPr>
            <w:tcW w:w="15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C92531" w14:textId="77777777" w:rsidR="00D80D8A" w:rsidRDefault="00BE6280">
            <w:r>
              <w:rPr>
                <w:rFonts w:ascii="Arial Unicode MS" w:eastAsia="Arial Unicode MS" w:hAnsi="Arial Unicode MS" w:cs="Arial Unicode MS"/>
              </w:rPr>
              <w:t>범용</w:t>
            </w:r>
            <w:r>
              <w:rPr>
                <w:rFonts w:ascii="Arial Unicode MS" w:eastAsia="Arial Unicode MS" w:hAnsi="Arial Unicode MS" w:cs="Arial Unicode MS"/>
              </w:rPr>
              <w:t xml:space="preserve"> (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OTel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호환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다수의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통합</w:t>
            </w:r>
            <w:r>
              <w:rPr>
                <w:rFonts w:ascii="Arial Unicode MS" w:eastAsia="Arial Unicode MS" w:hAnsi="Arial Unicode MS" w:cs="Arial Unicode MS"/>
              </w:rPr>
              <w:t>)</w:t>
            </w:r>
          </w:p>
        </w:tc>
        <w:tc>
          <w:tcPr>
            <w:tcW w:w="1504" w:type="dxa"/>
            <w:tcBorders>
              <w:top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A4B166" w14:textId="77777777" w:rsidR="00D80D8A" w:rsidRDefault="00BE6280">
            <w:r>
              <w:rPr>
                <w:rFonts w:ascii="Arial Unicode MS" w:eastAsia="Arial Unicode MS" w:hAnsi="Arial Unicode MS" w:cs="Arial Unicode MS"/>
              </w:rPr>
              <w:t>범용</w:t>
            </w:r>
            <w:r>
              <w:rPr>
                <w:rFonts w:ascii="Arial Unicode MS" w:eastAsia="Arial Unicode MS" w:hAnsi="Arial Unicode MS" w:cs="Arial Unicode MS"/>
              </w:rPr>
              <w:t xml:space="preserve"> (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OTel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기반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OpenAI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Agents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SDK·Claude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Agent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lastRenderedPageBreak/>
              <w:t>SDK·LangGraph·CrewAI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등</w:t>
            </w:r>
            <w:r>
              <w:rPr>
                <w:rFonts w:ascii="Arial Unicode MS" w:eastAsia="Arial Unicode MS" w:hAnsi="Arial Unicode MS" w:cs="Arial Unicode MS"/>
              </w:rPr>
              <w:t>)</w:t>
            </w:r>
          </w:p>
        </w:tc>
        <w:tc>
          <w:tcPr>
            <w:tcW w:w="15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3685C6" w14:textId="77777777" w:rsidR="00D80D8A" w:rsidRDefault="00BE6280">
            <w:r>
              <w:rPr>
                <w:rFonts w:ascii="Arial Unicode MS" w:eastAsia="Arial Unicode MS" w:hAnsi="Arial Unicode MS" w:cs="Arial Unicode MS"/>
              </w:rPr>
              <w:lastRenderedPageBreak/>
              <w:t>범용</w:t>
            </w:r>
            <w:r>
              <w:rPr>
                <w:rFonts w:ascii="Arial Unicode MS" w:eastAsia="Arial Unicode MS" w:hAnsi="Arial Unicode MS" w:cs="Arial Unicode MS"/>
              </w:rPr>
              <w:t xml:space="preserve"> (</w:t>
            </w:r>
            <w:r>
              <w:rPr>
                <w:rFonts w:ascii="Arial Unicode MS" w:eastAsia="Arial Unicode MS" w:hAnsi="Arial Unicode MS" w:cs="Arial Unicode MS"/>
              </w:rPr>
              <w:t>프록시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Framework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무관</w:t>
            </w:r>
            <w:r>
              <w:rPr>
                <w:rFonts w:ascii="Arial Unicode MS" w:eastAsia="Arial Unicode MS" w:hAnsi="Arial Unicode MS" w:cs="Arial Unicode MS"/>
              </w:rPr>
              <w:t>)</w:t>
            </w:r>
          </w:p>
        </w:tc>
        <w:tc>
          <w:tcPr>
            <w:tcW w:w="15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B6D02D" w14:textId="77777777" w:rsidR="00D80D8A" w:rsidRDefault="00BE6280">
            <w:r>
              <w:rPr>
                <w:rFonts w:ascii="Arial Unicode MS" w:eastAsia="Arial Unicode MS" w:hAnsi="Arial Unicode MS" w:cs="Arial Unicode MS"/>
              </w:rPr>
              <w:t>범용</w:t>
            </w:r>
            <w:r>
              <w:rPr>
                <w:rFonts w:ascii="Arial Unicode MS" w:eastAsia="Arial Unicode MS" w:hAnsi="Arial Unicode MS" w:cs="Arial Unicode MS"/>
              </w:rPr>
              <w:t xml:space="preserve"> (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OTel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표준</w:t>
            </w:r>
            <w:r>
              <w:rPr>
                <w:rFonts w:ascii="Arial Unicode MS" w:eastAsia="Arial Unicode MS" w:hAnsi="Arial Unicode MS" w:cs="Arial Unicode MS"/>
              </w:rPr>
              <w:t>)</w:t>
            </w:r>
          </w:p>
        </w:tc>
      </w:tr>
      <w:tr w:rsidR="00D80D8A" w14:paraId="52CC271D" w14:textId="77777777">
        <w:tc>
          <w:tcPr>
            <w:tcW w:w="15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B9382C" w14:textId="77777777" w:rsidR="00D80D8A" w:rsidRDefault="00BE6280">
            <w:pPr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배포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방식</w:t>
            </w:r>
          </w:p>
        </w:tc>
        <w:tc>
          <w:tcPr>
            <w:tcW w:w="15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ACC39C" w14:textId="77777777" w:rsidR="00D80D8A" w:rsidRDefault="00BE6280">
            <w:proofErr w:type="spellStart"/>
            <w:r>
              <w:rPr>
                <w:rFonts w:ascii="Arial Unicode MS" w:eastAsia="Arial Unicode MS" w:hAnsi="Arial Unicode MS" w:cs="Arial Unicode MS"/>
              </w:rPr>
              <w:t>SaaS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.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셀프호스팅은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Enterprise</w:t>
            </w:r>
            <w:r>
              <w:rPr>
                <w:rFonts w:ascii="Arial Unicode MS" w:eastAsia="Arial Unicode MS" w:hAnsi="Arial Unicode MS" w:cs="Arial Unicode MS"/>
              </w:rPr>
              <w:t>만</w:t>
            </w:r>
            <w:r>
              <w:rPr>
                <w:rFonts w:ascii="Arial Unicode MS" w:eastAsia="Arial Unicode MS" w:hAnsi="Arial Unicode MS" w:cs="Arial Unicode MS"/>
              </w:rPr>
              <w:t>.</w:t>
            </w:r>
          </w:p>
        </w:tc>
        <w:tc>
          <w:tcPr>
            <w:tcW w:w="15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D8E010" w14:textId="77777777" w:rsidR="00D80D8A" w:rsidRDefault="00BE6280">
            <w:proofErr w:type="spellStart"/>
            <w:r>
              <w:rPr>
                <w:rFonts w:ascii="Arial Unicode MS" w:eastAsia="Arial Unicode MS" w:hAnsi="Arial Unicode MS" w:cs="Arial Unicode MS"/>
              </w:rPr>
              <w:t>SaaS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+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셀프호스팅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(MIT)</w:t>
            </w:r>
          </w:p>
        </w:tc>
        <w:tc>
          <w:tcPr>
            <w:tcW w:w="15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18759F" w14:textId="77777777" w:rsidR="00D80D8A" w:rsidRDefault="00BE6280">
            <w:proofErr w:type="spellStart"/>
            <w:r>
              <w:rPr>
                <w:rFonts w:ascii="Arial Unicode MS" w:eastAsia="Arial Unicode MS" w:hAnsi="Arial Unicode MS" w:cs="Arial Unicode MS"/>
              </w:rPr>
              <w:t>셀프호스팅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(ELv2).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Cloud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>(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Phoenix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proofErr w:type="spellStart"/>
            <w:proofErr w:type="gramStart"/>
            <w:r>
              <w:rPr>
                <w:rFonts w:ascii="Arial Unicode MS" w:eastAsia="Arial Unicode MS" w:hAnsi="Arial Unicode MS" w:cs="Arial Unicode MS"/>
              </w:rPr>
              <w:t>Cloud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/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Arize</w:t>
            </w:r>
            <w:proofErr w:type="spellEnd"/>
            <w:proofErr w:type="gramEnd"/>
            <w:r>
              <w:rPr>
                <w:rFonts w:ascii="Arial Unicode MS" w:eastAsia="Arial Unicode MS" w:hAnsi="Arial Unicode MS" w:cs="Arial Unicode MS"/>
              </w:rPr>
              <w:t xml:space="preserve"> AX)</w:t>
            </w:r>
            <w:r>
              <w:rPr>
                <w:rFonts w:ascii="Arial Unicode MS" w:eastAsia="Arial Unicode MS" w:hAnsi="Arial Unicode MS" w:cs="Arial Unicode MS"/>
              </w:rPr>
              <w:t>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제공</w:t>
            </w:r>
          </w:p>
        </w:tc>
        <w:tc>
          <w:tcPr>
            <w:tcW w:w="15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6503E4" w14:textId="77777777" w:rsidR="00D80D8A" w:rsidRDefault="00BE6280">
            <w:proofErr w:type="spellStart"/>
            <w:r>
              <w:rPr>
                <w:rFonts w:ascii="Arial Unicode MS" w:eastAsia="Arial Unicode MS" w:hAnsi="Arial Unicode MS" w:cs="Arial Unicode MS"/>
              </w:rPr>
              <w:t>SaaS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+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셀프호스팅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(Apache 2.0)</w:t>
            </w:r>
          </w:p>
        </w:tc>
        <w:tc>
          <w:tcPr>
            <w:tcW w:w="15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532556" w14:textId="77777777" w:rsidR="00D80D8A" w:rsidRDefault="00BE6280">
            <w:proofErr w:type="spellStart"/>
            <w:r>
              <w:rPr>
                <w:rFonts w:ascii="Arial Unicode MS" w:eastAsia="Arial Unicode MS" w:hAnsi="Arial Unicode MS" w:cs="Arial Unicode MS"/>
              </w:rPr>
              <w:t>셀프호스팅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전용</w:t>
            </w:r>
          </w:p>
        </w:tc>
      </w:tr>
      <w:tr w:rsidR="00D80D8A" w14:paraId="49B69E48" w14:textId="77777777">
        <w:tc>
          <w:tcPr>
            <w:tcW w:w="15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055953" w14:textId="77777777" w:rsidR="00D80D8A" w:rsidRDefault="00BE6280">
            <w:pPr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비용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추적</w:t>
            </w:r>
          </w:p>
        </w:tc>
        <w:tc>
          <w:tcPr>
            <w:tcW w:w="15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40C488" w14:textId="77777777" w:rsidR="00D80D8A" w:rsidRDefault="00BE6280">
            <w:r>
              <w:rPr>
                <w:rFonts w:ascii="Arial Unicode MS" w:eastAsia="Arial Unicode MS" w:hAnsi="Arial Unicode MS" w:cs="Arial Unicode MS"/>
              </w:rPr>
              <w:t>자동</w:t>
            </w:r>
            <w:r>
              <w:rPr>
                <w:rFonts w:ascii="Arial Unicode MS" w:eastAsia="Arial Unicode MS" w:hAnsi="Arial Unicode MS" w:cs="Arial Unicode MS"/>
              </w:rPr>
              <w:t xml:space="preserve"> (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LangChain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모델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한정</w:t>
            </w:r>
            <w:r>
              <w:rPr>
                <w:rFonts w:ascii="Arial Unicode MS" w:eastAsia="Arial Unicode MS" w:hAnsi="Arial Unicode MS" w:cs="Arial Unicode MS"/>
              </w:rPr>
              <w:t>)</w:t>
            </w:r>
          </w:p>
        </w:tc>
        <w:tc>
          <w:tcPr>
            <w:tcW w:w="15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C06727" w14:textId="77777777" w:rsidR="00D80D8A" w:rsidRDefault="00BE6280">
            <w:r>
              <w:rPr>
                <w:rFonts w:ascii="Arial Unicode MS" w:eastAsia="Arial Unicode MS" w:hAnsi="Arial Unicode MS" w:cs="Arial Unicode MS"/>
              </w:rPr>
              <w:t>자동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비용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계산</w:t>
            </w:r>
            <w:r>
              <w:rPr>
                <w:rFonts w:ascii="Arial Unicode MS" w:eastAsia="Arial Unicode MS" w:hAnsi="Arial Unicode MS" w:cs="Arial Unicode MS"/>
              </w:rPr>
              <w:t xml:space="preserve"> (</w:t>
            </w:r>
            <w:r>
              <w:rPr>
                <w:rFonts w:ascii="Arial Unicode MS" w:eastAsia="Arial Unicode MS" w:hAnsi="Arial Unicode MS" w:cs="Arial Unicode MS"/>
              </w:rPr>
              <w:t>다수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모델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지원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커스텀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모델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정의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가능</w:t>
            </w:r>
            <w:r>
              <w:rPr>
                <w:rFonts w:ascii="Arial Unicode MS" w:eastAsia="Arial Unicode MS" w:hAnsi="Arial Unicode MS" w:cs="Arial Unicode MS"/>
              </w:rPr>
              <w:t>)</w:t>
            </w:r>
          </w:p>
        </w:tc>
        <w:tc>
          <w:tcPr>
            <w:tcW w:w="15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422387" w14:textId="77777777" w:rsidR="00D80D8A" w:rsidRDefault="00BE6280">
            <w:r>
              <w:rPr>
                <w:rFonts w:ascii="Arial Unicode MS" w:eastAsia="Arial Unicode MS" w:hAnsi="Arial Unicode MS" w:cs="Arial Unicode MS"/>
              </w:rPr>
              <w:t>기본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수준</w:t>
            </w:r>
            <w:r>
              <w:rPr>
                <w:rFonts w:ascii="Arial Unicode MS" w:eastAsia="Arial Unicode MS" w:hAnsi="Arial Unicode MS" w:cs="Arial Unicode MS"/>
              </w:rPr>
              <w:t xml:space="preserve"> (</w:t>
            </w:r>
            <w:r>
              <w:rPr>
                <w:rFonts w:ascii="Arial Unicode MS" w:eastAsia="Arial Unicode MS" w:hAnsi="Arial Unicode MS" w:cs="Arial Unicode MS"/>
              </w:rPr>
              <w:t>내장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모델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가격표</w:t>
            </w:r>
            <w:r>
              <w:rPr>
                <w:rFonts w:ascii="Arial Unicode MS" w:eastAsia="Arial Unicode MS" w:hAnsi="Arial Unicode MS" w:cs="Arial Unicode MS"/>
              </w:rPr>
              <w:t>)</w:t>
            </w:r>
          </w:p>
        </w:tc>
        <w:tc>
          <w:tcPr>
            <w:tcW w:w="15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59BC25" w14:textId="77777777" w:rsidR="00D80D8A" w:rsidRDefault="00BE6280">
            <w:r>
              <w:rPr>
                <w:rFonts w:ascii="Arial Unicode MS" w:eastAsia="Arial Unicode MS" w:hAnsi="Arial Unicode MS" w:cs="Arial Unicode MS"/>
              </w:rPr>
              <w:t>최대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강점</w:t>
            </w:r>
            <w: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 xml:space="preserve">(500+ </w:t>
            </w:r>
            <w:r>
              <w:rPr>
                <w:rFonts w:ascii="Arial Unicode MS" w:eastAsia="Arial Unicode MS" w:hAnsi="Arial Unicode MS" w:cs="Arial Unicode MS"/>
              </w:rPr>
              <w:t>모델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알림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캐싱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비용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절감</w:t>
            </w:r>
            <w:r>
              <w:rPr>
                <w:rFonts w:ascii="Arial Unicode MS" w:eastAsia="Arial Unicode MS" w:hAnsi="Arial Unicode MS" w:cs="Arial Unicode MS"/>
              </w:rPr>
              <w:t>)</w:t>
            </w:r>
          </w:p>
        </w:tc>
        <w:tc>
          <w:tcPr>
            <w:tcW w:w="15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93C9EF" w14:textId="77777777" w:rsidR="00D80D8A" w:rsidRDefault="00BE6280">
            <w:r>
              <w:rPr>
                <w:rFonts w:ascii="Arial Unicode MS" w:eastAsia="Arial Unicode MS" w:hAnsi="Arial Unicode MS" w:cs="Arial Unicode MS"/>
              </w:rPr>
              <w:t>수동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구현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필요</w:t>
            </w:r>
          </w:p>
        </w:tc>
      </w:tr>
      <w:tr w:rsidR="00D80D8A" w14:paraId="558E2D8F" w14:textId="77777777">
        <w:tc>
          <w:tcPr>
            <w:tcW w:w="15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E2FC6E" w14:textId="77777777" w:rsidR="00D80D8A" w:rsidRDefault="00BE6280">
            <w:pPr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내장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평가</w:t>
            </w:r>
          </w:p>
        </w:tc>
        <w:tc>
          <w:tcPr>
            <w:tcW w:w="15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FB04B8" w14:textId="77777777" w:rsidR="00D80D8A" w:rsidRDefault="00BE6280">
            <w:r>
              <w:rPr>
                <w:rFonts w:ascii="Arial Unicode MS" w:eastAsia="Arial Unicode MS" w:hAnsi="Arial Unicode MS" w:cs="Arial Unicode MS"/>
              </w:rPr>
              <w:t>LLM-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as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>-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Judge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데이터셋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관리</w:t>
            </w:r>
          </w:p>
        </w:tc>
        <w:tc>
          <w:tcPr>
            <w:tcW w:w="15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F0CAF4" w14:textId="77777777" w:rsidR="00D80D8A" w:rsidRDefault="00BE6280">
            <w:r>
              <w:rPr>
                <w:rFonts w:ascii="Arial Unicode MS" w:eastAsia="Arial Unicode MS" w:hAnsi="Arial Unicode MS" w:cs="Arial Unicode MS"/>
              </w:rPr>
              <w:t>LLM-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as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>-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Judge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프롬프트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실험</w:t>
            </w:r>
          </w:p>
        </w:tc>
        <w:tc>
          <w:tcPr>
            <w:tcW w:w="15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A6D0C1" w14:textId="77777777" w:rsidR="00D80D8A" w:rsidRDefault="00BE6280">
            <w:proofErr w:type="spellStart"/>
            <w:r>
              <w:rPr>
                <w:rFonts w:ascii="Arial Unicode MS" w:eastAsia="Arial Unicode MS" w:hAnsi="Arial Unicode MS" w:cs="Arial Unicode MS"/>
              </w:rPr>
              <w:t>임베</w:t>
            </w:r>
            <w:r>
              <w:rPr>
                <w:rFonts w:ascii="Arial Unicode MS" w:eastAsia="Arial Unicode MS" w:hAnsi="Arial Unicode MS" w:cs="Arial Unicode MS"/>
              </w:rPr>
              <w:t>딩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드리프트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, RAG </w:t>
            </w:r>
            <w:r>
              <w:rPr>
                <w:rFonts w:ascii="Arial Unicode MS" w:eastAsia="Arial Unicode MS" w:hAnsi="Arial Unicode MS" w:cs="Arial Unicode MS"/>
              </w:rPr>
              <w:t>품질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평가</w:t>
            </w:r>
            <w:r>
              <w:rPr>
                <w:rFonts w:ascii="Arial Unicode MS" w:eastAsia="Arial Unicode MS" w:hAnsi="Arial Unicode MS" w:cs="Arial Unicode MS"/>
              </w:rPr>
              <w:t xml:space="preserve">, LLM </w:t>
            </w:r>
            <w:r>
              <w:rPr>
                <w:rFonts w:ascii="Arial Unicode MS" w:eastAsia="Arial Unicode MS" w:hAnsi="Arial Unicode MS" w:cs="Arial Unicode MS"/>
              </w:rPr>
              <w:t>평가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데이터셋</w:t>
            </w:r>
            <w:r>
              <w:rPr>
                <w:rFonts w:ascii="Arial Unicode MS" w:eastAsia="Arial Unicode MS" w:hAnsi="Arial Unicode MS" w:cs="Arial Unicode MS"/>
              </w:rPr>
              <w:t>·</w:t>
            </w:r>
            <w:r>
              <w:rPr>
                <w:rFonts w:ascii="Arial Unicode MS" w:eastAsia="Arial Unicode MS" w:hAnsi="Arial Unicode MS" w:cs="Arial Unicode MS"/>
              </w:rPr>
              <w:t>실험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관리</w:t>
            </w:r>
          </w:p>
        </w:tc>
        <w:tc>
          <w:tcPr>
            <w:tcW w:w="15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A334FC" w14:textId="77777777" w:rsidR="00D80D8A" w:rsidRDefault="00BE6280">
            <w:r>
              <w:rPr>
                <w:rFonts w:ascii="Arial Unicode MS" w:eastAsia="Arial Unicode MS" w:hAnsi="Arial Unicode MS" w:cs="Arial Unicode MS"/>
              </w:rPr>
              <w:t>없음</w:t>
            </w:r>
          </w:p>
        </w:tc>
        <w:tc>
          <w:tcPr>
            <w:tcW w:w="15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347C38" w14:textId="77777777" w:rsidR="00D80D8A" w:rsidRDefault="00BE6280">
            <w:r>
              <w:rPr>
                <w:rFonts w:ascii="Arial Unicode MS" w:eastAsia="Arial Unicode MS" w:hAnsi="Arial Unicode MS" w:cs="Arial Unicode MS"/>
              </w:rPr>
              <w:t>없음</w:t>
            </w:r>
          </w:p>
        </w:tc>
      </w:tr>
      <w:tr w:rsidR="00D80D8A" w14:paraId="29BACF53" w14:textId="77777777">
        <w:tc>
          <w:tcPr>
            <w:tcW w:w="1504" w:type="dxa"/>
            <w:tcBorders>
              <w:bottom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76B026" w14:textId="77777777" w:rsidR="00D80D8A" w:rsidRDefault="00BE6280">
            <w:pPr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기존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스택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연계</w:t>
            </w:r>
          </w:p>
        </w:tc>
        <w:tc>
          <w:tcPr>
            <w:tcW w:w="1504" w:type="dxa"/>
            <w:tcBorders>
              <w:bottom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508802" w14:textId="77777777" w:rsidR="00D80D8A" w:rsidRDefault="00BE6280">
            <w:r>
              <w:rPr>
                <w:rFonts w:ascii="Arial Unicode MS" w:eastAsia="Arial Unicode MS" w:hAnsi="Arial Unicode MS" w:cs="Arial Unicode MS"/>
              </w:rPr>
              <w:t>폐쇄적</w:t>
            </w:r>
            <w:r>
              <w:rPr>
                <w:rFonts w:ascii="Arial Unicode MS" w:eastAsia="Arial Unicode MS" w:hAnsi="Arial Unicode MS" w:cs="Arial Unicode MS"/>
              </w:rPr>
              <w:t xml:space="preserve"> (</w:t>
            </w:r>
            <w:r>
              <w:rPr>
                <w:rFonts w:ascii="Arial Unicode MS" w:eastAsia="Arial Unicode MS" w:hAnsi="Arial Unicode MS" w:cs="Arial Unicode MS"/>
              </w:rPr>
              <w:t>자체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대시보드</w:t>
            </w:r>
            <w:r>
              <w:rPr>
                <w:rFonts w:ascii="Arial Unicode MS" w:eastAsia="Arial Unicode MS" w:hAnsi="Arial Unicode MS" w:cs="Arial Unicode MS"/>
              </w:rPr>
              <w:t>)</w:t>
            </w:r>
          </w:p>
        </w:tc>
        <w:tc>
          <w:tcPr>
            <w:tcW w:w="1504" w:type="dxa"/>
            <w:tcBorders>
              <w:bottom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7E8547" w14:textId="77777777" w:rsidR="00D80D8A" w:rsidRDefault="00BE6280">
            <w:proofErr w:type="spellStart"/>
            <w:r>
              <w:rPr>
                <w:rFonts w:ascii="Arial Unicode MS" w:eastAsia="Arial Unicode MS" w:hAnsi="Arial Unicode MS" w:cs="Arial Unicode MS"/>
              </w:rPr>
              <w:t>OTel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지원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Datadog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등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연계</w:t>
            </w:r>
          </w:p>
        </w:tc>
        <w:tc>
          <w:tcPr>
            <w:tcW w:w="1504" w:type="dxa"/>
            <w:tcBorders>
              <w:bottom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CBB263" w14:textId="77777777" w:rsidR="00D80D8A" w:rsidRDefault="00BE6280">
            <w:proofErr w:type="spellStart"/>
            <w:r>
              <w:rPr>
                <w:rFonts w:ascii="Arial Unicode MS" w:eastAsia="Arial Unicode MS" w:hAnsi="Arial Unicode MS" w:cs="Arial Unicode MS"/>
              </w:rPr>
              <w:t>OTel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기반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연계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가능</w:t>
            </w:r>
          </w:p>
        </w:tc>
        <w:tc>
          <w:tcPr>
            <w:tcW w:w="1504" w:type="dxa"/>
            <w:tcBorders>
              <w:bottom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873F47" w14:textId="77777777" w:rsidR="00D80D8A" w:rsidRDefault="00BE6280">
            <w:r>
              <w:rPr>
                <w:rFonts w:ascii="Arial Unicode MS" w:eastAsia="Arial Unicode MS" w:hAnsi="Arial Unicode MS" w:cs="Arial Unicode MS"/>
              </w:rPr>
              <w:t xml:space="preserve">API </w:t>
            </w:r>
            <w:r>
              <w:rPr>
                <w:rFonts w:ascii="Arial Unicode MS" w:eastAsia="Arial Unicode MS" w:hAnsi="Arial Unicode MS" w:cs="Arial Unicode MS"/>
              </w:rPr>
              <w:t>내보내기</w:t>
            </w:r>
          </w:p>
        </w:tc>
        <w:tc>
          <w:tcPr>
            <w:tcW w:w="1504" w:type="dxa"/>
            <w:tcBorders>
              <w:bottom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93734A" w14:textId="77777777" w:rsidR="00D80D8A" w:rsidRDefault="00BE6280">
            <w:r>
              <w:rPr>
                <w:rFonts w:ascii="Arial Unicode MS" w:eastAsia="Arial Unicode MS" w:hAnsi="Arial Unicode MS" w:cs="Arial Unicode MS"/>
              </w:rPr>
              <w:t>최대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강점</w:t>
            </w:r>
            <w:r>
              <w:rPr>
                <w:rFonts w:ascii="Arial Unicode MS" w:eastAsia="Arial Unicode MS" w:hAnsi="Arial Unicode MS" w:cs="Arial Unicode MS"/>
              </w:rPr>
              <w:t xml:space="preserve"> (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Datadog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Grafana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직접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통합</w:t>
            </w:r>
            <w:r>
              <w:rPr>
                <w:rFonts w:ascii="Arial Unicode MS" w:eastAsia="Arial Unicode MS" w:hAnsi="Arial Unicode MS" w:cs="Arial Unicode MS"/>
              </w:rPr>
              <w:t>)</w:t>
            </w:r>
          </w:p>
        </w:tc>
      </w:tr>
      <w:tr w:rsidR="00D80D8A" w14:paraId="42284C68" w14:textId="77777777">
        <w:tc>
          <w:tcPr>
            <w:tcW w:w="150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B07D4A" w14:textId="77777777" w:rsidR="00D80D8A" w:rsidRDefault="00BE6280">
            <w:pPr>
              <w:spacing w:before="240" w:after="240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PII </w:t>
            </w:r>
            <w:proofErr w:type="spellStart"/>
            <w:r>
              <w:rPr>
                <w:rFonts w:ascii="Arial Unicode MS" w:eastAsia="Arial Unicode MS" w:hAnsi="Arial Unicode MS" w:cs="Arial Unicode MS"/>
                <w:b/>
                <w:bCs/>
              </w:rPr>
              <w:t>마스킹</w:t>
            </w:r>
            <w:proofErr w:type="spellEnd"/>
          </w:p>
        </w:tc>
        <w:tc>
          <w:tcPr>
            <w:tcW w:w="150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C36D6D" w14:textId="77777777" w:rsidR="00D80D8A" w:rsidRDefault="00BE6280">
            <w:pPr>
              <w:spacing w:before="240" w:after="240"/>
            </w:pPr>
            <w:r>
              <w:rPr>
                <w:rFonts w:ascii="Arial Unicode MS" w:eastAsia="Arial Unicode MS" w:hAnsi="Arial Unicode MS" w:cs="Arial Unicode MS"/>
              </w:rPr>
              <w:t>사용자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정의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필터</w:t>
            </w:r>
            <w:r>
              <w:rPr>
                <w:rFonts w:ascii="Arial Unicode MS" w:eastAsia="Arial Unicode MS" w:hAnsi="Arial Unicode MS" w:cs="Arial Unicode MS"/>
              </w:rPr>
              <w:t xml:space="preserve"> (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Rules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>)</w:t>
            </w:r>
          </w:p>
        </w:tc>
        <w:tc>
          <w:tcPr>
            <w:tcW w:w="150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49DE05" w14:textId="77777777" w:rsidR="00D80D8A" w:rsidRDefault="00BE6280">
            <w:pPr>
              <w:spacing w:before="240" w:after="240"/>
            </w:pPr>
            <w:r>
              <w:rPr>
                <w:rFonts w:ascii="Arial Unicode MS" w:eastAsia="Arial Unicode MS" w:hAnsi="Arial Unicode MS" w:cs="Arial Unicode MS"/>
              </w:rPr>
              <w:t>사용자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정의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필터</w:t>
            </w:r>
            <w:r>
              <w:rPr>
                <w:rFonts w:ascii="Arial Unicode MS" w:eastAsia="Arial Unicode MS" w:hAnsi="Arial Unicode MS" w:cs="Arial Unicode MS"/>
              </w:rPr>
              <w:t xml:space="preserve"> (SDK </w:t>
            </w:r>
            <w:r>
              <w:rPr>
                <w:rFonts w:ascii="Arial Unicode MS" w:eastAsia="Arial Unicode MS" w:hAnsi="Arial Unicode MS" w:cs="Arial Unicode MS"/>
              </w:rPr>
              <w:t>레벨</w:t>
            </w:r>
            <w:r>
              <w:rPr>
                <w:rFonts w:ascii="Arial Unicode MS" w:eastAsia="Arial Unicode MS" w:hAnsi="Arial Unicode MS" w:cs="Arial Unicode MS"/>
              </w:rPr>
              <w:t>)</w:t>
            </w:r>
          </w:p>
        </w:tc>
        <w:tc>
          <w:tcPr>
            <w:tcW w:w="150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71D1D" w14:textId="77777777" w:rsidR="00D80D8A" w:rsidRDefault="00BE6280">
            <w:pPr>
              <w:spacing w:before="240" w:after="240"/>
            </w:pPr>
            <w:r>
              <w:rPr>
                <w:rFonts w:ascii="Arial Unicode MS" w:eastAsia="Arial Unicode MS" w:hAnsi="Arial Unicode MS" w:cs="Arial Unicode MS"/>
              </w:rPr>
              <w:t>사용자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정의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필터</w:t>
            </w:r>
            <w:r>
              <w:rPr>
                <w:rFonts w:ascii="Arial Unicode MS" w:eastAsia="Arial Unicode MS" w:hAnsi="Arial Unicode MS" w:cs="Arial Unicode MS"/>
              </w:rPr>
              <w:t xml:space="preserve"> (SDK </w:t>
            </w:r>
            <w:r>
              <w:rPr>
                <w:rFonts w:ascii="Arial Unicode MS" w:eastAsia="Arial Unicode MS" w:hAnsi="Arial Unicode MS" w:cs="Arial Unicode MS"/>
              </w:rPr>
              <w:t>레벨</w:t>
            </w:r>
            <w:r>
              <w:rPr>
                <w:rFonts w:ascii="Arial Unicode MS" w:eastAsia="Arial Unicode MS" w:hAnsi="Arial Unicode MS" w:cs="Arial Unicode MS"/>
              </w:rPr>
              <w:t>)</w:t>
            </w:r>
          </w:p>
        </w:tc>
        <w:tc>
          <w:tcPr>
            <w:tcW w:w="150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84BD52" w14:textId="77777777" w:rsidR="00D80D8A" w:rsidRDefault="00BE6280">
            <w:pPr>
              <w:spacing w:before="240" w:after="240"/>
            </w:pPr>
            <w:r>
              <w:rPr>
                <w:rFonts w:ascii="Arial Unicode MS" w:eastAsia="Arial Unicode MS" w:hAnsi="Arial Unicode MS" w:cs="Arial Unicode MS"/>
              </w:rPr>
              <w:t>헤더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기반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필터링</w:t>
            </w:r>
          </w:p>
        </w:tc>
        <w:tc>
          <w:tcPr>
            <w:tcW w:w="150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5FE02F" w14:textId="77777777" w:rsidR="00D80D8A" w:rsidRDefault="00BE6280">
            <w:pPr>
              <w:spacing w:before="240" w:after="240"/>
            </w:pPr>
            <w:r>
              <w:rPr>
                <w:rFonts w:ascii="Arial Unicode MS" w:eastAsia="Arial Unicode MS" w:hAnsi="Arial Unicode MS" w:cs="Arial Unicode MS"/>
              </w:rPr>
              <w:t>사용자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정의</w:t>
            </w:r>
            <w:r>
              <w:rPr>
                <w:rFonts w:ascii="Arial Unicode MS" w:eastAsia="Arial Unicode MS" w:hAnsi="Arial Unicode MS" w:cs="Arial Unicode MS"/>
              </w:rPr>
              <w:t xml:space="preserve"> (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OTel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Processor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>)</w:t>
            </w:r>
          </w:p>
        </w:tc>
      </w:tr>
      <w:tr w:rsidR="00D80D8A" w14:paraId="75A756A6" w14:textId="77777777">
        <w:tc>
          <w:tcPr>
            <w:tcW w:w="1504" w:type="dxa"/>
            <w:tcBorders>
              <w:top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0809C0" w14:textId="77777777" w:rsidR="00D80D8A" w:rsidRDefault="00BE6280">
            <w:pPr>
              <w:rPr>
                <w:b/>
                <w:bCs/>
              </w:rPr>
            </w:pPr>
            <w:proofErr w:type="spellStart"/>
            <w:r>
              <w:rPr>
                <w:rFonts w:ascii="Arial Unicode MS" w:eastAsia="Arial Unicode MS" w:hAnsi="Arial Unicode MS" w:cs="Arial Unicode MS"/>
                <w:b/>
                <w:bCs/>
              </w:rPr>
              <w:t>Lock-in</w:t>
            </w:r>
            <w:proofErr w:type="spellEnd"/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리스크</w:t>
            </w:r>
          </w:p>
        </w:tc>
        <w:tc>
          <w:tcPr>
            <w:tcW w:w="1504" w:type="dxa"/>
            <w:tcBorders>
              <w:top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6AC7AB" w14:textId="77777777" w:rsidR="00D80D8A" w:rsidRDefault="00BE6280">
            <w:r>
              <w:rPr>
                <w:rFonts w:ascii="Arial Unicode MS" w:eastAsia="Arial Unicode MS" w:hAnsi="Arial Unicode MS" w:cs="Arial Unicode MS"/>
              </w:rPr>
              <w:t>높음</w:t>
            </w:r>
            <w:r>
              <w:rPr>
                <w:rFonts w:ascii="Arial Unicode MS" w:eastAsia="Arial Unicode MS" w:hAnsi="Arial Unicode MS" w:cs="Arial Unicode MS"/>
              </w:rPr>
              <w:t xml:space="preserve">.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LangGraph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전환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재구축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필요</w:t>
            </w:r>
            <w:r>
              <w:rPr>
                <w:rFonts w:ascii="Arial Unicode MS" w:eastAsia="Arial Unicode MS" w:hAnsi="Arial Unicode MS" w:cs="Arial Unicode MS"/>
              </w:rPr>
              <w:t>.</w:t>
            </w:r>
          </w:p>
        </w:tc>
        <w:tc>
          <w:tcPr>
            <w:tcW w:w="1504" w:type="dxa"/>
            <w:tcBorders>
              <w:top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7AB873" w14:textId="77777777" w:rsidR="00D80D8A" w:rsidRDefault="00BE6280">
            <w:r>
              <w:rPr>
                <w:rFonts w:ascii="Arial Unicode MS" w:eastAsia="Arial Unicode MS" w:hAnsi="Arial Unicode MS" w:cs="Arial Unicode MS"/>
              </w:rPr>
              <w:t>낮음</w:t>
            </w:r>
            <w:r>
              <w:rPr>
                <w:rFonts w:ascii="Arial Unicode MS" w:eastAsia="Arial Unicode MS" w:hAnsi="Arial Unicode MS" w:cs="Arial Unicode MS"/>
              </w:rPr>
              <w:t xml:space="preserve">.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OTel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호환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데이터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이관</w:t>
            </w:r>
            <w:r>
              <w:rPr>
                <w:rFonts w:ascii="Arial Unicode MS" w:eastAsia="Arial Unicode MS" w:hAnsi="Arial Unicode MS" w:cs="Arial Unicode MS"/>
              </w:rPr>
              <w:t xml:space="preserve"> API </w:t>
            </w:r>
            <w:r>
              <w:rPr>
                <w:rFonts w:ascii="Arial Unicode MS" w:eastAsia="Arial Unicode MS" w:hAnsi="Arial Unicode MS" w:cs="Arial Unicode MS"/>
              </w:rPr>
              <w:t>제공</w:t>
            </w:r>
            <w:r>
              <w:rPr>
                <w:rFonts w:ascii="Arial Unicode MS" w:eastAsia="Arial Unicode MS" w:hAnsi="Arial Unicode MS" w:cs="Arial Unicode MS"/>
              </w:rPr>
              <w:t>.</w:t>
            </w:r>
          </w:p>
        </w:tc>
        <w:tc>
          <w:tcPr>
            <w:tcW w:w="1504" w:type="dxa"/>
            <w:tcBorders>
              <w:top w:val="single" w:sz="5" w:space="0" w:color="000000"/>
              <w:bottom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02D8A2" w14:textId="77777777" w:rsidR="00D80D8A" w:rsidRDefault="00BE6280">
            <w:r>
              <w:rPr>
                <w:rFonts w:ascii="Arial Unicode MS" w:eastAsia="Arial Unicode MS" w:hAnsi="Arial Unicode MS" w:cs="Arial Unicode MS"/>
              </w:rPr>
              <w:t>낮음</w:t>
            </w:r>
            <w:r>
              <w:rPr>
                <w:rFonts w:ascii="Arial Unicode MS" w:eastAsia="Arial Unicode MS" w:hAnsi="Arial Unicode MS" w:cs="Arial Unicode MS"/>
              </w:rPr>
              <w:t xml:space="preserve">.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OTel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기반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셀프호스팅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>.</w:t>
            </w:r>
          </w:p>
        </w:tc>
        <w:tc>
          <w:tcPr>
            <w:tcW w:w="1504" w:type="dxa"/>
            <w:tcBorders>
              <w:top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3DBC48" w14:textId="77777777" w:rsidR="00D80D8A" w:rsidRDefault="00BE6280">
            <w:r>
              <w:rPr>
                <w:rFonts w:ascii="Arial Unicode MS" w:eastAsia="Arial Unicode MS" w:hAnsi="Arial Unicode MS" w:cs="Arial Unicode MS"/>
              </w:rPr>
              <w:t>중간</w:t>
            </w:r>
            <w:r>
              <w:rPr>
                <w:rFonts w:ascii="Arial Unicode MS" w:eastAsia="Arial Unicode MS" w:hAnsi="Arial Unicode MS" w:cs="Arial Unicode MS"/>
              </w:rPr>
              <w:t xml:space="preserve">. </w:t>
            </w:r>
            <w:r>
              <w:rPr>
                <w:rFonts w:ascii="Arial Unicode MS" w:eastAsia="Arial Unicode MS" w:hAnsi="Arial Unicode MS" w:cs="Arial Unicode MS"/>
              </w:rPr>
              <w:t>프록시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방식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의존성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있으나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제거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용이</w:t>
            </w:r>
            <w:r>
              <w:rPr>
                <w:rFonts w:ascii="Arial Unicode MS" w:eastAsia="Arial Unicode MS" w:hAnsi="Arial Unicode MS" w:cs="Arial Unicode MS"/>
              </w:rPr>
              <w:t>.</w:t>
            </w:r>
          </w:p>
        </w:tc>
        <w:tc>
          <w:tcPr>
            <w:tcW w:w="1504" w:type="dxa"/>
            <w:tcBorders>
              <w:top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6CF2B2" w14:textId="77777777" w:rsidR="00D80D8A" w:rsidRDefault="00BE6280">
            <w:r>
              <w:rPr>
                <w:rFonts w:ascii="Arial Unicode MS" w:eastAsia="Arial Unicode MS" w:hAnsi="Arial Unicode MS" w:cs="Arial Unicode MS"/>
              </w:rPr>
              <w:t>없음</w:t>
            </w:r>
            <w:r>
              <w:rPr>
                <w:rFonts w:ascii="Arial Unicode MS" w:eastAsia="Arial Unicode MS" w:hAnsi="Arial Unicode MS" w:cs="Arial Unicode MS"/>
              </w:rPr>
              <w:t xml:space="preserve">. </w:t>
            </w:r>
            <w:r>
              <w:rPr>
                <w:rFonts w:ascii="Arial Unicode MS" w:eastAsia="Arial Unicode MS" w:hAnsi="Arial Unicode MS" w:cs="Arial Unicode MS"/>
              </w:rPr>
              <w:t>개방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표준</w:t>
            </w:r>
            <w:r>
              <w:rPr>
                <w:rFonts w:ascii="Arial Unicode MS" w:eastAsia="Arial Unicode MS" w:hAnsi="Arial Unicode MS" w:cs="Arial Unicode MS"/>
              </w:rPr>
              <w:t>.</w:t>
            </w:r>
          </w:p>
        </w:tc>
      </w:tr>
      <w:tr w:rsidR="00D80D8A" w14:paraId="36302F2A" w14:textId="77777777">
        <w:tc>
          <w:tcPr>
            <w:tcW w:w="15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B42327" w14:textId="77777777" w:rsidR="00D80D8A" w:rsidRDefault="00BE6280">
            <w:pPr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lastRenderedPageBreak/>
              <w:t>운영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부담</w:t>
            </w:r>
          </w:p>
        </w:tc>
        <w:tc>
          <w:tcPr>
            <w:tcW w:w="1504" w:type="dxa"/>
            <w:tcBorders>
              <w:bottom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B56AF5" w14:textId="77777777" w:rsidR="00D80D8A" w:rsidRDefault="00BE6280">
            <w:r>
              <w:rPr>
                <w:rFonts w:ascii="Arial Unicode MS" w:eastAsia="Arial Unicode MS" w:hAnsi="Arial Unicode MS" w:cs="Arial Unicode MS"/>
              </w:rPr>
              <w:t>낮음</w:t>
            </w:r>
            <w:r>
              <w:rPr>
                <w:rFonts w:ascii="Arial Unicode MS" w:eastAsia="Arial Unicode MS" w:hAnsi="Arial Unicode MS" w:cs="Arial Unicode MS"/>
              </w:rPr>
              <w:t xml:space="preserve"> (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SaaS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>)</w:t>
            </w:r>
          </w:p>
        </w:tc>
        <w:tc>
          <w:tcPr>
            <w:tcW w:w="1504" w:type="dxa"/>
            <w:tcBorders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D50009" w14:textId="77777777" w:rsidR="00D80D8A" w:rsidRDefault="00BE6280">
            <w:proofErr w:type="spellStart"/>
            <w:r>
              <w:rPr>
                <w:rFonts w:ascii="Arial Unicode MS" w:eastAsia="Arial Unicode MS" w:hAnsi="Arial Unicode MS" w:cs="Arial Unicode MS"/>
              </w:rPr>
              <w:t>SaaS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: </w:t>
            </w:r>
            <w:proofErr w:type="gramStart"/>
            <w:r>
              <w:rPr>
                <w:rFonts w:ascii="Arial Unicode MS" w:eastAsia="Arial Unicode MS" w:hAnsi="Arial Unicode MS" w:cs="Arial Unicode MS"/>
              </w:rPr>
              <w:t>낮음</w:t>
            </w:r>
            <w:r>
              <w:rPr>
                <w:rFonts w:ascii="Arial Unicode MS" w:eastAsia="Arial Unicode MS" w:hAnsi="Arial Unicode MS" w:cs="Arial Unicode MS"/>
              </w:rPr>
              <w:t xml:space="preserve"> /</w:t>
            </w:r>
            <w:proofErr w:type="gram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셀프호스팅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: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DB·</w:t>
            </w:r>
            <w:r>
              <w:rPr>
                <w:rFonts w:ascii="Arial Unicode MS" w:eastAsia="Arial Unicode MS" w:hAnsi="Arial Unicode MS" w:cs="Arial Unicode MS"/>
              </w:rPr>
              <w:t>스토리지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운영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필요</w:t>
            </w:r>
          </w:p>
        </w:tc>
        <w:tc>
          <w:tcPr>
            <w:tcW w:w="150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6F3A99" w14:textId="77777777" w:rsidR="00D80D8A" w:rsidRDefault="00BE6280">
            <w:pPr>
              <w:spacing w:before="240" w:after="240"/>
            </w:pPr>
            <w:proofErr w:type="spellStart"/>
            <w:r>
              <w:rPr>
                <w:rFonts w:ascii="Arial Unicode MS" w:eastAsia="Arial Unicode MS" w:hAnsi="Arial Unicode MS" w:cs="Arial Unicode MS"/>
              </w:rPr>
              <w:t>Cloud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(AX): </w:t>
            </w:r>
            <w:proofErr w:type="gramStart"/>
            <w:r>
              <w:rPr>
                <w:rFonts w:ascii="Arial Unicode MS" w:eastAsia="Arial Unicode MS" w:hAnsi="Arial Unicode MS" w:cs="Arial Unicode MS"/>
              </w:rPr>
              <w:t>낮음</w:t>
            </w:r>
            <w:r>
              <w:rPr>
                <w:rFonts w:ascii="Arial Unicode MS" w:eastAsia="Arial Unicode MS" w:hAnsi="Arial Unicode MS" w:cs="Arial Unicode MS"/>
              </w:rPr>
              <w:t xml:space="preserve"> /</w:t>
            </w:r>
            <w:proofErr w:type="gram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셀프호스팅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: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Docker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단일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컨테이너로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상대적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간편</w:t>
            </w:r>
          </w:p>
        </w:tc>
        <w:tc>
          <w:tcPr>
            <w:tcW w:w="1504" w:type="dxa"/>
            <w:tcBorders>
              <w:lef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27FDE9" w14:textId="77777777" w:rsidR="00D80D8A" w:rsidRDefault="00BE6280">
            <w:proofErr w:type="spellStart"/>
            <w:r>
              <w:rPr>
                <w:rFonts w:ascii="Arial Unicode MS" w:eastAsia="Arial Unicode MS" w:hAnsi="Arial Unicode MS" w:cs="Arial Unicode MS"/>
              </w:rPr>
              <w:t>SaaS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: </w:t>
            </w:r>
            <w:proofErr w:type="gramStart"/>
            <w:r>
              <w:rPr>
                <w:rFonts w:ascii="Arial Unicode MS" w:eastAsia="Arial Unicode MS" w:hAnsi="Arial Unicode MS" w:cs="Arial Unicode MS"/>
              </w:rPr>
              <w:t>낮음</w:t>
            </w:r>
            <w:r>
              <w:rPr>
                <w:rFonts w:ascii="Arial Unicode MS" w:eastAsia="Arial Unicode MS" w:hAnsi="Arial Unicode MS" w:cs="Arial Unicode MS"/>
              </w:rPr>
              <w:t xml:space="preserve"> /</w:t>
            </w:r>
            <w:proofErr w:type="gram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셀프호스팅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: </w:t>
            </w:r>
            <w:r>
              <w:rPr>
                <w:rFonts w:ascii="Arial Unicode MS" w:eastAsia="Arial Unicode MS" w:hAnsi="Arial Unicode MS" w:cs="Arial Unicode MS"/>
              </w:rPr>
              <w:t>간편</w:t>
            </w:r>
          </w:p>
        </w:tc>
        <w:tc>
          <w:tcPr>
            <w:tcW w:w="15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44B714" w14:textId="77777777" w:rsidR="00D80D8A" w:rsidRDefault="00BE6280">
            <w:proofErr w:type="spellStart"/>
            <w:r>
              <w:rPr>
                <w:rFonts w:ascii="Arial Unicode MS" w:eastAsia="Arial Unicode MS" w:hAnsi="Arial Unicode MS" w:cs="Arial Unicode MS"/>
              </w:rPr>
              <w:t>백엔드에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따라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상이</w:t>
            </w:r>
            <w:r>
              <w:rPr>
                <w:rFonts w:ascii="Arial Unicode MS" w:eastAsia="Arial Unicode MS" w:hAnsi="Arial Unicode MS" w:cs="Arial Unicode MS"/>
              </w:rPr>
              <w:t xml:space="preserve">. </w:t>
            </w:r>
            <w:r>
              <w:rPr>
                <w:rFonts w:ascii="Arial Unicode MS" w:eastAsia="Arial Unicode MS" w:hAnsi="Arial Unicode MS" w:cs="Arial Unicode MS"/>
              </w:rPr>
              <w:t>기존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Datadog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>/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Grafana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활용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낮음</w:t>
            </w:r>
            <w:r>
              <w:rPr>
                <w:rFonts w:ascii="Arial Unicode MS" w:eastAsia="Arial Unicode MS" w:hAnsi="Arial Unicode MS" w:cs="Arial Unicode MS"/>
              </w:rPr>
              <w:t xml:space="preserve">.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SigNoz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신규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구축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높음</w:t>
            </w:r>
            <w:r>
              <w:rPr>
                <w:rFonts w:ascii="Arial Unicode MS" w:eastAsia="Arial Unicode MS" w:hAnsi="Arial Unicode MS" w:cs="Arial Unicode MS"/>
              </w:rPr>
              <w:t>.</w:t>
            </w:r>
          </w:p>
        </w:tc>
      </w:tr>
      <w:tr w:rsidR="00D80D8A" w14:paraId="0C77B5BD" w14:textId="77777777">
        <w:tc>
          <w:tcPr>
            <w:tcW w:w="1504" w:type="dxa"/>
            <w:tcBorders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8E413C" w14:textId="77777777" w:rsidR="00D80D8A" w:rsidRDefault="00BE6280">
            <w:r>
              <w:rPr>
                <w:rFonts w:ascii="Arial Unicode MS" w:eastAsia="Arial Unicode MS" w:hAnsi="Arial Unicode MS" w:cs="Arial Unicode MS"/>
              </w:rPr>
              <w:t>가격</w:t>
            </w:r>
          </w:p>
        </w:tc>
        <w:tc>
          <w:tcPr>
            <w:tcW w:w="150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6998F9" w14:textId="77777777" w:rsidR="00D80D8A" w:rsidRDefault="00BE6280">
            <w:pPr>
              <w:spacing w:before="240" w:after="240"/>
            </w:pPr>
            <w:r>
              <w:rPr>
                <w:rFonts w:ascii="Arial Unicode MS" w:eastAsia="Arial Unicode MS" w:hAnsi="Arial Unicode MS" w:cs="Arial Unicode MS"/>
              </w:rPr>
              <w:t>무료</w:t>
            </w:r>
            <w:r>
              <w:rPr>
                <w:rFonts w:ascii="Arial Unicode MS" w:eastAsia="Arial Unicode MS" w:hAnsi="Arial Unicode MS" w:cs="Arial Unicode MS"/>
              </w:rPr>
              <w:t xml:space="preserve"> 5K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트레이스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>/</w:t>
            </w:r>
            <w:r>
              <w:rPr>
                <w:rFonts w:ascii="Arial Unicode MS" w:eastAsia="Arial Unicode MS" w:hAnsi="Arial Unicode MS" w:cs="Arial Unicode MS"/>
              </w:rPr>
              <w:t>월</w:t>
            </w:r>
            <w:r>
              <w:rPr>
                <w:rFonts w:ascii="Arial Unicode MS" w:eastAsia="Arial Unicode MS" w:hAnsi="Arial Unicode MS" w:cs="Arial Unicode MS"/>
              </w:rPr>
              <w:t>. Plus $39/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seat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>/</w:t>
            </w:r>
            <w:r>
              <w:rPr>
                <w:rFonts w:ascii="Arial Unicode MS" w:eastAsia="Arial Unicode MS" w:hAnsi="Arial Unicode MS" w:cs="Arial Unicode MS"/>
              </w:rPr>
              <w:t>월</w:t>
            </w:r>
            <w:r>
              <w:rPr>
                <w:rFonts w:ascii="Arial Unicode MS" w:eastAsia="Arial Unicode MS" w:hAnsi="Arial Unicode MS" w:cs="Arial Unicode MS"/>
              </w:rPr>
              <w:t xml:space="preserve"> (100K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트레이스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포함</w:t>
            </w:r>
            <w:r>
              <w:rPr>
                <w:rFonts w:ascii="Arial Unicode MS" w:eastAsia="Arial Unicode MS" w:hAnsi="Arial Unicode MS" w:cs="Arial Unicode MS"/>
              </w:rPr>
              <w:t>).</w:t>
            </w:r>
            <w:r>
              <w:rPr>
                <w:vertAlign w:val="superscript"/>
              </w:rPr>
              <w:footnoteReference w:id="32"/>
            </w:r>
          </w:p>
        </w:tc>
        <w:tc>
          <w:tcPr>
            <w:tcW w:w="150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1E8429" w14:textId="77777777" w:rsidR="00D80D8A" w:rsidRDefault="00BE6280">
            <w:pPr>
              <w:spacing w:before="240" w:after="240"/>
            </w:pPr>
            <w:r>
              <w:rPr>
                <w:rFonts w:ascii="Arial Unicode MS" w:eastAsia="Arial Unicode MS" w:hAnsi="Arial Unicode MS" w:cs="Arial Unicode MS"/>
              </w:rPr>
              <w:t>무료</w:t>
            </w:r>
            <w:r>
              <w:rPr>
                <w:rFonts w:ascii="Arial Unicode MS" w:eastAsia="Arial Unicode MS" w:hAnsi="Arial Unicode MS" w:cs="Arial Unicode MS"/>
              </w:rPr>
              <w:t xml:space="preserve"> 50K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units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>/</w:t>
            </w:r>
            <w:r>
              <w:rPr>
                <w:rFonts w:ascii="Arial Unicode MS" w:eastAsia="Arial Unicode MS" w:hAnsi="Arial Unicode MS" w:cs="Arial Unicode MS"/>
              </w:rPr>
              <w:t>월</w:t>
            </w:r>
            <w:r>
              <w:rPr>
                <w:rFonts w:ascii="Arial Unicode MS" w:eastAsia="Arial Unicode MS" w:hAnsi="Arial Unicode MS" w:cs="Arial Unicode MS"/>
              </w:rPr>
              <w:t xml:space="preserve"> (2</w:t>
            </w:r>
            <w:r>
              <w:rPr>
                <w:rFonts w:ascii="Arial Unicode MS" w:eastAsia="Arial Unicode MS" w:hAnsi="Arial Unicode MS" w:cs="Arial Unicode MS"/>
              </w:rPr>
              <w:t>인</w:t>
            </w:r>
            <w:r>
              <w:rPr>
                <w:rFonts w:ascii="Arial Unicode MS" w:eastAsia="Arial Unicode MS" w:hAnsi="Arial Unicode MS" w:cs="Arial Unicode MS"/>
              </w:rPr>
              <w:t xml:space="preserve">).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Core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$29/</w:t>
            </w:r>
            <w:r>
              <w:rPr>
                <w:rFonts w:ascii="Arial Unicode MS" w:eastAsia="Arial Unicode MS" w:hAnsi="Arial Unicode MS" w:cs="Arial Unicode MS"/>
              </w:rPr>
              <w:t>월</w:t>
            </w:r>
            <w:r>
              <w:rPr>
                <w:rFonts w:ascii="Arial Unicode MS" w:eastAsia="Arial Unicode MS" w:hAnsi="Arial Unicode MS" w:cs="Arial Unicode MS"/>
              </w:rPr>
              <w:t xml:space="preserve">.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Pro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$199/</w:t>
            </w:r>
            <w:r>
              <w:rPr>
                <w:rFonts w:ascii="Arial Unicode MS" w:eastAsia="Arial Unicode MS" w:hAnsi="Arial Unicode MS" w:cs="Arial Unicode MS"/>
              </w:rPr>
              <w:t>월</w:t>
            </w:r>
            <w:r>
              <w:rPr>
                <w:rFonts w:ascii="Arial Unicode MS" w:eastAsia="Arial Unicode MS" w:hAnsi="Arial Unicode MS" w:cs="Arial Unicode MS"/>
              </w:rPr>
              <w:t xml:space="preserve">.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셀프호스팅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무료</w:t>
            </w:r>
            <w:r>
              <w:rPr>
                <w:rFonts w:ascii="Arial Unicode MS" w:eastAsia="Arial Unicode MS" w:hAnsi="Arial Unicode MS" w:cs="Arial Unicode MS"/>
              </w:rPr>
              <w:t>.</w:t>
            </w:r>
          </w:p>
        </w:tc>
        <w:tc>
          <w:tcPr>
            <w:tcW w:w="150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C114E7" w14:textId="77777777" w:rsidR="00D80D8A" w:rsidRDefault="00BE6280">
            <w:pPr>
              <w:spacing w:before="240" w:after="240"/>
            </w:pPr>
            <w:proofErr w:type="spellStart"/>
            <w:r>
              <w:rPr>
                <w:rFonts w:ascii="Arial Unicode MS" w:eastAsia="Arial Unicode MS" w:hAnsi="Arial Unicode MS" w:cs="Arial Unicode MS"/>
              </w:rPr>
              <w:t>셀프호스팅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무료</w:t>
            </w:r>
            <w:r>
              <w:rPr>
                <w:rFonts w:ascii="Arial Unicode MS" w:eastAsia="Arial Unicode MS" w:hAnsi="Arial Unicode MS" w:cs="Arial Unicode MS"/>
              </w:rPr>
              <w:t xml:space="preserve">.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Cloud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: AX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Fre</w:t>
            </w:r>
            <w:r>
              <w:rPr>
                <w:rFonts w:ascii="Arial Unicode MS" w:eastAsia="Arial Unicode MS" w:hAnsi="Arial Unicode MS" w:cs="Arial Unicode MS"/>
              </w:rPr>
              <w:t>e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25K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spans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>/</w:t>
            </w:r>
            <w:r>
              <w:rPr>
                <w:rFonts w:ascii="Arial Unicode MS" w:eastAsia="Arial Unicode MS" w:hAnsi="Arial Unicode MS" w:cs="Arial Unicode MS"/>
              </w:rPr>
              <w:t>월</w:t>
            </w:r>
            <w:r>
              <w:rPr>
                <w:rFonts w:ascii="Arial Unicode MS" w:eastAsia="Arial Unicode MS" w:hAnsi="Arial Unicode MS" w:cs="Arial Unicode MS"/>
              </w:rPr>
              <w:t xml:space="preserve">, AX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Pro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$50/</w:t>
            </w:r>
            <w:r>
              <w:rPr>
                <w:rFonts w:ascii="Arial Unicode MS" w:eastAsia="Arial Unicode MS" w:hAnsi="Arial Unicode MS" w:cs="Arial Unicode MS"/>
              </w:rPr>
              <w:t>월</w:t>
            </w:r>
            <w:r>
              <w:rPr>
                <w:rFonts w:ascii="Arial Unicode MS" w:eastAsia="Arial Unicode MS" w:hAnsi="Arial Unicode MS" w:cs="Arial Unicode MS"/>
              </w:rPr>
              <w:t>.</w:t>
            </w:r>
          </w:p>
        </w:tc>
        <w:tc>
          <w:tcPr>
            <w:tcW w:w="1504" w:type="dxa"/>
            <w:tcBorders>
              <w:lef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4BAD00" w14:textId="77777777" w:rsidR="00D80D8A" w:rsidRDefault="00BE6280">
            <w:r>
              <w:rPr>
                <w:rFonts w:ascii="Arial Unicode MS" w:eastAsia="Arial Unicode MS" w:hAnsi="Arial Unicode MS" w:cs="Arial Unicode MS"/>
              </w:rPr>
              <w:t>무료</w:t>
            </w:r>
            <w:r>
              <w:rPr>
                <w:rFonts w:ascii="Arial Unicode MS" w:eastAsia="Arial Unicode MS" w:hAnsi="Arial Unicode MS" w:cs="Arial Unicode MS"/>
              </w:rPr>
              <w:t xml:space="preserve"> 10K </w:t>
            </w:r>
            <w:r>
              <w:rPr>
                <w:rFonts w:ascii="Arial Unicode MS" w:eastAsia="Arial Unicode MS" w:hAnsi="Arial Unicode MS" w:cs="Arial Unicode MS"/>
              </w:rPr>
              <w:t>요청</w:t>
            </w:r>
            <w:r>
              <w:rPr>
                <w:rFonts w:ascii="Arial Unicode MS" w:eastAsia="Arial Unicode MS" w:hAnsi="Arial Unicode MS" w:cs="Arial Unicode MS"/>
              </w:rPr>
              <w:t>/</w:t>
            </w:r>
            <w:r>
              <w:rPr>
                <w:rFonts w:ascii="Arial Unicode MS" w:eastAsia="Arial Unicode MS" w:hAnsi="Arial Unicode MS" w:cs="Arial Unicode MS"/>
              </w:rPr>
              <w:t>월</w:t>
            </w:r>
            <w:r>
              <w:rPr>
                <w:rFonts w:ascii="Arial Unicode MS" w:eastAsia="Arial Unicode MS" w:hAnsi="Arial Unicode MS" w:cs="Arial Unicode MS"/>
              </w:rPr>
              <w:t xml:space="preserve">.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Pro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$79/</w:t>
            </w:r>
            <w:r>
              <w:rPr>
                <w:rFonts w:ascii="Arial Unicode MS" w:eastAsia="Arial Unicode MS" w:hAnsi="Arial Unicode MS" w:cs="Arial Unicode MS"/>
              </w:rPr>
              <w:t>월</w:t>
            </w:r>
            <w:r>
              <w:rPr>
                <w:rFonts w:ascii="Arial Unicode MS" w:eastAsia="Arial Unicode MS" w:hAnsi="Arial Unicode MS" w:cs="Arial Unicode MS"/>
              </w:rPr>
              <w:t xml:space="preserve"> (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Unlimited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seats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>).</w:t>
            </w:r>
            <w:r>
              <w:rPr>
                <w:vertAlign w:val="superscript"/>
              </w:rPr>
              <w:footnoteReference w:id="33"/>
            </w:r>
          </w:p>
        </w:tc>
        <w:tc>
          <w:tcPr>
            <w:tcW w:w="15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388CA0" w14:textId="77777777" w:rsidR="00D80D8A" w:rsidRDefault="00BE6280">
            <w:proofErr w:type="spellStart"/>
            <w:r>
              <w:rPr>
                <w:rFonts w:ascii="Arial Unicode MS" w:eastAsia="Arial Unicode MS" w:hAnsi="Arial Unicode MS" w:cs="Arial Unicode MS"/>
              </w:rPr>
              <w:t>OTel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자체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무료</w:t>
            </w:r>
            <w:r>
              <w:rPr>
                <w:rFonts w:ascii="Arial Unicode MS" w:eastAsia="Arial Unicode MS" w:hAnsi="Arial Unicode MS" w:cs="Arial Unicode MS"/>
              </w:rPr>
              <w:t xml:space="preserve">.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백엔드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비용은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선택에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따라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상이</w:t>
            </w:r>
            <w:r>
              <w:rPr>
                <w:rFonts w:ascii="Arial Unicode MS" w:eastAsia="Arial Unicode MS" w:hAnsi="Arial Unicode MS" w:cs="Arial Unicode MS"/>
              </w:rPr>
              <w:t xml:space="preserve"> (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SigNoz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: </w:t>
            </w:r>
            <w:r>
              <w:rPr>
                <w:rFonts w:ascii="Arial Unicode MS" w:eastAsia="Arial Unicode MS" w:hAnsi="Arial Unicode MS" w:cs="Arial Unicode MS"/>
              </w:rPr>
              <w:t>무료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오픈소스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Datadog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: </w:t>
            </w:r>
            <w:r>
              <w:rPr>
                <w:rFonts w:ascii="Arial Unicode MS" w:eastAsia="Arial Unicode MS" w:hAnsi="Arial Unicode MS" w:cs="Arial Unicode MS"/>
              </w:rPr>
              <w:t>기존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계약</w:t>
            </w:r>
            <w:r>
              <w:rPr>
                <w:rFonts w:ascii="Arial Unicode MS" w:eastAsia="Arial Unicode MS" w:hAnsi="Arial Unicode MS" w:cs="Arial Unicode MS"/>
              </w:rPr>
              <w:t>)</w:t>
            </w:r>
          </w:p>
        </w:tc>
      </w:tr>
    </w:tbl>
    <w:p w14:paraId="6783BE71" w14:textId="77777777" w:rsidR="00D80D8A" w:rsidRDefault="00D80D8A"/>
    <w:p w14:paraId="442DEA63" w14:textId="77777777" w:rsidR="00D80D8A" w:rsidRDefault="00BE6280">
      <w:r>
        <w:rPr>
          <w:rFonts w:ascii="Arial Unicode MS" w:eastAsia="Arial Unicode MS" w:hAnsi="Arial Unicode MS" w:cs="Arial Unicode MS"/>
          <w:b/>
          <w:bCs/>
        </w:rPr>
        <w:t>라이선스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참고</w:t>
      </w:r>
      <w:r>
        <w:rPr>
          <w:rFonts w:ascii="Arial Unicode MS" w:eastAsia="Arial Unicode MS" w:hAnsi="Arial Unicode MS" w:cs="Arial Unicode MS"/>
          <w:b/>
          <w:bCs/>
        </w:rPr>
        <w:t>: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LangSmith</w:t>
      </w:r>
      <w:r>
        <w:rPr>
          <w:rFonts w:ascii="Arial Unicode MS" w:eastAsia="Arial Unicode MS" w:hAnsi="Arial Unicode MS" w:cs="Arial Unicode MS"/>
        </w:rPr>
        <w:t>는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상용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SaaS</w:t>
      </w:r>
      <w:proofErr w:type="spellEnd"/>
      <w:r>
        <w:rPr>
          <w:rFonts w:ascii="Arial Unicode MS" w:eastAsia="Arial Unicode MS" w:hAnsi="Arial Unicode MS" w:cs="Arial Unicode MS"/>
        </w:rPr>
        <w:t xml:space="preserve">(Enterprise </w:t>
      </w:r>
      <w:proofErr w:type="spellStart"/>
      <w:r>
        <w:rPr>
          <w:rFonts w:ascii="Arial Unicode MS" w:eastAsia="Arial Unicode MS" w:hAnsi="Arial Unicode MS" w:cs="Arial Unicode MS"/>
        </w:rPr>
        <w:t>셀프호스팅은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별도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유료</w:t>
      </w:r>
      <w:r>
        <w:rPr>
          <w:rFonts w:ascii="Arial Unicode MS" w:eastAsia="Arial Unicode MS" w:hAnsi="Arial Unicode MS" w:cs="Arial Unicode MS"/>
        </w:rPr>
        <w:t xml:space="preserve">). </w:t>
      </w:r>
      <w:proofErr w:type="spellStart"/>
      <w:r>
        <w:rPr>
          <w:rFonts w:ascii="Arial Unicode MS" w:eastAsia="Arial Unicode MS" w:hAnsi="Arial Unicode MS" w:cs="Arial Unicode MS"/>
        </w:rPr>
        <w:t>Langfuse</w:t>
      </w:r>
      <w:r>
        <w:rPr>
          <w:rFonts w:ascii="Arial Unicode MS" w:eastAsia="Arial Unicode MS" w:hAnsi="Arial Unicode MS" w:cs="Arial Unicode MS"/>
        </w:rPr>
        <w:t>는</w:t>
      </w:r>
      <w:proofErr w:type="spellEnd"/>
      <w:r>
        <w:rPr>
          <w:rFonts w:ascii="Arial Unicode MS" w:eastAsia="Arial Unicode MS" w:hAnsi="Arial Unicode MS" w:cs="Arial Unicode MS"/>
        </w:rPr>
        <w:t xml:space="preserve"> MIT, </w:t>
      </w:r>
      <w:proofErr w:type="spellStart"/>
      <w:r>
        <w:rPr>
          <w:rFonts w:ascii="Arial Unicode MS" w:eastAsia="Arial Unicode MS" w:hAnsi="Arial Unicode MS" w:cs="Arial Unicode MS"/>
        </w:rPr>
        <w:t>Helicone</w:t>
      </w:r>
      <w:r>
        <w:rPr>
          <w:rFonts w:ascii="Arial Unicode MS" w:eastAsia="Arial Unicode MS" w:hAnsi="Arial Unicode MS" w:cs="Arial Unicode MS"/>
        </w:rPr>
        <w:t>은</w:t>
      </w:r>
      <w:proofErr w:type="spellEnd"/>
      <w:r>
        <w:rPr>
          <w:rFonts w:ascii="Arial Unicode MS" w:eastAsia="Arial Unicode MS" w:hAnsi="Arial Unicode MS" w:cs="Arial Unicode MS"/>
        </w:rPr>
        <w:t xml:space="preserve"> Apache 2.0</w:t>
      </w:r>
      <w:r>
        <w:rPr>
          <w:rFonts w:ascii="Arial Unicode MS" w:eastAsia="Arial Unicode MS" w:hAnsi="Arial Unicode MS" w:cs="Arial Unicode MS"/>
        </w:rPr>
        <w:t>으로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셀프호스팅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자유</w:t>
      </w:r>
      <w:r>
        <w:rPr>
          <w:rFonts w:ascii="Arial Unicode MS" w:eastAsia="Arial Unicode MS" w:hAnsi="Arial Unicode MS" w:cs="Arial Unicode MS"/>
        </w:rPr>
        <w:t xml:space="preserve">. </w:t>
      </w:r>
      <w:proofErr w:type="spellStart"/>
      <w:r>
        <w:rPr>
          <w:rFonts w:ascii="Arial Unicode MS" w:eastAsia="Arial Unicode MS" w:hAnsi="Arial Unicode MS" w:cs="Arial Unicode MS"/>
        </w:rPr>
        <w:t>Arize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Phoenix</w:t>
      </w:r>
      <w:r>
        <w:rPr>
          <w:rFonts w:ascii="Arial Unicode MS" w:eastAsia="Arial Unicode MS" w:hAnsi="Arial Unicode MS" w:cs="Arial Unicode MS"/>
        </w:rPr>
        <w:t>는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Elastic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License</w:t>
      </w:r>
      <w:proofErr w:type="spellEnd"/>
      <w:r>
        <w:rPr>
          <w:rFonts w:ascii="Arial Unicode MS" w:eastAsia="Arial Unicode MS" w:hAnsi="Arial Unicode MS" w:cs="Arial Unicode MS"/>
        </w:rPr>
        <w:t xml:space="preserve"> 2.0</w:t>
      </w:r>
      <w:r>
        <w:rPr>
          <w:rFonts w:ascii="Arial Unicode MS" w:eastAsia="Arial Unicode MS" w:hAnsi="Arial Unicode MS" w:cs="Arial Unicode MS"/>
        </w:rPr>
        <w:t>으로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사내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셀프호스팅은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가능하나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이를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기반으로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제</w:t>
      </w:r>
      <w:r>
        <w:rPr>
          <w:rFonts w:ascii="Arial Unicode MS" w:eastAsia="Arial Unicode MS" w:hAnsi="Arial Unicode MS" w:cs="Arial Unicode MS"/>
        </w:rPr>
        <w:t>3</w:t>
      </w:r>
      <w:r>
        <w:rPr>
          <w:rFonts w:ascii="Arial Unicode MS" w:eastAsia="Arial Unicode MS" w:hAnsi="Arial Unicode MS" w:cs="Arial Unicode MS"/>
        </w:rPr>
        <w:t>자에게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SaaS</w:t>
      </w:r>
      <w:r>
        <w:rPr>
          <w:rFonts w:ascii="Arial Unicode MS" w:eastAsia="Arial Unicode MS" w:hAnsi="Arial Unicode MS" w:cs="Arial Unicode MS"/>
        </w:rPr>
        <w:t>를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제공하는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것은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제한된다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  <w:i/>
          <w:iCs/>
        </w:rPr>
        <w:t xml:space="preserve">(2026.03 </w:t>
      </w:r>
      <w:r>
        <w:rPr>
          <w:rFonts w:ascii="Arial Unicode MS" w:eastAsia="Arial Unicode MS" w:hAnsi="Arial Unicode MS" w:cs="Arial Unicode MS"/>
          <w:i/>
          <w:iCs/>
        </w:rPr>
        <w:t>기준</w:t>
      </w:r>
      <w:r>
        <w:rPr>
          <w:rFonts w:ascii="Arial Unicode MS" w:eastAsia="Arial Unicode MS" w:hAnsi="Arial Unicode MS" w:cs="Arial Unicode MS"/>
          <w:i/>
          <w:iCs/>
        </w:rPr>
        <w:t xml:space="preserve">. </w:t>
      </w:r>
      <w:proofErr w:type="spellStart"/>
      <w:r>
        <w:rPr>
          <w:rFonts w:ascii="Arial Unicode MS" w:eastAsia="Arial Unicode MS" w:hAnsi="Arial Unicode MS" w:cs="Arial Unicode MS"/>
          <w:i/>
          <w:iCs/>
        </w:rPr>
        <w:t>Elastic</w:t>
      </w:r>
      <w:proofErr w:type="spellEnd"/>
      <w:r>
        <w:rPr>
          <w:rFonts w:ascii="Arial Unicode MS" w:eastAsia="Arial Unicode MS" w:hAnsi="Arial Unicode MS" w:cs="Arial Unicode MS"/>
          <w:i/>
          <w:iCs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i/>
          <w:iCs/>
        </w:rPr>
        <w:t>License</w:t>
      </w:r>
      <w:proofErr w:type="spellEnd"/>
      <w:r>
        <w:rPr>
          <w:rFonts w:ascii="Arial Unicode MS" w:eastAsia="Arial Unicode MS" w:hAnsi="Arial Unicode MS" w:cs="Arial Unicode MS"/>
          <w:i/>
          <w:iCs/>
        </w:rPr>
        <w:t xml:space="preserve"> 2.0</w:t>
      </w:r>
      <w:r>
        <w:rPr>
          <w:rFonts w:ascii="Arial Unicode MS" w:eastAsia="Arial Unicode MS" w:hAnsi="Arial Unicode MS" w:cs="Arial Unicode MS"/>
          <w:i/>
          <w:iCs/>
        </w:rPr>
        <w:t>의</w:t>
      </w:r>
      <w:r>
        <w:rPr>
          <w:rFonts w:ascii="Arial Unicode MS" w:eastAsia="Arial Unicode MS" w:hAnsi="Arial Unicode MS" w:cs="Arial Unicode MS"/>
          <w:i/>
          <w:iCs/>
        </w:rPr>
        <w:t xml:space="preserve"> </w:t>
      </w:r>
      <w:r>
        <w:rPr>
          <w:rFonts w:ascii="Arial Unicode MS" w:eastAsia="Arial Unicode MS" w:hAnsi="Arial Unicode MS" w:cs="Arial Unicode MS"/>
          <w:i/>
          <w:iCs/>
        </w:rPr>
        <w:t>제한</w:t>
      </w:r>
      <w:r>
        <w:rPr>
          <w:rFonts w:ascii="Arial Unicode MS" w:eastAsia="Arial Unicode MS" w:hAnsi="Arial Unicode MS" w:cs="Arial Unicode MS"/>
          <w:i/>
          <w:iCs/>
        </w:rPr>
        <w:t xml:space="preserve"> </w:t>
      </w:r>
      <w:r>
        <w:rPr>
          <w:rFonts w:ascii="Arial Unicode MS" w:eastAsia="Arial Unicode MS" w:hAnsi="Arial Unicode MS" w:cs="Arial Unicode MS"/>
          <w:i/>
          <w:iCs/>
        </w:rPr>
        <w:t>범위는</w:t>
      </w:r>
      <w:r>
        <w:rPr>
          <w:rFonts w:ascii="Arial Unicode MS" w:eastAsia="Arial Unicode MS" w:hAnsi="Arial Unicode MS" w:cs="Arial Unicode MS"/>
          <w:i/>
          <w:iCs/>
        </w:rPr>
        <w:t xml:space="preserve"> </w:t>
      </w:r>
      <w:r>
        <w:rPr>
          <w:rFonts w:ascii="Arial Unicode MS" w:eastAsia="Arial Unicode MS" w:hAnsi="Arial Unicode MS" w:cs="Arial Unicode MS"/>
          <w:i/>
          <w:iCs/>
        </w:rPr>
        <w:t>변경될</w:t>
      </w:r>
      <w:r>
        <w:rPr>
          <w:rFonts w:ascii="Arial Unicode MS" w:eastAsia="Arial Unicode MS" w:hAnsi="Arial Unicode MS" w:cs="Arial Unicode MS"/>
          <w:i/>
          <w:iCs/>
        </w:rPr>
        <w:t xml:space="preserve"> </w:t>
      </w:r>
      <w:r>
        <w:rPr>
          <w:rFonts w:ascii="Arial Unicode MS" w:eastAsia="Arial Unicode MS" w:hAnsi="Arial Unicode MS" w:cs="Arial Unicode MS"/>
          <w:i/>
          <w:iCs/>
        </w:rPr>
        <w:t>수</w:t>
      </w:r>
      <w:r>
        <w:rPr>
          <w:rFonts w:ascii="Arial Unicode MS" w:eastAsia="Arial Unicode MS" w:hAnsi="Arial Unicode MS" w:cs="Arial Unicode MS"/>
          <w:i/>
          <w:iCs/>
        </w:rPr>
        <w:t xml:space="preserve"> </w:t>
      </w:r>
      <w:r>
        <w:rPr>
          <w:rFonts w:ascii="Arial Unicode MS" w:eastAsia="Arial Unicode MS" w:hAnsi="Arial Unicode MS" w:cs="Arial Unicode MS"/>
          <w:i/>
          <w:iCs/>
        </w:rPr>
        <w:t>있으므로</w:t>
      </w:r>
      <w:r>
        <w:rPr>
          <w:rFonts w:ascii="Arial Unicode MS" w:eastAsia="Arial Unicode MS" w:hAnsi="Arial Unicode MS" w:cs="Arial Unicode MS"/>
          <w:i/>
          <w:iCs/>
        </w:rPr>
        <w:t xml:space="preserve">, </w:t>
      </w:r>
      <w:r>
        <w:rPr>
          <w:rFonts w:ascii="Arial Unicode MS" w:eastAsia="Arial Unicode MS" w:hAnsi="Arial Unicode MS" w:cs="Arial Unicode MS"/>
          <w:i/>
          <w:iCs/>
        </w:rPr>
        <w:t>도입</w:t>
      </w:r>
      <w:r>
        <w:rPr>
          <w:rFonts w:ascii="Arial Unicode MS" w:eastAsia="Arial Unicode MS" w:hAnsi="Arial Unicode MS" w:cs="Arial Unicode MS"/>
          <w:i/>
          <w:iCs/>
        </w:rPr>
        <w:t xml:space="preserve"> </w:t>
      </w:r>
      <w:r>
        <w:rPr>
          <w:rFonts w:ascii="Arial Unicode MS" w:eastAsia="Arial Unicode MS" w:hAnsi="Arial Unicode MS" w:cs="Arial Unicode MS"/>
          <w:i/>
          <w:iCs/>
        </w:rPr>
        <w:t>시점에</w:t>
      </w:r>
      <w:r>
        <w:rPr>
          <w:rFonts w:ascii="Arial Unicode MS" w:eastAsia="Arial Unicode MS" w:hAnsi="Arial Unicode MS" w:cs="Arial Unicode MS"/>
          <w:i/>
          <w:iCs/>
        </w:rPr>
        <w:t xml:space="preserve"> </w:t>
      </w:r>
      <w:r>
        <w:rPr>
          <w:rFonts w:ascii="Arial Unicode MS" w:eastAsia="Arial Unicode MS" w:hAnsi="Arial Unicode MS" w:cs="Arial Unicode MS"/>
          <w:i/>
          <w:iCs/>
        </w:rPr>
        <w:t>라이선스</w:t>
      </w:r>
      <w:r>
        <w:rPr>
          <w:rFonts w:ascii="Arial Unicode MS" w:eastAsia="Arial Unicode MS" w:hAnsi="Arial Unicode MS" w:cs="Arial Unicode MS"/>
          <w:i/>
          <w:iCs/>
        </w:rPr>
        <w:t xml:space="preserve"> </w:t>
      </w:r>
      <w:r>
        <w:rPr>
          <w:rFonts w:ascii="Arial Unicode MS" w:eastAsia="Arial Unicode MS" w:hAnsi="Arial Unicode MS" w:cs="Arial Unicode MS"/>
          <w:i/>
          <w:iCs/>
        </w:rPr>
        <w:t>원문을</w:t>
      </w:r>
      <w:r>
        <w:rPr>
          <w:rFonts w:ascii="Arial Unicode MS" w:eastAsia="Arial Unicode MS" w:hAnsi="Arial Unicode MS" w:cs="Arial Unicode MS"/>
          <w:i/>
          <w:iCs/>
        </w:rPr>
        <w:t xml:space="preserve"> </w:t>
      </w:r>
      <w:r>
        <w:rPr>
          <w:rFonts w:ascii="Arial Unicode MS" w:eastAsia="Arial Unicode MS" w:hAnsi="Arial Unicode MS" w:cs="Arial Unicode MS"/>
          <w:i/>
          <w:iCs/>
        </w:rPr>
        <w:t>재확인한다</w:t>
      </w:r>
      <w:r>
        <w:rPr>
          <w:rFonts w:ascii="Arial Unicode MS" w:eastAsia="Arial Unicode MS" w:hAnsi="Arial Unicode MS" w:cs="Arial Unicode MS"/>
          <w:i/>
          <w:iCs/>
        </w:rPr>
        <w:t>)</w:t>
      </w:r>
      <w:r>
        <w:rPr>
          <w:rFonts w:ascii="Arial Unicode MS" w:eastAsia="Arial Unicode MS" w:hAnsi="Arial Unicode MS" w:cs="Arial Unicode MS"/>
        </w:rPr>
        <w:t xml:space="preserve">. </w:t>
      </w:r>
      <w:proofErr w:type="spellStart"/>
      <w:r>
        <w:rPr>
          <w:rFonts w:ascii="Arial Unicode MS" w:eastAsia="Arial Unicode MS" w:hAnsi="Arial Unicode MS" w:cs="Arial Unicode MS"/>
        </w:rPr>
        <w:t>OTel</w:t>
      </w:r>
      <w:r>
        <w:rPr>
          <w:rFonts w:ascii="Arial Unicode MS" w:eastAsia="Arial Unicode MS" w:hAnsi="Arial Unicode MS" w:cs="Arial Unicode MS"/>
        </w:rPr>
        <w:t>은</w:t>
      </w:r>
      <w:proofErr w:type="spellEnd"/>
      <w:r>
        <w:rPr>
          <w:rFonts w:ascii="Arial Unicode MS" w:eastAsia="Arial Unicode MS" w:hAnsi="Arial Unicode MS" w:cs="Arial Unicode MS"/>
        </w:rPr>
        <w:t xml:space="preserve"> Apache 2.0, </w:t>
      </w:r>
      <w:proofErr w:type="spellStart"/>
      <w:r>
        <w:rPr>
          <w:rFonts w:ascii="Arial Unicode MS" w:eastAsia="Arial Unicode MS" w:hAnsi="Arial Unicode MS" w:cs="Arial Unicode MS"/>
        </w:rPr>
        <w:t>SigNoz</w:t>
      </w:r>
      <w:r>
        <w:rPr>
          <w:rFonts w:ascii="Arial Unicode MS" w:eastAsia="Arial Unicode MS" w:hAnsi="Arial Unicode MS" w:cs="Arial Unicode MS"/>
        </w:rPr>
        <w:t>는</w:t>
      </w:r>
      <w:proofErr w:type="spellEnd"/>
      <w:r>
        <w:rPr>
          <w:rFonts w:ascii="Arial Unicode MS" w:eastAsia="Arial Unicode MS" w:hAnsi="Arial Unicode MS" w:cs="Arial Unicode MS"/>
        </w:rPr>
        <w:t xml:space="preserve"> MIT.</w:t>
      </w:r>
    </w:p>
    <w:p w14:paraId="3085C30A" w14:textId="77777777" w:rsidR="00D80D8A" w:rsidRDefault="00D80D8A"/>
    <w:p w14:paraId="16981FC4" w14:textId="77777777" w:rsidR="00D80D8A" w:rsidRDefault="00BE6280">
      <w:r>
        <w:rPr>
          <w:rFonts w:ascii="Arial Unicode MS" w:eastAsia="Arial Unicode MS" w:hAnsi="Arial Unicode MS" w:cs="Arial Unicode MS"/>
          <w:b/>
          <w:bCs/>
        </w:rPr>
        <w:t>성능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오버헤드</w:t>
      </w:r>
      <w:r>
        <w:rPr>
          <w:rFonts w:ascii="Arial Unicode MS" w:eastAsia="Arial Unicode MS" w:hAnsi="Arial Unicode MS" w:cs="Arial Unicode MS"/>
          <w:b/>
          <w:bCs/>
        </w:rPr>
        <w:t>:</w:t>
      </w:r>
      <w:r>
        <w:t xml:space="preserve"> </w:t>
      </w:r>
      <w:r>
        <w:rPr>
          <w:rFonts w:ascii="Arial Unicode MS" w:eastAsia="Arial Unicode MS" w:hAnsi="Arial Unicode MS" w:cs="Arial Unicode MS"/>
        </w:rPr>
        <w:t xml:space="preserve">SDK </w:t>
      </w:r>
      <w:r>
        <w:rPr>
          <w:rFonts w:ascii="Arial Unicode MS" w:eastAsia="Arial Unicode MS" w:hAnsi="Arial Unicode MS" w:cs="Arial Unicode MS"/>
        </w:rPr>
        <w:t>기반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도구</w:t>
      </w:r>
      <w:r>
        <w:rPr>
          <w:rFonts w:ascii="Arial Unicode MS" w:eastAsia="Arial Unicode MS" w:hAnsi="Arial Unicode MS" w:cs="Arial Unicode MS"/>
        </w:rPr>
        <w:t>(</w:t>
      </w:r>
      <w:proofErr w:type="spellStart"/>
      <w:r>
        <w:rPr>
          <w:rFonts w:ascii="Arial Unicode MS" w:eastAsia="Arial Unicode MS" w:hAnsi="Arial Unicode MS" w:cs="Arial Unicode MS"/>
        </w:rPr>
        <w:t>LangSmith</w:t>
      </w:r>
      <w:proofErr w:type="spellEnd"/>
      <w:r>
        <w:rPr>
          <w:rFonts w:ascii="Arial Unicode MS" w:eastAsia="Arial Unicode MS" w:hAnsi="Arial Unicode MS" w:cs="Arial Unicode MS"/>
        </w:rPr>
        <w:t xml:space="preserve">, </w:t>
      </w:r>
      <w:proofErr w:type="spellStart"/>
      <w:r>
        <w:rPr>
          <w:rFonts w:ascii="Arial Unicode MS" w:eastAsia="Arial Unicode MS" w:hAnsi="Arial Unicode MS" w:cs="Arial Unicode MS"/>
        </w:rPr>
        <w:t>Langfuse</w:t>
      </w:r>
      <w:proofErr w:type="spellEnd"/>
      <w:r>
        <w:rPr>
          <w:rFonts w:ascii="Arial Unicode MS" w:eastAsia="Arial Unicode MS" w:hAnsi="Arial Unicode MS" w:cs="Arial Unicode MS"/>
        </w:rPr>
        <w:t xml:space="preserve">, </w:t>
      </w:r>
      <w:proofErr w:type="spellStart"/>
      <w:r>
        <w:rPr>
          <w:rFonts w:ascii="Arial Unicode MS" w:eastAsia="Arial Unicode MS" w:hAnsi="Arial Unicode MS" w:cs="Arial Unicode MS"/>
        </w:rPr>
        <w:t>Phoenix</w:t>
      </w:r>
      <w:proofErr w:type="spellEnd"/>
      <w:r>
        <w:rPr>
          <w:rFonts w:ascii="Arial Unicode MS" w:eastAsia="Arial Unicode MS" w:hAnsi="Arial Unicode MS" w:cs="Arial Unicode MS"/>
        </w:rPr>
        <w:t>)</w:t>
      </w:r>
      <w:r>
        <w:rPr>
          <w:rFonts w:ascii="Arial Unicode MS" w:eastAsia="Arial Unicode MS" w:hAnsi="Arial Unicode MS" w:cs="Arial Unicode MS"/>
        </w:rPr>
        <w:t>는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트레이스를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비동기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배치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전송하므로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응답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지연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영향이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무시할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수준</w:t>
      </w:r>
      <w:r>
        <w:rPr>
          <w:rFonts w:ascii="Arial Unicode MS" w:eastAsia="Arial Unicode MS" w:hAnsi="Arial Unicode MS" w:cs="Arial Unicode MS"/>
        </w:rPr>
        <w:t>(</w:t>
      </w:r>
      <w:r>
        <w:rPr>
          <w:rFonts w:ascii="Arial Unicode MS" w:eastAsia="Arial Unicode MS" w:hAnsi="Arial Unicode MS" w:cs="Arial Unicode MS"/>
        </w:rPr>
        <w:t>비동기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배치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전송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기준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수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ms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이내</w:t>
      </w:r>
      <w:r>
        <w:rPr>
          <w:rFonts w:ascii="Arial Unicode MS" w:eastAsia="Arial Unicode MS" w:hAnsi="Arial Unicode MS" w:cs="Arial Unicode MS"/>
        </w:rPr>
        <w:t xml:space="preserve">). </w:t>
      </w:r>
      <w:r>
        <w:rPr>
          <w:rFonts w:ascii="Arial Unicode MS" w:eastAsia="Arial Unicode MS" w:hAnsi="Arial Unicode MS" w:cs="Arial Unicode MS"/>
        </w:rPr>
        <w:t>프록시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방식</w:t>
      </w:r>
      <w:r>
        <w:rPr>
          <w:rFonts w:ascii="Arial Unicode MS" w:eastAsia="Arial Unicode MS" w:hAnsi="Arial Unicode MS" w:cs="Arial Unicode MS"/>
        </w:rPr>
        <w:t>(</w:t>
      </w:r>
      <w:proofErr w:type="spellStart"/>
      <w:r>
        <w:rPr>
          <w:rFonts w:ascii="Arial Unicode MS" w:eastAsia="Arial Unicode MS" w:hAnsi="Arial Unicode MS" w:cs="Arial Unicode MS"/>
        </w:rPr>
        <w:t>Helicone</w:t>
      </w:r>
      <w:proofErr w:type="spellEnd"/>
      <w:r>
        <w:rPr>
          <w:rFonts w:ascii="Arial Unicode MS" w:eastAsia="Arial Unicode MS" w:hAnsi="Arial Unicode MS" w:cs="Arial Unicode MS"/>
        </w:rPr>
        <w:t>)</w:t>
      </w:r>
      <w:r>
        <w:rPr>
          <w:rFonts w:ascii="Arial Unicode MS" w:eastAsia="Arial Unicode MS" w:hAnsi="Arial Unicode MS" w:cs="Arial Unicode MS"/>
        </w:rPr>
        <w:t>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네트워크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홈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추가로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요청당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약</w:t>
      </w:r>
      <w:r>
        <w:rPr>
          <w:rFonts w:ascii="Arial Unicode MS" w:eastAsia="Arial Unicode MS" w:hAnsi="Arial Unicode MS" w:cs="Arial Unicode MS"/>
        </w:rPr>
        <w:t xml:space="preserve"> 10ms </w:t>
      </w:r>
      <w:r>
        <w:rPr>
          <w:rFonts w:ascii="Arial Unicode MS" w:eastAsia="Arial Unicode MS" w:hAnsi="Arial Unicode MS" w:cs="Arial Unicode MS"/>
        </w:rPr>
        <w:t>수준의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지연이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발생할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있다</w:t>
      </w:r>
      <w:r>
        <w:rPr>
          <w:rFonts w:ascii="Arial Unicode MS" w:eastAsia="Arial Unicode MS" w:hAnsi="Arial Unicode MS" w:cs="Arial Unicode MS"/>
        </w:rPr>
        <w:t>(</w:t>
      </w:r>
      <w:proofErr w:type="spellStart"/>
      <w:r>
        <w:rPr>
          <w:rFonts w:ascii="Arial Unicode MS" w:eastAsia="Arial Unicode MS" w:hAnsi="Arial Unicode MS" w:cs="Arial Unicode MS"/>
        </w:rPr>
        <w:t>Helicone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공식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벤치마크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기준</w:t>
      </w:r>
      <w:r>
        <w:rPr>
          <w:rFonts w:ascii="Arial Unicode MS" w:eastAsia="Arial Unicode MS" w:hAnsi="Arial Unicode MS" w:cs="Arial Unicode MS"/>
        </w:rPr>
        <w:t xml:space="preserve">. </w:t>
      </w:r>
      <w:proofErr w:type="spellStart"/>
      <w:r>
        <w:rPr>
          <w:rFonts w:ascii="Arial Unicode MS" w:eastAsia="Arial Unicode MS" w:hAnsi="Arial Unicode MS" w:cs="Arial Unicode MS"/>
        </w:rPr>
        <w:t>셀프호스팅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네트워크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구성에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따라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변동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가능</w:t>
      </w:r>
      <w:r>
        <w:rPr>
          <w:rFonts w:ascii="Arial Unicode MS" w:eastAsia="Arial Unicode MS" w:hAnsi="Arial Unicode MS" w:cs="Arial Unicode MS"/>
        </w:rPr>
        <w:t xml:space="preserve">). </w:t>
      </w:r>
      <w:r>
        <w:rPr>
          <w:rFonts w:ascii="Arial Unicode MS" w:eastAsia="Arial Unicode MS" w:hAnsi="Arial Unicode MS" w:cs="Arial Unicode MS"/>
        </w:rPr>
        <w:t>실시간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대화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Ag</w:t>
      </w:r>
      <w:r>
        <w:rPr>
          <w:rFonts w:ascii="Arial Unicode MS" w:eastAsia="Arial Unicode MS" w:hAnsi="Arial Unicode MS" w:cs="Arial Unicode MS"/>
        </w:rPr>
        <w:t>ent</w:t>
      </w:r>
      <w:r>
        <w:rPr>
          <w:rFonts w:ascii="Arial Unicode MS" w:eastAsia="Arial Unicode MS" w:hAnsi="Arial Unicode MS" w:cs="Arial Unicode MS"/>
        </w:rPr>
        <w:t>에서는</w:t>
      </w:r>
      <w:proofErr w:type="spellEnd"/>
      <w:r>
        <w:rPr>
          <w:rFonts w:ascii="Arial Unicode MS" w:eastAsia="Arial Unicode MS" w:hAnsi="Arial Unicode MS" w:cs="Arial Unicode MS"/>
        </w:rPr>
        <w:t xml:space="preserve"> 3.1.3</w:t>
      </w:r>
      <w:r>
        <w:rPr>
          <w:rFonts w:ascii="Arial Unicode MS" w:eastAsia="Arial Unicode MS" w:hAnsi="Arial Unicode MS" w:cs="Arial Unicode MS"/>
        </w:rPr>
        <w:t>절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Latency</w:t>
      </w:r>
      <w:proofErr w:type="spellEnd"/>
      <w:r>
        <w:rPr>
          <w:rFonts w:ascii="Arial Unicode MS" w:eastAsia="Arial Unicode MS" w:hAnsi="Arial Unicode MS" w:cs="Arial Unicode MS"/>
        </w:rPr>
        <w:t xml:space="preserve"> SLO </w:t>
      </w:r>
      <w:r>
        <w:rPr>
          <w:rFonts w:ascii="Arial Unicode MS" w:eastAsia="Arial Unicode MS" w:hAnsi="Arial Unicode MS" w:cs="Arial Unicode MS"/>
        </w:rPr>
        <w:t>기준과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비교하여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영향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여부를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판단한다</w:t>
      </w:r>
      <w:r>
        <w:rPr>
          <w:rFonts w:ascii="Arial Unicode MS" w:eastAsia="Arial Unicode MS" w:hAnsi="Arial Unicode MS" w:cs="Arial Unicode MS"/>
        </w:rPr>
        <w:t>.</w:t>
      </w:r>
    </w:p>
    <w:p w14:paraId="65076077" w14:textId="77777777" w:rsidR="00D80D8A" w:rsidRDefault="00D80D8A"/>
    <w:p w14:paraId="670CB342" w14:textId="77777777" w:rsidR="00D80D8A" w:rsidRDefault="00BE6280">
      <w:r>
        <w:rPr>
          <w:rFonts w:ascii="Arial Unicode MS" w:eastAsia="Arial Unicode MS" w:hAnsi="Arial Unicode MS" w:cs="Arial Unicode MS"/>
          <w:b/>
          <w:bCs/>
        </w:rPr>
        <w:t>비교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대상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외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참고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도구</w:t>
      </w:r>
      <w:r>
        <w:rPr>
          <w:rFonts w:ascii="Arial Unicode MS" w:eastAsia="Arial Unicode MS" w:hAnsi="Arial Unicode MS" w:cs="Arial Unicode MS"/>
          <w:b/>
          <w:bCs/>
        </w:rPr>
        <w:t>: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아래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도구들은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장의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비교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대상에는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포함하지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않았으나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특정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요건에서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경쟁력이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있으므로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도입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시점에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비교를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권장한다</w:t>
      </w:r>
      <w:r>
        <w:rPr>
          <w:rFonts w:ascii="Arial Unicode MS" w:eastAsia="Arial Unicode MS" w:hAnsi="Arial Unicode MS" w:cs="Arial Unicode MS"/>
        </w:rPr>
        <w:t xml:space="preserve">. </w:t>
      </w:r>
    </w:p>
    <w:p w14:paraId="6D45D8BE" w14:textId="77777777" w:rsidR="00D80D8A" w:rsidRDefault="00D80D8A"/>
    <w:p w14:paraId="2B98F533" w14:textId="77777777" w:rsidR="00D80D8A" w:rsidRDefault="00BE6280">
      <w:pPr>
        <w:spacing w:after="60"/>
        <w:ind w:left="1080" w:hanging="360"/>
      </w:pPr>
      <w:r>
        <w:t>•</w:t>
      </w:r>
      <w:r>
        <w:rPr>
          <w:rFonts w:ascii="Times New Roman" w:eastAsia="Times New Roman" w:hAnsi="Times New Roman" w:cs="Times New Roman"/>
        </w:rPr>
        <w:t xml:space="preserve">     </w:t>
      </w:r>
      <w:proofErr w:type="spellStart"/>
      <w:r>
        <w:rPr>
          <w:b/>
          <w:bCs/>
        </w:rPr>
        <w:t>Arize</w:t>
      </w:r>
      <w:proofErr w:type="spellEnd"/>
      <w:r>
        <w:rPr>
          <w:b/>
          <w:bCs/>
        </w:rPr>
        <w:t xml:space="preserve"> AX: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Arize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AI</w:t>
      </w:r>
      <w:r>
        <w:rPr>
          <w:rFonts w:ascii="Arial Unicode MS" w:eastAsia="Arial Unicode MS" w:hAnsi="Arial Unicode MS" w:cs="Arial Unicode MS"/>
        </w:rPr>
        <w:t>의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엔터프라이즈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SaaS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플랫폼</w:t>
      </w:r>
      <w:r>
        <w:rPr>
          <w:rFonts w:ascii="Arial Unicode MS" w:eastAsia="Arial Unicode MS" w:hAnsi="Arial Unicode MS" w:cs="Arial Unicode MS"/>
        </w:rPr>
        <w:t xml:space="preserve">. </w:t>
      </w:r>
      <w:proofErr w:type="spellStart"/>
      <w:r>
        <w:rPr>
          <w:rFonts w:ascii="Arial Unicode MS" w:eastAsia="Arial Unicode MS" w:hAnsi="Arial Unicode MS" w:cs="Arial Unicode MS"/>
        </w:rPr>
        <w:t>Phoenix</w:t>
      </w:r>
      <w:r>
        <w:rPr>
          <w:rFonts w:ascii="Arial Unicode MS" w:eastAsia="Arial Unicode MS" w:hAnsi="Arial Unicode MS" w:cs="Arial Unicode MS"/>
        </w:rPr>
        <w:t>와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달리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Copilot</w:t>
      </w:r>
      <w:proofErr w:type="spellEnd"/>
      <w:r>
        <w:rPr>
          <w:rFonts w:ascii="Arial Unicode MS" w:eastAsia="Arial Unicode MS" w:hAnsi="Arial Unicode MS" w:cs="Arial Unicode MS"/>
        </w:rPr>
        <w:t xml:space="preserve">, ML/CV </w:t>
      </w:r>
      <w:r>
        <w:rPr>
          <w:rFonts w:ascii="Arial Unicode MS" w:eastAsia="Arial Unicode MS" w:hAnsi="Arial Unicode MS" w:cs="Arial Unicode MS"/>
        </w:rPr>
        <w:t>지원</w:t>
      </w:r>
      <w:r>
        <w:rPr>
          <w:rFonts w:ascii="Arial Unicode MS" w:eastAsia="Arial Unicode MS" w:hAnsi="Arial Unicode MS" w:cs="Arial Unicode MS"/>
        </w:rPr>
        <w:t xml:space="preserve">, HIPAA </w:t>
      </w:r>
      <w:r>
        <w:rPr>
          <w:rFonts w:ascii="Arial Unicode MS" w:eastAsia="Arial Unicode MS" w:hAnsi="Arial Unicode MS" w:cs="Arial Unicode MS"/>
        </w:rPr>
        <w:t>준수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등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기업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운영에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필요한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추가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기능을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제공한다</w:t>
      </w:r>
      <w:r>
        <w:rPr>
          <w:rFonts w:ascii="Arial Unicode MS" w:eastAsia="Arial Unicode MS" w:hAnsi="Arial Unicode MS" w:cs="Arial Unicode MS"/>
        </w:rPr>
        <w:t xml:space="preserve">. </w:t>
      </w:r>
      <w:r>
        <w:rPr>
          <w:rFonts w:ascii="Arial Unicode MS" w:eastAsia="Arial Unicode MS" w:hAnsi="Arial Unicode MS" w:cs="Arial Unicode MS"/>
        </w:rPr>
        <w:t>본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장의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lastRenderedPageBreak/>
        <w:t>직접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비교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대상은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Phoenix</w:t>
      </w:r>
      <w:r>
        <w:rPr>
          <w:rFonts w:ascii="Arial Unicode MS" w:eastAsia="Arial Unicode MS" w:hAnsi="Arial Unicode MS" w:cs="Arial Unicode MS"/>
        </w:rPr>
        <w:t>이며</w:t>
      </w:r>
      <w:proofErr w:type="spellEnd"/>
      <w:r>
        <w:rPr>
          <w:rFonts w:ascii="Arial Unicode MS" w:eastAsia="Arial Unicode MS" w:hAnsi="Arial Unicode MS" w:cs="Arial Unicode MS"/>
        </w:rPr>
        <w:t xml:space="preserve">, </w:t>
      </w:r>
      <w:proofErr w:type="spellStart"/>
      <w:r>
        <w:rPr>
          <w:rFonts w:ascii="Arial Unicode MS" w:eastAsia="Arial Unicode MS" w:hAnsi="Arial Unicode MS" w:cs="Arial Unicode MS"/>
        </w:rPr>
        <w:t>엔터프라이즈급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운영</w:t>
      </w:r>
      <w:r>
        <w:rPr>
          <w:rFonts w:ascii="Arial Unicode MS" w:eastAsia="Arial Unicode MS" w:hAnsi="Arial Unicode MS" w:cs="Arial Unicode MS"/>
        </w:rPr>
        <w:t>·</w:t>
      </w:r>
      <w:r>
        <w:rPr>
          <w:rFonts w:ascii="Arial Unicode MS" w:eastAsia="Arial Unicode MS" w:hAnsi="Arial Unicode MS" w:cs="Arial Unicode MS"/>
        </w:rPr>
        <w:t>규제</w:t>
      </w:r>
      <w:r>
        <w:rPr>
          <w:rFonts w:ascii="Arial Unicode MS" w:eastAsia="Arial Unicode MS" w:hAnsi="Arial Unicode MS" w:cs="Arial Unicode MS"/>
        </w:rPr>
        <w:t>·</w:t>
      </w:r>
      <w:r>
        <w:rPr>
          <w:rFonts w:ascii="Arial Unicode MS" w:eastAsia="Arial Unicode MS" w:hAnsi="Arial Unicode MS" w:cs="Arial Unicode MS"/>
        </w:rPr>
        <w:t>관리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요건이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있으면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Arize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AX</w:t>
      </w:r>
      <w:r>
        <w:rPr>
          <w:rFonts w:ascii="Arial Unicode MS" w:eastAsia="Arial Unicode MS" w:hAnsi="Arial Unicode MS" w:cs="Arial Unicode MS"/>
        </w:rPr>
        <w:t>를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별도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검토한다</w:t>
      </w:r>
    </w:p>
    <w:p w14:paraId="260368E4" w14:textId="77777777" w:rsidR="00D80D8A" w:rsidRDefault="00BE6280">
      <w:pPr>
        <w:spacing w:after="60"/>
        <w:ind w:left="1080" w:hanging="360"/>
      </w:pPr>
      <w:r>
        <w:t>•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 </w:t>
      </w:r>
      <w:proofErr w:type="spellStart"/>
      <w:r>
        <w:rPr>
          <w:b/>
          <w:bCs/>
        </w:rPr>
        <w:t>Portkey</w:t>
      </w:r>
      <w:proofErr w:type="spellEnd"/>
      <w:r>
        <w:rPr>
          <w:b/>
          <w:bCs/>
        </w:rPr>
        <w:t xml:space="preserve">: </w:t>
      </w:r>
      <w:proofErr w:type="spellStart"/>
      <w:r>
        <w:rPr>
          <w:rFonts w:ascii="Arial Unicode MS" w:eastAsia="Arial Unicode MS" w:hAnsi="Arial Unicode MS" w:cs="Arial Unicode MS"/>
        </w:rPr>
        <w:t>Helicone</w:t>
      </w:r>
      <w:r>
        <w:rPr>
          <w:rFonts w:ascii="Arial Unicode MS" w:eastAsia="Arial Unicode MS" w:hAnsi="Arial Unicode MS" w:cs="Arial Unicode MS"/>
        </w:rPr>
        <w:t>과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유사한</w:t>
      </w:r>
      <w:r>
        <w:rPr>
          <w:rFonts w:ascii="Arial Unicode MS" w:eastAsia="Arial Unicode MS" w:hAnsi="Arial Unicode MS" w:cs="Arial Unicode MS"/>
        </w:rPr>
        <w:t xml:space="preserve"> AI </w:t>
      </w:r>
      <w:proofErr w:type="spellStart"/>
      <w:r>
        <w:rPr>
          <w:rFonts w:ascii="Arial Unicode MS" w:eastAsia="Arial Unicode MS" w:hAnsi="Arial Unicode MS" w:cs="Arial Unicode MS"/>
        </w:rPr>
        <w:t>Gateway</w:t>
      </w:r>
      <w:proofErr w:type="spellEnd"/>
      <w:r>
        <w:rPr>
          <w:rFonts w:ascii="Arial Unicode MS" w:eastAsia="Arial Unicode MS" w:hAnsi="Arial Unicode MS" w:cs="Arial Unicode MS"/>
        </w:rPr>
        <w:t xml:space="preserve">. 250+ </w:t>
      </w:r>
      <w:r>
        <w:rPr>
          <w:rFonts w:ascii="Arial Unicode MS" w:eastAsia="Arial Unicode MS" w:hAnsi="Arial Unicode MS" w:cs="Arial Unicode MS"/>
        </w:rPr>
        <w:t>모델</w:t>
      </w:r>
      <w:r>
        <w:rPr>
          <w:rFonts w:ascii="Arial Unicode MS" w:eastAsia="Arial Unicode MS" w:hAnsi="Arial Unicode MS" w:cs="Arial Unicode MS"/>
        </w:rPr>
        <w:t xml:space="preserve">, </w:t>
      </w:r>
      <w:proofErr w:type="spellStart"/>
      <w:r>
        <w:rPr>
          <w:rFonts w:ascii="Arial Unicode MS" w:eastAsia="Arial Unicode MS" w:hAnsi="Arial Unicode MS" w:cs="Arial Unicode MS"/>
        </w:rPr>
        <w:t>시맨틱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캐싱</w:t>
      </w:r>
      <w:proofErr w:type="spellEnd"/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멀티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프로바이더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라우팅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지원</w:t>
      </w:r>
      <w:r>
        <w:rPr>
          <w:rFonts w:ascii="Arial Unicode MS" w:eastAsia="Arial Unicode MS" w:hAnsi="Arial Unicode MS" w:cs="Arial Unicode MS"/>
        </w:rPr>
        <w:t xml:space="preserve">. SOC2/HIPAA/GDPR </w:t>
      </w:r>
      <w:r>
        <w:rPr>
          <w:rFonts w:ascii="Arial Unicode MS" w:eastAsia="Arial Unicode MS" w:hAnsi="Arial Unicode MS" w:cs="Arial Unicode MS"/>
        </w:rPr>
        <w:t>준수</w:t>
      </w:r>
      <w:r>
        <w:rPr>
          <w:rFonts w:ascii="Arial Unicode MS" w:eastAsia="Arial Unicode MS" w:hAnsi="Arial Unicode MS" w:cs="Arial Unicode MS"/>
        </w:rPr>
        <w:t xml:space="preserve">. </w:t>
      </w:r>
      <w:r>
        <w:rPr>
          <w:rFonts w:ascii="Arial Unicode MS" w:eastAsia="Arial Unicode MS" w:hAnsi="Arial Unicode MS" w:cs="Arial Unicode MS"/>
        </w:rPr>
        <w:t>비용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최적화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중심</w:t>
      </w:r>
      <w:r>
        <w:rPr>
          <w:rFonts w:ascii="Arial Unicode MS" w:eastAsia="Arial Unicode MS" w:hAnsi="Arial Unicode MS" w:cs="Arial Unicode MS"/>
        </w:rPr>
        <w:t>.</w:t>
      </w:r>
    </w:p>
    <w:p w14:paraId="6BDBB19E" w14:textId="77777777" w:rsidR="00D80D8A" w:rsidRDefault="00BE6280">
      <w:pPr>
        <w:spacing w:after="60"/>
        <w:ind w:left="1080" w:hanging="360"/>
      </w:pPr>
      <w:r>
        <w:t>•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 </w:t>
      </w:r>
      <w:proofErr w:type="spellStart"/>
      <w:r>
        <w:rPr>
          <w:b/>
          <w:bCs/>
        </w:rPr>
        <w:t>Braintrust</w:t>
      </w:r>
      <w:proofErr w:type="spellEnd"/>
      <w:r>
        <w:rPr>
          <w:b/>
          <w:bCs/>
        </w:rPr>
        <w:t xml:space="preserve">: </w:t>
      </w:r>
      <w:r>
        <w:rPr>
          <w:rFonts w:ascii="Arial Unicode MS" w:eastAsia="Arial Unicode MS" w:hAnsi="Arial Unicode MS" w:cs="Arial Unicode MS"/>
        </w:rPr>
        <w:t xml:space="preserve">CI/CD </w:t>
      </w:r>
      <w:r>
        <w:rPr>
          <w:rFonts w:ascii="Arial Unicode MS" w:eastAsia="Arial Unicode MS" w:hAnsi="Arial Unicode MS" w:cs="Arial Unicode MS"/>
        </w:rPr>
        <w:t>파이프라인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통합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품질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게이트</w:t>
      </w:r>
      <w:r>
        <w:rPr>
          <w:rFonts w:ascii="Arial Unicode MS" w:eastAsia="Arial Unicode MS" w:hAnsi="Arial Unicode MS" w:cs="Arial Unicode MS"/>
        </w:rPr>
        <w:t xml:space="preserve">. </w:t>
      </w:r>
      <w:r>
        <w:rPr>
          <w:rFonts w:ascii="Arial Unicode MS" w:eastAsia="Arial Unicode MS" w:hAnsi="Arial Unicode MS" w:cs="Arial Unicode MS"/>
        </w:rPr>
        <w:t>무료</w:t>
      </w:r>
      <w:r>
        <w:rPr>
          <w:rFonts w:ascii="Arial Unicode MS" w:eastAsia="Arial Unicode MS" w:hAnsi="Arial Unicode MS" w:cs="Arial Unicode MS"/>
        </w:rPr>
        <w:t xml:space="preserve"> 1M </w:t>
      </w:r>
      <w:proofErr w:type="spellStart"/>
      <w:r>
        <w:rPr>
          <w:rFonts w:ascii="Arial Unicode MS" w:eastAsia="Arial Unicode MS" w:hAnsi="Arial Unicode MS" w:cs="Arial Unicode MS"/>
        </w:rPr>
        <w:t>trace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spans</w:t>
      </w:r>
      <w:proofErr w:type="spellEnd"/>
      <w:r>
        <w:rPr>
          <w:rFonts w:ascii="Arial Unicode MS" w:eastAsia="Arial Unicode MS" w:hAnsi="Arial Unicode MS" w:cs="Arial Unicode MS"/>
        </w:rPr>
        <w:t>/</w:t>
      </w:r>
      <w:r>
        <w:rPr>
          <w:rFonts w:ascii="Arial Unicode MS" w:eastAsia="Arial Unicode MS" w:hAnsi="Arial Unicode MS" w:cs="Arial Unicode MS"/>
        </w:rPr>
        <w:t>월</w:t>
      </w:r>
      <w:r>
        <w:rPr>
          <w:rFonts w:ascii="Arial Unicode MS" w:eastAsia="Arial Unicode MS" w:hAnsi="Arial Unicode MS" w:cs="Arial Unicode MS"/>
        </w:rPr>
        <w:t xml:space="preserve">. </w:t>
      </w:r>
      <w:r>
        <w:rPr>
          <w:rFonts w:ascii="Arial Unicode MS" w:eastAsia="Arial Unicode MS" w:hAnsi="Arial Unicode MS" w:cs="Arial Unicode MS"/>
        </w:rPr>
        <w:t>배포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차단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자동화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강점</w:t>
      </w:r>
      <w:r>
        <w:rPr>
          <w:rFonts w:ascii="Arial Unicode MS" w:eastAsia="Arial Unicode MS" w:hAnsi="Arial Unicode MS" w:cs="Arial Unicode MS"/>
        </w:rPr>
        <w:t>.</w:t>
      </w:r>
    </w:p>
    <w:p w14:paraId="6639DC7A" w14:textId="77777777" w:rsidR="00D80D8A" w:rsidRDefault="00BE6280">
      <w:pPr>
        <w:spacing w:after="60"/>
        <w:ind w:left="1080" w:hanging="360"/>
      </w:pPr>
      <w:r>
        <w:t>•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 </w:t>
      </w:r>
      <w:proofErr w:type="spellStart"/>
      <w:r>
        <w:rPr>
          <w:b/>
          <w:bCs/>
        </w:rPr>
        <w:t>Weights</w:t>
      </w:r>
      <w:proofErr w:type="spellEnd"/>
      <w:r>
        <w:rPr>
          <w:b/>
          <w:bCs/>
        </w:rPr>
        <w:t xml:space="preserve"> &amp; </w:t>
      </w:r>
      <w:proofErr w:type="spellStart"/>
      <w:r>
        <w:rPr>
          <w:b/>
          <w:bCs/>
        </w:rPr>
        <w:t>Biases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Weave</w:t>
      </w:r>
      <w:proofErr w:type="spellEnd"/>
      <w:r>
        <w:rPr>
          <w:b/>
          <w:bCs/>
        </w:rPr>
        <w:t xml:space="preserve">: </w:t>
      </w:r>
      <w:r>
        <w:rPr>
          <w:rFonts w:ascii="Arial Unicode MS" w:eastAsia="Arial Unicode MS" w:hAnsi="Arial Unicode MS" w:cs="Arial Unicode MS"/>
        </w:rPr>
        <w:t>기존</w:t>
      </w:r>
      <w:r>
        <w:rPr>
          <w:rFonts w:ascii="Arial Unicode MS" w:eastAsia="Arial Unicode MS" w:hAnsi="Arial Unicode MS" w:cs="Arial Unicode MS"/>
        </w:rPr>
        <w:t xml:space="preserve"> W&amp;B </w:t>
      </w:r>
      <w:r>
        <w:rPr>
          <w:rFonts w:ascii="Arial Unicode MS" w:eastAsia="Arial Unicode MS" w:hAnsi="Arial Unicode MS" w:cs="Arial Unicode MS"/>
        </w:rPr>
        <w:t>스택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사용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팀에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자연스러운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확장</w:t>
      </w:r>
      <w:r>
        <w:rPr>
          <w:rFonts w:ascii="Arial Unicode MS" w:eastAsia="Arial Unicode MS" w:hAnsi="Arial Unicode MS" w:cs="Arial Unicode MS"/>
        </w:rPr>
        <w:t>.</w:t>
      </w:r>
    </w:p>
    <w:p w14:paraId="54CC2BAE" w14:textId="77777777" w:rsidR="00D80D8A" w:rsidRDefault="00D80D8A">
      <w:pPr>
        <w:spacing w:after="60"/>
        <w:ind w:left="1080" w:hanging="360"/>
      </w:pPr>
    </w:p>
    <w:p w14:paraId="37B4999D" w14:textId="77777777" w:rsidR="00D80D8A" w:rsidRDefault="00D80D8A"/>
    <w:p w14:paraId="2675E8FD" w14:textId="77777777" w:rsidR="00D80D8A" w:rsidRDefault="00BE6280">
      <w:r>
        <w:rPr>
          <w:rFonts w:ascii="Arial Unicode MS" w:eastAsia="Arial Unicode MS" w:hAnsi="Arial Unicode MS" w:cs="Arial Unicode MS"/>
        </w:rPr>
        <w:t>비교표에서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각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도구의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특성을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확인했으면</w:t>
      </w:r>
      <w:r>
        <w:rPr>
          <w:rFonts w:ascii="Arial Unicode MS" w:eastAsia="Arial Unicode MS" w:hAnsi="Arial Unicode MS" w:cs="Arial Unicode MS"/>
        </w:rPr>
        <w:t>, 11.3</w:t>
      </w:r>
      <w:r>
        <w:rPr>
          <w:rFonts w:ascii="Arial Unicode MS" w:eastAsia="Arial Unicode MS" w:hAnsi="Arial Unicode MS" w:cs="Arial Unicode MS"/>
        </w:rPr>
        <w:t>절에서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자신의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조건을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대입하여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도구를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확정한다</w:t>
      </w:r>
      <w:r>
        <w:rPr>
          <w:rFonts w:ascii="Arial Unicode MS" w:eastAsia="Arial Unicode MS" w:hAnsi="Arial Unicode MS" w:cs="Arial Unicode MS"/>
        </w:rPr>
        <w:t>.</w:t>
      </w:r>
    </w:p>
    <w:p w14:paraId="1477FA4B" w14:textId="77777777" w:rsidR="00D80D8A" w:rsidRDefault="00D80D8A"/>
    <w:p w14:paraId="59C9D48E" w14:textId="77777777" w:rsidR="00D80D8A" w:rsidRDefault="00BE6280">
      <w:r>
        <w:pict w14:anchorId="7E8E4191">
          <v:rect id="_x0000_i1039" style="width:0;height:1.5pt" o:hralign="center" o:hrstd="t" o:hr="t" fillcolor="#a0a0a0" stroked="f"/>
        </w:pict>
      </w:r>
    </w:p>
    <w:p w14:paraId="2EEC261A" w14:textId="77777777" w:rsidR="00D80D8A" w:rsidRDefault="00BE6280">
      <w:pPr>
        <w:pStyle w:val="3"/>
      </w:pPr>
      <w:bookmarkStart w:id="276" w:name="_hs01ms5le8es" w:colFirst="0" w:colLast="0"/>
      <w:bookmarkEnd w:id="276"/>
      <w:r>
        <w:rPr>
          <w:rFonts w:ascii="Arial Unicode MS" w:eastAsia="Arial Unicode MS" w:hAnsi="Arial Unicode MS" w:cs="Arial Unicode MS"/>
        </w:rPr>
        <w:t xml:space="preserve">11.3 </w:t>
      </w:r>
      <w:proofErr w:type="spellStart"/>
      <w:r>
        <w:rPr>
          <w:rFonts w:ascii="Arial Unicode MS" w:eastAsia="Arial Unicode MS" w:hAnsi="Arial Unicode MS" w:cs="Arial Unicode MS"/>
        </w:rPr>
        <w:t>조건별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권장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및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의사결정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흐름</w:t>
      </w:r>
    </w:p>
    <w:p w14:paraId="347E771B" w14:textId="77777777" w:rsidR="00D80D8A" w:rsidRDefault="00BE6280">
      <w:r>
        <w:rPr>
          <w:rFonts w:ascii="Arial Unicode MS" w:eastAsia="Arial Unicode MS" w:hAnsi="Arial Unicode MS" w:cs="Arial Unicode MS"/>
        </w:rPr>
        <w:t>11.1</w:t>
      </w:r>
      <w:r>
        <w:rPr>
          <w:rFonts w:ascii="Arial Unicode MS" w:eastAsia="Arial Unicode MS" w:hAnsi="Arial Unicode MS" w:cs="Arial Unicode MS"/>
        </w:rPr>
        <w:t>절에서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확인한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조건을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아래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의사결정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흐름에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대입하여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도구를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확정한다</w:t>
      </w:r>
      <w:r>
        <w:rPr>
          <w:rFonts w:ascii="Arial Unicode MS" w:eastAsia="Arial Unicode MS" w:hAnsi="Arial Unicode MS" w:cs="Arial Unicode MS"/>
        </w:rPr>
        <w:t xml:space="preserve">. </w:t>
      </w:r>
      <w:r>
        <w:rPr>
          <w:rFonts w:ascii="Arial Unicode MS" w:eastAsia="Arial Unicode MS" w:hAnsi="Arial Unicode MS" w:cs="Arial Unicode MS"/>
        </w:rPr>
        <w:t>아래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분기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A~E</w:t>
      </w:r>
      <w:r>
        <w:rPr>
          <w:rFonts w:ascii="Arial Unicode MS" w:eastAsia="Arial Unicode MS" w:hAnsi="Arial Unicode MS" w:cs="Arial Unicode MS"/>
        </w:rPr>
        <w:t>는</w:t>
      </w:r>
      <w:proofErr w:type="spellEnd"/>
      <w:r>
        <w:rPr>
          <w:rFonts w:ascii="Arial Unicode MS" w:eastAsia="Arial Unicode MS" w:hAnsi="Arial Unicode MS" w:cs="Arial Unicode MS"/>
        </w:rPr>
        <w:t xml:space="preserve"> 11.1.3</w:t>
      </w:r>
      <w:r>
        <w:rPr>
          <w:rFonts w:ascii="Arial Unicode MS" w:eastAsia="Arial Unicode MS" w:hAnsi="Arial Unicode MS" w:cs="Arial Unicode MS"/>
        </w:rPr>
        <w:t>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핵심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요구조건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체크리스트와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직접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연결된다</w:t>
      </w:r>
      <w:r>
        <w:rPr>
          <w:rFonts w:ascii="Arial Unicode MS" w:eastAsia="Arial Unicode MS" w:hAnsi="Arial Unicode MS" w:cs="Arial Unicode MS"/>
        </w:rPr>
        <w:t xml:space="preserve">. </w:t>
      </w:r>
      <w:r>
        <w:rPr>
          <w:rFonts w:ascii="Arial Unicode MS" w:eastAsia="Arial Unicode MS" w:hAnsi="Arial Unicode MS" w:cs="Arial Unicode MS"/>
        </w:rPr>
        <w:t>따라서</w:t>
      </w:r>
      <w:r>
        <w:rPr>
          <w:rFonts w:ascii="Arial Unicode MS" w:eastAsia="Arial Unicode MS" w:hAnsi="Arial Unicode MS" w:cs="Arial Unicode MS"/>
        </w:rPr>
        <w:t xml:space="preserve"> 11.1</w:t>
      </w:r>
      <w:r>
        <w:rPr>
          <w:rFonts w:ascii="Arial Unicode MS" w:eastAsia="Arial Unicode MS" w:hAnsi="Arial Unicode MS" w:cs="Arial Unicode MS"/>
        </w:rPr>
        <w:t>절에서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확인한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조건을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기준으로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해당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분기로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진입하여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도구를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판단한다</w:t>
      </w:r>
      <w:r>
        <w:rPr>
          <w:rFonts w:ascii="Arial Unicode MS" w:eastAsia="Arial Unicode MS" w:hAnsi="Arial Unicode MS" w:cs="Arial Unicode MS"/>
        </w:rPr>
        <w:t>.</w:t>
      </w:r>
    </w:p>
    <w:p w14:paraId="72AC2178" w14:textId="77777777" w:rsidR="00D80D8A" w:rsidRDefault="00BE6280">
      <w:pPr>
        <w:pStyle w:val="4"/>
      </w:pPr>
      <w:bookmarkStart w:id="277" w:name="_vqq8xhhvjljq" w:colFirst="0" w:colLast="0"/>
      <w:bookmarkEnd w:id="277"/>
      <w:r>
        <w:rPr>
          <w:rFonts w:ascii="Arial Unicode MS" w:eastAsia="Arial Unicode MS" w:hAnsi="Arial Unicode MS" w:cs="Arial Unicode MS"/>
        </w:rPr>
        <w:t xml:space="preserve">11.3.1 </w:t>
      </w:r>
      <w:r>
        <w:rPr>
          <w:rFonts w:ascii="Arial Unicode MS" w:eastAsia="Arial Unicode MS" w:hAnsi="Arial Unicode MS" w:cs="Arial Unicode MS"/>
        </w:rPr>
        <w:t>의사결정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트리</w:t>
      </w:r>
    </w:p>
    <w:tbl>
      <w:tblPr>
        <w:tblStyle w:val="afffffffffffff3"/>
        <w:tblW w:w="894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90"/>
        <w:gridCol w:w="2070"/>
        <w:gridCol w:w="3645"/>
        <w:gridCol w:w="2235"/>
      </w:tblGrid>
      <w:tr w:rsidR="00D80D8A" w14:paraId="653546DB" w14:textId="77777777">
        <w:trPr>
          <w:tblHeader/>
        </w:trPr>
        <w:tc>
          <w:tcPr>
            <w:tcW w:w="99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8CF08E" w14:textId="77777777" w:rsidR="00D80D8A" w:rsidRDefault="00BE6280">
            <w:pPr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순서</w:t>
            </w:r>
          </w:p>
        </w:tc>
        <w:tc>
          <w:tcPr>
            <w:tcW w:w="207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F54A15" w14:textId="77777777" w:rsidR="00D80D8A" w:rsidRDefault="00BE6280">
            <w:pPr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분기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질문</w:t>
            </w:r>
          </w:p>
        </w:tc>
        <w:tc>
          <w:tcPr>
            <w:tcW w:w="3645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27E0F1" w14:textId="77777777" w:rsidR="00D80D8A" w:rsidRDefault="00BE6280">
            <w:pPr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예</w:t>
            </w:r>
          </w:p>
        </w:tc>
        <w:tc>
          <w:tcPr>
            <w:tcW w:w="2235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ED6B2C" w14:textId="77777777" w:rsidR="00D80D8A" w:rsidRDefault="00BE6280">
            <w:pPr>
              <w:rPr>
                <w:b/>
                <w:bCs/>
              </w:rPr>
            </w:pPr>
            <w:proofErr w:type="spellStart"/>
            <w:r>
              <w:rPr>
                <w:rFonts w:ascii="Arial Unicode MS" w:eastAsia="Arial Unicode MS" w:hAnsi="Arial Unicode MS" w:cs="Arial Unicode MS"/>
                <w:b/>
                <w:bCs/>
              </w:rPr>
              <w:t>아니오</w:t>
            </w:r>
            <w:proofErr w:type="spellEnd"/>
          </w:p>
        </w:tc>
      </w:tr>
      <w:tr w:rsidR="00D80D8A" w14:paraId="1C5BF9CA" w14:textId="77777777">
        <w:tc>
          <w:tcPr>
            <w:tcW w:w="9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EC3186" w14:textId="77777777" w:rsidR="00D80D8A" w:rsidRDefault="00BE6280">
            <w:r>
              <w:rPr>
                <w:rFonts w:ascii="Arial Unicode MS" w:eastAsia="Arial Unicode MS" w:hAnsi="Arial Unicode MS" w:cs="Arial Unicode MS"/>
                <w:b/>
                <w:bCs/>
              </w:rPr>
              <w:t>분기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b/>
                <w:bCs/>
              </w:rPr>
              <w:t>A</w:t>
            </w:r>
            <w:proofErr w:type="spellEnd"/>
          </w:p>
        </w:tc>
        <w:tc>
          <w:tcPr>
            <w:tcW w:w="20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34C615" w14:textId="77777777" w:rsidR="00D80D8A" w:rsidRDefault="00BE6280">
            <w:proofErr w:type="spellStart"/>
            <w:r>
              <w:rPr>
                <w:rFonts w:ascii="Arial Unicode MS" w:eastAsia="Arial Unicode MS" w:hAnsi="Arial Unicode MS" w:cs="Arial Unicode MS"/>
              </w:rPr>
              <w:t>Framework</w:t>
            </w:r>
            <w:r>
              <w:rPr>
                <w:rFonts w:ascii="Arial Unicode MS" w:eastAsia="Arial Unicode MS" w:hAnsi="Arial Unicode MS" w:cs="Arial Unicode MS"/>
              </w:rPr>
              <w:t>가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LangGraph</w:t>
            </w:r>
            <w:r>
              <w:rPr>
                <w:rFonts w:ascii="Arial Unicode MS" w:eastAsia="Arial Unicode MS" w:hAnsi="Arial Unicode MS" w:cs="Arial Unicode MS"/>
              </w:rPr>
              <w:t>인가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>?</w:t>
            </w:r>
          </w:p>
        </w:tc>
        <w:tc>
          <w:tcPr>
            <w:tcW w:w="36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9FFCC1" w14:textId="77777777" w:rsidR="00D80D8A" w:rsidRDefault="00BE6280">
            <w:proofErr w:type="spellStart"/>
            <w:r>
              <w:rPr>
                <w:rFonts w:ascii="Arial Unicode MS" w:eastAsia="Arial Unicode MS" w:hAnsi="Arial Unicode MS" w:cs="Arial Unicode MS"/>
              </w:rPr>
              <w:t>LangSmith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우선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검토</w:t>
            </w:r>
            <w:r>
              <w:rPr>
                <w:rFonts w:ascii="Arial Unicode MS" w:eastAsia="Arial Unicode MS" w:hAnsi="Arial Unicode MS" w:cs="Arial Unicode MS"/>
              </w:rPr>
              <w:t xml:space="preserve"> (</w:t>
            </w:r>
            <w:r>
              <w:rPr>
                <w:rFonts w:ascii="Arial Unicode MS" w:eastAsia="Arial Unicode MS" w:hAnsi="Arial Unicode MS" w:cs="Arial Unicode MS"/>
              </w:rPr>
              <w:t>자동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계측</w:t>
            </w:r>
            <w:r>
              <w:rPr>
                <w:rFonts w:ascii="Arial Unicode MS" w:eastAsia="Arial Unicode MS" w:hAnsi="Arial Unicode MS" w:cs="Arial Unicode MS"/>
              </w:rPr>
              <w:t xml:space="preserve">, L3 </w:t>
            </w:r>
            <w:r>
              <w:rPr>
                <w:rFonts w:ascii="Arial Unicode MS" w:eastAsia="Arial Unicode MS" w:hAnsi="Arial Unicode MS" w:cs="Arial Unicode MS"/>
              </w:rPr>
              <w:t>시각화</w:t>
            </w:r>
            <w:r>
              <w:rPr>
                <w:rFonts w:ascii="Arial Unicode MS" w:eastAsia="Arial Unicode MS" w:hAnsi="Arial Unicode MS" w:cs="Arial Unicode MS"/>
              </w:rPr>
              <w:t xml:space="preserve">). </w:t>
            </w:r>
            <w:r>
              <w:rPr>
                <w:rFonts w:ascii="Arial Unicode MS" w:eastAsia="Arial Unicode MS" w:hAnsi="Arial Unicode MS" w:cs="Arial Unicode MS"/>
              </w:rPr>
              <w:br/>
            </w:r>
            <w:r>
              <w:rPr>
                <w:rFonts w:ascii="Arial Unicode MS" w:eastAsia="Arial Unicode MS" w:hAnsi="Arial Unicode MS" w:cs="Arial Unicode MS"/>
              </w:rPr>
              <w:t>단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온프레미스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필수이면</w:t>
            </w:r>
            <w:r>
              <w:rPr>
                <w:rFonts w:ascii="Arial Unicode MS" w:eastAsia="Arial Unicode MS" w:hAnsi="Arial Unicode MS" w:cs="Arial Unicode MS"/>
              </w:rPr>
              <w:t xml:space="preserve"> → </w:t>
            </w:r>
            <w:r>
              <w:rPr>
                <w:rFonts w:ascii="Arial Unicode MS" w:eastAsia="Arial Unicode MS" w:hAnsi="Arial Unicode MS" w:cs="Arial Unicode MS"/>
              </w:rPr>
              <w:t>분기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B</w:t>
            </w:r>
            <w:r>
              <w:rPr>
                <w:rFonts w:ascii="Arial Unicode MS" w:eastAsia="Arial Unicode MS" w:hAnsi="Arial Unicode MS" w:cs="Arial Unicode MS"/>
              </w:rPr>
              <w:t>로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>,</w:t>
            </w:r>
            <w:r>
              <w:rPr>
                <w:rFonts w:ascii="Arial Unicode MS" w:eastAsia="Arial Unicode MS" w:hAnsi="Arial Unicode MS" w:cs="Arial Unicode MS"/>
              </w:rPr>
              <w:br/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기존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스택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활용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필수이면</w:t>
            </w:r>
            <w:r>
              <w:rPr>
                <w:rFonts w:ascii="Arial Unicode MS" w:eastAsia="Arial Unicode MS" w:hAnsi="Arial Unicode MS" w:cs="Arial Unicode MS"/>
              </w:rPr>
              <w:t xml:space="preserve"> → </w:t>
            </w:r>
            <w:r>
              <w:rPr>
                <w:rFonts w:ascii="Arial Unicode MS" w:eastAsia="Arial Unicode MS" w:hAnsi="Arial Unicode MS" w:cs="Arial Unicode MS"/>
              </w:rPr>
              <w:t>분기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C</w:t>
            </w:r>
            <w:r>
              <w:rPr>
                <w:rFonts w:ascii="Arial Unicode MS" w:eastAsia="Arial Unicode MS" w:hAnsi="Arial Unicode MS" w:cs="Arial Unicode MS"/>
              </w:rPr>
              <w:t>로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(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LangGraph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자동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계측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혜택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상실</w:t>
            </w:r>
            <w:r>
              <w:rPr>
                <w:rFonts w:ascii="Arial Unicode MS" w:eastAsia="Arial Unicode MS" w:hAnsi="Arial Unicode MS" w:cs="Arial Unicode MS"/>
              </w:rPr>
              <w:t>)</w:t>
            </w:r>
          </w:p>
        </w:tc>
        <w:tc>
          <w:tcPr>
            <w:tcW w:w="22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B04BE3" w14:textId="77777777" w:rsidR="00D80D8A" w:rsidRDefault="00BE6280">
            <w:r>
              <w:rPr>
                <w:rFonts w:ascii="Arial Unicode MS" w:eastAsia="Arial Unicode MS" w:hAnsi="Arial Unicode MS" w:cs="Arial Unicode MS"/>
              </w:rPr>
              <w:t xml:space="preserve">→ </w:t>
            </w:r>
            <w:r>
              <w:rPr>
                <w:rFonts w:ascii="Arial Unicode MS" w:eastAsia="Arial Unicode MS" w:hAnsi="Arial Unicode MS" w:cs="Arial Unicode MS"/>
              </w:rPr>
              <w:t>분기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B</w:t>
            </w:r>
            <w:r>
              <w:rPr>
                <w:rFonts w:ascii="Arial Unicode MS" w:eastAsia="Arial Unicode MS" w:hAnsi="Arial Unicode MS" w:cs="Arial Unicode MS"/>
              </w:rPr>
              <w:t>로</w:t>
            </w:r>
            <w:proofErr w:type="spellEnd"/>
          </w:p>
        </w:tc>
      </w:tr>
      <w:tr w:rsidR="00D80D8A" w14:paraId="6FD47C8F" w14:textId="77777777">
        <w:tc>
          <w:tcPr>
            <w:tcW w:w="9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8A8850" w14:textId="77777777" w:rsidR="00D80D8A" w:rsidRDefault="00BE6280">
            <w:r>
              <w:rPr>
                <w:rFonts w:ascii="Arial Unicode MS" w:eastAsia="Arial Unicode MS" w:hAnsi="Arial Unicode MS" w:cs="Arial Unicode MS"/>
                <w:b/>
                <w:bCs/>
              </w:rPr>
              <w:t>분기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b/>
                <w:bCs/>
              </w:rPr>
              <w:t>B</w:t>
            </w:r>
            <w:proofErr w:type="spellEnd"/>
          </w:p>
        </w:tc>
        <w:tc>
          <w:tcPr>
            <w:tcW w:w="20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9C14F1" w14:textId="77777777" w:rsidR="00D80D8A" w:rsidRDefault="00BE6280">
            <w:r>
              <w:rPr>
                <w:rFonts w:ascii="Arial Unicode MS" w:eastAsia="Arial Unicode MS" w:hAnsi="Arial Unicode MS" w:cs="Arial Unicode MS"/>
              </w:rPr>
              <w:t>데이터가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외부로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나갈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없는가</w:t>
            </w:r>
            <w:r>
              <w:rPr>
                <w:rFonts w:ascii="Arial Unicode MS" w:eastAsia="Arial Unicode MS" w:hAnsi="Arial Unicode MS" w:cs="Arial Unicode MS"/>
              </w:rPr>
              <w:t>? (</w:t>
            </w:r>
            <w:proofErr w:type="spellStart"/>
            <w:proofErr w:type="gramStart"/>
            <w:r>
              <w:rPr>
                <w:rFonts w:ascii="Arial Unicode MS" w:eastAsia="Arial Unicode MS" w:hAnsi="Arial Unicode MS" w:cs="Arial Unicode MS"/>
              </w:rPr>
              <w:t>온프레미스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/</w:t>
            </w:r>
            <w:proofErr w:type="gram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데이터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주권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필수</w:t>
            </w:r>
            <w:r>
              <w:rPr>
                <w:rFonts w:ascii="Arial Unicode MS" w:eastAsia="Arial Unicode MS" w:hAnsi="Arial Unicode MS" w:cs="Arial Unicode MS"/>
              </w:rPr>
              <w:t>)</w:t>
            </w:r>
          </w:p>
        </w:tc>
        <w:tc>
          <w:tcPr>
            <w:tcW w:w="36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DC3E04" w14:textId="77777777" w:rsidR="00D80D8A" w:rsidRDefault="00BE6280">
            <w:r>
              <w:rPr>
                <w:rFonts w:ascii="Arial Unicode MS" w:eastAsia="Arial Unicode MS" w:hAnsi="Arial Unicode MS" w:cs="Arial Unicode MS"/>
              </w:rPr>
              <w:t>범용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트레이싱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: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Langfuse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셀프호스팅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또는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Arize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Phoenix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셀프호스팅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. RAG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임베딩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분석이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주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목적이면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Phoenix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우선</w:t>
            </w:r>
            <w:r>
              <w:rPr>
                <w:rFonts w:ascii="Arial Unicode MS" w:eastAsia="Arial Unicode MS" w:hAnsi="Arial Unicode MS" w:cs="Arial Unicode MS"/>
              </w:rPr>
              <w:t>.</w:t>
            </w:r>
          </w:p>
        </w:tc>
        <w:tc>
          <w:tcPr>
            <w:tcW w:w="2235" w:type="dxa"/>
            <w:tcBorders>
              <w:bottom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43D87A" w14:textId="77777777" w:rsidR="00D80D8A" w:rsidRDefault="00BE6280">
            <w:r>
              <w:rPr>
                <w:rFonts w:ascii="Arial Unicode MS" w:eastAsia="Arial Unicode MS" w:hAnsi="Arial Unicode MS" w:cs="Arial Unicode MS"/>
              </w:rPr>
              <w:t xml:space="preserve">→ </w:t>
            </w:r>
            <w:r>
              <w:rPr>
                <w:rFonts w:ascii="Arial Unicode MS" w:eastAsia="Arial Unicode MS" w:hAnsi="Arial Unicode MS" w:cs="Arial Unicode MS"/>
              </w:rPr>
              <w:t>분기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C</w:t>
            </w:r>
            <w:r>
              <w:rPr>
                <w:rFonts w:ascii="Arial Unicode MS" w:eastAsia="Arial Unicode MS" w:hAnsi="Arial Unicode MS" w:cs="Arial Unicode MS"/>
              </w:rPr>
              <w:t>로</w:t>
            </w:r>
            <w:proofErr w:type="spellEnd"/>
          </w:p>
        </w:tc>
      </w:tr>
      <w:tr w:rsidR="00D80D8A" w14:paraId="04C5DD20" w14:textId="77777777">
        <w:tc>
          <w:tcPr>
            <w:tcW w:w="990" w:type="dxa"/>
            <w:tcBorders>
              <w:bottom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BB7BA6" w14:textId="77777777" w:rsidR="00D80D8A" w:rsidRDefault="00BE6280">
            <w:r>
              <w:rPr>
                <w:rFonts w:ascii="Arial Unicode MS" w:eastAsia="Arial Unicode MS" w:hAnsi="Arial Unicode MS" w:cs="Arial Unicode MS"/>
                <w:b/>
                <w:bCs/>
              </w:rPr>
              <w:t>분기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C</w:t>
            </w:r>
          </w:p>
        </w:tc>
        <w:tc>
          <w:tcPr>
            <w:tcW w:w="2070" w:type="dxa"/>
            <w:tcBorders>
              <w:bottom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837954" w14:textId="77777777" w:rsidR="00D80D8A" w:rsidRDefault="00BE6280">
            <w:r>
              <w:rPr>
                <w:rFonts w:ascii="Arial Unicode MS" w:eastAsia="Arial Unicode MS" w:hAnsi="Arial Unicode MS" w:cs="Arial Unicode MS"/>
              </w:rPr>
              <w:t>기존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Datadog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>/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Grafana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스택이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있는가</w:t>
            </w:r>
            <w:r>
              <w:rPr>
                <w:rFonts w:ascii="Arial Unicode MS" w:eastAsia="Arial Unicode MS" w:hAnsi="Arial Unicode MS" w:cs="Arial Unicode MS"/>
              </w:rPr>
              <w:t>?</w:t>
            </w:r>
          </w:p>
        </w:tc>
        <w:tc>
          <w:tcPr>
            <w:tcW w:w="3645" w:type="dxa"/>
            <w:tcBorders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D2662F" w14:textId="77777777" w:rsidR="00D80D8A" w:rsidRDefault="00BE6280">
            <w:proofErr w:type="spellStart"/>
            <w:r>
              <w:rPr>
                <w:rFonts w:ascii="Arial Unicode MS" w:eastAsia="Arial Unicode MS" w:hAnsi="Arial Unicode MS" w:cs="Arial Unicode MS"/>
              </w:rPr>
              <w:t>OTel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계측</w:t>
            </w:r>
            <w:r>
              <w:rPr>
                <w:rFonts w:ascii="Arial Unicode MS" w:eastAsia="Arial Unicode MS" w:hAnsi="Arial Unicode MS" w:cs="Arial Unicode MS"/>
              </w:rPr>
              <w:t xml:space="preserve"> → </w:t>
            </w:r>
            <w:r>
              <w:rPr>
                <w:rFonts w:ascii="Arial Unicode MS" w:eastAsia="Arial Unicode MS" w:hAnsi="Arial Unicode MS" w:cs="Arial Unicode MS"/>
              </w:rPr>
              <w:t>기존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Datadog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>/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Grafana</w:t>
            </w:r>
            <w:r>
              <w:rPr>
                <w:rFonts w:ascii="Arial Unicode MS" w:eastAsia="Arial Unicode MS" w:hAnsi="Arial Unicode MS" w:cs="Arial Unicode MS"/>
              </w:rPr>
              <w:t>에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직접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통합</w:t>
            </w:r>
            <w:r>
              <w:rPr>
                <w:rFonts w:ascii="Arial Unicode MS" w:eastAsia="Arial Unicode MS" w:hAnsi="Arial Unicode MS" w:cs="Arial Unicode MS"/>
              </w:rPr>
              <w:t xml:space="preserve"> (L4 </w:t>
            </w:r>
            <w:r>
              <w:rPr>
                <w:rFonts w:ascii="Arial Unicode MS" w:eastAsia="Arial Unicode MS" w:hAnsi="Arial Unicode MS" w:cs="Arial Unicode MS"/>
              </w:rPr>
              <w:t>분산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트레이싱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>)</w:t>
            </w:r>
          </w:p>
        </w:tc>
        <w:tc>
          <w:tcPr>
            <w:tcW w:w="223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A6C44E" w14:textId="77777777" w:rsidR="00D80D8A" w:rsidRDefault="00BE6280">
            <w:pPr>
              <w:spacing w:before="240" w:after="240"/>
            </w:pPr>
            <w:r>
              <w:rPr>
                <w:rFonts w:ascii="Arial Unicode MS" w:eastAsia="Arial Unicode MS" w:hAnsi="Arial Unicode MS" w:cs="Arial Unicode MS"/>
              </w:rPr>
              <w:t xml:space="preserve">→ </w:t>
            </w:r>
            <w:r>
              <w:rPr>
                <w:rFonts w:ascii="Arial Unicode MS" w:eastAsia="Arial Unicode MS" w:hAnsi="Arial Unicode MS" w:cs="Arial Unicode MS"/>
              </w:rPr>
              <w:t>분기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D</w:t>
            </w:r>
            <w:r>
              <w:rPr>
                <w:rFonts w:ascii="Arial Unicode MS" w:eastAsia="Arial Unicode MS" w:hAnsi="Arial Unicode MS" w:cs="Arial Unicode MS"/>
              </w:rPr>
              <w:t>로</w:t>
            </w:r>
            <w:proofErr w:type="spellEnd"/>
          </w:p>
        </w:tc>
      </w:tr>
      <w:tr w:rsidR="00D80D8A" w14:paraId="6F88474E" w14:textId="77777777">
        <w:tc>
          <w:tcPr>
            <w:tcW w:w="99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C0D79D" w14:textId="77777777" w:rsidR="00D80D8A" w:rsidRDefault="00BE6280">
            <w:pPr>
              <w:spacing w:before="240" w:after="240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lastRenderedPageBreak/>
              <w:t>분기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b/>
                <w:bCs/>
              </w:rPr>
              <w:t>D</w:t>
            </w:r>
            <w:proofErr w:type="spellEnd"/>
          </w:p>
        </w:tc>
        <w:tc>
          <w:tcPr>
            <w:tcW w:w="20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1C6459" w14:textId="77777777" w:rsidR="00D80D8A" w:rsidRDefault="00BE6280">
            <w:pPr>
              <w:spacing w:before="240" w:after="240"/>
            </w:pPr>
            <w:r>
              <w:rPr>
                <w:rFonts w:ascii="Arial Unicode MS" w:eastAsia="Arial Unicode MS" w:hAnsi="Arial Unicode MS" w:cs="Arial Unicode MS"/>
              </w:rPr>
              <w:t xml:space="preserve">L4 </w:t>
            </w:r>
            <w:r>
              <w:rPr>
                <w:rFonts w:ascii="Arial Unicode MS" w:eastAsia="Arial Unicode MS" w:hAnsi="Arial Unicode MS" w:cs="Arial Unicode MS"/>
              </w:rPr>
              <w:t>분산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트레이싱이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필수인가</w:t>
            </w:r>
            <w:r>
              <w:rPr>
                <w:rFonts w:ascii="Arial Unicode MS" w:eastAsia="Arial Unicode MS" w:hAnsi="Arial Unicode MS" w:cs="Arial Unicode MS"/>
              </w:rPr>
              <w:t>? (</w:t>
            </w:r>
            <w:r>
              <w:rPr>
                <w:rFonts w:ascii="Arial Unicode MS" w:eastAsia="Arial Unicode MS" w:hAnsi="Arial Unicode MS" w:cs="Arial Unicode MS"/>
              </w:rPr>
              <w:t>계층</w:t>
            </w:r>
            <w:r>
              <w:rPr>
                <w:rFonts w:ascii="Arial Unicode MS" w:eastAsia="Arial Unicode MS" w:hAnsi="Arial Unicode MS" w:cs="Arial Unicode MS"/>
              </w:rPr>
              <w:t>/</w:t>
            </w:r>
            <w:r>
              <w:rPr>
                <w:rFonts w:ascii="Arial Unicode MS" w:eastAsia="Arial Unicode MS" w:hAnsi="Arial Unicode MS" w:cs="Arial Unicode MS"/>
              </w:rPr>
              <w:t>협업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아키텍처</w:t>
            </w:r>
            <w:r>
              <w:rPr>
                <w:rFonts w:ascii="Arial Unicode MS" w:eastAsia="Arial Unicode MS" w:hAnsi="Arial Unicode MS" w:cs="Arial Unicode MS"/>
              </w:rPr>
              <w:t>)</w:t>
            </w:r>
          </w:p>
        </w:tc>
        <w:tc>
          <w:tcPr>
            <w:tcW w:w="364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427AA7" w14:textId="77777777" w:rsidR="00D80D8A" w:rsidRDefault="00BE6280">
            <w:pPr>
              <w:spacing w:before="240" w:after="240"/>
            </w:pPr>
            <w:proofErr w:type="spellStart"/>
            <w:r>
              <w:rPr>
                <w:rFonts w:ascii="Arial Unicode MS" w:eastAsia="Arial Unicode MS" w:hAnsi="Arial Unicode MS" w:cs="Arial Unicode MS"/>
              </w:rPr>
              <w:t>OTel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계측</w:t>
            </w:r>
            <w:r>
              <w:rPr>
                <w:rFonts w:ascii="Arial Unicode MS" w:eastAsia="Arial Unicode MS" w:hAnsi="Arial Unicode MS" w:cs="Arial Unicode MS"/>
              </w:rPr>
              <w:t xml:space="preserve"> +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SigNoz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백엔드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또는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Arize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Phoenix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(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OTel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기반</w:t>
            </w:r>
            <w:r>
              <w:rPr>
                <w:rFonts w:ascii="Arial Unicode MS" w:eastAsia="Arial Unicode MS" w:hAnsi="Arial Unicode MS" w:cs="Arial Unicode MS"/>
              </w:rPr>
              <w:t xml:space="preserve"> L4 </w:t>
            </w:r>
            <w:r>
              <w:rPr>
                <w:rFonts w:ascii="Arial Unicode MS" w:eastAsia="Arial Unicode MS" w:hAnsi="Arial Unicode MS" w:cs="Arial Unicode MS"/>
              </w:rPr>
              <w:t>지원</w:t>
            </w:r>
            <w:r>
              <w:rPr>
                <w:rFonts w:ascii="Arial Unicode MS" w:eastAsia="Arial Unicode MS" w:hAnsi="Arial Unicode MS" w:cs="Arial Unicode MS"/>
              </w:rPr>
              <w:t>)</w:t>
            </w:r>
          </w:p>
        </w:tc>
        <w:tc>
          <w:tcPr>
            <w:tcW w:w="223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684E14" w14:textId="77777777" w:rsidR="00D80D8A" w:rsidRDefault="00BE6280">
            <w:pPr>
              <w:spacing w:before="240" w:after="240"/>
            </w:pPr>
            <w:r>
              <w:rPr>
                <w:rFonts w:ascii="Arial Unicode MS" w:eastAsia="Arial Unicode MS" w:hAnsi="Arial Unicode MS" w:cs="Arial Unicode MS"/>
              </w:rPr>
              <w:t xml:space="preserve">→ </w:t>
            </w:r>
            <w:r>
              <w:rPr>
                <w:rFonts w:ascii="Arial Unicode MS" w:eastAsia="Arial Unicode MS" w:hAnsi="Arial Unicode MS" w:cs="Arial Unicode MS"/>
              </w:rPr>
              <w:t>분기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E</w:t>
            </w:r>
            <w:r>
              <w:rPr>
                <w:rFonts w:ascii="Arial Unicode MS" w:eastAsia="Arial Unicode MS" w:hAnsi="Arial Unicode MS" w:cs="Arial Unicode MS"/>
              </w:rPr>
              <w:t>로</w:t>
            </w:r>
            <w:proofErr w:type="spellEnd"/>
          </w:p>
        </w:tc>
      </w:tr>
      <w:tr w:rsidR="00D80D8A" w14:paraId="5CB41FFC" w14:textId="77777777">
        <w:tc>
          <w:tcPr>
            <w:tcW w:w="99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2466B5" w14:textId="77777777" w:rsidR="00D80D8A" w:rsidRDefault="00BE6280">
            <w:pPr>
              <w:spacing w:before="240" w:after="240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분기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b/>
                <w:bCs/>
              </w:rPr>
              <w:t>E</w:t>
            </w:r>
            <w:proofErr w:type="spellEnd"/>
          </w:p>
        </w:tc>
        <w:tc>
          <w:tcPr>
            <w:tcW w:w="20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8512D5" w14:textId="77777777" w:rsidR="00D80D8A" w:rsidRDefault="00BE6280">
            <w:pPr>
              <w:spacing w:before="240" w:after="240"/>
            </w:pPr>
            <w:r>
              <w:rPr>
                <w:rFonts w:ascii="Arial Unicode MS" w:eastAsia="Arial Unicode MS" w:hAnsi="Arial Unicode MS" w:cs="Arial Unicode MS"/>
              </w:rPr>
              <w:t>월간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트래픽이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무료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티어를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초과하는가</w:t>
            </w:r>
            <w:r>
              <w:rPr>
                <w:rFonts w:ascii="Arial Unicode MS" w:eastAsia="Arial Unicode MS" w:hAnsi="Arial Unicode MS" w:cs="Arial Unicode MS"/>
              </w:rPr>
              <w:t>?</w:t>
            </w:r>
          </w:p>
        </w:tc>
        <w:tc>
          <w:tcPr>
            <w:tcW w:w="364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30507E" w14:textId="77777777" w:rsidR="00D80D8A" w:rsidRDefault="00BE6280">
            <w:pPr>
              <w:spacing w:before="240" w:after="240"/>
            </w:pPr>
            <w:r>
              <w:rPr>
                <w:rFonts w:ascii="Arial Unicode MS" w:eastAsia="Arial Unicode MS" w:hAnsi="Arial Unicode MS" w:cs="Arial Unicode MS"/>
              </w:rPr>
              <w:t>비용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효율성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비교</w:t>
            </w:r>
            <w:r>
              <w:rPr>
                <w:rFonts w:ascii="Arial Unicode MS" w:eastAsia="Arial Unicode MS" w:hAnsi="Arial Unicode MS" w:cs="Arial Unicode MS"/>
              </w:rPr>
              <w:t xml:space="preserve">: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Langfuse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Pro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$199/</w:t>
            </w:r>
            <w:r>
              <w:rPr>
                <w:rFonts w:ascii="Arial Unicode MS" w:eastAsia="Arial Unicode MS" w:hAnsi="Arial Unicode MS" w:cs="Arial Unicode MS"/>
              </w:rPr>
              <w:t>월</w:t>
            </w:r>
            <w:r>
              <w:rPr>
                <w:rFonts w:ascii="Arial Unicode MS" w:eastAsia="Arial Unicode MS" w:hAnsi="Arial Unicode MS" w:cs="Arial Unicode MS"/>
              </w:rPr>
              <w:t xml:space="preserve"> (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unlimited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users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)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vs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.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LangSmith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Plus $39/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seat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>/</w:t>
            </w:r>
            <w:r>
              <w:rPr>
                <w:rFonts w:ascii="Arial Unicode MS" w:eastAsia="Arial Unicode MS" w:hAnsi="Arial Unicode MS" w:cs="Arial Unicode MS"/>
              </w:rPr>
              <w:t>월</w:t>
            </w:r>
            <w:r>
              <w:rPr>
                <w:rFonts w:ascii="Arial Unicode MS" w:eastAsia="Arial Unicode MS" w:hAnsi="Arial Unicode MS" w:cs="Arial Unicode MS"/>
              </w:rPr>
              <w:t xml:space="preserve">. </w:t>
            </w:r>
            <w:r>
              <w:rPr>
                <w:rFonts w:ascii="Arial Unicode MS" w:eastAsia="Arial Unicode MS" w:hAnsi="Arial Unicode MS" w:cs="Arial Unicode MS"/>
              </w:rPr>
              <w:t>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규모와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트레이스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볼륨에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따라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선택</w:t>
            </w:r>
            <w:r>
              <w:rPr>
                <w:rFonts w:ascii="Arial Unicode MS" w:eastAsia="Arial Unicode MS" w:hAnsi="Arial Unicode MS" w:cs="Arial Unicode MS"/>
              </w:rPr>
              <w:t>.</w:t>
            </w:r>
          </w:p>
        </w:tc>
        <w:tc>
          <w:tcPr>
            <w:tcW w:w="223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8CC6D1" w14:textId="77777777" w:rsidR="00D80D8A" w:rsidRDefault="00BE6280">
            <w:pPr>
              <w:spacing w:before="240" w:after="240"/>
            </w:pPr>
            <w:proofErr w:type="spellStart"/>
            <w:r>
              <w:rPr>
                <w:rFonts w:ascii="Arial Unicode MS" w:eastAsia="Arial Unicode MS" w:hAnsi="Arial Unicode MS" w:cs="Arial Unicode MS"/>
              </w:rPr>
              <w:t>Langfuse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(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Cloud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) </w:t>
            </w:r>
            <w:r>
              <w:rPr>
                <w:rFonts w:ascii="Arial Unicode MS" w:eastAsia="Arial Unicode MS" w:hAnsi="Arial Unicode MS" w:cs="Arial Unicode MS"/>
              </w:rPr>
              <w:t>또는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Arize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Phoenix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(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Cloud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/AX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Free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). </w:t>
            </w:r>
            <w:r>
              <w:rPr>
                <w:rFonts w:ascii="Arial Unicode MS" w:eastAsia="Arial Unicode MS" w:hAnsi="Arial Unicode MS" w:cs="Arial Unicode MS"/>
              </w:rPr>
              <w:t>요건에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따라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선택</w:t>
            </w:r>
            <w:r>
              <w:rPr>
                <w:rFonts w:ascii="Arial Unicode MS" w:eastAsia="Arial Unicode MS" w:hAnsi="Arial Unicode MS" w:cs="Arial Unicode MS"/>
              </w:rPr>
              <w:t>.</w:t>
            </w:r>
          </w:p>
        </w:tc>
      </w:tr>
    </w:tbl>
    <w:p w14:paraId="053BDB25" w14:textId="77777777" w:rsidR="00D80D8A" w:rsidRDefault="00D80D8A"/>
    <w:p w14:paraId="6452D0B0" w14:textId="77777777" w:rsidR="00D80D8A" w:rsidRDefault="00BE6280">
      <w:r>
        <w:rPr>
          <w:rFonts w:ascii="Arial Unicode MS" w:eastAsia="Arial Unicode MS" w:hAnsi="Arial Unicode MS" w:cs="Arial Unicode MS"/>
          <w:b/>
          <w:bCs/>
        </w:rPr>
        <w:t>보조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레이어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추가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판단</w:t>
      </w:r>
      <w:r>
        <w:rPr>
          <w:rFonts w:ascii="Arial Unicode MS" w:eastAsia="Arial Unicode MS" w:hAnsi="Arial Unicode MS" w:cs="Arial Unicode MS"/>
          <w:b/>
          <w:bCs/>
        </w:rPr>
        <w:t>: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위에서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트레이싱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도구를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확정한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후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아래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조건에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해당하면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보조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레이어를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추가한다</w:t>
      </w:r>
      <w:r>
        <w:rPr>
          <w:rFonts w:ascii="Arial Unicode MS" w:eastAsia="Arial Unicode MS" w:hAnsi="Arial Unicode MS" w:cs="Arial Unicode MS"/>
        </w:rPr>
        <w:t>.</w:t>
      </w:r>
    </w:p>
    <w:p w14:paraId="581CDD42" w14:textId="77777777" w:rsidR="00D80D8A" w:rsidRDefault="00D80D8A"/>
    <w:tbl>
      <w:tblPr>
        <w:tblStyle w:val="afffffffffffff4"/>
        <w:tblW w:w="9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000"/>
        <w:gridCol w:w="2145"/>
        <w:gridCol w:w="3855"/>
      </w:tblGrid>
      <w:tr w:rsidR="00D80D8A" w14:paraId="24BED71B" w14:textId="77777777">
        <w:trPr>
          <w:tblHeader/>
        </w:trPr>
        <w:tc>
          <w:tcPr>
            <w:tcW w:w="300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610757" w14:textId="77777777" w:rsidR="00D80D8A" w:rsidRDefault="00BE6280">
            <w:pPr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조건</w:t>
            </w:r>
          </w:p>
        </w:tc>
        <w:tc>
          <w:tcPr>
            <w:tcW w:w="2145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6370B2" w14:textId="77777777" w:rsidR="00D80D8A" w:rsidRDefault="00BE6280">
            <w:pPr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추가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도구</w:t>
            </w:r>
          </w:p>
        </w:tc>
        <w:tc>
          <w:tcPr>
            <w:tcW w:w="3855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E71936" w14:textId="77777777" w:rsidR="00D80D8A" w:rsidRDefault="00BE6280">
            <w:pPr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근거</w:t>
            </w:r>
          </w:p>
        </w:tc>
      </w:tr>
      <w:tr w:rsidR="00D80D8A" w14:paraId="1FEDF604" w14:textId="77777777">
        <w:tc>
          <w:tcPr>
            <w:tcW w:w="30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4ED9E9" w14:textId="77777777" w:rsidR="00D80D8A" w:rsidRDefault="00BE6280">
            <w:proofErr w:type="spellStart"/>
            <w:r>
              <w:rPr>
                <w:rFonts w:ascii="Arial Unicode MS" w:eastAsia="Arial Unicode MS" w:hAnsi="Arial Unicode MS" w:cs="Arial Unicode MS"/>
              </w:rPr>
              <w:t>모델별</w:t>
            </w:r>
            <w:r>
              <w:rPr>
                <w:rFonts w:ascii="Arial Unicode MS" w:eastAsia="Arial Unicode MS" w:hAnsi="Arial Unicode MS" w:cs="Arial Unicode MS"/>
              </w:rPr>
              <w:t>·</w:t>
            </w:r>
            <w:r>
              <w:rPr>
                <w:rFonts w:ascii="Arial Unicode MS" w:eastAsia="Arial Unicode MS" w:hAnsi="Arial Unicode MS" w:cs="Arial Unicode MS"/>
              </w:rPr>
              <w:t>사용자별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비용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분해</w:t>
            </w:r>
            <w:r>
              <w:rPr>
                <w:rFonts w:ascii="Arial Unicode MS" w:eastAsia="Arial Unicode MS" w:hAnsi="Arial Unicode MS" w:cs="Arial Unicode MS"/>
              </w:rPr>
              <w:t>·</w:t>
            </w:r>
            <w:r>
              <w:rPr>
                <w:rFonts w:ascii="Arial Unicode MS" w:eastAsia="Arial Unicode MS" w:hAnsi="Arial Unicode MS" w:cs="Arial Unicode MS"/>
              </w:rPr>
              <w:t>알림이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필요</w:t>
            </w:r>
          </w:p>
        </w:tc>
        <w:tc>
          <w:tcPr>
            <w:tcW w:w="21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0A94D7" w14:textId="77777777" w:rsidR="00D80D8A" w:rsidRDefault="00BE6280">
            <w:proofErr w:type="spellStart"/>
            <w:r>
              <w:rPr>
                <w:rFonts w:ascii="Arial Unicode MS" w:eastAsia="Arial Unicode MS" w:hAnsi="Arial Unicode MS" w:cs="Arial Unicode MS"/>
              </w:rPr>
              <w:t>Helicone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병행</w:t>
            </w:r>
          </w:p>
        </w:tc>
        <w:tc>
          <w:tcPr>
            <w:tcW w:w="38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FCC3BC" w14:textId="77777777" w:rsidR="00D80D8A" w:rsidRDefault="00BE6280">
            <w:r>
              <w:rPr>
                <w:rFonts w:ascii="Arial Unicode MS" w:eastAsia="Arial Unicode MS" w:hAnsi="Arial Unicode MS" w:cs="Arial Unicode MS"/>
              </w:rPr>
              <w:t xml:space="preserve">500+ </w:t>
            </w:r>
            <w:r>
              <w:rPr>
                <w:rFonts w:ascii="Arial Unicode MS" w:eastAsia="Arial Unicode MS" w:hAnsi="Arial Unicode MS" w:cs="Arial Unicode MS"/>
              </w:rPr>
              <w:t>모델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비용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자동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추적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임계치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알림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캐싱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비용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절감</w:t>
            </w:r>
          </w:p>
        </w:tc>
      </w:tr>
      <w:tr w:rsidR="00D80D8A" w14:paraId="7F428BFA" w14:textId="77777777">
        <w:tc>
          <w:tcPr>
            <w:tcW w:w="30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03AE87" w14:textId="77777777" w:rsidR="00D80D8A" w:rsidRDefault="00BE6280">
            <w:r>
              <w:rPr>
                <w:rFonts w:ascii="Arial Unicode MS" w:eastAsia="Arial Unicode MS" w:hAnsi="Arial Unicode MS" w:cs="Arial Unicode MS"/>
              </w:rPr>
              <w:t xml:space="preserve">RAG </w:t>
            </w:r>
            <w:r>
              <w:rPr>
                <w:rFonts w:ascii="Arial Unicode MS" w:eastAsia="Arial Unicode MS" w:hAnsi="Arial Unicode MS" w:cs="Arial Unicode MS"/>
              </w:rPr>
              <w:t>파이프라인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검색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품질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저하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탐지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필요</w:t>
            </w:r>
          </w:p>
        </w:tc>
        <w:tc>
          <w:tcPr>
            <w:tcW w:w="21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4B37ED" w14:textId="77777777" w:rsidR="00D80D8A" w:rsidRDefault="00BE6280">
            <w:proofErr w:type="spellStart"/>
            <w:r>
              <w:rPr>
                <w:rFonts w:ascii="Arial Unicode MS" w:eastAsia="Arial Unicode MS" w:hAnsi="Arial Unicode MS" w:cs="Arial Unicode MS"/>
              </w:rPr>
              <w:t>Arize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Phoenix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병행</w:t>
            </w:r>
          </w:p>
        </w:tc>
        <w:tc>
          <w:tcPr>
            <w:tcW w:w="38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AD527E" w14:textId="77777777" w:rsidR="00D80D8A" w:rsidRDefault="00BE6280">
            <w:proofErr w:type="spellStart"/>
            <w:r>
              <w:rPr>
                <w:rFonts w:ascii="Arial Unicode MS" w:eastAsia="Arial Unicode MS" w:hAnsi="Arial Unicode MS" w:cs="Arial Unicode MS"/>
              </w:rPr>
              <w:t>임베딩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클러스터링</w:t>
            </w:r>
            <w:r>
              <w:rPr>
                <w:rFonts w:ascii="Arial Unicode MS" w:eastAsia="Arial Unicode MS" w:hAnsi="Arial Unicode MS" w:cs="Arial Unicode MS"/>
              </w:rPr>
              <w:t>·</w:t>
            </w:r>
            <w:r>
              <w:rPr>
                <w:rFonts w:ascii="Arial Unicode MS" w:eastAsia="Arial Unicode MS" w:hAnsi="Arial Unicode MS" w:cs="Arial Unicode MS"/>
              </w:rPr>
              <w:t>드리프트로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검색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품질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저하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조기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탐지</w:t>
            </w:r>
            <w:r>
              <w:rPr>
                <w:rFonts w:ascii="Arial Unicode MS" w:eastAsia="Arial Unicode MS" w:hAnsi="Arial Unicode MS" w:cs="Arial Unicode MS"/>
              </w:rPr>
              <w:t xml:space="preserve"> (9</w:t>
            </w:r>
            <w:r>
              <w:rPr>
                <w:rFonts w:ascii="Arial Unicode MS" w:eastAsia="Arial Unicode MS" w:hAnsi="Arial Unicode MS" w:cs="Arial Unicode MS"/>
              </w:rPr>
              <w:t>장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연계</w:t>
            </w:r>
            <w:r>
              <w:rPr>
                <w:rFonts w:ascii="Arial Unicode MS" w:eastAsia="Arial Unicode MS" w:hAnsi="Arial Unicode MS" w:cs="Arial Unicode MS"/>
              </w:rPr>
              <w:t>)</w:t>
            </w:r>
          </w:p>
        </w:tc>
      </w:tr>
    </w:tbl>
    <w:p w14:paraId="3700FEB7" w14:textId="77777777" w:rsidR="00D80D8A" w:rsidRDefault="00BE6280">
      <w:pPr>
        <w:pStyle w:val="4"/>
      </w:pPr>
      <w:bookmarkStart w:id="278" w:name="_2wfmxkubsu4l" w:colFirst="0" w:colLast="0"/>
      <w:bookmarkEnd w:id="278"/>
      <w:r>
        <w:rPr>
          <w:rFonts w:ascii="Arial Unicode MS" w:eastAsia="Arial Unicode MS" w:hAnsi="Arial Unicode MS" w:cs="Arial Unicode MS"/>
        </w:rPr>
        <w:t xml:space="preserve">11.3.2 </w:t>
      </w:r>
      <w:r>
        <w:rPr>
          <w:rFonts w:ascii="Arial Unicode MS" w:eastAsia="Arial Unicode MS" w:hAnsi="Arial Unicode MS" w:cs="Arial Unicode MS"/>
        </w:rPr>
        <w:t>도구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조합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패턴</w:t>
      </w:r>
    </w:p>
    <w:p w14:paraId="3C3886ED" w14:textId="77777777" w:rsidR="00D80D8A" w:rsidRDefault="00BE6280">
      <w:r>
        <w:rPr>
          <w:rFonts w:ascii="Arial Unicode MS" w:eastAsia="Arial Unicode MS" w:hAnsi="Arial Unicode MS" w:cs="Arial Unicode MS"/>
        </w:rPr>
        <w:t>11.3.1</w:t>
      </w:r>
      <w:r>
        <w:rPr>
          <w:rFonts w:ascii="Arial Unicode MS" w:eastAsia="Arial Unicode MS" w:hAnsi="Arial Unicode MS" w:cs="Arial Unicode MS"/>
        </w:rPr>
        <w:t>에서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트레이싱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도구와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보조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레이어를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결정했으면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아래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테이블에서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자신의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조합이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검증된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패턴에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해당하는지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확인한다</w:t>
      </w:r>
      <w:r>
        <w:rPr>
          <w:rFonts w:ascii="Arial Unicode MS" w:eastAsia="Arial Unicode MS" w:hAnsi="Arial Unicode MS" w:cs="Arial Unicode MS"/>
        </w:rPr>
        <w:t xml:space="preserve">. </w:t>
      </w:r>
      <w:r>
        <w:rPr>
          <w:rFonts w:ascii="Arial Unicode MS" w:eastAsia="Arial Unicode MS" w:hAnsi="Arial Unicode MS" w:cs="Arial Unicode MS"/>
        </w:rPr>
        <w:t>테이블에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없는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조합은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도구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통합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호환성을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별도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검증해야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한다</w:t>
      </w:r>
      <w:r>
        <w:rPr>
          <w:rFonts w:ascii="Arial Unicode MS" w:eastAsia="Arial Unicode MS" w:hAnsi="Arial Unicode MS" w:cs="Arial Unicode MS"/>
        </w:rPr>
        <w:t>.</w:t>
      </w:r>
    </w:p>
    <w:p w14:paraId="5F9D00C5" w14:textId="77777777" w:rsidR="00D80D8A" w:rsidRDefault="00D80D8A"/>
    <w:p w14:paraId="25337B21" w14:textId="77777777" w:rsidR="00D80D8A" w:rsidRDefault="00BE6280">
      <w:r>
        <w:rPr>
          <w:rFonts w:ascii="Arial Unicode MS" w:eastAsia="Arial Unicode MS" w:hAnsi="Arial Unicode MS" w:cs="Arial Unicode MS"/>
          <w:b/>
          <w:bCs/>
        </w:rPr>
        <w:t>조합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판단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원칙</w:t>
      </w:r>
      <w:r>
        <w:rPr>
          <w:rFonts w:ascii="Arial Unicode MS" w:eastAsia="Arial Unicode MS" w:hAnsi="Arial Unicode MS" w:cs="Arial Unicode MS"/>
          <w:b/>
          <w:bCs/>
        </w:rPr>
        <w:t>:</w:t>
      </w:r>
    </w:p>
    <w:p w14:paraId="43077A9A" w14:textId="77777777" w:rsidR="00D80D8A" w:rsidRDefault="00D80D8A"/>
    <w:p w14:paraId="10F74914" w14:textId="77777777" w:rsidR="00D80D8A" w:rsidRDefault="00BE6280">
      <w:pPr>
        <w:numPr>
          <w:ilvl w:val="0"/>
          <w:numId w:val="11"/>
        </w:numPr>
      </w:pPr>
      <w:proofErr w:type="spellStart"/>
      <w:r>
        <w:rPr>
          <w:rFonts w:ascii="Arial Unicode MS" w:eastAsia="Arial Unicode MS" w:hAnsi="Arial Unicode MS" w:cs="Arial Unicode MS"/>
          <w:b/>
          <w:bCs/>
        </w:rPr>
        <w:t>트레이싱</w:t>
      </w:r>
      <w:proofErr w:type="spellEnd"/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도구를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먼저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확정하고</w:t>
      </w:r>
      <w:r>
        <w:rPr>
          <w:rFonts w:ascii="Arial Unicode MS" w:eastAsia="Arial Unicode MS" w:hAnsi="Arial Unicode MS" w:cs="Arial Unicode MS"/>
          <w:b/>
          <w:bCs/>
        </w:rPr>
        <w:t xml:space="preserve">, </w:t>
      </w:r>
      <w:r>
        <w:rPr>
          <w:rFonts w:ascii="Arial Unicode MS" w:eastAsia="Arial Unicode MS" w:hAnsi="Arial Unicode MS" w:cs="Arial Unicode MS"/>
          <w:b/>
          <w:bCs/>
        </w:rPr>
        <w:t>보조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레이어를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추가한다</w:t>
      </w:r>
      <w:r>
        <w:rPr>
          <w:rFonts w:ascii="Arial Unicode MS" w:eastAsia="Arial Unicode MS" w:hAnsi="Arial Unicode MS" w:cs="Arial Unicode MS"/>
          <w:b/>
          <w:bCs/>
        </w:rPr>
        <w:t>.</w:t>
      </w:r>
      <w:r>
        <w:rPr>
          <w:rFonts w:ascii="Arial Unicode MS" w:eastAsia="Arial Unicode MS" w:hAnsi="Arial Unicode MS" w:cs="Arial Unicode MS"/>
        </w:rPr>
        <w:t xml:space="preserve"> 11.3.1 </w:t>
      </w:r>
      <w:r>
        <w:rPr>
          <w:rFonts w:ascii="Arial Unicode MS" w:eastAsia="Arial Unicode MS" w:hAnsi="Arial Unicode MS" w:cs="Arial Unicode MS"/>
        </w:rPr>
        <w:t>의사결정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트리에서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트레이싱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도구를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먼저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결정한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뒤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비용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추적</w:t>
      </w:r>
      <w:r>
        <w:rPr>
          <w:rFonts w:ascii="Arial Unicode MS" w:eastAsia="Arial Unicode MS" w:hAnsi="Arial Unicode MS" w:cs="Arial Unicode MS"/>
        </w:rPr>
        <w:t>·RAG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품질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분석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등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트레이싱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도구가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커버하지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못하는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영역만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보조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도구로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보강한다</w:t>
      </w:r>
      <w:r>
        <w:rPr>
          <w:rFonts w:ascii="Arial Unicode MS" w:eastAsia="Arial Unicode MS" w:hAnsi="Arial Unicode MS" w:cs="Arial Unicode MS"/>
        </w:rPr>
        <w:t>.</w:t>
      </w:r>
    </w:p>
    <w:p w14:paraId="79BB43A7" w14:textId="77777777" w:rsidR="00D80D8A" w:rsidRDefault="00BE6280">
      <w:pPr>
        <w:numPr>
          <w:ilvl w:val="0"/>
          <w:numId w:val="11"/>
        </w:numPr>
      </w:pPr>
      <w:r>
        <w:rPr>
          <w:rFonts w:ascii="Arial Unicode MS" w:eastAsia="Arial Unicode MS" w:hAnsi="Arial Unicode MS" w:cs="Arial Unicode MS"/>
          <w:b/>
          <w:bCs/>
        </w:rPr>
        <w:t>동일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역할의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도구를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중복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배치</w:t>
      </w:r>
      <w:r>
        <w:rPr>
          <w:rFonts w:ascii="Arial Unicode MS" w:eastAsia="Arial Unicode MS" w:hAnsi="Arial Unicode MS" w:cs="Arial Unicode MS"/>
          <w:b/>
          <w:bCs/>
        </w:rPr>
        <w:t>하지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않는다</w:t>
      </w:r>
      <w:r>
        <w:rPr>
          <w:rFonts w:ascii="Arial Unicode MS" w:eastAsia="Arial Unicode MS" w:hAnsi="Arial Unicode MS" w:cs="Arial Unicode MS"/>
          <w:b/>
          <w:bCs/>
        </w:rPr>
        <w:t>.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트레이싱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도구</w:t>
      </w:r>
      <w:r>
        <w:rPr>
          <w:rFonts w:ascii="Arial Unicode MS" w:eastAsia="Arial Unicode MS" w:hAnsi="Arial Unicode MS" w:cs="Arial Unicode MS"/>
        </w:rPr>
        <w:t xml:space="preserve"> 2</w:t>
      </w:r>
      <w:r>
        <w:rPr>
          <w:rFonts w:ascii="Arial Unicode MS" w:eastAsia="Arial Unicode MS" w:hAnsi="Arial Unicode MS" w:cs="Arial Unicode MS"/>
        </w:rPr>
        <w:t>개를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병행하면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계측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코드가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이중화되고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운영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복잡도만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증가한다</w:t>
      </w:r>
      <w:r>
        <w:rPr>
          <w:rFonts w:ascii="Arial Unicode MS" w:eastAsia="Arial Unicode MS" w:hAnsi="Arial Unicode MS" w:cs="Arial Unicode MS"/>
        </w:rPr>
        <w:t xml:space="preserve">. </w:t>
      </w:r>
      <w:r>
        <w:rPr>
          <w:rFonts w:ascii="Arial Unicode MS" w:eastAsia="Arial Unicode MS" w:hAnsi="Arial Unicode MS" w:cs="Arial Unicode MS"/>
        </w:rPr>
        <w:t>역할이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다른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도구끼리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조합한다</w:t>
      </w:r>
      <w:r>
        <w:rPr>
          <w:rFonts w:ascii="Arial Unicode MS" w:eastAsia="Arial Unicode MS" w:hAnsi="Arial Unicode MS" w:cs="Arial Unicode MS"/>
        </w:rPr>
        <w:t>(</w:t>
      </w:r>
      <w:r>
        <w:rPr>
          <w:rFonts w:ascii="Arial Unicode MS" w:eastAsia="Arial Unicode MS" w:hAnsi="Arial Unicode MS" w:cs="Arial Unicode MS"/>
        </w:rPr>
        <w:t>예</w:t>
      </w:r>
      <w:r>
        <w:rPr>
          <w:rFonts w:ascii="Arial Unicode MS" w:eastAsia="Arial Unicode MS" w:hAnsi="Arial Unicode MS" w:cs="Arial Unicode MS"/>
        </w:rPr>
        <w:t xml:space="preserve">: </w:t>
      </w:r>
      <w:proofErr w:type="spellStart"/>
      <w:r>
        <w:rPr>
          <w:rFonts w:ascii="Arial Unicode MS" w:eastAsia="Arial Unicode MS" w:hAnsi="Arial Unicode MS" w:cs="Arial Unicode MS"/>
        </w:rPr>
        <w:t>트레이싱</w:t>
      </w:r>
      <w:proofErr w:type="spellEnd"/>
      <w:r>
        <w:rPr>
          <w:rFonts w:ascii="Arial Unicode MS" w:eastAsia="Arial Unicode MS" w:hAnsi="Arial Unicode MS" w:cs="Arial Unicode MS"/>
        </w:rPr>
        <w:t xml:space="preserve"> + </w:t>
      </w:r>
      <w:r>
        <w:rPr>
          <w:rFonts w:ascii="Arial Unicode MS" w:eastAsia="Arial Unicode MS" w:hAnsi="Arial Unicode MS" w:cs="Arial Unicode MS"/>
        </w:rPr>
        <w:t>비용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추적</w:t>
      </w:r>
      <w:r>
        <w:rPr>
          <w:rFonts w:ascii="Arial Unicode MS" w:eastAsia="Arial Unicode MS" w:hAnsi="Arial Unicode MS" w:cs="Arial Unicode MS"/>
        </w:rPr>
        <w:t>).</w:t>
      </w:r>
    </w:p>
    <w:p w14:paraId="201F5122" w14:textId="77777777" w:rsidR="00D80D8A" w:rsidRDefault="00BE6280">
      <w:pPr>
        <w:numPr>
          <w:ilvl w:val="0"/>
          <w:numId w:val="11"/>
        </w:numPr>
      </w:pPr>
      <w:r>
        <w:rPr>
          <w:rFonts w:ascii="Arial Unicode MS" w:eastAsia="Arial Unicode MS" w:hAnsi="Arial Unicode MS" w:cs="Arial Unicode MS"/>
          <w:b/>
          <w:bCs/>
        </w:rPr>
        <w:t>조합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수는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최소화한다</w:t>
      </w:r>
      <w:r>
        <w:rPr>
          <w:rFonts w:ascii="Arial Unicode MS" w:eastAsia="Arial Unicode MS" w:hAnsi="Arial Unicode MS" w:cs="Arial Unicode MS"/>
          <w:b/>
          <w:bCs/>
        </w:rPr>
        <w:t>.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도구가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추가될수록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의존성과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운영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부담이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증가하므로</w:t>
      </w:r>
      <w:r>
        <w:rPr>
          <w:rFonts w:ascii="Arial Unicode MS" w:eastAsia="Arial Unicode MS" w:hAnsi="Arial Unicode MS" w:cs="Arial Unicode MS"/>
        </w:rPr>
        <w:t xml:space="preserve">, </w:t>
      </w:r>
      <w:proofErr w:type="spellStart"/>
      <w:r>
        <w:rPr>
          <w:rFonts w:ascii="Arial Unicode MS" w:eastAsia="Arial Unicode MS" w:hAnsi="Arial Unicode MS" w:cs="Arial Unicode MS"/>
        </w:rPr>
        <w:t>트레이싱</w:t>
      </w:r>
      <w:proofErr w:type="spellEnd"/>
      <w:r>
        <w:rPr>
          <w:rFonts w:ascii="Arial Unicode MS" w:eastAsia="Arial Unicode MS" w:hAnsi="Arial Unicode MS" w:cs="Arial Unicode MS"/>
        </w:rPr>
        <w:t xml:space="preserve"> 1</w:t>
      </w:r>
      <w:r>
        <w:rPr>
          <w:rFonts w:ascii="Arial Unicode MS" w:eastAsia="Arial Unicode MS" w:hAnsi="Arial Unicode MS" w:cs="Arial Unicode MS"/>
        </w:rPr>
        <w:t>개</w:t>
      </w:r>
      <w:r>
        <w:rPr>
          <w:rFonts w:ascii="Arial Unicode MS" w:eastAsia="Arial Unicode MS" w:hAnsi="Arial Unicode MS" w:cs="Arial Unicode MS"/>
        </w:rPr>
        <w:t xml:space="preserve"> + </w:t>
      </w:r>
      <w:r>
        <w:rPr>
          <w:rFonts w:ascii="Arial Unicode MS" w:eastAsia="Arial Unicode MS" w:hAnsi="Arial Unicode MS" w:cs="Arial Unicode MS"/>
        </w:rPr>
        <w:t>보조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레이어</w:t>
      </w:r>
      <w:r>
        <w:rPr>
          <w:rFonts w:ascii="Arial Unicode MS" w:eastAsia="Arial Unicode MS" w:hAnsi="Arial Unicode MS" w:cs="Arial Unicode MS"/>
        </w:rPr>
        <w:t xml:space="preserve"> 1~2</w:t>
      </w:r>
      <w:r>
        <w:rPr>
          <w:rFonts w:ascii="Arial Unicode MS" w:eastAsia="Arial Unicode MS" w:hAnsi="Arial Unicode MS" w:cs="Arial Unicode MS"/>
        </w:rPr>
        <w:t>개를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상한으로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권장한다</w:t>
      </w:r>
      <w:r>
        <w:rPr>
          <w:rFonts w:ascii="Arial Unicode MS" w:eastAsia="Arial Unicode MS" w:hAnsi="Arial Unicode MS" w:cs="Arial Unicode MS"/>
        </w:rPr>
        <w:t>.</w:t>
      </w:r>
    </w:p>
    <w:p w14:paraId="6C785BBE" w14:textId="77777777" w:rsidR="00D80D8A" w:rsidRDefault="00D80D8A"/>
    <w:tbl>
      <w:tblPr>
        <w:tblStyle w:val="afffffffffffff5"/>
        <w:tblW w:w="9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670"/>
        <w:gridCol w:w="3075"/>
        <w:gridCol w:w="3255"/>
      </w:tblGrid>
      <w:tr w:rsidR="00D80D8A" w14:paraId="02A009BB" w14:textId="77777777">
        <w:trPr>
          <w:tblHeader/>
        </w:trPr>
        <w:tc>
          <w:tcPr>
            <w:tcW w:w="267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64726C" w14:textId="77777777" w:rsidR="00D80D8A" w:rsidRDefault="00BE6280">
            <w:pPr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lastRenderedPageBreak/>
              <w:t>조합</w:t>
            </w:r>
          </w:p>
        </w:tc>
        <w:tc>
          <w:tcPr>
            <w:tcW w:w="3075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867061" w14:textId="77777777" w:rsidR="00D80D8A" w:rsidRDefault="00BE6280">
            <w:pPr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적합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조건</w:t>
            </w:r>
          </w:p>
        </w:tc>
        <w:tc>
          <w:tcPr>
            <w:tcW w:w="3255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91F63B" w14:textId="77777777" w:rsidR="00D80D8A" w:rsidRDefault="00BE6280">
            <w:pPr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조합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판단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기준</w:t>
            </w:r>
          </w:p>
        </w:tc>
      </w:tr>
      <w:tr w:rsidR="00D80D8A" w14:paraId="5FDA27E9" w14:textId="77777777">
        <w:tc>
          <w:tcPr>
            <w:tcW w:w="26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A20BAC" w14:textId="77777777" w:rsidR="00D80D8A" w:rsidRDefault="00BE6280">
            <w:pPr>
              <w:rPr>
                <w:b/>
                <w:bCs/>
              </w:rPr>
            </w:pPr>
            <w:proofErr w:type="spellStart"/>
            <w:r>
              <w:rPr>
                <w:rFonts w:ascii="Arial Unicode MS" w:eastAsia="Arial Unicode MS" w:hAnsi="Arial Unicode MS" w:cs="Arial Unicode MS"/>
                <w:b/>
                <w:bCs/>
              </w:rPr>
              <w:t>LangSmith</w:t>
            </w:r>
            <w:proofErr w:type="spellEnd"/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단독</w:t>
            </w:r>
          </w:p>
        </w:tc>
        <w:tc>
          <w:tcPr>
            <w:tcW w:w="30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A69CED" w14:textId="77777777" w:rsidR="00D80D8A" w:rsidRDefault="00BE6280">
            <w:proofErr w:type="spellStart"/>
            <w:r>
              <w:rPr>
                <w:rFonts w:ascii="Arial Unicode MS" w:eastAsia="Arial Unicode MS" w:hAnsi="Arial Unicode MS" w:cs="Arial Unicode MS"/>
              </w:rPr>
              <w:t>LangGraph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전용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클라우드</w:t>
            </w:r>
          </w:p>
        </w:tc>
        <w:tc>
          <w:tcPr>
            <w:tcW w:w="32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DF1FF7" w14:textId="77777777" w:rsidR="00D80D8A" w:rsidRDefault="00BE6280">
            <w:r>
              <w:rPr>
                <w:rFonts w:ascii="Arial Unicode MS" w:eastAsia="Arial Unicode MS" w:hAnsi="Arial Unicode MS" w:cs="Arial Unicode MS"/>
              </w:rPr>
              <w:t>비용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추적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요건이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미미하고</w:t>
            </w:r>
            <w:r>
              <w:rPr>
                <w:rFonts w:ascii="Arial Unicode MS" w:eastAsia="Arial Unicode MS" w:hAnsi="Arial Unicode MS" w:cs="Arial Unicode MS"/>
              </w:rPr>
              <w:t>(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LangChain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모델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자동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추적으로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충분</w:t>
            </w:r>
            <w:r>
              <w:rPr>
                <w:rFonts w:ascii="Arial Unicode MS" w:eastAsia="Arial Unicode MS" w:hAnsi="Arial Unicode MS" w:cs="Arial Unicode MS"/>
              </w:rPr>
              <w:t xml:space="preserve">), </w:t>
            </w:r>
            <w:r>
              <w:rPr>
                <w:rFonts w:ascii="Arial Unicode MS" w:eastAsia="Arial Unicode MS" w:hAnsi="Arial Unicode MS" w:cs="Arial Unicode MS"/>
              </w:rPr>
              <w:t>외부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스택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연계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불필요</w:t>
            </w:r>
          </w:p>
        </w:tc>
      </w:tr>
      <w:tr w:rsidR="00D80D8A" w14:paraId="3956160F" w14:textId="77777777">
        <w:tc>
          <w:tcPr>
            <w:tcW w:w="2670" w:type="dxa"/>
            <w:tcBorders>
              <w:bottom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3A0609" w14:textId="77777777" w:rsidR="00D80D8A" w:rsidRDefault="00BE6280">
            <w:pPr>
              <w:rPr>
                <w:b/>
                <w:bCs/>
              </w:rPr>
            </w:pPr>
            <w:proofErr w:type="spellStart"/>
            <w:r>
              <w:rPr>
                <w:rFonts w:ascii="Arial Unicode MS" w:eastAsia="Arial Unicode MS" w:hAnsi="Arial Unicode MS" w:cs="Arial Unicode MS"/>
                <w:b/>
                <w:bCs/>
              </w:rPr>
              <w:t>Langfuse</w:t>
            </w:r>
            <w:proofErr w:type="spellEnd"/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단독</w:t>
            </w:r>
          </w:p>
        </w:tc>
        <w:tc>
          <w:tcPr>
            <w:tcW w:w="3075" w:type="dxa"/>
            <w:tcBorders>
              <w:bottom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672CC" w14:textId="77777777" w:rsidR="00D80D8A" w:rsidRDefault="00BE6280">
            <w:r>
              <w:rPr>
                <w:rFonts w:ascii="Arial Unicode MS" w:eastAsia="Arial Unicode MS" w:hAnsi="Arial Unicode MS" w:cs="Arial Unicode MS"/>
              </w:rPr>
              <w:t>범용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Framework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셀프호스팅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가능</w:t>
            </w:r>
          </w:p>
        </w:tc>
        <w:tc>
          <w:tcPr>
            <w:tcW w:w="3255" w:type="dxa"/>
            <w:tcBorders>
              <w:bottom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6EA253" w14:textId="77777777" w:rsidR="00D80D8A" w:rsidRDefault="00BE6280">
            <w:r>
              <w:rPr>
                <w:rFonts w:ascii="Arial Unicode MS" w:eastAsia="Arial Unicode MS" w:hAnsi="Arial Unicode MS" w:cs="Arial Unicode MS"/>
              </w:rPr>
              <w:t>프롬프트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관리</w:t>
            </w:r>
            <w:r>
              <w:rPr>
                <w:rFonts w:ascii="Arial Unicode MS" w:eastAsia="Arial Unicode MS" w:hAnsi="Arial Unicode MS" w:cs="Arial Unicode MS"/>
              </w:rPr>
              <w:t>·</w:t>
            </w:r>
            <w:r>
              <w:rPr>
                <w:rFonts w:ascii="Arial Unicode MS" w:eastAsia="Arial Unicode MS" w:hAnsi="Arial Unicode MS" w:cs="Arial Unicode MS"/>
              </w:rPr>
              <w:t>평가</w:t>
            </w:r>
            <w:r>
              <w:rPr>
                <w:rFonts w:ascii="Arial Unicode MS" w:eastAsia="Arial Unicode MS" w:hAnsi="Arial Unicode MS" w:cs="Arial Unicode MS"/>
              </w:rPr>
              <w:t>·</w:t>
            </w:r>
            <w:r>
              <w:rPr>
                <w:rFonts w:ascii="Arial Unicode MS" w:eastAsia="Arial Unicode MS" w:hAnsi="Arial Unicode MS" w:cs="Arial Unicode MS"/>
              </w:rPr>
              <w:t>트레이싱을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도구로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해결하고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싶을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때</w:t>
            </w:r>
          </w:p>
        </w:tc>
      </w:tr>
      <w:tr w:rsidR="00D80D8A" w14:paraId="7388E6E9" w14:textId="77777777">
        <w:tc>
          <w:tcPr>
            <w:tcW w:w="26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98FEA8" w14:textId="77777777" w:rsidR="00D80D8A" w:rsidRDefault="00BE6280">
            <w:pPr>
              <w:spacing w:before="240" w:after="240"/>
              <w:rPr>
                <w:b/>
                <w:bCs/>
              </w:rPr>
            </w:pPr>
            <w:proofErr w:type="spellStart"/>
            <w:r>
              <w:rPr>
                <w:rFonts w:ascii="Arial Unicode MS" w:eastAsia="Arial Unicode MS" w:hAnsi="Arial Unicode MS" w:cs="Arial Unicode MS"/>
                <w:b/>
                <w:bCs/>
              </w:rPr>
              <w:t>Phoenix</w:t>
            </w:r>
            <w:proofErr w:type="spellEnd"/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단독</w:t>
            </w:r>
          </w:p>
        </w:tc>
        <w:tc>
          <w:tcPr>
            <w:tcW w:w="307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6E460E" w14:textId="77777777" w:rsidR="00D80D8A" w:rsidRDefault="00BE6280">
            <w:pPr>
              <w:spacing w:before="240" w:after="240"/>
            </w:pPr>
            <w:r>
              <w:rPr>
                <w:rFonts w:ascii="Arial Unicode MS" w:eastAsia="Arial Unicode MS" w:hAnsi="Arial Unicode MS" w:cs="Arial Unicode MS"/>
              </w:rPr>
              <w:t>범용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Framework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OTel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네이티브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셀프호스팅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우선</w:t>
            </w:r>
          </w:p>
        </w:tc>
        <w:tc>
          <w:tcPr>
            <w:tcW w:w="32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824473" w14:textId="77777777" w:rsidR="00D80D8A" w:rsidRDefault="00BE6280">
            <w:pPr>
              <w:spacing w:before="240" w:after="240"/>
            </w:pPr>
            <w:proofErr w:type="spellStart"/>
            <w:r>
              <w:rPr>
                <w:rFonts w:ascii="Arial Unicode MS" w:eastAsia="Arial Unicode MS" w:hAnsi="Arial Unicode MS" w:cs="Arial Unicode MS"/>
              </w:rPr>
              <w:t>트레이싱과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임베딩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분석</w:t>
            </w:r>
            <w:r>
              <w:rPr>
                <w:rFonts w:ascii="Arial Unicode MS" w:eastAsia="Arial Unicode MS" w:hAnsi="Arial Unicode MS" w:cs="Arial Unicode MS"/>
              </w:rPr>
              <w:t>·RAG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평가를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도구로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해결</w:t>
            </w:r>
            <w:r>
              <w:rPr>
                <w:rFonts w:ascii="Arial Unicode MS" w:eastAsia="Arial Unicode MS" w:hAnsi="Arial Unicode MS" w:cs="Arial Unicode MS"/>
              </w:rPr>
              <w:t xml:space="preserve">. </w:t>
            </w:r>
            <w:r>
              <w:rPr>
                <w:rFonts w:ascii="Arial Unicode MS" w:eastAsia="Arial Unicode MS" w:hAnsi="Arial Unicode MS" w:cs="Arial Unicode MS"/>
              </w:rPr>
              <w:t>비용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추적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요건이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미미한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경우</w:t>
            </w:r>
          </w:p>
        </w:tc>
      </w:tr>
      <w:tr w:rsidR="00D80D8A" w14:paraId="63677669" w14:textId="77777777">
        <w:tc>
          <w:tcPr>
            <w:tcW w:w="2670" w:type="dxa"/>
            <w:tcBorders>
              <w:top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0F71A7" w14:textId="77777777" w:rsidR="00D80D8A" w:rsidRDefault="00BE6280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Langfuse</w:t>
            </w:r>
            <w:proofErr w:type="spellEnd"/>
            <w:r>
              <w:rPr>
                <w:b/>
                <w:bCs/>
              </w:rPr>
              <w:t xml:space="preserve"> + </w:t>
            </w:r>
            <w:proofErr w:type="spellStart"/>
            <w:r>
              <w:rPr>
                <w:b/>
                <w:bCs/>
              </w:rPr>
              <w:t>Helicone</w:t>
            </w:r>
            <w:proofErr w:type="spellEnd"/>
          </w:p>
        </w:tc>
        <w:tc>
          <w:tcPr>
            <w:tcW w:w="3075" w:type="dxa"/>
            <w:tcBorders>
              <w:top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87FAFE" w14:textId="77777777" w:rsidR="00D80D8A" w:rsidRDefault="00BE6280">
            <w:proofErr w:type="spellStart"/>
            <w:r>
              <w:rPr>
                <w:rFonts w:ascii="Arial Unicode MS" w:eastAsia="Arial Unicode MS" w:hAnsi="Arial Unicode MS" w:cs="Arial Unicode MS"/>
              </w:rPr>
              <w:t>트레이싱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+ </w:t>
            </w:r>
            <w:r>
              <w:rPr>
                <w:rFonts w:ascii="Arial Unicode MS" w:eastAsia="Arial Unicode MS" w:hAnsi="Arial Unicode MS" w:cs="Arial Unicode MS"/>
              </w:rPr>
              <w:t>비용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추적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모두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필요</w:t>
            </w:r>
          </w:p>
        </w:tc>
        <w:tc>
          <w:tcPr>
            <w:tcW w:w="3255" w:type="dxa"/>
            <w:tcBorders>
              <w:top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B4CE9E" w14:textId="77777777" w:rsidR="00D80D8A" w:rsidRDefault="00BE6280">
            <w:r>
              <w:rPr>
                <w:rFonts w:ascii="Arial Unicode MS" w:eastAsia="Arial Unicode MS" w:hAnsi="Arial Unicode MS" w:cs="Arial Unicode MS"/>
              </w:rPr>
              <w:t>가장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흔한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프로덕션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조합</w:t>
            </w:r>
            <w:r>
              <w:rPr>
                <w:rFonts w:ascii="Arial Unicode MS" w:eastAsia="Arial Unicode MS" w:hAnsi="Arial Unicode MS" w:cs="Arial Unicode MS"/>
              </w:rPr>
              <w:t xml:space="preserve">. </w:t>
            </w:r>
            <w:r>
              <w:rPr>
                <w:rFonts w:ascii="Arial Unicode MS" w:eastAsia="Arial Unicode MS" w:hAnsi="Arial Unicode MS" w:cs="Arial Unicode MS"/>
              </w:rPr>
              <w:t>비용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알림</w:t>
            </w:r>
            <w:r>
              <w:rPr>
                <w:rFonts w:ascii="Arial Unicode MS" w:eastAsia="Arial Unicode MS" w:hAnsi="Arial Unicode MS" w:cs="Arial Unicode MS"/>
              </w:rPr>
              <w:t>·</w:t>
            </w:r>
            <w:r>
              <w:rPr>
                <w:rFonts w:ascii="Arial Unicode MS" w:eastAsia="Arial Unicode MS" w:hAnsi="Arial Unicode MS" w:cs="Arial Unicode MS"/>
              </w:rPr>
              <w:t>모델별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분해가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필요하고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Langfuse</w:t>
            </w:r>
            <w:r>
              <w:rPr>
                <w:rFonts w:ascii="Arial Unicode MS" w:eastAsia="Arial Unicode MS" w:hAnsi="Arial Unicode MS" w:cs="Arial Unicode MS"/>
              </w:rPr>
              <w:t>의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비용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추적만으로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부족할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때</w:t>
            </w:r>
          </w:p>
        </w:tc>
      </w:tr>
      <w:tr w:rsidR="00D80D8A" w14:paraId="12C1F4B0" w14:textId="77777777">
        <w:tc>
          <w:tcPr>
            <w:tcW w:w="2670" w:type="dxa"/>
            <w:tcBorders>
              <w:bottom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369375" w14:textId="77777777" w:rsidR="00D80D8A" w:rsidRDefault="00BE6280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LangSmith</w:t>
            </w:r>
            <w:proofErr w:type="spellEnd"/>
            <w:r>
              <w:rPr>
                <w:b/>
                <w:bCs/>
              </w:rPr>
              <w:t xml:space="preserve"> + </w:t>
            </w:r>
            <w:proofErr w:type="spellStart"/>
            <w:r>
              <w:rPr>
                <w:b/>
                <w:bCs/>
              </w:rPr>
              <w:t>Helicone</w:t>
            </w:r>
            <w:proofErr w:type="spellEnd"/>
          </w:p>
        </w:tc>
        <w:tc>
          <w:tcPr>
            <w:tcW w:w="3075" w:type="dxa"/>
            <w:tcBorders>
              <w:bottom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C3A5E7" w14:textId="77777777" w:rsidR="00D80D8A" w:rsidRDefault="00BE6280">
            <w:proofErr w:type="spellStart"/>
            <w:r>
              <w:rPr>
                <w:rFonts w:ascii="Arial Unicode MS" w:eastAsia="Arial Unicode MS" w:hAnsi="Arial Unicode MS" w:cs="Arial Unicode MS"/>
              </w:rPr>
              <w:t>LangGraph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심층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트레이싱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+ </w:t>
            </w:r>
            <w:r>
              <w:rPr>
                <w:rFonts w:ascii="Arial Unicode MS" w:eastAsia="Arial Unicode MS" w:hAnsi="Arial Unicode MS" w:cs="Arial Unicode MS"/>
              </w:rPr>
              <w:t>비용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추적</w:t>
            </w:r>
            <w:r>
              <w:rPr>
                <w:rFonts w:ascii="Arial Unicode MS" w:eastAsia="Arial Unicode MS" w:hAnsi="Arial Unicode MS" w:cs="Arial Unicode MS"/>
              </w:rPr>
              <w:t>·</w:t>
            </w:r>
            <w:r>
              <w:rPr>
                <w:rFonts w:ascii="Arial Unicode MS" w:eastAsia="Arial Unicode MS" w:hAnsi="Arial Unicode MS" w:cs="Arial Unicode MS"/>
              </w:rPr>
              <w:t>캐싱</w:t>
            </w:r>
            <w:proofErr w:type="spellEnd"/>
          </w:p>
        </w:tc>
        <w:tc>
          <w:tcPr>
            <w:tcW w:w="3255" w:type="dxa"/>
            <w:tcBorders>
              <w:bottom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C063CF" w14:textId="77777777" w:rsidR="00D80D8A" w:rsidRDefault="00BE6280">
            <w:proofErr w:type="spellStart"/>
            <w:r>
              <w:rPr>
                <w:rFonts w:ascii="Arial Unicode MS" w:eastAsia="Arial Unicode MS" w:hAnsi="Arial Unicode MS" w:cs="Arial Unicode MS"/>
              </w:rPr>
              <w:t>LangSmith</w:t>
            </w:r>
            <w:r>
              <w:rPr>
                <w:rFonts w:ascii="Arial Unicode MS" w:eastAsia="Arial Unicode MS" w:hAnsi="Arial Unicode MS" w:cs="Arial Unicode MS"/>
              </w:rPr>
              <w:t>의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비용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추적이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LangChain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모델에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한정되어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부족할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때</w:t>
            </w:r>
          </w:p>
        </w:tc>
      </w:tr>
      <w:tr w:rsidR="00D80D8A" w14:paraId="3AEA28C8" w14:textId="77777777">
        <w:tc>
          <w:tcPr>
            <w:tcW w:w="26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D4BA69" w14:textId="77777777" w:rsidR="00D80D8A" w:rsidRDefault="00BE6280">
            <w:pPr>
              <w:spacing w:before="240" w:after="240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Phoenix</w:t>
            </w:r>
            <w:proofErr w:type="spellEnd"/>
            <w:r>
              <w:rPr>
                <w:b/>
                <w:bCs/>
              </w:rPr>
              <w:t xml:space="preserve"> + </w:t>
            </w:r>
            <w:proofErr w:type="spellStart"/>
            <w:r>
              <w:rPr>
                <w:b/>
                <w:bCs/>
              </w:rPr>
              <w:t>Helicone</w:t>
            </w:r>
            <w:proofErr w:type="spellEnd"/>
          </w:p>
        </w:tc>
        <w:tc>
          <w:tcPr>
            <w:tcW w:w="307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002A02" w14:textId="77777777" w:rsidR="00D80D8A" w:rsidRDefault="00BE6280">
            <w:pPr>
              <w:spacing w:before="240" w:after="240"/>
            </w:pPr>
            <w:proofErr w:type="spellStart"/>
            <w:r>
              <w:rPr>
                <w:rFonts w:ascii="Arial Unicode MS" w:eastAsia="Arial Unicode MS" w:hAnsi="Arial Unicode MS" w:cs="Arial Unicode MS"/>
              </w:rPr>
              <w:t>트레이싱</w:t>
            </w:r>
            <w:r>
              <w:rPr>
                <w:rFonts w:ascii="Arial Unicode MS" w:eastAsia="Arial Unicode MS" w:hAnsi="Arial Unicode MS" w:cs="Arial Unicode MS"/>
              </w:rPr>
              <w:t>·</w:t>
            </w:r>
            <w:r>
              <w:rPr>
                <w:rFonts w:ascii="Arial Unicode MS" w:eastAsia="Arial Unicode MS" w:hAnsi="Arial Unicode MS" w:cs="Arial Unicode MS"/>
              </w:rPr>
              <w:t>임베딩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분석</w:t>
            </w:r>
            <w:r>
              <w:rPr>
                <w:rFonts w:ascii="Arial Unicode MS" w:eastAsia="Arial Unicode MS" w:hAnsi="Arial Unicode MS" w:cs="Arial Unicode MS"/>
              </w:rPr>
              <w:t xml:space="preserve"> + </w:t>
            </w:r>
            <w:r>
              <w:rPr>
                <w:rFonts w:ascii="Arial Unicode MS" w:eastAsia="Arial Unicode MS" w:hAnsi="Arial Unicode MS" w:cs="Arial Unicode MS"/>
              </w:rPr>
              <w:t>비용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추적</w:t>
            </w:r>
          </w:p>
        </w:tc>
        <w:tc>
          <w:tcPr>
            <w:tcW w:w="32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585CBA" w14:textId="77777777" w:rsidR="00D80D8A" w:rsidRDefault="00BE6280">
            <w:pPr>
              <w:spacing w:before="240" w:after="240"/>
            </w:pPr>
            <w:proofErr w:type="spellStart"/>
            <w:r>
              <w:rPr>
                <w:rFonts w:ascii="Arial Unicode MS" w:eastAsia="Arial Unicode MS" w:hAnsi="Arial Unicode MS" w:cs="Arial Unicode MS"/>
              </w:rPr>
              <w:t>온프레미스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트레이싱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>(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Phoenix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) + </w:t>
            </w:r>
            <w:r>
              <w:rPr>
                <w:rFonts w:ascii="Arial Unicode MS" w:eastAsia="Arial Unicode MS" w:hAnsi="Arial Unicode MS" w:cs="Arial Unicode MS"/>
              </w:rPr>
              <w:t>비용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관리</w:t>
            </w:r>
            <w:r>
              <w:rPr>
                <w:rFonts w:ascii="Arial Unicode MS" w:eastAsia="Arial Unicode MS" w:hAnsi="Arial Unicode MS" w:cs="Arial Unicode MS"/>
              </w:rPr>
              <w:t>(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Helicone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) </w:t>
            </w:r>
            <w:r>
              <w:rPr>
                <w:rFonts w:ascii="Arial Unicode MS" w:eastAsia="Arial Unicode MS" w:hAnsi="Arial Unicode MS" w:cs="Arial Unicode MS"/>
              </w:rPr>
              <w:t>조합</w:t>
            </w:r>
            <w:r>
              <w:rPr>
                <w:rFonts w:ascii="Arial Unicode MS" w:eastAsia="Arial Unicode MS" w:hAnsi="Arial Unicode MS" w:cs="Arial Unicode MS"/>
              </w:rPr>
              <w:t xml:space="preserve">.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Phoenix</w:t>
            </w:r>
            <w:r>
              <w:rPr>
                <w:rFonts w:ascii="Arial Unicode MS" w:eastAsia="Arial Unicode MS" w:hAnsi="Arial Unicode MS" w:cs="Arial Unicode MS"/>
              </w:rPr>
              <w:t>의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비용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추적이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기본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수준이므로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보강</w:t>
            </w:r>
          </w:p>
        </w:tc>
      </w:tr>
      <w:tr w:rsidR="00D80D8A" w14:paraId="526FF406" w14:textId="77777777">
        <w:tc>
          <w:tcPr>
            <w:tcW w:w="2670" w:type="dxa"/>
            <w:tcBorders>
              <w:top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2B58FF" w14:textId="77777777" w:rsidR="00D80D8A" w:rsidRDefault="00BE6280">
            <w:pPr>
              <w:rPr>
                <w:b/>
                <w:bCs/>
              </w:rPr>
            </w:pPr>
            <w:proofErr w:type="spellStart"/>
            <w:r>
              <w:rPr>
                <w:rFonts w:ascii="Arial Unicode MS" w:eastAsia="Arial Unicode MS" w:hAnsi="Arial Unicode MS" w:cs="Arial Unicode MS"/>
                <w:b/>
                <w:bCs/>
              </w:rPr>
              <w:t>OTel</w:t>
            </w:r>
            <w:proofErr w:type="spellEnd"/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+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기존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b/>
                <w:bCs/>
              </w:rPr>
              <w:t>백엔드</w:t>
            </w:r>
            <w:proofErr w:type="spellEnd"/>
            <w:r>
              <w:rPr>
                <w:rFonts w:ascii="Arial Unicode MS" w:eastAsia="Arial Unicode MS" w:hAnsi="Arial Unicode MS" w:cs="Arial Unicode MS"/>
                <w:b/>
                <w:bCs/>
              </w:rPr>
              <w:t>(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또는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b/>
                <w:bCs/>
              </w:rPr>
              <w:t>SigNoz</w:t>
            </w:r>
            <w:proofErr w:type="spellEnd"/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) + </w:t>
            </w:r>
            <w:proofErr w:type="spellStart"/>
            <w:r>
              <w:rPr>
                <w:rFonts w:ascii="Arial Unicode MS" w:eastAsia="Arial Unicode MS" w:hAnsi="Arial Unicode MS" w:cs="Arial Unicode MS"/>
                <w:b/>
                <w:bCs/>
              </w:rPr>
              <w:t>Helicone</w:t>
            </w:r>
            <w:proofErr w:type="spellEnd"/>
          </w:p>
        </w:tc>
        <w:tc>
          <w:tcPr>
            <w:tcW w:w="3075" w:type="dxa"/>
            <w:tcBorders>
              <w:top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020E65" w14:textId="77777777" w:rsidR="00D80D8A" w:rsidRDefault="00BE6280">
            <w:r>
              <w:rPr>
                <w:rFonts w:ascii="Arial Unicode MS" w:eastAsia="Arial Unicode MS" w:hAnsi="Arial Unicode MS" w:cs="Arial Unicode MS"/>
              </w:rPr>
              <w:t>기존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스택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활용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또는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셀프호스팅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분산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트레이싱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+ </w:t>
            </w:r>
            <w:r>
              <w:rPr>
                <w:rFonts w:ascii="Arial Unicode MS" w:eastAsia="Arial Unicode MS" w:hAnsi="Arial Unicode MS" w:cs="Arial Unicode MS"/>
              </w:rPr>
              <w:t>비용</w:t>
            </w:r>
          </w:p>
        </w:tc>
        <w:tc>
          <w:tcPr>
            <w:tcW w:w="3255" w:type="dxa"/>
            <w:tcBorders>
              <w:top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EF17C7" w14:textId="77777777" w:rsidR="00D80D8A" w:rsidRDefault="00BE6280">
            <w:r>
              <w:rPr>
                <w:rFonts w:ascii="Arial Unicode MS" w:eastAsia="Arial Unicode MS" w:hAnsi="Arial Unicode MS" w:cs="Arial Unicode MS"/>
              </w:rPr>
              <w:t>기존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Datadog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>/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Grafana</w:t>
            </w:r>
            <w:r>
              <w:rPr>
                <w:rFonts w:ascii="Arial Unicode MS" w:eastAsia="Arial Unicode MS" w:hAnsi="Arial Unicode MS" w:cs="Arial Unicode MS"/>
              </w:rPr>
              <w:t>가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있으면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OTel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계측만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추가</w:t>
            </w:r>
            <w:r>
              <w:rPr>
                <w:rFonts w:ascii="Arial Unicode MS" w:eastAsia="Arial Unicode MS" w:hAnsi="Arial Unicode MS" w:cs="Arial Unicode MS"/>
              </w:rPr>
              <w:t xml:space="preserve">. </w:t>
            </w:r>
            <w:r>
              <w:rPr>
                <w:rFonts w:ascii="Arial Unicode MS" w:eastAsia="Arial Unicode MS" w:hAnsi="Arial Unicode MS" w:cs="Arial Unicode MS"/>
              </w:rPr>
              <w:t>기존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스택이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없으면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SigNoz</w:t>
            </w:r>
            <w:r>
              <w:rPr>
                <w:rFonts w:ascii="Arial Unicode MS" w:eastAsia="Arial Unicode MS" w:hAnsi="Arial Unicode MS" w:cs="Arial Unicode MS"/>
              </w:rPr>
              <w:t>를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백엔드로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구축</w:t>
            </w:r>
            <w:r>
              <w:rPr>
                <w:rFonts w:ascii="Arial Unicode MS" w:eastAsia="Arial Unicode MS" w:hAnsi="Arial Unicode MS" w:cs="Arial Unicode MS"/>
              </w:rPr>
              <w:t xml:space="preserve">. </w:t>
            </w:r>
            <w:r>
              <w:rPr>
                <w:rFonts w:ascii="Arial Unicode MS" w:eastAsia="Arial Unicode MS" w:hAnsi="Arial Unicode MS" w:cs="Arial Unicode MS"/>
              </w:rPr>
              <w:t>비용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추적이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필요하면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Helicone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병행</w:t>
            </w:r>
          </w:p>
        </w:tc>
      </w:tr>
      <w:tr w:rsidR="00D80D8A" w14:paraId="0BB2485E" w14:textId="77777777">
        <w:tc>
          <w:tcPr>
            <w:tcW w:w="26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F17601" w14:textId="77777777" w:rsidR="00D80D8A" w:rsidRDefault="00BE6280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Langfuse</w:t>
            </w:r>
            <w:proofErr w:type="spellEnd"/>
            <w:r>
              <w:rPr>
                <w:b/>
                <w:bCs/>
              </w:rPr>
              <w:t xml:space="preserve"> + </w:t>
            </w:r>
            <w:proofErr w:type="spellStart"/>
            <w:r>
              <w:rPr>
                <w:b/>
                <w:bCs/>
              </w:rPr>
              <w:t>Phoenix</w:t>
            </w:r>
            <w:proofErr w:type="spellEnd"/>
          </w:p>
        </w:tc>
        <w:tc>
          <w:tcPr>
            <w:tcW w:w="30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48C673" w14:textId="77777777" w:rsidR="00D80D8A" w:rsidRDefault="00BE6280">
            <w:proofErr w:type="spellStart"/>
            <w:r>
              <w:rPr>
                <w:rFonts w:ascii="Arial Unicode MS" w:eastAsia="Arial Unicode MS" w:hAnsi="Arial Unicode MS" w:cs="Arial Unicode MS"/>
              </w:rPr>
              <w:t>트레이싱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+ RAG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임베딩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품질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분석</w:t>
            </w:r>
          </w:p>
        </w:tc>
        <w:tc>
          <w:tcPr>
            <w:tcW w:w="32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F20B90" w14:textId="77777777" w:rsidR="00D80D8A" w:rsidRDefault="00BE6280">
            <w:r>
              <w:rPr>
                <w:rFonts w:ascii="Arial Unicode MS" w:eastAsia="Arial Unicode MS" w:hAnsi="Arial Unicode MS" w:cs="Arial Unicode MS"/>
              </w:rPr>
              <w:t xml:space="preserve">RAG </w:t>
            </w:r>
            <w:r>
              <w:rPr>
                <w:rFonts w:ascii="Arial Unicode MS" w:eastAsia="Arial Unicode MS" w:hAnsi="Arial Unicode MS" w:cs="Arial Unicode MS"/>
              </w:rPr>
              <w:t>파이프라인의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임베딩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품질을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별도로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분석해야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할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때</w:t>
            </w:r>
            <w:r>
              <w:rPr>
                <w:rFonts w:ascii="Arial Unicode MS" w:eastAsia="Arial Unicode MS" w:hAnsi="Arial Unicode MS" w:cs="Arial Unicode MS"/>
              </w:rPr>
              <w:t xml:space="preserve"> (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Langfuse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: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트레이싱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Phoenix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: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임베딩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분석</w:t>
            </w:r>
            <w:r>
              <w:rPr>
                <w:rFonts w:ascii="Arial Unicode MS" w:eastAsia="Arial Unicode MS" w:hAnsi="Arial Unicode MS" w:cs="Arial Unicode MS"/>
              </w:rPr>
              <w:t>)</w:t>
            </w:r>
          </w:p>
        </w:tc>
      </w:tr>
    </w:tbl>
    <w:p w14:paraId="518EE257" w14:textId="77777777" w:rsidR="00D80D8A" w:rsidRDefault="00D80D8A">
      <w:pPr>
        <w:pBdr>
          <w:top w:val="nil"/>
          <w:left w:val="nil"/>
          <w:bottom w:val="nil"/>
          <w:right w:val="nil"/>
          <w:between w:val="nil"/>
        </w:pBdr>
      </w:pPr>
    </w:p>
    <w:p w14:paraId="718DF32D" w14:textId="77777777" w:rsidR="00D80D8A" w:rsidRDefault="00D80D8A"/>
    <w:p w14:paraId="6DB701CD" w14:textId="77777777" w:rsidR="00D80D8A" w:rsidRDefault="00BE6280">
      <w:pPr>
        <w:pStyle w:val="4"/>
        <w:keepNext w:val="0"/>
        <w:keepLines w:val="0"/>
        <w:spacing w:before="300" w:after="200"/>
      </w:pPr>
      <w:bookmarkStart w:id="279" w:name="_l8hc8u55998s" w:colFirst="0" w:colLast="0"/>
      <w:bookmarkEnd w:id="279"/>
      <w:r>
        <w:rPr>
          <w:rFonts w:ascii="Arial Unicode MS" w:eastAsia="Arial Unicode MS" w:hAnsi="Arial Unicode MS" w:cs="Arial Unicode MS"/>
        </w:rPr>
        <w:lastRenderedPageBreak/>
        <w:t xml:space="preserve">11.3.3 </w:t>
      </w:r>
      <w:r>
        <w:rPr>
          <w:rFonts w:ascii="Arial Unicode MS" w:eastAsia="Arial Unicode MS" w:hAnsi="Arial Unicode MS" w:cs="Arial Unicode MS"/>
        </w:rPr>
        <w:t>도구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전환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시나리오별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권장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경로</w:t>
      </w:r>
    </w:p>
    <w:p w14:paraId="20CD0A70" w14:textId="77777777" w:rsidR="00D80D8A" w:rsidRDefault="00BE6280">
      <w:pPr>
        <w:spacing w:before="240" w:after="120"/>
      </w:pPr>
      <w:r>
        <w:rPr>
          <w:rFonts w:ascii="Arial Unicode MS" w:eastAsia="Arial Unicode MS" w:hAnsi="Arial Unicode MS" w:cs="Arial Unicode MS"/>
        </w:rPr>
        <w:t>기존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Observability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도구가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이미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있는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상태에서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요건이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변경되었을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때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아래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시나리오에서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전환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대상을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선정한다</w:t>
      </w:r>
      <w:r>
        <w:rPr>
          <w:rFonts w:ascii="Arial Unicode MS" w:eastAsia="Arial Unicode MS" w:hAnsi="Arial Unicode MS" w:cs="Arial Unicode MS"/>
        </w:rPr>
        <w:t>.</w:t>
      </w:r>
    </w:p>
    <w:tbl>
      <w:tblPr>
        <w:tblStyle w:val="afffffffffffff6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040"/>
        <w:gridCol w:w="1488"/>
        <w:gridCol w:w="1832"/>
        <w:gridCol w:w="3665"/>
      </w:tblGrid>
      <w:tr w:rsidR="00D80D8A" w14:paraId="1A729571" w14:textId="77777777">
        <w:trPr>
          <w:trHeight w:val="465"/>
        </w:trPr>
        <w:tc>
          <w:tcPr>
            <w:tcW w:w="203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EFEF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1632FE" w14:textId="77777777" w:rsidR="00D80D8A" w:rsidRDefault="00BE6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전환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시나리오</w:t>
            </w:r>
          </w:p>
        </w:tc>
        <w:tc>
          <w:tcPr>
            <w:tcW w:w="148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EFEF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AF1EF9" w14:textId="77777777" w:rsidR="00D80D8A" w:rsidRDefault="00BE6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현재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도구</w:t>
            </w:r>
          </w:p>
        </w:tc>
        <w:tc>
          <w:tcPr>
            <w:tcW w:w="183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EFEF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443B75" w14:textId="77777777" w:rsidR="00D80D8A" w:rsidRDefault="00BE6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전환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권장</w:t>
            </w:r>
          </w:p>
        </w:tc>
        <w:tc>
          <w:tcPr>
            <w:tcW w:w="36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EFEF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A9BADD" w14:textId="77777777" w:rsidR="00D80D8A" w:rsidRDefault="00BE6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근거</w:t>
            </w:r>
          </w:p>
        </w:tc>
      </w:tr>
      <w:tr w:rsidR="00D80D8A" w14:paraId="2CE6CB81" w14:textId="77777777">
        <w:trPr>
          <w:trHeight w:val="750"/>
        </w:trPr>
        <w:tc>
          <w:tcPr>
            <w:tcW w:w="203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DBCBC5" w14:textId="77777777" w:rsidR="00D80D8A" w:rsidRDefault="00BE6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proofErr w:type="spellStart"/>
            <w:r>
              <w:rPr>
                <w:rFonts w:ascii="Arial Unicode MS" w:eastAsia="Arial Unicode MS" w:hAnsi="Arial Unicode MS" w:cs="Arial Unicode MS"/>
              </w:rPr>
              <w:t>LangGraph</w:t>
            </w:r>
            <w:r>
              <w:rPr>
                <w:rFonts w:ascii="Arial Unicode MS" w:eastAsia="Arial Unicode MS" w:hAnsi="Arial Unicode MS" w:cs="Arial Unicode MS"/>
              </w:rPr>
              <w:t>에서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Framework</w:t>
            </w:r>
            <w:r>
              <w:rPr>
                <w:rFonts w:ascii="Arial Unicode MS" w:eastAsia="Arial Unicode MS" w:hAnsi="Arial Unicode MS" w:cs="Arial Unicode MS"/>
              </w:rPr>
              <w:t>로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전환</w:t>
            </w:r>
          </w:p>
        </w:tc>
        <w:tc>
          <w:tcPr>
            <w:tcW w:w="148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25157D" w14:textId="77777777" w:rsidR="00D80D8A" w:rsidRDefault="00BE6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proofErr w:type="spellStart"/>
            <w:r>
              <w:t>LangSmith</w:t>
            </w:r>
            <w:proofErr w:type="spellEnd"/>
          </w:p>
        </w:tc>
        <w:tc>
          <w:tcPr>
            <w:tcW w:w="183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B63CD8" w14:textId="77777777" w:rsidR="00D80D8A" w:rsidRDefault="00BE6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proofErr w:type="spellStart"/>
            <w:r>
              <w:rPr>
                <w:rFonts w:ascii="Arial Unicode MS" w:eastAsia="Arial Unicode MS" w:hAnsi="Arial Unicode MS" w:cs="Arial Unicode MS"/>
              </w:rPr>
              <w:t>Langfuse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또는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Phoenix</w:t>
            </w:r>
            <w:proofErr w:type="spellEnd"/>
          </w:p>
        </w:tc>
        <w:tc>
          <w:tcPr>
            <w:tcW w:w="36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48FB8B" w14:textId="77777777" w:rsidR="00D80D8A" w:rsidRDefault="00BE6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proofErr w:type="spellStart"/>
            <w:r>
              <w:rPr>
                <w:rFonts w:ascii="Arial Unicode MS" w:eastAsia="Arial Unicode MS" w:hAnsi="Arial Unicode MS" w:cs="Arial Unicode MS"/>
              </w:rPr>
              <w:t>LangSmith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자동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계측이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사라지므로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OTel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기반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도구로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전환</w:t>
            </w:r>
            <w:r>
              <w:rPr>
                <w:rFonts w:ascii="Arial Unicode MS" w:eastAsia="Arial Unicode MS" w:hAnsi="Arial Unicode MS" w:cs="Arial Unicode MS"/>
              </w:rPr>
              <w:t xml:space="preserve">. </w:t>
            </w:r>
            <w:r>
              <w:rPr>
                <w:rFonts w:ascii="Arial Unicode MS" w:eastAsia="Arial Unicode MS" w:hAnsi="Arial Unicode MS" w:cs="Arial Unicode MS"/>
              </w:rPr>
              <w:t>계측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코드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전면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추가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필요</w:t>
            </w:r>
            <w:r>
              <w:rPr>
                <w:rFonts w:ascii="Arial Unicode MS" w:eastAsia="Arial Unicode MS" w:hAnsi="Arial Unicode MS" w:cs="Arial Unicode MS"/>
              </w:rPr>
              <w:t>.</w:t>
            </w:r>
          </w:p>
        </w:tc>
      </w:tr>
      <w:tr w:rsidR="00D80D8A" w14:paraId="7103D1F6" w14:textId="77777777">
        <w:trPr>
          <w:trHeight w:val="1035"/>
        </w:trPr>
        <w:tc>
          <w:tcPr>
            <w:tcW w:w="203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19DCB2" w14:textId="77777777" w:rsidR="00D80D8A" w:rsidRDefault="00BE6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proofErr w:type="spellStart"/>
            <w:r>
              <w:rPr>
                <w:rFonts w:ascii="Arial Unicode MS" w:eastAsia="Arial Unicode MS" w:hAnsi="Arial Unicode MS" w:cs="Arial Unicode MS"/>
              </w:rPr>
              <w:t>SaaS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→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온프레미스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요건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추가</w:t>
            </w:r>
          </w:p>
        </w:tc>
        <w:tc>
          <w:tcPr>
            <w:tcW w:w="148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34616B" w14:textId="77777777" w:rsidR="00D80D8A" w:rsidRDefault="00BE6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proofErr w:type="spellStart"/>
            <w:proofErr w:type="gramStart"/>
            <w:r>
              <w:t>LangSmith</w:t>
            </w:r>
            <w:proofErr w:type="spellEnd"/>
            <w:r>
              <w:t xml:space="preserve"> /</w:t>
            </w:r>
            <w:proofErr w:type="gramEnd"/>
            <w:r>
              <w:t xml:space="preserve"> </w:t>
            </w:r>
            <w:proofErr w:type="spellStart"/>
            <w:r>
              <w:t>Langfuse</w:t>
            </w:r>
            <w:proofErr w:type="spellEnd"/>
            <w:r>
              <w:t xml:space="preserve"> </w:t>
            </w:r>
            <w:proofErr w:type="spellStart"/>
            <w:r>
              <w:t>Cloud</w:t>
            </w:r>
            <w:proofErr w:type="spellEnd"/>
          </w:p>
        </w:tc>
        <w:tc>
          <w:tcPr>
            <w:tcW w:w="183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8A2E05" w14:textId="77777777" w:rsidR="00D80D8A" w:rsidRDefault="00BE6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proofErr w:type="spellStart"/>
            <w:r>
              <w:rPr>
                <w:rFonts w:ascii="Arial Unicode MS" w:eastAsia="Arial Unicode MS" w:hAnsi="Arial Unicode MS" w:cs="Arial Unicode MS"/>
              </w:rPr>
              <w:t>Langfuse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셀프호스팅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또는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Phoenix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셀프호스팅</w:t>
            </w:r>
            <w:proofErr w:type="spellEnd"/>
          </w:p>
        </w:tc>
        <w:tc>
          <w:tcPr>
            <w:tcW w:w="36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146216" w14:textId="77777777" w:rsidR="00D80D8A" w:rsidRDefault="00BE6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proofErr w:type="spellStart"/>
            <w:r>
              <w:rPr>
                <w:rFonts w:ascii="Arial Unicode MS" w:eastAsia="Arial Unicode MS" w:hAnsi="Arial Unicode MS" w:cs="Arial Unicode MS"/>
              </w:rPr>
              <w:t>Langfuse</w:t>
            </w:r>
            <w:r>
              <w:rPr>
                <w:rFonts w:ascii="Arial Unicode MS" w:eastAsia="Arial Unicode MS" w:hAnsi="Arial Unicode MS" w:cs="Arial Unicode MS"/>
              </w:rPr>
              <w:t>는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Cloud→</w:t>
            </w:r>
            <w:r>
              <w:rPr>
                <w:rFonts w:ascii="Arial Unicode MS" w:eastAsia="Arial Unicode MS" w:hAnsi="Arial Unicode MS" w:cs="Arial Unicode MS"/>
              </w:rPr>
              <w:t>셀프호스팅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데이터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이관</w:t>
            </w:r>
            <w:r>
              <w:rPr>
                <w:rFonts w:ascii="Arial Unicode MS" w:eastAsia="Arial Unicode MS" w:hAnsi="Arial Unicode MS" w:cs="Arial Unicode MS"/>
              </w:rPr>
              <w:t xml:space="preserve"> API </w:t>
            </w:r>
            <w:r>
              <w:rPr>
                <w:rFonts w:ascii="Arial Unicode MS" w:eastAsia="Arial Unicode MS" w:hAnsi="Arial Unicode MS" w:cs="Arial Unicode MS"/>
              </w:rPr>
              <w:t>제공</w:t>
            </w:r>
            <w:r>
              <w:rPr>
                <w:rFonts w:ascii="Arial Unicode MS" w:eastAsia="Arial Unicode MS" w:hAnsi="Arial Unicode MS" w:cs="Arial Unicode MS"/>
              </w:rPr>
              <w:t xml:space="preserve">.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Phoenix</w:t>
            </w:r>
            <w:r>
              <w:rPr>
                <w:rFonts w:ascii="Arial Unicode MS" w:eastAsia="Arial Unicode MS" w:hAnsi="Arial Unicode MS" w:cs="Arial Unicode MS"/>
              </w:rPr>
              <w:t>는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셀프호스팅이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기본</w:t>
            </w:r>
            <w:r>
              <w:rPr>
                <w:rFonts w:ascii="Arial Unicode MS" w:eastAsia="Arial Unicode MS" w:hAnsi="Arial Unicode MS" w:cs="Arial Unicode MS"/>
              </w:rPr>
              <w:t>.</w:t>
            </w:r>
          </w:p>
        </w:tc>
      </w:tr>
      <w:tr w:rsidR="00D80D8A" w14:paraId="2726388E" w14:textId="77777777">
        <w:trPr>
          <w:trHeight w:val="1035"/>
        </w:trPr>
        <w:tc>
          <w:tcPr>
            <w:tcW w:w="203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9AC0C1" w14:textId="77777777" w:rsidR="00D80D8A" w:rsidRDefault="00BE6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Arial Unicode MS" w:eastAsia="Arial Unicode MS" w:hAnsi="Arial Unicode MS" w:cs="Arial Unicode MS"/>
              </w:rPr>
              <w:t>기존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Datadog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>/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Grafana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도입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확정</w:t>
            </w:r>
          </w:p>
        </w:tc>
        <w:tc>
          <w:tcPr>
            <w:tcW w:w="148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E185A7" w14:textId="77777777" w:rsidR="00D80D8A" w:rsidRDefault="00BE6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proofErr w:type="spellStart"/>
            <w:proofErr w:type="gramStart"/>
            <w:r>
              <w:rPr>
                <w:rFonts w:ascii="Arial Unicode MS" w:eastAsia="Arial Unicode MS" w:hAnsi="Arial Unicode MS" w:cs="Arial Unicode MS"/>
              </w:rPr>
              <w:t>Langfuse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/</w:t>
            </w:r>
            <w:proofErr w:type="gram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Phoenix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단독</w:t>
            </w:r>
          </w:p>
        </w:tc>
        <w:tc>
          <w:tcPr>
            <w:tcW w:w="183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D133D5" w14:textId="77777777" w:rsidR="00D80D8A" w:rsidRDefault="00BE6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proofErr w:type="spellStart"/>
            <w:r>
              <w:rPr>
                <w:rFonts w:ascii="Arial Unicode MS" w:eastAsia="Arial Unicode MS" w:hAnsi="Arial Unicode MS" w:cs="Arial Unicode MS"/>
              </w:rPr>
              <w:t>OTel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계측</w:t>
            </w:r>
            <w:r>
              <w:rPr>
                <w:rFonts w:ascii="Arial Unicode MS" w:eastAsia="Arial Unicode MS" w:hAnsi="Arial Unicode MS" w:cs="Arial Unicode MS"/>
              </w:rPr>
              <w:t xml:space="preserve"> → </w:t>
            </w:r>
            <w:r>
              <w:rPr>
                <w:rFonts w:ascii="Arial Unicode MS" w:eastAsia="Arial Unicode MS" w:hAnsi="Arial Unicode MS" w:cs="Arial Unicode MS"/>
              </w:rPr>
              <w:t>기존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백엔드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통합</w:t>
            </w:r>
          </w:p>
        </w:tc>
        <w:tc>
          <w:tcPr>
            <w:tcW w:w="36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BE35E5" w14:textId="77777777" w:rsidR="00D80D8A" w:rsidRDefault="00BE6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proofErr w:type="spellStart"/>
            <w:r>
              <w:rPr>
                <w:rFonts w:ascii="Arial Unicode MS" w:eastAsia="Arial Unicode MS" w:hAnsi="Arial Unicode MS" w:cs="Arial Unicode MS"/>
              </w:rPr>
              <w:t>Langfuse·Phoenix</w:t>
            </w:r>
            <w:r>
              <w:rPr>
                <w:rFonts w:ascii="Arial Unicode MS" w:eastAsia="Arial Unicode MS" w:hAnsi="Arial Unicode MS" w:cs="Arial Unicode MS"/>
              </w:rPr>
              <w:t>가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OTel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호환이므로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계측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코드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변경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최소</w:t>
            </w:r>
            <w:r>
              <w:rPr>
                <w:rFonts w:ascii="Arial Unicode MS" w:eastAsia="Arial Unicode MS" w:hAnsi="Arial Unicode MS" w:cs="Arial Unicode MS"/>
              </w:rPr>
              <w:t xml:space="preserve">. </w:t>
            </w:r>
            <w:r>
              <w:rPr>
                <w:rFonts w:ascii="Arial Unicode MS" w:eastAsia="Arial Unicode MS" w:hAnsi="Arial Unicode MS" w:cs="Arial Unicode MS"/>
              </w:rPr>
              <w:t>기존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스택에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통합하여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대시보드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통일</w:t>
            </w:r>
            <w:r>
              <w:rPr>
                <w:rFonts w:ascii="Arial Unicode MS" w:eastAsia="Arial Unicode MS" w:hAnsi="Arial Unicode MS" w:cs="Arial Unicode MS"/>
              </w:rPr>
              <w:t>.</w:t>
            </w:r>
          </w:p>
        </w:tc>
      </w:tr>
      <w:tr w:rsidR="00D80D8A" w14:paraId="006E32DC" w14:textId="77777777">
        <w:trPr>
          <w:trHeight w:val="1035"/>
        </w:trPr>
        <w:tc>
          <w:tcPr>
            <w:tcW w:w="203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54796E" w14:textId="77777777" w:rsidR="00D80D8A" w:rsidRDefault="00BE6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Arial Unicode MS" w:eastAsia="Arial Unicode MS" w:hAnsi="Arial Unicode MS" w:cs="Arial Unicode MS"/>
              </w:rPr>
              <w:t>비용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급증으로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세분화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추적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필요</w:t>
            </w:r>
          </w:p>
        </w:tc>
        <w:tc>
          <w:tcPr>
            <w:tcW w:w="148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C31C45" w14:textId="77777777" w:rsidR="00D80D8A" w:rsidRDefault="00BE6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proofErr w:type="spellStart"/>
            <w:r>
              <w:rPr>
                <w:rFonts w:ascii="Arial Unicode MS" w:eastAsia="Arial Unicode MS" w:hAnsi="Arial Unicode MS" w:cs="Arial Unicode MS"/>
              </w:rPr>
              <w:t>트레이싱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도구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단독</w:t>
            </w:r>
          </w:p>
        </w:tc>
        <w:tc>
          <w:tcPr>
            <w:tcW w:w="183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205C75" w14:textId="77777777" w:rsidR="00D80D8A" w:rsidRDefault="00BE6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proofErr w:type="spellStart"/>
            <w:r>
              <w:rPr>
                <w:rFonts w:ascii="Arial Unicode MS" w:eastAsia="Arial Unicode MS" w:hAnsi="Arial Unicode MS" w:cs="Arial Unicode MS"/>
              </w:rPr>
              <w:t>Helicone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보조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추가</w:t>
            </w:r>
          </w:p>
        </w:tc>
        <w:tc>
          <w:tcPr>
            <w:tcW w:w="36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87D11E" w14:textId="77777777" w:rsidR="00D80D8A" w:rsidRDefault="00BE6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Arial Unicode MS" w:eastAsia="Arial Unicode MS" w:hAnsi="Arial Unicode MS" w:cs="Arial Unicode MS"/>
              </w:rPr>
              <w:t>기존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트레이싱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도구는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유지하고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비용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레이어만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추가</w:t>
            </w:r>
            <w:r>
              <w:rPr>
                <w:rFonts w:ascii="Arial Unicode MS" w:eastAsia="Arial Unicode MS" w:hAnsi="Arial Unicode MS" w:cs="Arial Unicode MS"/>
              </w:rPr>
              <w:t xml:space="preserve">.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트레이싱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도구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자체를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교체할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필요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없음</w:t>
            </w:r>
            <w:r>
              <w:rPr>
                <w:rFonts w:ascii="Arial Unicode MS" w:eastAsia="Arial Unicode MS" w:hAnsi="Arial Unicode MS" w:cs="Arial Unicode MS"/>
              </w:rPr>
              <w:t>.</w:t>
            </w:r>
          </w:p>
        </w:tc>
      </w:tr>
      <w:tr w:rsidR="00D80D8A" w14:paraId="7CAC82D5" w14:textId="77777777">
        <w:trPr>
          <w:trHeight w:val="750"/>
        </w:trPr>
        <w:tc>
          <w:tcPr>
            <w:tcW w:w="203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A1D5ED" w14:textId="77777777" w:rsidR="00D80D8A" w:rsidRDefault="00BE6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Arial Unicode MS" w:eastAsia="Arial Unicode MS" w:hAnsi="Arial Unicode MS" w:cs="Arial Unicode MS"/>
              </w:rPr>
              <w:t xml:space="preserve">RAG </w:t>
            </w:r>
            <w:r>
              <w:rPr>
                <w:rFonts w:ascii="Arial Unicode MS" w:eastAsia="Arial Unicode MS" w:hAnsi="Arial Unicode MS" w:cs="Arial Unicode MS"/>
              </w:rPr>
              <w:t>검색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품질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저하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감지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필요</w:t>
            </w:r>
          </w:p>
        </w:tc>
        <w:tc>
          <w:tcPr>
            <w:tcW w:w="148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989AD3" w14:textId="77777777" w:rsidR="00D80D8A" w:rsidRDefault="00BE6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proofErr w:type="spellStart"/>
            <w:r>
              <w:rPr>
                <w:rFonts w:ascii="Arial Unicode MS" w:eastAsia="Arial Unicode MS" w:hAnsi="Arial Unicode MS" w:cs="Arial Unicode MS"/>
              </w:rPr>
              <w:t>Langfuse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단독</w:t>
            </w:r>
          </w:p>
        </w:tc>
        <w:tc>
          <w:tcPr>
            <w:tcW w:w="183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7858B3" w14:textId="77777777" w:rsidR="00D80D8A" w:rsidRDefault="00BE6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proofErr w:type="spellStart"/>
            <w:r>
              <w:rPr>
                <w:rFonts w:ascii="Arial Unicode MS" w:eastAsia="Arial Unicode MS" w:hAnsi="Arial Unicode MS" w:cs="Arial Unicode MS"/>
              </w:rPr>
              <w:t>Phoenix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보조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추가</w:t>
            </w:r>
          </w:p>
        </w:tc>
        <w:tc>
          <w:tcPr>
            <w:tcW w:w="36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EF8420" w14:textId="77777777" w:rsidR="00D80D8A" w:rsidRDefault="00BE6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proofErr w:type="spellStart"/>
            <w:r>
              <w:rPr>
                <w:rFonts w:ascii="Arial Unicode MS" w:eastAsia="Arial Unicode MS" w:hAnsi="Arial Unicode MS" w:cs="Arial Unicode MS"/>
              </w:rPr>
              <w:t>Langfuse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트레이싱은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유지하고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Phoenix</w:t>
            </w:r>
            <w:r>
              <w:rPr>
                <w:rFonts w:ascii="Arial Unicode MS" w:eastAsia="Arial Unicode MS" w:hAnsi="Arial Unicode MS" w:cs="Arial Unicode MS"/>
              </w:rPr>
              <w:t>를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임베딩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분석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보조로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추가</w:t>
            </w:r>
            <w:r>
              <w:rPr>
                <w:rFonts w:ascii="Arial Unicode MS" w:eastAsia="Arial Unicode MS" w:hAnsi="Arial Unicode MS" w:cs="Arial Unicode MS"/>
              </w:rPr>
              <w:t>.</w:t>
            </w:r>
          </w:p>
        </w:tc>
      </w:tr>
      <w:tr w:rsidR="00D80D8A" w14:paraId="28D04AA4" w14:textId="77777777">
        <w:trPr>
          <w:trHeight w:val="750"/>
        </w:trPr>
        <w:tc>
          <w:tcPr>
            <w:tcW w:w="203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2422F6" w14:textId="77777777" w:rsidR="00D80D8A" w:rsidRDefault="00BE6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proofErr w:type="spellStart"/>
            <w:r>
              <w:rPr>
                <w:rFonts w:ascii="Arial Unicode MS" w:eastAsia="Arial Unicode MS" w:hAnsi="Arial Unicode MS" w:cs="Arial Unicode MS"/>
              </w:rPr>
              <w:t>OTel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기반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도구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전환</w:t>
            </w:r>
          </w:p>
        </w:tc>
        <w:tc>
          <w:tcPr>
            <w:tcW w:w="148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5DFB53" w14:textId="77777777" w:rsidR="00D80D8A" w:rsidRDefault="00BE6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proofErr w:type="spellStart"/>
            <w:r>
              <w:rPr>
                <w:rFonts w:ascii="Arial Unicode MS" w:eastAsia="Arial Unicode MS" w:hAnsi="Arial Unicode MS" w:cs="Arial Unicode MS"/>
              </w:rPr>
              <w:t>Langfuse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↔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Phoenix</w:t>
            </w:r>
            <w:proofErr w:type="spellEnd"/>
          </w:p>
        </w:tc>
        <w:tc>
          <w:tcPr>
            <w:tcW w:w="183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7F95B1" w14:textId="77777777" w:rsidR="00D80D8A" w:rsidRDefault="00BE6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Arial Unicode MS" w:eastAsia="Arial Unicode MS" w:hAnsi="Arial Unicode MS" w:cs="Arial Unicode MS"/>
              </w:rPr>
              <w:t>상대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도구</w:t>
            </w:r>
          </w:p>
        </w:tc>
        <w:tc>
          <w:tcPr>
            <w:tcW w:w="36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9E73E1" w14:textId="77777777" w:rsidR="00D80D8A" w:rsidRDefault="00BE6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proofErr w:type="spellStart"/>
            <w:r>
              <w:rPr>
                <w:rFonts w:ascii="Arial Unicode MS" w:eastAsia="Arial Unicode MS" w:hAnsi="Arial Unicode MS" w:cs="Arial Unicode MS"/>
              </w:rPr>
              <w:t>OTel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호환이므로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계측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코드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변경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최소</w:t>
            </w:r>
            <w:r>
              <w:rPr>
                <w:rFonts w:ascii="Arial Unicode MS" w:eastAsia="Arial Unicode MS" w:hAnsi="Arial Unicode MS" w:cs="Arial Unicode MS"/>
              </w:rPr>
              <w:t xml:space="preserve">.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백엔드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설정만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교체</w:t>
            </w:r>
            <w:r>
              <w:rPr>
                <w:rFonts w:ascii="Arial Unicode MS" w:eastAsia="Arial Unicode MS" w:hAnsi="Arial Unicode MS" w:cs="Arial Unicode MS"/>
              </w:rPr>
              <w:t>.</w:t>
            </w:r>
          </w:p>
        </w:tc>
      </w:tr>
    </w:tbl>
    <w:p w14:paraId="59CC4F7E" w14:textId="77777777" w:rsidR="00D80D8A" w:rsidRDefault="00BE6280">
      <w:pPr>
        <w:spacing w:before="240" w:after="240"/>
      </w:pPr>
      <w:r>
        <w:t xml:space="preserve"> </w:t>
      </w:r>
    </w:p>
    <w:p w14:paraId="0E126D6B" w14:textId="77777777" w:rsidR="00D80D8A" w:rsidRDefault="00BE6280">
      <w:pPr>
        <w:pStyle w:val="3"/>
        <w:spacing w:before="240" w:after="240"/>
      </w:pPr>
      <w:bookmarkStart w:id="280" w:name="_q7m8fm3vee8r" w:colFirst="0" w:colLast="0"/>
      <w:bookmarkEnd w:id="280"/>
      <w:r>
        <w:rPr>
          <w:rFonts w:ascii="Arial Unicode MS" w:eastAsia="Arial Unicode MS" w:hAnsi="Arial Unicode MS" w:cs="Arial Unicode MS"/>
        </w:rPr>
        <w:t xml:space="preserve">11.4 </w:t>
      </w:r>
      <w:proofErr w:type="spellStart"/>
      <w:r>
        <w:rPr>
          <w:rFonts w:ascii="Arial Unicode MS" w:eastAsia="Arial Unicode MS" w:hAnsi="Arial Unicode MS" w:cs="Arial Unicode MS"/>
        </w:rPr>
        <w:t>Observability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안티패턴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및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주의사항</w:t>
      </w:r>
    </w:p>
    <w:p w14:paraId="73FC50C6" w14:textId="77777777" w:rsidR="00D80D8A" w:rsidRDefault="00BE6280">
      <w:pPr>
        <w:spacing w:before="240" w:after="120"/>
      </w:pPr>
      <w:r>
        <w:rPr>
          <w:rFonts w:ascii="Arial Unicode MS" w:eastAsia="Arial Unicode MS" w:hAnsi="Arial Unicode MS" w:cs="Arial Unicode MS"/>
        </w:rPr>
        <w:t>도구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선정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운영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단계에서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흔하게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발생하는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안티패턴을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정리한다</w:t>
      </w:r>
      <w:r>
        <w:rPr>
          <w:rFonts w:ascii="Arial Unicode MS" w:eastAsia="Arial Unicode MS" w:hAnsi="Arial Unicode MS" w:cs="Arial Unicode MS"/>
        </w:rPr>
        <w:t xml:space="preserve">. </w:t>
      </w:r>
      <w:r>
        <w:rPr>
          <w:rFonts w:ascii="Arial Unicode MS" w:eastAsia="Arial Unicode MS" w:hAnsi="Arial Unicode MS" w:cs="Arial Unicode MS"/>
        </w:rPr>
        <w:t>아래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패턴을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미리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인지하면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도구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도입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불필요한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복잡도를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피할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있다</w:t>
      </w:r>
      <w:r>
        <w:rPr>
          <w:rFonts w:ascii="Arial Unicode MS" w:eastAsia="Arial Unicode MS" w:hAnsi="Arial Unicode MS" w:cs="Arial Unicode MS"/>
        </w:rPr>
        <w:t>.</w:t>
      </w:r>
    </w:p>
    <w:tbl>
      <w:tblPr>
        <w:tblStyle w:val="afffffffffffff7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438"/>
        <w:gridCol w:w="3161"/>
        <w:gridCol w:w="3426"/>
      </w:tblGrid>
      <w:tr w:rsidR="00D80D8A" w14:paraId="613FE3BD" w14:textId="77777777">
        <w:trPr>
          <w:trHeight w:val="390"/>
        </w:trPr>
        <w:tc>
          <w:tcPr>
            <w:tcW w:w="243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EFEF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B3B0E5" w14:textId="77777777" w:rsidR="00D80D8A" w:rsidRDefault="00BE6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안티패턴</w:t>
            </w:r>
          </w:p>
        </w:tc>
        <w:tc>
          <w:tcPr>
            <w:tcW w:w="316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EFEF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96097F" w14:textId="77777777" w:rsidR="00D80D8A" w:rsidRDefault="00BE6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문제점</w:t>
            </w:r>
          </w:p>
        </w:tc>
        <w:tc>
          <w:tcPr>
            <w:tcW w:w="34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EFEF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F731D6" w14:textId="77777777" w:rsidR="00D80D8A" w:rsidRDefault="00BE6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권장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대응</w:t>
            </w:r>
          </w:p>
        </w:tc>
      </w:tr>
      <w:tr w:rsidR="00D80D8A" w14:paraId="6AF497E7" w14:textId="77777777">
        <w:trPr>
          <w:trHeight w:val="915"/>
        </w:trPr>
        <w:tc>
          <w:tcPr>
            <w:tcW w:w="243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10B362" w14:textId="77777777" w:rsidR="00D80D8A" w:rsidRDefault="00BE6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proofErr w:type="spellStart"/>
            <w:r>
              <w:rPr>
                <w:rFonts w:ascii="Arial Unicode MS" w:eastAsia="Arial Unicode MS" w:hAnsi="Arial Unicode MS" w:cs="Arial Unicode MS"/>
                <w:b/>
                <w:bCs/>
              </w:rPr>
              <w:t>트레이싱</w:t>
            </w:r>
            <w:proofErr w:type="spellEnd"/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도구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2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개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중복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배치</w:t>
            </w:r>
          </w:p>
        </w:tc>
        <w:tc>
          <w:tcPr>
            <w:tcW w:w="316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BE9BC0" w14:textId="77777777" w:rsidR="00D80D8A" w:rsidRDefault="00BE6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Arial Unicode MS" w:eastAsia="Arial Unicode MS" w:hAnsi="Arial Unicode MS" w:cs="Arial Unicode MS"/>
              </w:rPr>
              <w:t>계측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코드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이중화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트레이스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중복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저장으로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비용</w:t>
            </w:r>
            <w:r>
              <w:rPr>
                <w:rFonts w:ascii="Arial Unicode MS" w:eastAsia="Arial Unicode MS" w:hAnsi="Arial Unicode MS" w:cs="Arial Unicode MS"/>
              </w:rPr>
              <w:t>·</w:t>
            </w:r>
            <w:r>
              <w:rPr>
                <w:rFonts w:ascii="Arial Unicode MS" w:eastAsia="Arial Unicode MS" w:hAnsi="Arial Unicode MS" w:cs="Arial Unicode MS"/>
              </w:rPr>
              <w:t>운영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부담</w:t>
            </w:r>
            <w:r>
              <w:rPr>
                <w:rFonts w:ascii="Arial Unicode MS" w:eastAsia="Arial Unicode MS" w:hAnsi="Arial Unicode MS" w:cs="Arial Unicode MS"/>
              </w:rPr>
              <w:t xml:space="preserve"> 2</w:t>
            </w:r>
            <w:r>
              <w:rPr>
                <w:rFonts w:ascii="Arial Unicode MS" w:eastAsia="Arial Unicode MS" w:hAnsi="Arial Unicode MS" w:cs="Arial Unicode MS"/>
              </w:rPr>
              <w:t>배</w:t>
            </w:r>
            <w:r>
              <w:rPr>
                <w:rFonts w:ascii="Arial Unicode MS" w:eastAsia="Arial Unicode MS" w:hAnsi="Arial Unicode MS" w:cs="Arial Unicode MS"/>
              </w:rPr>
              <w:t xml:space="preserve">. </w:t>
            </w:r>
            <w:r>
              <w:rPr>
                <w:rFonts w:ascii="Arial Unicode MS" w:eastAsia="Arial Unicode MS" w:hAnsi="Arial Unicode MS" w:cs="Arial Unicode MS"/>
              </w:rPr>
              <w:t>두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도구의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데이터가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미묘하게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달라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혼란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발생</w:t>
            </w:r>
            <w:r>
              <w:rPr>
                <w:rFonts w:ascii="Arial Unicode MS" w:eastAsia="Arial Unicode MS" w:hAnsi="Arial Unicode MS" w:cs="Arial Unicode MS"/>
              </w:rPr>
              <w:t>.</w:t>
            </w:r>
          </w:p>
        </w:tc>
        <w:tc>
          <w:tcPr>
            <w:tcW w:w="34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6A1D57" w14:textId="77777777" w:rsidR="00D80D8A" w:rsidRDefault="00BE6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proofErr w:type="spellStart"/>
            <w:r>
              <w:rPr>
                <w:rFonts w:ascii="Arial Unicode MS" w:eastAsia="Arial Unicode MS" w:hAnsi="Arial Unicode MS" w:cs="Arial Unicode MS"/>
              </w:rPr>
              <w:t>트레이싱은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1</w:t>
            </w:r>
            <w:r>
              <w:rPr>
                <w:rFonts w:ascii="Arial Unicode MS" w:eastAsia="Arial Unicode MS" w:hAnsi="Arial Unicode MS" w:cs="Arial Unicode MS"/>
              </w:rPr>
              <w:t>개로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통일하고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비용</w:t>
            </w:r>
            <w:r>
              <w:rPr>
                <w:rFonts w:ascii="Arial Unicode MS" w:eastAsia="Arial Unicode MS" w:hAnsi="Arial Unicode MS" w:cs="Arial Unicode MS"/>
              </w:rPr>
              <w:t>·RAG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분석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등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역할이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다른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도구만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보조로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추가</w:t>
            </w:r>
            <w:r>
              <w:rPr>
                <w:rFonts w:ascii="Arial Unicode MS" w:eastAsia="Arial Unicode MS" w:hAnsi="Arial Unicode MS" w:cs="Arial Unicode MS"/>
              </w:rPr>
              <w:t>.</w:t>
            </w:r>
          </w:p>
        </w:tc>
      </w:tr>
      <w:tr w:rsidR="00D80D8A" w14:paraId="36BD61E1" w14:textId="77777777">
        <w:trPr>
          <w:trHeight w:val="915"/>
        </w:trPr>
        <w:tc>
          <w:tcPr>
            <w:tcW w:w="243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745827" w14:textId="77777777" w:rsidR="00D80D8A" w:rsidRDefault="00BE6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lastRenderedPageBreak/>
              <w:t>프로덕션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과도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샘플링</w:t>
            </w:r>
          </w:p>
        </w:tc>
        <w:tc>
          <w:tcPr>
            <w:tcW w:w="316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66A4EA" w14:textId="77777777" w:rsidR="00D80D8A" w:rsidRDefault="00BE6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Arial Unicode MS" w:eastAsia="Arial Unicode MS" w:hAnsi="Arial Unicode MS" w:cs="Arial Unicode MS"/>
              </w:rPr>
              <w:t>비용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절감을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위해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트레이스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샘플링율을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너무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낮게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설정하면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장애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진단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필요한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트레이스가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누락되어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문제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재현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불가</w:t>
            </w:r>
            <w:r>
              <w:rPr>
                <w:rFonts w:ascii="Arial Unicode MS" w:eastAsia="Arial Unicode MS" w:hAnsi="Arial Unicode MS" w:cs="Arial Unicode MS"/>
              </w:rPr>
              <w:t>.</w:t>
            </w:r>
          </w:p>
        </w:tc>
        <w:tc>
          <w:tcPr>
            <w:tcW w:w="34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D16932" w14:textId="77777777" w:rsidR="00D80D8A" w:rsidRDefault="00BE6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Arial Unicode MS" w:eastAsia="Arial Unicode MS" w:hAnsi="Arial Unicode MS" w:cs="Arial Unicode MS"/>
              </w:rPr>
              <w:t>핵심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경로</w:t>
            </w:r>
            <w:r>
              <w:rPr>
                <w:rFonts w:ascii="Arial Unicode MS" w:eastAsia="Arial Unicode MS" w:hAnsi="Arial Unicode MS" w:cs="Arial Unicode MS"/>
              </w:rPr>
              <w:t>(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User-facing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Agent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>)</w:t>
            </w:r>
            <w:r>
              <w:rPr>
                <w:rFonts w:ascii="Arial Unicode MS" w:eastAsia="Arial Unicode MS" w:hAnsi="Arial Unicode MS" w:cs="Arial Unicode MS"/>
              </w:rPr>
              <w:t>는</w:t>
            </w:r>
            <w:r>
              <w:rPr>
                <w:rFonts w:ascii="Arial Unicode MS" w:eastAsia="Arial Unicode MS" w:hAnsi="Arial Unicode MS" w:cs="Arial Unicode MS"/>
              </w:rPr>
              <w:t xml:space="preserve"> 100%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트레이싱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배치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처리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등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비핵심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경로만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샘플링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적용</w:t>
            </w:r>
            <w:r>
              <w:rPr>
                <w:rFonts w:ascii="Arial Unicode MS" w:eastAsia="Arial Unicode MS" w:hAnsi="Arial Unicode MS" w:cs="Arial Unicode MS"/>
              </w:rPr>
              <w:t>.</w:t>
            </w:r>
          </w:p>
        </w:tc>
      </w:tr>
      <w:tr w:rsidR="00D80D8A" w14:paraId="25F33460" w14:textId="77777777">
        <w:trPr>
          <w:trHeight w:val="1170"/>
        </w:trPr>
        <w:tc>
          <w:tcPr>
            <w:tcW w:w="243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60CFDB" w14:textId="77777777" w:rsidR="00D80D8A" w:rsidRDefault="00BE6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프록시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+ SDK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혼용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시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이중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계측</w:t>
            </w:r>
          </w:p>
        </w:tc>
        <w:tc>
          <w:tcPr>
            <w:tcW w:w="316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12CA3F" w14:textId="77777777" w:rsidR="00D80D8A" w:rsidRDefault="00BE6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proofErr w:type="spellStart"/>
            <w:r>
              <w:rPr>
                <w:rFonts w:ascii="Arial Unicode MS" w:eastAsia="Arial Unicode MS" w:hAnsi="Arial Unicode MS" w:cs="Arial Unicode MS"/>
              </w:rPr>
              <w:t>Helicone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>(</w:t>
            </w:r>
            <w:r>
              <w:rPr>
                <w:rFonts w:ascii="Arial Unicode MS" w:eastAsia="Arial Unicode MS" w:hAnsi="Arial Unicode MS" w:cs="Arial Unicode MS"/>
              </w:rPr>
              <w:t>프록시</w:t>
            </w:r>
            <w:r>
              <w:rPr>
                <w:rFonts w:ascii="Arial Unicode MS" w:eastAsia="Arial Unicode MS" w:hAnsi="Arial Unicode MS" w:cs="Arial Unicode MS"/>
              </w:rPr>
              <w:t>)</w:t>
            </w:r>
            <w:r>
              <w:rPr>
                <w:rFonts w:ascii="Arial Unicode MS" w:eastAsia="Arial Unicode MS" w:hAnsi="Arial Unicode MS" w:cs="Arial Unicode MS"/>
              </w:rPr>
              <w:t>과</w:t>
            </w:r>
            <w:r>
              <w:rPr>
                <w:rFonts w:ascii="Arial Unicode MS" w:eastAsia="Arial Unicode MS" w:hAnsi="Arial Unicode MS" w:cs="Arial Unicode MS"/>
              </w:rPr>
              <w:t xml:space="preserve"> SDK </w:t>
            </w:r>
            <w:r>
              <w:rPr>
                <w:rFonts w:ascii="Arial Unicode MS" w:eastAsia="Arial Unicode MS" w:hAnsi="Arial Unicode MS" w:cs="Arial Unicode MS"/>
              </w:rPr>
              <w:t>기반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도구</w:t>
            </w:r>
            <w:r>
              <w:rPr>
                <w:rFonts w:ascii="Arial Unicode MS" w:eastAsia="Arial Unicode MS" w:hAnsi="Arial Unicode MS" w:cs="Arial Unicode MS"/>
              </w:rPr>
              <w:t>(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Langfuse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등</w:t>
            </w:r>
            <w:r>
              <w:rPr>
                <w:rFonts w:ascii="Arial Unicode MS" w:eastAsia="Arial Unicode MS" w:hAnsi="Arial Unicode MS" w:cs="Arial Unicode MS"/>
              </w:rPr>
              <w:t>)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를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함께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쓸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때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동일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호출이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두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경로로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이중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기록되어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비용</w:t>
            </w:r>
            <w:r>
              <w:rPr>
                <w:rFonts w:ascii="Arial Unicode MS" w:eastAsia="Arial Unicode MS" w:hAnsi="Arial Unicode MS" w:cs="Arial Unicode MS"/>
              </w:rPr>
              <w:t>·</w:t>
            </w:r>
            <w:r>
              <w:rPr>
                <w:rFonts w:ascii="Arial Unicode MS" w:eastAsia="Arial Unicode MS" w:hAnsi="Arial Unicode MS" w:cs="Arial Unicode MS"/>
              </w:rPr>
              <w:t>호출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통계가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부풀려질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있음</w:t>
            </w:r>
            <w:r>
              <w:rPr>
                <w:rFonts w:ascii="Arial Unicode MS" w:eastAsia="Arial Unicode MS" w:hAnsi="Arial Unicode MS" w:cs="Arial Unicode MS"/>
              </w:rPr>
              <w:t>.</w:t>
            </w:r>
          </w:p>
        </w:tc>
        <w:tc>
          <w:tcPr>
            <w:tcW w:w="34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E58383" w14:textId="77777777" w:rsidR="00D80D8A" w:rsidRDefault="00BE6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Arial Unicode MS" w:eastAsia="Arial Unicode MS" w:hAnsi="Arial Unicode MS" w:cs="Arial Unicode MS"/>
              </w:rPr>
              <w:t>각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도구의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역할을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명확히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분리</w:t>
            </w:r>
            <w:r>
              <w:rPr>
                <w:rFonts w:ascii="Arial Unicode MS" w:eastAsia="Arial Unicode MS" w:hAnsi="Arial Unicode MS" w:cs="Arial Unicode MS"/>
              </w:rPr>
              <w:t>(</w:t>
            </w:r>
            <w:r>
              <w:rPr>
                <w:rFonts w:ascii="Arial Unicode MS" w:eastAsia="Arial Unicode MS" w:hAnsi="Arial Unicode MS" w:cs="Arial Unicode MS"/>
              </w:rPr>
              <w:t>예</w:t>
            </w:r>
            <w:r>
              <w:rPr>
                <w:rFonts w:ascii="Arial Unicode MS" w:eastAsia="Arial Unicode MS" w:hAnsi="Arial Unicode MS" w:cs="Arial Unicode MS"/>
              </w:rPr>
              <w:t xml:space="preserve">: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Helicone</w:t>
            </w:r>
            <w:r>
              <w:rPr>
                <w:rFonts w:ascii="Arial Unicode MS" w:eastAsia="Arial Unicode MS" w:hAnsi="Arial Unicode MS" w:cs="Arial Unicode MS"/>
              </w:rPr>
              <w:t>은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비용</w:t>
            </w:r>
            <w:r>
              <w:rPr>
                <w:rFonts w:ascii="Arial Unicode MS" w:eastAsia="Arial Unicode MS" w:hAnsi="Arial Unicode MS" w:cs="Arial Unicode MS"/>
              </w:rPr>
              <w:t>·</w:t>
            </w:r>
            <w:r>
              <w:rPr>
                <w:rFonts w:ascii="Arial Unicode MS" w:eastAsia="Arial Unicode MS" w:hAnsi="Arial Unicode MS" w:cs="Arial Unicode MS"/>
              </w:rPr>
              <w:t>캐싱만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Langfuse</w:t>
            </w:r>
            <w:r>
              <w:rPr>
                <w:rFonts w:ascii="Arial Unicode MS" w:eastAsia="Arial Unicode MS" w:hAnsi="Arial Unicode MS" w:cs="Arial Unicode MS"/>
              </w:rPr>
              <w:t>는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트레이싱</w:t>
            </w:r>
            <w:r>
              <w:rPr>
                <w:rFonts w:ascii="Arial Unicode MS" w:eastAsia="Arial Unicode MS" w:hAnsi="Arial Unicode MS" w:cs="Arial Unicode MS"/>
              </w:rPr>
              <w:t>·</w:t>
            </w:r>
            <w:r>
              <w:rPr>
                <w:rFonts w:ascii="Arial Unicode MS" w:eastAsia="Arial Unicode MS" w:hAnsi="Arial Unicode MS" w:cs="Arial Unicode MS"/>
              </w:rPr>
              <w:t>평가만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). </w:t>
            </w:r>
            <w:r>
              <w:rPr>
                <w:rFonts w:ascii="Arial Unicode MS" w:eastAsia="Arial Unicode MS" w:hAnsi="Arial Unicode MS" w:cs="Arial Unicode MS"/>
              </w:rPr>
              <w:t>비용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통계는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한쪽에서만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집계</w:t>
            </w:r>
            <w:r>
              <w:rPr>
                <w:rFonts w:ascii="Arial Unicode MS" w:eastAsia="Arial Unicode MS" w:hAnsi="Arial Unicode MS" w:cs="Arial Unicode MS"/>
              </w:rPr>
              <w:t>.</w:t>
            </w:r>
          </w:p>
        </w:tc>
      </w:tr>
      <w:tr w:rsidR="00D80D8A" w14:paraId="77937665" w14:textId="77777777">
        <w:trPr>
          <w:trHeight w:val="915"/>
        </w:trPr>
        <w:tc>
          <w:tcPr>
            <w:tcW w:w="243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2CFD0B" w14:textId="77777777" w:rsidR="00D80D8A" w:rsidRDefault="00BE6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PII </w:t>
            </w:r>
            <w:proofErr w:type="spellStart"/>
            <w:r>
              <w:rPr>
                <w:rFonts w:ascii="Arial Unicode MS" w:eastAsia="Arial Unicode MS" w:hAnsi="Arial Unicode MS" w:cs="Arial Unicode MS"/>
                <w:b/>
                <w:bCs/>
              </w:rPr>
              <w:t>미마스킹</w:t>
            </w:r>
            <w:proofErr w:type="spellEnd"/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상태로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b/>
                <w:bCs/>
              </w:rPr>
              <w:t>SaaS</w:t>
            </w:r>
            <w:proofErr w:type="spellEnd"/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전송</w:t>
            </w:r>
          </w:p>
        </w:tc>
        <w:tc>
          <w:tcPr>
            <w:tcW w:w="316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F49BB7" w14:textId="77777777" w:rsidR="00D80D8A" w:rsidRDefault="00BE6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proofErr w:type="spellStart"/>
            <w:r>
              <w:rPr>
                <w:rFonts w:ascii="Arial Unicode MS" w:eastAsia="Arial Unicode MS" w:hAnsi="Arial Unicode MS" w:cs="Arial Unicode MS"/>
              </w:rPr>
              <w:t>트레이스에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사용자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PII</w:t>
            </w:r>
            <w:r>
              <w:rPr>
                <w:rFonts w:ascii="Arial Unicode MS" w:eastAsia="Arial Unicode MS" w:hAnsi="Arial Unicode MS" w:cs="Arial Unicode MS"/>
              </w:rPr>
              <w:t>가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포함된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채로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외부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SaaS</w:t>
            </w:r>
            <w:r>
              <w:rPr>
                <w:rFonts w:ascii="Arial Unicode MS" w:eastAsia="Arial Unicode MS" w:hAnsi="Arial Unicode MS" w:cs="Arial Unicode MS"/>
              </w:rPr>
              <w:t>로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전송되면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데이터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보호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규정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위반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위험</w:t>
            </w:r>
            <w:r>
              <w:rPr>
                <w:rFonts w:ascii="Arial Unicode MS" w:eastAsia="Arial Unicode MS" w:hAnsi="Arial Unicode MS" w:cs="Arial Unicode MS"/>
              </w:rPr>
              <w:t>.</w:t>
            </w:r>
          </w:p>
        </w:tc>
        <w:tc>
          <w:tcPr>
            <w:tcW w:w="34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0673C1" w14:textId="77777777" w:rsidR="00D80D8A" w:rsidRDefault="00BE6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proofErr w:type="spellStart"/>
            <w:r>
              <w:rPr>
                <w:rFonts w:ascii="Arial Unicode MS" w:eastAsia="Arial Unicode MS" w:hAnsi="Arial Unicode MS" w:cs="Arial Unicode MS"/>
              </w:rPr>
              <w:t>트레이스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전송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전</w:t>
            </w:r>
            <w:r>
              <w:rPr>
                <w:rFonts w:ascii="Arial Unicode MS" w:eastAsia="Arial Unicode MS" w:hAnsi="Arial Unicode MS" w:cs="Arial Unicode MS"/>
              </w:rPr>
              <w:t xml:space="preserve"> SDK </w:t>
            </w:r>
            <w:r>
              <w:rPr>
                <w:rFonts w:ascii="Arial Unicode MS" w:eastAsia="Arial Unicode MS" w:hAnsi="Arial Unicode MS" w:cs="Arial Unicode MS"/>
              </w:rPr>
              <w:t>레벨에서</w:t>
            </w:r>
            <w:r>
              <w:rPr>
                <w:rFonts w:ascii="Arial Unicode MS" w:eastAsia="Arial Unicode MS" w:hAnsi="Arial Unicode MS" w:cs="Arial Unicode MS"/>
              </w:rPr>
              <w:t xml:space="preserve"> PII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마스킹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적용</w:t>
            </w:r>
            <w:r>
              <w:rPr>
                <w:rFonts w:ascii="Arial Unicode MS" w:eastAsia="Arial Unicode MS" w:hAnsi="Arial Unicode MS" w:cs="Arial Unicode MS"/>
              </w:rPr>
              <w:t xml:space="preserve">(11.2 </w:t>
            </w:r>
            <w:r>
              <w:rPr>
                <w:rFonts w:ascii="Arial Unicode MS" w:eastAsia="Arial Unicode MS" w:hAnsi="Arial Unicode MS" w:cs="Arial Unicode MS"/>
              </w:rPr>
              <w:t>비교표</w:t>
            </w:r>
            <w:r>
              <w:rPr>
                <w:rFonts w:ascii="Arial Unicode MS" w:eastAsia="Arial Unicode MS" w:hAnsi="Arial Unicode MS" w:cs="Arial Unicode MS"/>
              </w:rPr>
              <w:t xml:space="preserve"> PII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마스킹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항목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참조</w:t>
            </w:r>
            <w:r>
              <w:rPr>
                <w:rFonts w:ascii="Arial Unicode MS" w:eastAsia="Arial Unicode MS" w:hAnsi="Arial Unicode MS" w:cs="Arial Unicode MS"/>
              </w:rPr>
              <w:t xml:space="preserve">).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마스킹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불가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셀프호스팅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경로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선택</w:t>
            </w:r>
            <w:r>
              <w:rPr>
                <w:rFonts w:ascii="Arial Unicode MS" w:eastAsia="Arial Unicode MS" w:hAnsi="Arial Unicode MS" w:cs="Arial Unicode MS"/>
              </w:rPr>
              <w:t>.</w:t>
            </w:r>
          </w:p>
        </w:tc>
      </w:tr>
      <w:tr w:rsidR="00D80D8A" w14:paraId="392C9DAC" w14:textId="77777777">
        <w:trPr>
          <w:trHeight w:val="915"/>
        </w:trPr>
        <w:tc>
          <w:tcPr>
            <w:tcW w:w="243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32053D" w14:textId="77777777" w:rsidR="00D80D8A" w:rsidRDefault="00BE6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비용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모니터링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없이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프로덕션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배포</w:t>
            </w:r>
          </w:p>
        </w:tc>
        <w:tc>
          <w:tcPr>
            <w:tcW w:w="316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FFDB6F" w14:textId="77777777" w:rsidR="00D80D8A" w:rsidRDefault="00BE6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proofErr w:type="spellStart"/>
            <w:r>
              <w:rPr>
                <w:rFonts w:ascii="Arial Unicode MS" w:eastAsia="Arial Unicode MS" w:hAnsi="Arial Unicode MS" w:cs="Arial Unicode MS"/>
              </w:rPr>
              <w:t>트레이싱만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설정하고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비용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추적을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빠뜨리면</w:t>
            </w:r>
            <w:r>
              <w:rPr>
                <w:rFonts w:ascii="Arial Unicode MS" w:eastAsia="Arial Unicode MS" w:hAnsi="Arial Unicode MS" w:cs="Arial Unicode MS"/>
              </w:rPr>
              <w:t xml:space="preserve">, </w:t>
            </w:r>
            <w:r>
              <w:rPr>
                <w:rFonts w:ascii="Arial Unicode MS" w:eastAsia="Arial Unicode MS" w:hAnsi="Arial Unicode MS" w:cs="Arial Unicode MS"/>
              </w:rPr>
              <w:t>특정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사용자</w:t>
            </w:r>
            <w:r>
              <w:rPr>
                <w:rFonts w:ascii="Arial Unicode MS" w:eastAsia="Arial Unicode MS" w:hAnsi="Arial Unicode MS" w:cs="Arial Unicode MS"/>
              </w:rPr>
              <w:t>·</w:t>
            </w:r>
            <w:r>
              <w:rPr>
                <w:rFonts w:ascii="Arial Unicode MS" w:eastAsia="Arial Unicode MS" w:hAnsi="Arial Unicode MS" w:cs="Arial Unicode MS"/>
              </w:rPr>
              <w:t>모델에서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비용이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급증해도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인지하지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못함</w:t>
            </w:r>
            <w:r>
              <w:rPr>
                <w:rFonts w:ascii="Arial Unicode MS" w:eastAsia="Arial Unicode MS" w:hAnsi="Arial Unicode MS" w:cs="Arial Unicode MS"/>
              </w:rPr>
              <w:t>.</w:t>
            </w:r>
          </w:p>
        </w:tc>
        <w:tc>
          <w:tcPr>
            <w:tcW w:w="34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922F48" w14:textId="77777777" w:rsidR="00D80D8A" w:rsidRDefault="00BE628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proofErr w:type="spellStart"/>
            <w:r>
              <w:rPr>
                <w:rFonts w:ascii="Arial Unicode MS" w:eastAsia="Arial Unicode MS" w:hAnsi="Arial Unicode MS" w:cs="Arial Unicode MS"/>
              </w:rPr>
              <w:t>트레이싱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도구의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비용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추적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기능이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부족하면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Helicone</w:t>
            </w:r>
            <w:r>
              <w:rPr>
                <w:rFonts w:ascii="Arial Unicode MS" w:eastAsia="Arial Unicode MS" w:hAnsi="Arial Unicode MS" w:cs="Arial Unicode MS"/>
              </w:rPr>
              <w:t>을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보조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레이어로</w:t>
            </w:r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추가</w:t>
            </w:r>
            <w:r>
              <w:rPr>
                <w:rFonts w:ascii="Arial Unicode MS" w:eastAsia="Arial Unicode MS" w:hAnsi="Arial Unicode MS" w:cs="Arial Unicode MS"/>
              </w:rPr>
              <w:t xml:space="preserve">(11.3.1 </w:t>
            </w:r>
            <w:r>
              <w:rPr>
                <w:rFonts w:ascii="Arial Unicode MS" w:eastAsia="Arial Unicode MS" w:hAnsi="Arial Unicode MS" w:cs="Arial Unicode MS"/>
              </w:rPr>
              <w:t>참조</w:t>
            </w:r>
            <w:r>
              <w:rPr>
                <w:rFonts w:ascii="Arial Unicode MS" w:eastAsia="Arial Unicode MS" w:hAnsi="Arial Unicode MS" w:cs="Arial Unicode MS"/>
              </w:rPr>
              <w:t>).</w:t>
            </w:r>
          </w:p>
        </w:tc>
      </w:tr>
    </w:tbl>
    <w:p w14:paraId="7FA99204" w14:textId="77777777" w:rsidR="00D80D8A" w:rsidRDefault="00D80D8A"/>
    <w:p w14:paraId="2753AF0C" w14:textId="77777777" w:rsidR="00D80D8A" w:rsidRDefault="00D80D8A"/>
    <w:p w14:paraId="506F221F" w14:textId="77777777" w:rsidR="00D80D8A" w:rsidRDefault="00BE6280">
      <w:r>
        <w:pict w14:anchorId="327654E2">
          <v:rect id="_x0000_i1040" style="width:0;height:1.5pt" o:hralign="center" o:hrstd="t" o:hr="t" fillcolor="#a0a0a0" stroked="f"/>
        </w:pict>
      </w:r>
    </w:p>
    <w:p w14:paraId="527CD308" w14:textId="77777777" w:rsidR="00D80D8A" w:rsidRDefault="00D80D8A"/>
    <w:p w14:paraId="19B8B698" w14:textId="77777777" w:rsidR="00D80D8A" w:rsidRDefault="00BE6280">
      <w:pPr>
        <w:pStyle w:val="2"/>
      </w:pPr>
      <w:bookmarkStart w:id="281" w:name="_sf4nwwkb7n8h" w:colFirst="0" w:colLast="0"/>
      <w:bookmarkEnd w:id="281"/>
      <w:r>
        <w:rPr>
          <w:rFonts w:ascii="Arial Unicode MS" w:eastAsia="Arial Unicode MS" w:hAnsi="Arial Unicode MS" w:cs="Arial Unicode MS"/>
        </w:rPr>
        <w:t xml:space="preserve">12. </w:t>
      </w:r>
      <w:proofErr w:type="spellStart"/>
      <w:r>
        <w:rPr>
          <w:rFonts w:ascii="Arial Unicode MS" w:eastAsia="Arial Unicode MS" w:hAnsi="Arial Unicode MS" w:cs="Arial Unicode MS"/>
        </w:rPr>
        <w:t>Orchestration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전략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선정</w:t>
      </w:r>
    </w:p>
    <w:p w14:paraId="5E41B325" w14:textId="77777777" w:rsidR="00D80D8A" w:rsidRDefault="00BE6280">
      <w:pPr>
        <w:pStyle w:val="3"/>
      </w:pPr>
      <w:bookmarkStart w:id="282" w:name="_ipx3zhx0ozfc" w:colFirst="0" w:colLast="0"/>
      <w:bookmarkEnd w:id="282"/>
      <w:r>
        <w:rPr>
          <w:rFonts w:ascii="Arial Unicode MS" w:eastAsia="Arial Unicode MS" w:hAnsi="Arial Unicode MS" w:cs="Arial Unicode MS"/>
        </w:rPr>
        <w:t xml:space="preserve">11.1 </w:t>
      </w:r>
      <w:proofErr w:type="spellStart"/>
      <w:r>
        <w:rPr>
          <w:rFonts w:ascii="Arial Unicode MS" w:eastAsia="Arial Unicode MS" w:hAnsi="Arial Unicode MS" w:cs="Arial Unicode MS"/>
        </w:rPr>
        <w:t>Orchestration</w:t>
      </w:r>
      <w:r>
        <w:rPr>
          <w:rFonts w:ascii="Arial Unicode MS" w:eastAsia="Arial Unicode MS" w:hAnsi="Arial Unicode MS" w:cs="Arial Unicode MS"/>
        </w:rPr>
        <w:t>의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역할</w:t>
      </w:r>
    </w:p>
    <w:p w14:paraId="198268B0" w14:textId="77777777" w:rsidR="00D80D8A" w:rsidRDefault="00BE6280">
      <w:r>
        <w:rPr>
          <w:rFonts w:ascii="Arial Unicode MS" w:eastAsia="Arial Unicode MS" w:hAnsi="Arial Unicode MS" w:cs="Arial Unicode MS"/>
        </w:rPr>
        <w:t>3</w:t>
      </w:r>
      <w:r>
        <w:rPr>
          <w:rFonts w:ascii="Arial Unicode MS" w:eastAsia="Arial Unicode MS" w:hAnsi="Arial Unicode MS" w:cs="Arial Unicode MS"/>
        </w:rPr>
        <w:t>장</w:t>
      </w:r>
      <w:r>
        <w:rPr>
          <w:rFonts w:ascii="Arial Unicode MS" w:eastAsia="Arial Unicode MS" w:hAnsi="Arial Unicode MS" w:cs="Arial Unicode MS"/>
        </w:rPr>
        <w:t>10</w:t>
      </w:r>
      <w:r>
        <w:rPr>
          <w:rFonts w:ascii="Arial Unicode MS" w:eastAsia="Arial Unicode MS" w:hAnsi="Arial Unicode MS" w:cs="Arial Unicode MS"/>
        </w:rPr>
        <w:t>장에서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선정한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개별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기술들을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아키텍처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유형에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따라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어떻게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조합하여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하나의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Agent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시스템으로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엮는지를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다룬다</w:t>
      </w:r>
      <w:r>
        <w:rPr>
          <w:rFonts w:ascii="Arial Unicode MS" w:eastAsia="Arial Unicode MS" w:hAnsi="Arial Unicode MS" w:cs="Arial Unicode MS"/>
        </w:rPr>
        <w:t xml:space="preserve">. </w:t>
      </w:r>
      <w:r>
        <w:rPr>
          <w:rFonts w:ascii="Arial Unicode MS" w:eastAsia="Arial Unicode MS" w:hAnsi="Arial Unicode MS" w:cs="Arial Unicode MS"/>
        </w:rPr>
        <w:t>개별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부품의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선정이</w:t>
      </w:r>
      <w:r>
        <w:rPr>
          <w:rFonts w:ascii="Arial Unicode MS" w:eastAsia="Arial Unicode MS" w:hAnsi="Arial Unicode MS" w:cs="Arial Unicode MS"/>
        </w:rPr>
        <w:t xml:space="preserve"> 3</w:t>
      </w:r>
      <w:r>
        <w:rPr>
          <w:rFonts w:ascii="Arial Unicode MS" w:eastAsia="Arial Unicode MS" w:hAnsi="Arial Unicode MS" w:cs="Arial Unicode MS"/>
        </w:rPr>
        <w:t>장</w:t>
      </w:r>
      <w:r>
        <w:rPr>
          <w:rFonts w:ascii="Arial Unicode MS" w:eastAsia="Arial Unicode MS" w:hAnsi="Arial Unicode MS" w:cs="Arial Unicode MS"/>
        </w:rPr>
        <w:t>10</w:t>
      </w:r>
      <w:r>
        <w:rPr>
          <w:rFonts w:ascii="Arial Unicode MS" w:eastAsia="Arial Unicode MS" w:hAnsi="Arial Unicode MS" w:cs="Arial Unicode MS"/>
        </w:rPr>
        <w:t>장의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영역이라면</w:t>
      </w:r>
      <w:r>
        <w:rPr>
          <w:rFonts w:ascii="Arial Unicode MS" w:eastAsia="Arial Unicode MS" w:hAnsi="Arial Unicode MS" w:cs="Arial Unicode MS"/>
        </w:rPr>
        <w:t xml:space="preserve">, </w:t>
      </w:r>
      <w:proofErr w:type="spellStart"/>
      <w:r>
        <w:rPr>
          <w:rFonts w:ascii="Arial Unicode MS" w:eastAsia="Arial Unicode MS" w:hAnsi="Arial Unicode MS" w:cs="Arial Unicode MS"/>
        </w:rPr>
        <w:t>Orchestration</w:t>
      </w:r>
      <w:r>
        <w:rPr>
          <w:rFonts w:ascii="Arial Unicode MS" w:eastAsia="Arial Unicode MS" w:hAnsi="Arial Unicode MS" w:cs="Arial Unicode MS"/>
        </w:rPr>
        <w:t>은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그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부품들의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조립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방식이다</w:t>
      </w:r>
      <w:r>
        <w:rPr>
          <w:rFonts w:ascii="Arial Unicode MS" w:eastAsia="Arial Unicode MS" w:hAnsi="Arial Unicode MS" w:cs="Arial Unicode MS"/>
        </w:rPr>
        <w:t>.</w:t>
      </w:r>
    </w:p>
    <w:p w14:paraId="3AF6DE09" w14:textId="77777777" w:rsidR="00D80D8A" w:rsidRDefault="00D80D8A"/>
    <w:p w14:paraId="2BB0DEA8" w14:textId="77777777" w:rsidR="00D80D8A" w:rsidRDefault="00BE6280">
      <w:pPr>
        <w:numPr>
          <w:ilvl w:val="0"/>
          <w:numId w:val="10"/>
        </w:numPr>
      </w:pPr>
      <w:proofErr w:type="spellStart"/>
      <w:r>
        <w:rPr>
          <w:rFonts w:ascii="Arial Unicode MS" w:eastAsia="Arial Unicode MS" w:hAnsi="Arial Unicode MS" w:cs="Arial Unicode MS"/>
        </w:rPr>
        <w:t>Orchestration</w:t>
      </w:r>
      <w:r>
        <w:rPr>
          <w:rFonts w:ascii="Arial Unicode MS" w:eastAsia="Arial Unicode MS" w:hAnsi="Arial Unicode MS" w:cs="Arial Unicode MS"/>
        </w:rPr>
        <w:t>이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결정하는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것</w:t>
      </w:r>
      <w:r>
        <w:rPr>
          <w:rFonts w:ascii="Arial Unicode MS" w:eastAsia="Arial Unicode MS" w:hAnsi="Arial Unicode MS" w:cs="Arial Unicode MS"/>
        </w:rPr>
        <w:t xml:space="preserve">: </w:t>
      </w:r>
      <w:proofErr w:type="spellStart"/>
      <w:r>
        <w:rPr>
          <w:rFonts w:ascii="Arial Unicode MS" w:eastAsia="Arial Unicode MS" w:hAnsi="Arial Unicode MS" w:cs="Arial Unicode MS"/>
        </w:rPr>
        <w:t>Agent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실행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흐름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상태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전달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방식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도구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호출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순서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에러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처리</w:t>
      </w:r>
      <w:r>
        <w:rPr>
          <w:rFonts w:ascii="Arial Unicode MS" w:eastAsia="Arial Unicode MS" w:hAnsi="Arial Unicode MS" w:cs="Arial Unicode MS"/>
        </w:rPr>
        <w:t>·</w:t>
      </w:r>
      <w:r>
        <w:rPr>
          <w:rFonts w:ascii="Arial Unicode MS" w:eastAsia="Arial Unicode MS" w:hAnsi="Arial Unicode MS" w:cs="Arial Unicode MS"/>
        </w:rPr>
        <w:t>재시도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전략</w:t>
      </w:r>
    </w:p>
    <w:p w14:paraId="3B5A8F46" w14:textId="77777777" w:rsidR="00D80D8A" w:rsidRDefault="00BE6280">
      <w:pPr>
        <w:numPr>
          <w:ilvl w:val="0"/>
          <w:numId w:val="10"/>
        </w:numPr>
      </w:pPr>
      <w:r>
        <w:rPr>
          <w:rFonts w:ascii="Arial Unicode MS" w:eastAsia="Arial Unicode MS" w:hAnsi="Arial Unicode MS" w:cs="Arial Unicode MS"/>
        </w:rPr>
        <w:t>아키텍처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유형</w:t>
      </w:r>
      <w:r>
        <w:rPr>
          <w:rFonts w:ascii="Arial Unicode MS" w:eastAsia="Arial Unicode MS" w:hAnsi="Arial Unicode MS" w:cs="Arial Unicode MS"/>
        </w:rPr>
        <w:t>(2.2</w:t>
      </w:r>
      <w:r>
        <w:rPr>
          <w:rFonts w:ascii="Arial Unicode MS" w:eastAsia="Arial Unicode MS" w:hAnsi="Arial Unicode MS" w:cs="Arial Unicode MS"/>
        </w:rPr>
        <w:t>절</w:t>
      </w:r>
      <w:r>
        <w:rPr>
          <w:rFonts w:ascii="Arial Unicode MS" w:eastAsia="Arial Unicode MS" w:hAnsi="Arial Unicode MS" w:cs="Arial Unicode MS"/>
        </w:rPr>
        <w:t>)</w:t>
      </w:r>
      <w:r>
        <w:rPr>
          <w:rFonts w:ascii="Arial Unicode MS" w:eastAsia="Arial Unicode MS" w:hAnsi="Arial Unicode MS" w:cs="Arial Unicode MS"/>
        </w:rPr>
        <w:t>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따라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Orchestration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전략이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달라지는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이유</w:t>
      </w:r>
    </w:p>
    <w:p w14:paraId="1C374BC5" w14:textId="77777777" w:rsidR="00D80D8A" w:rsidRDefault="00BE6280">
      <w:pPr>
        <w:pStyle w:val="3"/>
      </w:pPr>
      <w:bookmarkStart w:id="283" w:name="_gzkcv2gmw5o" w:colFirst="0" w:colLast="0"/>
      <w:bookmarkEnd w:id="283"/>
      <w:r>
        <w:rPr>
          <w:rFonts w:ascii="Arial Unicode MS" w:eastAsia="Arial Unicode MS" w:hAnsi="Arial Unicode MS" w:cs="Arial Unicode MS"/>
        </w:rPr>
        <w:t xml:space="preserve">11.2 </w:t>
      </w:r>
      <w:r>
        <w:rPr>
          <w:rFonts w:ascii="Arial Unicode MS" w:eastAsia="Arial Unicode MS" w:hAnsi="Arial Unicode MS" w:cs="Arial Unicode MS"/>
        </w:rPr>
        <w:t>아키텍처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유형별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기술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조합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전략</w:t>
      </w:r>
    </w:p>
    <w:p w14:paraId="10628828" w14:textId="77777777" w:rsidR="00D80D8A" w:rsidRDefault="00BE6280">
      <w:pPr>
        <w:pStyle w:val="4"/>
      </w:pPr>
      <w:bookmarkStart w:id="284" w:name="_se9ldlr6vdf0" w:colFirst="0" w:colLast="0"/>
      <w:bookmarkEnd w:id="284"/>
      <w:r>
        <w:rPr>
          <w:rFonts w:ascii="Arial Unicode MS" w:eastAsia="Arial Unicode MS" w:hAnsi="Arial Unicode MS" w:cs="Arial Unicode MS"/>
        </w:rPr>
        <w:t xml:space="preserve">11.2.1 </w:t>
      </w:r>
      <w:r>
        <w:rPr>
          <w:rFonts w:ascii="Arial Unicode MS" w:eastAsia="Arial Unicode MS" w:hAnsi="Arial Unicode MS" w:cs="Arial Unicode MS"/>
        </w:rPr>
        <w:t>단일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Agent</w:t>
      </w:r>
      <w:proofErr w:type="spellEnd"/>
    </w:p>
    <w:p w14:paraId="2F0E13DD" w14:textId="77777777" w:rsidR="00D80D8A" w:rsidRDefault="00BE6280">
      <w:pPr>
        <w:numPr>
          <w:ilvl w:val="0"/>
          <w:numId w:val="10"/>
        </w:numPr>
      </w:pPr>
      <w:proofErr w:type="spellStart"/>
      <w:r>
        <w:rPr>
          <w:rFonts w:ascii="Arial Unicode MS" w:eastAsia="Arial Unicode MS" w:hAnsi="Arial Unicode MS" w:cs="Arial Unicode MS"/>
        </w:rPr>
        <w:t>Framework</w:t>
      </w:r>
      <w:proofErr w:type="spellEnd"/>
      <w:r>
        <w:rPr>
          <w:rFonts w:ascii="Arial Unicode MS" w:eastAsia="Arial Unicode MS" w:hAnsi="Arial Unicode MS" w:cs="Arial Unicode MS"/>
        </w:rPr>
        <w:t xml:space="preserve">: </w:t>
      </w:r>
      <w:proofErr w:type="spellStart"/>
      <w:r>
        <w:rPr>
          <w:rFonts w:ascii="Arial Unicode MS" w:eastAsia="Arial Unicode MS" w:hAnsi="Arial Unicode MS" w:cs="Arial Unicode MS"/>
        </w:rPr>
        <w:t>Framework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없이</w:t>
      </w:r>
      <w:r>
        <w:rPr>
          <w:rFonts w:ascii="Arial Unicode MS" w:eastAsia="Arial Unicode MS" w:hAnsi="Arial Unicode MS" w:cs="Arial Unicode MS"/>
        </w:rPr>
        <w:t xml:space="preserve"> LLM API </w:t>
      </w:r>
      <w:r>
        <w:rPr>
          <w:rFonts w:ascii="Arial Unicode MS" w:eastAsia="Arial Unicode MS" w:hAnsi="Arial Unicode MS" w:cs="Arial Unicode MS"/>
        </w:rPr>
        <w:t>직접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호출로</w:t>
      </w:r>
      <w:r>
        <w:rPr>
          <w:rFonts w:ascii="Arial Unicode MS" w:eastAsia="Arial Unicode MS" w:hAnsi="Arial Unicode MS" w:cs="Arial Unicode MS"/>
        </w:rPr>
        <w:t xml:space="preserve"> </w:t>
      </w:r>
      <w:proofErr w:type="gramStart"/>
      <w:r>
        <w:rPr>
          <w:rFonts w:ascii="Arial Unicode MS" w:eastAsia="Arial Unicode MS" w:hAnsi="Arial Unicode MS" w:cs="Arial Unicode MS"/>
        </w:rPr>
        <w:t>충분</w:t>
      </w:r>
      <w:r>
        <w:rPr>
          <w:rFonts w:ascii="Arial Unicode MS" w:eastAsia="Arial Unicode MS" w:hAnsi="Arial Unicode MS" w:cs="Arial Unicode MS"/>
        </w:rPr>
        <w:t xml:space="preserve"> /</w:t>
      </w:r>
      <w:proofErr w:type="gram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복잡도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증가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시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LangGraph</w:t>
      </w:r>
      <w:proofErr w:type="spellEnd"/>
    </w:p>
    <w:p w14:paraId="4A1CDB01" w14:textId="77777777" w:rsidR="00D80D8A" w:rsidRDefault="00BE6280">
      <w:pPr>
        <w:numPr>
          <w:ilvl w:val="0"/>
          <w:numId w:val="10"/>
        </w:numPr>
      </w:pPr>
      <w:r>
        <w:rPr>
          <w:rFonts w:ascii="Arial Unicode MS" w:eastAsia="Arial Unicode MS" w:hAnsi="Arial Unicode MS" w:cs="Arial Unicode MS"/>
        </w:rPr>
        <w:t xml:space="preserve">Tool </w:t>
      </w:r>
      <w:r>
        <w:rPr>
          <w:rFonts w:ascii="Arial Unicode MS" w:eastAsia="Arial Unicode MS" w:hAnsi="Arial Unicode MS" w:cs="Arial Unicode MS"/>
        </w:rPr>
        <w:t>연동</w:t>
      </w:r>
      <w:r>
        <w:rPr>
          <w:rFonts w:ascii="Arial Unicode MS" w:eastAsia="Arial Unicode MS" w:hAnsi="Arial Unicode MS" w:cs="Arial Unicode MS"/>
        </w:rPr>
        <w:t xml:space="preserve">: </w:t>
      </w:r>
      <w:proofErr w:type="spellStart"/>
      <w:r>
        <w:rPr>
          <w:rFonts w:ascii="Arial Unicode MS" w:eastAsia="Arial Unicode MS" w:hAnsi="Arial Unicode MS" w:cs="Arial Unicode MS"/>
        </w:rPr>
        <w:t>Function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Calling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위주</w:t>
      </w:r>
      <w:r>
        <w:rPr>
          <w:rFonts w:ascii="Arial Unicode MS" w:eastAsia="Arial Unicode MS" w:hAnsi="Arial Unicode MS" w:cs="Arial Unicode MS"/>
        </w:rPr>
        <w:t xml:space="preserve">, </w:t>
      </w:r>
      <w:proofErr w:type="spellStart"/>
      <w:r>
        <w:rPr>
          <w:rFonts w:ascii="Arial Unicode MS" w:eastAsia="Arial Unicode MS" w:hAnsi="Arial Unicode MS" w:cs="Arial Unicode MS"/>
        </w:rPr>
        <w:t>MCP</w:t>
      </w:r>
      <w:r>
        <w:rPr>
          <w:rFonts w:ascii="Arial Unicode MS" w:eastAsia="Arial Unicode MS" w:hAnsi="Arial Unicode MS" w:cs="Arial Unicode MS"/>
        </w:rPr>
        <w:t>는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연동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대</w:t>
      </w:r>
      <w:r>
        <w:rPr>
          <w:rFonts w:ascii="Arial Unicode MS" w:eastAsia="Arial Unicode MS" w:hAnsi="Arial Unicode MS" w:cs="Arial Unicode MS"/>
        </w:rPr>
        <w:t>상</w:t>
      </w:r>
      <w:r>
        <w:rPr>
          <w:rFonts w:ascii="Arial Unicode MS" w:eastAsia="Arial Unicode MS" w:hAnsi="Arial Unicode MS" w:cs="Arial Unicode MS"/>
        </w:rPr>
        <w:t xml:space="preserve"> 3</w:t>
      </w:r>
      <w:r>
        <w:rPr>
          <w:rFonts w:ascii="Arial Unicode MS" w:eastAsia="Arial Unicode MS" w:hAnsi="Arial Unicode MS" w:cs="Arial Unicode MS"/>
        </w:rPr>
        <w:t>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이상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검토</w:t>
      </w:r>
    </w:p>
    <w:p w14:paraId="500A8769" w14:textId="77777777" w:rsidR="00D80D8A" w:rsidRDefault="00BE6280">
      <w:pPr>
        <w:numPr>
          <w:ilvl w:val="0"/>
          <w:numId w:val="10"/>
        </w:numPr>
      </w:pPr>
      <w:proofErr w:type="spellStart"/>
      <w:r>
        <w:rPr>
          <w:rFonts w:ascii="Arial Unicode MS" w:eastAsia="Arial Unicode MS" w:hAnsi="Arial Unicode MS" w:cs="Arial Unicode MS"/>
        </w:rPr>
        <w:t>Memory</w:t>
      </w:r>
      <w:proofErr w:type="spellEnd"/>
      <w:r>
        <w:rPr>
          <w:rFonts w:ascii="Arial Unicode MS" w:eastAsia="Arial Unicode MS" w:hAnsi="Arial Unicode MS" w:cs="Arial Unicode MS"/>
        </w:rPr>
        <w:t xml:space="preserve">: </w:t>
      </w:r>
      <w:proofErr w:type="spellStart"/>
      <w:r>
        <w:rPr>
          <w:rFonts w:ascii="Arial Unicode MS" w:eastAsia="Arial Unicode MS" w:hAnsi="Arial Unicode MS" w:cs="Arial Unicode MS"/>
        </w:rPr>
        <w:t>Python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리스트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또는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Framework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내장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메모리</w:t>
      </w:r>
    </w:p>
    <w:p w14:paraId="3EF99D03" w14:textId="77777777" w:rsidR="00D80D8A" w:rsidRDefault="00BE6280">
      <w:pPr>
        <w:numPr>
          <w:ilvl w:val="0"/>
          <w:numId w:val="10"/>
        </w:numPr>
      </w:pPr>
      <w:proofErr w:type="spellStart"/>
      <w:r>
        <w:rPr>
          <w:rFonts w:ascii="Arial Unicode MS" w:eastAsia="Arial Unicode MS" w:hAnsi="Arial Unicode MS" w:cs="Arial Unicode MS"/>
        </w:rPr>
        <w:lastRenderedPageBreak/>
        <w:t>Guardrails</w:t>
      </w:r>
      <w:proofErr w:type="spellEnd"/>
      <w:r>
        <w:rPr>
          <w:rFonts w:ascii="Arial Unicode MS" w:eastAsia="Arial Unicode MS" w:hAnsi="Arial Unicode MS" w:cs="Arial Unicode MS"/>
        </w:rPr>
        <w:t xml:space="preserve">: </w:t>
      </w:r>
      <w:r>
        <w:rPr>
          <w:rFonts w:ascii="Arial Unicode MS" w:eastAsia="Arial Unicode MS" w:hAnsi="Arial Unicode MS" w:cs="Arial Unicode MS"/>
        </w:rPr>
        <w:t>코드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레벨</w:t>
      </w:r>
      <w:r>
        <w:rPr>
          <w:rFonts w:ascii="Arial Unicode MS" w:eastAsia="Arial Unicode MS" w:hAnsi="Arial Unicode MS" w:cs="Arial Unicode MS"/>
        </w:rPr>
        <w:t xml:space="preserve"> (</w:t>
      </w:r>
      <w:proofErr w:type="spellStart"/>
      <w:r>
        <w:rPr>
          <w:rFonts w:ascii="Arial Unicode MS" w:eastAsia="Arial Unicode MS" w:hAnsi="Arial Unicode MS" w:cs="Arial Unicode MS"/>
        </w:rPr>
        <w:t>max_iter</w:t>
      </w:r>
      <w:proofErr w:type="spellEnd"/>
      <w:r>
        <w:rPr>
          <w:rFonts w:ascii="Arial Unicode MS" w:eastAsia="Arial Unicode MS" w:hAnsi="Arial Unicode MS" w:cs="Arial Unicode MS"/>
        </w:rPr>
        <w:t xml:space="preserve">, </w:t>
      </w:r>
      <w:proofErr w:type="spellStart"/>
      <w:r>
        <w:rPr>
          <w:rFonts w:ascii="Arial Unicode MS" w:eastAsia="Arial Unicode MS" w:hAnsi="Arial Unicode MS" w:cs="Arial Unicode MS"/>
        </w:rPr>
        <w:t>timeout</w:t>
      </w:r>
      <w:proofErr w:type="spellEnd"/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입력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검증</w:t>
      </w:r>
      <w:r>
        <w:rPr>
          <w:rFonts w:ascii="Arial Unicode MS" w:eastAsia="Arial Unicode MS" w:hAnsi="Arial Unicode MS" w:cs="Arial Unicode MS"/>
        </w:rPr>
        <w:t>)</w:t>
      </w:r>
    </w:p>
    <w:p w14:paraId="09095C14" w14:textId="77777777" w:rsidR="00D80D8A" w:rsidRDefault="00BE6280">
      <w:pPr>
        <w:numPr>
          <w:ilvl w:val="0"/>
          <w:numId w:val="10"/>
        </w:numPr>
      </w:pPr>
      <w:proofErr w:type="spellStart"/>
      <w:r>
        <w:rPr>
          <w:rFonts w:ascii="Arial Unicode MS" w:eastAsia="Arial Unicode MS" w:hAnsi="Arial Unicode MS" w:cs="Arial Unicode MS"/>
        </w:rPr>
        <w:t>Observability</w:t>
      </w:r>
      <w:proofErr w:type="spellEnd"/>
      <w:r>
        <w:rPr>
          <w:rFonts w:ascii="Arial Unicode MS" w:eastAsia="Arial Unicode MS" w:hAnsi="Arial Unicode MS" w:cs="Arial Unicode MS"/>
        </w:rPr>
        <w:t xml:space="preserve">: </w:t>
      </w:r>
      <w:proofErr w:type="spellStart"/>
      <w:r>
        <w:rPr>
          <w:rFonts w:ascii="Arial Unicode MS" w:eastAsia="Arial Unicode MS" w:hAnsi="Arial Unicode MS" w:cs="Arial Unicode MS"/>
        </w:rPr>
        <w:t>logging</w:t>
      </w:r>
      <w:proofErr w:type="spellEnd"/>
      <w:r>
        <w:rPr>
          <w:rFonts w:ascii="Arial Unicode MS" w:eastAsia="Arial Unicode MS" w:hAnsi="Arial Unicode MS" w:cs="Arial Unicode MS"/>
        </w:rPr>
        <w:t xml:space="preserve"> + </w:t>
      </w:r>
      <w:proofErr w:type="spellStart"/>
      <w:r>
        <w:rPr>
          <w:rFonts w:ascii="Arial Unicode MS" w:eastAsia="Arial Unicode MS" w:hAnsi="Arial Unicode MS" w:cs="Arial Unicode MS"/>
        </w:rPr>
        <w:t>verbose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수준</w:t>
      </w:r>
    </w:p>
    <w:p w14:paraId="471E1287" w14:textId="77777777" w:rsidR="00D80D8A" w:rsidRDefault="00BE6280">
      <w:pPr>
        <w:pStyle w:val="4"/>
      </w:pPr>
      <w:bookmarkStart w:id="285" w:name="_ss8irffuoo3c" w:colFirst="0" w:colLast="0"/>
      <w:bookmarkEnd w:id="285"/>
      <w:r>
        <w:rPr>
          <w:rFonts w:ascii="Arial Unicode MS" w:eastAsia="Arial Unicode MS" w:hAnsi="Arial Unicode MS" w:cs="Arial Unicode MS"/>
        </w:rPr>
        <w:t xml:space="preserve">11.2.2 </w:t>
      </w:r>
      <w:proofErr w:type="spellStart"/>
      <w:r>
        <w:rPr>
          <w:rFonts w:ascii="Arial Unicode MS" w:eastAsia="Arial Unicode MS" w:hAnsi="Arial Unicode MS" w:cs="Arial Unicode MS"/>
        </w:rPr>
        <w:t>Sequential</w:t>
      </w:r>
      <w:proofErr w:type="spellEnd"/>
      <w:r>
        <w:rPr>
          <w:rFonts w:ascii="Arial Unicode MS" w:eastAsia="Arial Unicode MS" w:hAnsi="Arial Unicode MS" w:cs="Arial Unicode MS"/>
        </w:rPr>
        <w:t xml:space="preserve"> (</w:t>
      </w:r>
      <w:r>
        <w:rPr>
          <w:rFonts w:ascii="Arial Unicode MS" w:eastAsia="Arial Unicode MS" w:hAnsi="Arial Unicode MS" w:cs="Arial Unicode MS"/>
        </w:rPr>
        <w:t>순차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멀티</w:t>
      </w:r>
      <w:r>
        <w:rPr>
          <w:rFonts w:ascii="Arial Unicode MS" w:eastAsia="Arial Unicode MS" w:hAnsi="Arial Unicode MS" w:cs="Arial Unicode MS"/>
        </w:rPr>
        <w:t>)</w:t>
      </w:r>
    </w:p>
    <w:p w14:paraId="67B9A5C6" w14:textId="77777777" w:rsidR="00D80D8A" w:rsidRDefault="00BE6280">
      <w:pPr>
        <w:numPr>
          <w:ilvl w:val="0"/>
          <w:numId w:val="10"/>
        </w:numPr>
      </w:pPr>
      <w:proofErr w:type="spellStart"/>
      <w:r>
        <w:rPr>
          <w:rFonts w:ascii="Arial Unicode MS" w:eastAsia="Arial Unicode MS" w:hAnsi="Arial Unicode MS" w:cs="Arial Unicode MS"/>
        </w:rPr>
        <w:t>Framework</w:t>
      </w:r>
      <w:proofErr w:type="spellEnd"/>
      <w:r>
        <w:rPr>
          <w:rFonts w:ascii="Arial Unicode MS" w:eastAsia="Arial Unicode MS" w:hAnsi="Arial Unicode MS" w:cs="Arial Unicode MS"/>
        </w:rPr>
        <w:t xml:space="preserve">: </w:t>
      </w:r>
      <w:proofErr w:type="spellStart"/>
      <w:r>
        <w:rPr>
          <w:rFonts w:ascii="Arial Unicode MS" w:eastAsia="Arial Unicode MS" w:hAnsi="Arial Unicode MS" w:cs="Arial Unicode MS"/>
        </w:rPr>
        <w:t>CrewAI</w:t>
      </w:r>
      <w:proofErr w:type="spellEnd"/>
      <w:r>
        <w:rPr>
          <w:rFonts w:ascii="Arial Unicode MS" w:eastAsia="Arial Unicode MS" w:hAnsi="Arial Unicode MS" w:cs="Arial Unicode MS"/>
        </w:rPr>
        <w:t xml:space="preserve"> (</w:t>
      </w:r>
      <w:r>
        <w:rPr>
          <w:rFonts w:ascii="Arial Unicode MS" w:eastAsia="Arial Unicode MS" w:hAnsi="Arial Unicode MS" w:cs="Arial Unicode MS"/>
        </w:rPr>
        <w:t>역할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기반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직관적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배치</w:t>
      </w:r>
      <w:r>
        <w:rPr>
          <w:rFonts w:ascii="Arial Unicode MS" w:eastAsia="Arial Unicode MS" w:hAnsi="Arial Unicode MS" w:cs="Arial Unicode MS"/>
        </w:rPr>
        <w:t xml:space="preserve">) </w:t>
      </w:r>
      <w:r>
        <w:rPr>
          <w:rFonts w:ascii="Arial Unicode MS" w:eastAsia="Arial Unicode MS" w:hAnsi="Arial Unicode MS" w:cs="Arial Unicode MS"/>
        </w:rPr>
        <w:t>또는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LangGraph</w:t>
      </w:r>
      <w:proofErr w:type="spellEnd"/>
      <w:r>
        <w:rPr>
          <w:rFonts w:ascii="Arial Unicode MS" w:eastAsia="Arial Unicode MS" w:hAnsi="Arial Unicode MS" w:cs="Arial Unicode MS"/>
        </w:rPr>
        <w:t xml:space="preserve"> (</w:t>
      </w:r>
      <w:r>
        <w:rPr>
          <w:rFonts w:ascii="Arial Unicode MS" w:eastAsia="Arial Unicode MS" w:hAnsi="Arial Unicode MS" w:cs="Arial Unicode MS"/>
        </w:rPr>
        <w:t>선형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그래프</w:t>
      </w:r>
      <w:r>
        <w:rPr>
          <w:rFonts w:ascii="Arial Unicode MS" w:eastAsia="Arial Unicode MS" w:hAnsi="Arial Unicode MS" w:cs="Arial Unicode MS"/>
        </w:rPr>
        <w:t>)</w:t>
      </w:r>
    </w:p>
    <w:p w14:paraId="581989E0" w14:textId="77777777" w:rsidR="00D80D8A" w:rsidRDefault="00BE6280">
      <w:pPr>
        <w:numPr>
          <w:ilvl w:val="0"/>
          <w:numId w:val="10"/>
        </w:numPr>
      </w:pPr>
      <w:r>
        <w:rPr>
          <w:rFonts w:ascii="Arial Unicode MS" w:eastAsia="Arial Unicode MS" w:hAnsi="Arial Unicode MS" w:cs="Arial Unicode MS"/>
        </w:rPr>
        <w:t xml:space="preserve">Tool </w:t>
      </w:r>
      <w:r>
        <w:rPr>
          <w:rFonts w:ascii="Arial Unicode MS" w:eastAsia="Arial Unicode MS" w:hAnsi="Arial Unicode MS" w:cs="Arial Unicode MS"/>
        </w:rPr>
        <w:t>연동</w:t>
      </w:r>
      <w:r>
        <w:rPr>
          <w:rFonts w:ascii="Arial Unicode MS" w:eastAsia="Arial Unicode MS" w:hAnsi="Arial Unicode MS" w:cs="Arial Unicode MS"/>
        </w:rPr>
        <w:t xml:space="preserve">: </w:t>
      </w:r>
      <w:proofErr w:type="spellStart"/>
      <w:r>
        <w:rPr>
          <w:rFonts w:ascii="Arial Unicode MS" w:eastAsia="Arial Unicode MS" w:hAnsi="Arial Unicode MS" w:cs="Arial Unicode MS"/>
        </w:rPr>
        <w:t>Agent</w:t>
      </w:r>
      <w:r>
        <w:rPr>
          <w:rFonts w:ascii="Arial Unicode MS" w:eastAsia="Arial Unicode MS" w:hAnsi="Arial Unicode MS" w:cs="Arial Unicode MS"/>
        </w:rPr>
        <w:t>별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전용</w:t>
      </w:r>
      <w:r>
        <w:rPr>
          <w:rFonts w:ascii="Arial Unicode MS" w:eastAsia="Arial Unicode MS" w:hAnsi="Arial Unicode MS" w:cs="Arial Unicode MS"/>
        </w:rPr>
        <w:t xml:space="preserve"> Tool </w:t>
      </w:r>
      <w:r>
        <w:rPr>
          <w:rFonts w:ascii="Arial Unicode MS" w:eastAsia="Arial Unicode MS" w:hAnsi="Arial Unicode MS" w:cs="Arial Unicode MS"/>
        </w:rPr>
        <w:t>할당</w:t>
      </w:r>
      <w:r>
        <w:rPr>
          <w:rFonts w:ascii="Arial Unicode MS" w:eastAsia="Arial Unicode MS" w:hAnsi="Arial Unicode MS" w:cs="Arial Unicode MS"/>
        </w:rPr>
        <w:t xml:space="preserve">, </w:t>
      </w:r>
      <w:proofErr w:type="spellStart"/>
      <w:r>
        <w:rPr>
          <w:rFonts w:ascii="Arial Unicode MS" w:eastAsia="Arial Unicode MS" w:hAnsi="Arial Unicode MS" w:cs="Arial Unicode MS"/>
        </w:rPr>
        <w:t>MCP</w:t>
      </w:r>
      <w:r>
        <w:rPr>
          <w:rFonts w:ascii="Arial Unicode MS" w:eastAsia="Arial Unicode MS" w:hAnsi="Arial Unicode MS" w:cs="Arial Unicode MS"/>
        </w:rPr>
        <w:t>로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도구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표준화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권장</w:t>
      </w:r>
    </w:p>
    <w:p w14:paraId="66CB3442" w14:textId="77777777" w:rsidR="00D80D8A" w:rsidRDefault="00BE6280">
      <w:pPr>
        <w:numPr>
          <w:ilvl w:val="0"/>
          <w:numId w:val="10"/>
        </w:numPr>
      </w:pPr>
      <w:proofErr w:type="spellStart"/>
      <w:r>
        <w:rPr>
          <w:rFonts w:ascii="Arial Unicode MS" w:eastAsia="Arial Unicode MS" w:hAnsi="Arial Unicode MS" w:cs="Arial Unicode MS"/>
        </w:rPr>
        <w:t>Memory</w:t>
      </w:r>
      <w:proofErr w:type="spellEnd"/>
      <w:r>
        <w:rPr>
          <w:rFonts w:ascii="Arial Unicode MS" w:eastAsia="Arial Unicode MS" w:hAnsi="Arial Unicode MS" w:cs="Arial Unicode MS"/>
        </w:rPr>
        <w:t xml:space="preserve">: </w:t>
      </w:r>
      <w:proofErr w:type="spellStart"/>
      <w:r>
        <w:rPr>
          <w:rFonts w:ascii="Arial Unicode MS" w:eastAsia="Arial Unicode MS" w:hAnsi="Arial Unicode MS" w:cs="Arial Unicode MS"/>
        </w:rPr>
        <w:t>Agent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상태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전달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방식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설계</w:t>
      </w:r>
      <w:r>
        <w:rPr>
          <w:rFonts w:ascii="Arial Unicode MS" w:eastAsia="Arial Unicode MS" w:hAnsi="Arial Unicode MS" w:cs="Arial Unicode MS"/>
        </w:rPr>
        <w:t xml:space="preserve"> (</w:t>
      </w:r>
      <w:r>
        <w:rPr>
          <w:rFonts w:ascii="Arial Unicode MS" w:eastAsia="Arial Unicode MS" w:hAnsi="Arial Unicode MS" w:cs="Arial Unicode MS"/>
        </w:rPr>
        <w:t>공유</w:t>
      </w:r>
      <w:r>
        <w:rPr>
          <w:rFonts w:ascii="Arial Unicode MS" w:eastAsia="Arial Unicode MS" w:hAnsi="Arial Unicode MS" w:cs="Arial Unicode MS"/>
        </w:rPr>
        <w:t xml:space="preserve"> State </w:t>
      </w:r>
      <w:proofErr w:type="spellStart"/>
      <w:r>
        <w:rPr>
          <w:rFonts w:ascii="Arial Unicode MS" w:eastAsia="Arial Unicode MS" w:hAnsi="Arial Unicode MS" w:cs="Arial Unicode MS"/>
        </w:rPr>
        <w:t>vs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메시지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패싱</w:t>
      </w:r>
      <w:proofErr w:type="spellEnd"/>
      <w:r>
        <w:rPr>
          <w:rFonts w:ascii="Arial Unicode MS" w:eastAsia="Arial Unicode MS" w:hAnsi="Arial Unicode MS" w:cs="Arial Unicode MS"/>
        </w:rPr>
        <w:t>)</w:t>
      </w:r>
    </w:p>
    <w:p w14:paraId="1CA0B8AC" w14:textId="77777777" w:rsidR="00D80D8A" w:rsidRDefault="00BE6280">
      <w:pPr>
        <w:numPr>
          <w:ilvl w:val="0"/>
          <w:numId w:val="10"/>
        </w:numPr>
      </w:pPr>
      <w:proofErr w:type="spellStart"/>
      <w:r>
        <w:rPr>
          <w:rFonts w:ascii="Arial Unicode MS" w:eastAsia="Arial Unicode MS" w:hAnsi="Arial Unicode MS" w:cs="Arial Unicode MS"/>
        </w:rPr>
        <w:t>Guardrails</w:t>
      </w:r>
      <w:proofErr w:type="spellEnd"/>
      <w:r>
        <w:rPr>
          <w:rFonts w:ascii="Arial Unicode MS" w:eastAsia="Arial Unicode MS" w:hAnsi="Arial Unicode MS" w:cs="Arial Unicode MS"/>
        </w:rPr>
        <w:t xml:space="preserve">: </w:t>
      </w:r>
      <w:r>
        <w:rPr>
          <w:rFonts w:ascii="Arial Unicode MS" w:eastAsia="Arial Unicode MS" w:hAnsi="Arial Unicode MS" w:cs="Arial Unicode MS"/>
        </w:rPr>
        <w:t>각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Agent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출력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검증</w:t>
      </w:r>
      <w:r>
        <w:rPr>
          <w:rFonts w:ascii="Arial Unicode MS" w:eastAsia="Arial Unicode MS" w:hAnsi="Arial Unicode MS" w:cs="Arial Unicode MS"/>
        </w:rPr>
        <w:t xml:space="preserve"> + </w:t>
      </w:r>
      <w:r>
        <w:rPr>
          <w:rFonts w:ascii="Arial Unicode MS" w:eastAsia="Arial Unicode MS" w:hAnsi="Arial Unicode MS" w:cs="Arial Unicode MS"/>
        </w:rPr>
        <w:t>파이프라인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전체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결과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검증</w:t>
      </w:r>
    </w:p>
    <w:p w14:paraId="5CD95927" w14:textId="77777777" w:rsidR="00D80D8A" w:rsidRDefault="00BE6280">
      <w:pPr>
        <w:numPr>
          <w:ilvl w:val="0"/>
          <w:numId w:val="10"/>
        </w:numPr>
      </w:pPr>
      <w:proofErr w:type="spellStart"/>
      <w:r>
        <w:rPr>
          <w:rFonts w:ascii="Arial Unicode MS" w:eastAsia="Arial Unicode MS" w:hAnsi="Arial Unicode MS" w:cs="Arial Unicode MS"/>
        </w:rPr>
        <w:t>Observability</w:t>
      </w:r>
      <w:proofErr w:type="spellEnd"/>
      <w:r>
        <w:rPr>
          <w:rFonts w:ascii="Arial Unicode MS" w:eastAsia="Arial Unicode MS" w:hAnsi="Arial Unicode MS" w:cs="Arial Unicode MS"/>
        </w:rPr>
        <w:t xml:space="preserve">: </w:t>
      </w:r>
      <w:proofErr w:type="spellStart"/>
      <w:r>
        <w:rPr>
          <w:rFonts w:ascii="Arial Unicode MS" w:eastAsia="Arial Unicode MS" w:hAnsi="Arial Unicode MS" w:cs="Arial Unicode MS"/>
        </w:rPr>
        <w:t>Agent</w:t>
      </w:r>
      <w:r>
        <w:rPr>
          <w:rFonts w:ascii="Arial Unicode MS" w:eastAsia="Arial Unicode MS" w:hAnsi="Arial Unicode MS" w:cs="Arial Unicode MS"/>
        </w:rPr>
        <w:t>별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트레이싱</w:t>
      </w:r>
      <w:proofErr w:type="spellEnd"/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파이프라인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종단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추적</w:t>
      </w:r>
    </w:p>
    <w:p w14:paraId="193E0FA0" w14:textId="77777777" w:rsidR="00D80D8A" w:rsidRDefault="00BE6280">
      <w:pPr>
        <w:pStyle w:val="4"/>
      </w:pPr>
      <w:bookmarkStart w:id="286" w:name="_tbsh38f6u2x" w:colFirst="0" w:colLast="0"/>
      <w:bookmarkEnd w:id="286"/>
      <w:r>
        <w:rPr>
          <w:rFonts w:ascii="Arial Unicode MS" w:eastAsia="Arial Unicode MS" w:hAnsi="Arial Unicode MS" w:cs="Arial Unicode MS"/>
        </w:rPr>
        <w:t xml:space="preserve">11.2.3 </w:t>
      </w:r>
      <w:proofErr w:type="spellStart"/>
      <w:r>
        <w:rPr>
          <w:rFonts w:ascii="Arial Unicode MS" w:eastAsia="Arial Unicode MS" w:hAnsi="Arial Unicode MS" w:cs="Arial Unicode MS"/>
        </w:rPr>
        <w:t>Graph</w:t>
      </w:r>
      <w:proofErr w:type="spellEnd"/>
      <w:r>
        <w:rPr>
          <w:rFonts w:ascii="Arial Unicode MS" w:eastAsia="Arial Unicode MS" w:hAnsi="Arial Unicode MS" w:cs="Arial Unicode MS"/>
        </w:rPr>
        <w:t>/State (</w:t>
      </w:r>
      <w:r>
        <w:rPr>
          <w:rFonts w:ascii="Arial Unicode MS" w:eastAsia="Arial Unicode MS" w:hAnsi="Arial Unicode MS" w:cs="Arial Unicode MS"/>
        </w:rPr>
        <w:t>그래프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기반</w:t>
      </w:r>
      <w:r>
        <w:rPr>
          <w:rFonts w:ascii="Arial Unicode MS" w:eastAsia="Arial Unicode MS" w:hAnsi="Arial Unicode MS" w:cs="Arial Unicode MS"/>
        </w:rPr>
        <w:t>)</w:t>
      </w:r>
    </w:p>
    <w:p w14:paraId="7CEA3A86" w14:textId="77777777" w:rsidR="00D80D8A" w:rsidRDefault="00BE6280">
      <w:pPr>
        <w:numPr>
          <w:ilvl w:val="0"/>
          <w:numId w:val="10"/>
        </w:numPr>
      </w:pPr>
      <w:proofErr w:type="spellStart"/>
      <w:r>
        <w:rPr>
          <w:rFonts w:ascii="Arial Unicode MS" w:eastAsia="Arial Unicode MS" w:hAnsi="Arial Unicode MS" w:cs="Arial Unicode MS"/>
        </w:rPr>
        <w:t>Framework</w:t>
      </w:r>
      <w:proofErr w:type="spellEnd"/>
      <w:r>
        <w:rPr>
          <w:rFonts w:ascii="Arial Unicode MS" w:eastAsia="Arial Unicode MS" w:hAnsi="Arial Unicode MS" w:cs="Arial Unicode MS"/>
        </w:rPr>
        <w:t xml:space="preserve">: </w:t>
      </w:r>
      <w:proofErr w:type="spellStart"/>
      <w:r>
        <w:rPr>
          <w:rFonts w:ascii="Arial Unicode MS" w:eastAsia="Arial Unicode MS" w:hAnsi="Arial Unicode MS" w:cs="Arial Unicode MS"/>
        </w:rPr>
        <w:t>LangGraph</w:t>
      </w:r>
      <w:proofErr w:type="spellEnd"/>
      <w:r>
        <w:rPr>
          <w:rFonts w:ascii="Arial Unicode MS" w:eastAsia="Arial Unicode MS" w:hAnsi="Arial Unicode MS" w:cs="Arial Unicode MS"/>
        </w:rPr>
        <w:t xml:space="preserve"> (</w:t>
      </w:r>
      <w:r>
        <w:rPr>
          <w:rFonts w:ascii="Arial Unicode MS" w:eastAsia="Arial Unicode MS" w:hAnsi="Arial Unicode MS" w:cs="Arial Unicode MS"/>
        </w:rPr>
        <w:t>그래프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기반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Stateful</w:t>
      </w:r>
      <w:proofErr w:type="spellEnd"/>
      <w:r>
        <w:rPr>
          <w:rFonts w:ascii="Arial Unicode MS" w:eastAsia="Arial Unicode MS" w:hAnsi="Arial Unicode MS" w:cs="Arial Unicode MS"/>
        </w:rPr>
        <w:t xml:space="preserve">, </w:t>
      </w:r>
      <w:proofErr w:type="spellStart"/>
      <w:r>
        <w:rPr>
          <w:rFonts w:ascii="Arial Unicode MS" w:eastAsia="Arial Unicode MS" w:hAnsi="Arial Unicode MS" w:cs="Arial Unicode MS"/>
        </w:rPr>
        <w:t>Checkpoint</w:t>
      </w:r>
      <w:proofErr w:type="spellEnd"/>
      <w:r>
        <w:rPr>
          <w:rFonts w:ascii="Arial Unicode MS" w:eastAsia="Arial Unicode MS" w:hAnsi="Arial Unicode MS" w:cs="Arial Unicode MS"/>
        </w:rPr>
        <w:t xml:space="preserve">, HITL </w:t>
      </w:r>
      <w:r>
        <w:rPr>
          <w:rFonts w:ascii="Arial Unicode MS" w:eastAsia="Arial Unicode MS" w:hAnsi="Arial Unicode MS" w:cs="Arial Unicode MS"/>
        </w:rPr>
        <w:t>네이티브</w:t>
      </w:r>
      <w:r>
        <w:rPr>
          <w:rFonts w:ascii="Arial Unicode MS" w:eastAsia="Arial Unicode MS" w:hAnsi="Arial Unicode MS" w:cs="Arial Unicode MS"/>
        </w:rPr>
        <w:t>)</w:t>
      </w:r>
    </w:p>
    <w:p w14:paraId="40D418DF" w14:textId="77777777" w:rsidR="00D80D8A" w:rsidRDefault="00BE6280">
      <w:pPr>
        <w:numPr>
          <w:ilvl w:val="0"/>
          <w:numId w:val="10"/>
        </w:numPr>
      </w:pPr>
      <w:r>
        <w:rPr>
          <w:rFonts w:ascii="Arial Unicode MS" w:eastAsia="Arial Unicode MS" w:hAnsi="Arial Unicode MS" w:cs="Arial Unicode MS"/>
        </w:rPr>
        <w:t xml:space="preserve">Tool </w:t>
      </w:r>
      <w:r>
        <w:rPr>
          <w:rFonts w:ascii="Arial Unicode MS" w:eastAsia="Arial Unicode MS" w:hAnsi="Arial Unicode MS" w:cs="Arial Unicode MS"/>
        </w:rPr>
        <w:t>연동</w:t>
      </w:r>
      <w:r>
        <w:rPr>
          <w:rFonts w:ascii="Arial Unicode MS" w:eastAsia="Arial Unicode MS" w:hAnsi="Arial Unicode MS" w:cs="Arial Unicode MS"/>
        </w:rPr>
        <w:t xml:space="preserve">: MCP + </w:t>
      </w:r>
      <w:r>
        <w:rPr>
          <w:rFonts w:ascii="Arial Unicode MS" w:eastAsia="Arial Unicode MS" w:hAnsi="Arial Unicode MS" w:cs="Arial Unicode MS"/>
        </w:rPr>
        <w:t>조건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분기에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따른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동적</w:t>
      </w:r>
      <w:r>
        <w:rPr>
          <w:rFonts w:ascii="Arial Unicode MS" w:eastAsia="Arial Unicode MS" w:hAnsi="Arial Unicode MS" w:cs="Arial Unicode MS"/>
        </w:rPr>
        <w:t xml:space="preserve"> Too</w:t>
      </w:r>
      <w:r>
        <w:rPr>
          <w:rFonts w:ascii="Arial Unicode MS" w:eastAsia="Arial Unicode MS" w:hAnsi="Arial Unicode MS" w:cs="Arial Unicode MS"/>
        </w:rPr>
        <w:t xml:space="preserve">l </w:t>
      </w:r>
      <w:r>
        <w:rPr>
          <w:rFonts w:ascii="Arial Unicode MS" w:eastAsia="Arial Unicode MS" w:hAnsi="Arial Unicode MS" w:cs="Arial Unicode MS"/>
        </w:rPr>
        <w:t>선택</w:t>
      </w:r>
    </w:p>
    <w:p w14:paraId="23CAF5F6" w14:textId="77777777" w:rsidR="00D80D8A" w:rsidRDefault="00BE6280">
      <w:pPr>
        <w:numPr>
          <w:ilvl w:val="0"/>
          <w:numId w:val="10"/>
        </w:numPr>
      </w:pPr>
      <w:proofErr w:type="spellStart"/>
      <w:r>
        <w:rPr>
          <w:rFonts w:ascii="Arial Unicode MS" w:eastAsia="Arial Unicode MS" w:hAnsi="Arial Unicode MS" w:cs="Arial Unicode MS"/>
        </w:rPr>
        <w:t>Memory</w:t>
      </w:r>
      <w:proofErr w:type="spellEnd"/>
      <w:r>
        <w:rPr>
          <w:rFonts w:ascii="Arial Unicode MS" w:eastAsia="Arial Unicode MS" w:hAnsi="Arial Unicode MS" w:cs="Arial Unicode MS"/>
        </w:rPr>
        <w:t xml:space="preserve">: </w:t>
      </w:r>
      <w:proofErr w:type="spellStart"/>
      <w:r>
        <w:rPr>
          <w:rFonts w:ascii="Arial Unicode MS" w:eastAsia="Arial Unicode MS" w:hAnsi="Arial Unicode MS" w:cs="Arial Unicode MS"/>
        </w:rPr>
        <w:t>LangGraph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Checkpointer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활용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분기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지점별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상태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영속화</w:t>
      </w:r>
    </w:p>
    <w:p w14:paraId="3C4A94C4" w14:textId="77777777" w:rsidR="00D80D8A" w:rsidRDefault="00BE6280">
      <w:pPr>
        <w:numPr>
          <w:ilvl w:val="0"/>
          <w:numId w:val="10"/>
        </w:numPr>
      </w:pPr>
      <w:proofErr w:type="spellStart"/>
      <w:r>
        <w:rPr>
          <w:rFonts w:ascii="Arial Unicode MS" w:eastAsia="Arial Unicode MS" w:hAnsi="Arial Unicode MS" w:cs="Arial Unicode MS"/>
        </w:rPr>
        <w:t>Guardrails</w:t>
      </w:r>
      <w:proofErr w:type="spellEnd"/>
      <w:r>
        <w:rPr>
          <w:rFonts w:ascii="Arial Unicode MS" w:eastAsia="Arial Unicode MS" w:hAnsi="Arial Unicode MS" w:cs="Arial Unicode MS"/>
        </w:rPr>
        <w:t xml:space="preserve">: </w:t>
      </w:r>
      <w:r>
        <w:rPr>
          <w:rFonts w:ascii="Arial Unicode MS" w:eastAsia="Arial Unicode MS" w:hAnsi="Arial Unicode MS" w:cs="Arial Unicode MS"/>
        </w:rPr>
        <w:t>분기별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검증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로직</w:t>
      </w:r>
      <w:r>
        <w:rPr>
          <w:rFonts w:ascii="Arial Unicode MS" w:eastAsia="Arial Unicode MS" w:hAnsi="Arial Unicode MS" w:cs="Arial Unicode MS"/>
        </w:rPr>
        <w:t xml:space="preserve">, HITL </w:t>
      </w:r>
      <w:r>
        <w:rPr>
          <w:rFonts w:ascii="Arial Unicode MS" w:eastAsia="Arial Unicode MS" w:hAnsi="Arial Unicode MS" w:cs="Arial Unicode MS"/>
        </w:rPr>
        <w:t>승인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지점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설계</w:t>
      </w:r>
    </w:p>
    <w:p w14:paraId="1439F81A" w14:textId="77777777" w:rsidR="00D80D8A" w:rsidRDefault="00BE6280">
      <w:pPr>
        <w:numPr>
          <w:ilvl w:val="0"/>
          <w:numId w:val="10"/>
        </w:numPr>
      </w:pPr>
      <w:proofErr w:type="spellStart"/>
      <w:r>
        <w:rPr>
          <w:rFonts w:ascii="Arial Unicode MS" w:eastAsia="Arial Unicode MS" w:hAnsi="Arial Unicode MS" w:cs="Arial Unicode MS"/>
        </w:rPr>
        <w:t>Observability</w:t>
      </w:r>
      <w:proofErr w:type="spellEnd"/>
      <w:r>
        <w:rPr>
          <w:rFonts w:ascii="Arial Unicode MS" w:eastAsia="Arial Unicode MS" w:hAnsi="Arial Unicode MS" w:cs="Arial Unicode MS"/>
        </w:rPr>
        <w:t xml:space="preserve">: </w:t>
      </w:r>
      <w:r>
        <w:rPr>
          <w:rFonts w:ascii="Arial Unicode MS" w:eastAsia="Arial Unicode MS" w:hAnsi="Arial Unicode MS" w:cs="Arial Unicode MS"/>
        </w:rPr>
        <w:t>그래프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노드별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트레이싱</w:t>
      </w:r>
      <w:proofErr w:type="spellEnd"/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분기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경로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추적</w:t>
      </w:r>
    </w:p>
    <w:p w14:paraId="0EEFA935" w14:textId="77777777" w:rsidR="00D80D8A" w:rsidRDefault="00BE6280">
      <w:pPr>
        <w:pStyle w:val="4"/>
      </w:pPr>
      <w:bookmarkStart w:id="287" w:name="_eznt1lqps2x3" w:colFirst="0" w:colLast="0"/>
      <w:bookmarkEnd w:id="287"/>
      <w:r>
        <w:rPr>
          <w:rFonts w:ascii="Arial Unicode MS" w:eastAsia="Arial Unicode MS" w:hAnsi="Arial Unicode MS" w:cs="Arial Unicode MS"/>
        </w:rPr>
        <w:t xml:space="preserve">11.2.4 </w:t>
      </w:r>
      <w:proofErr w:type="spellStart"/>
      <w:r>
        <w:rPr>
          <w:rFonts w:ascii="Arial Unicode MS" w:eastAsia="Arial Unicode MS" w:hAnsi="Arial Unicode MS" w:cs="Arial Unicode MS"/>
        </w:rPr>
        <w:t>Hierarchical</w:t>
      </w:r>
      <w:proofErr w:type="spellEnd"/>
      <w:r>
        <w:rPr>
          <w:rFonts w:ascii="Arial Unicode MS" w:eastAsia="Arial Unicode MS" w:hAnsi="Arial Unicode MS" w:cs="Arial Unicode MS"/>
        </w:rPr>
        <w:t xml:space="preserve"> (</w:t>
      </w:r>
      <w:r>
        <w:rPr>
          <w:rFonts w:ascii="Arial Unicode MS" w:eastAsia="Arial Unicode MS" w:hAnsi="Arial Unicode MS" w:cs="Arial Unicode MS"/>
        </w:rPr>
        <w:t>계층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구조</w:t>
      </w:r>
      <w:r>
        <w:rPr>
          <w:rFonts w:ascii="Arial Unicode MS" w:eastAsia="Arial Unicode MS" w:hAnsi="Arial Unicode MS" w:cs="Arial Unicode MS"/>
        </w:rPr>
        <w:t>)</w:t>
      </w:r>
    </w:p>
    <w:p w14:paraId="1B3B0CBB" w14:textId="77777777" w:rsidR="00D80D8A" w:rsidRDefault="00BE6280">
      <w:pPr>
        <w:numPr>
          <w:ilvl w:val="0"/>
          <w:numId w:val="10"/>
        </w:numPr>
      </w:pPr>
      <w:proofErr w:type="spellStart"/>
      <w:r>
        <w:rPr>
          <w:rFonts w:ascii="Arial Unicode MS" w:eastAsia="Arial Unicode MS" w:hAnsi="Arial Unicode MS" w:cs="Arial Unicode MS"/>
        </w:rPr>
        <w:t>Framework</w:t>
      </w:r>
      <w:proofErr w:type="spellEnd"/>
      <w:r>
        <w:rPr>
          <w:rFonts w:ascii="Arial Unicode MS" w:eastAsia="Arial Unicode MS" w:hAnsi="Arial Unicode MS" w:cs="Arial Unicode MS"/>
        </w:rPr>
        <w:t xml:space="preserve">: </w:t>
      </w:r>
      <w:proofErr w:type="spellStart"/>
      <w:r>
        <w:rPr>
          <w:rFonts w:ascii="Arial Unicode MS" w:eastAsia="Arial Unicode MS" w:hAnsi="Arial Unicode MS" w:cs="Arial Unicode MS"/>
        </w:rPr>
        <w:t>LangGraph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또는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AutoGen</w:t>
      </w:r>
      <w:proofErr w:type="spellEnd"/>
      <w:r>
        <w:rPr>
          <w:rFonts w:ascii="Arial Unicode MS" w:eastAsia="Arial Unicode MS" w:hAnsi="Arial Unicode MS" w:cs="Arial Unicode MS"/>
        </w:rPr>
        <w:t xml:space="preserve"> (</w:t>
      </w:r>
      <w:proofErr w:type="spellStart"/>
      <w:r>
        <w:rPr>
          <w:rFonts w:ascii="Arial Unicode MS" w:eastAsia="Arial Unicode MS" w:hAnsi="Arial Unicode MS" w:cs="Arial Unicode MS"/>
        </w:rPr>
        <w:t>Supervisor-Worker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패턴</w:t>
      </w:r>
      <w:r>
        <w:rPr>
          <w:rFonts w:ascii="Arial Unicode MS" w:eastAsia="Arial Unicode MS" w:hAnsi="Arial Unicode MS" w:cs="Arial Unicode MS"/>
        </w:rPr>
        <w:t>)</w:t>
      </w:r>
    </w:p>
    <w:p w14:paraId="4364176F" w14:textId="77777777" w:rsidR="00D80D8A" w:rsidRDefault="00BE6280">
      <w:pPr>
        <w:numPr>
          <w:ilvl w:val="0"/>
          <w:numId w:val="10"/>
        </w:numPr>
      </w:pPr>
      <w:r>
        <w:rPr>
          <w:rFonts w:ascii="Arial Unicode MS" w:eastAsia="Arial Unicode MS" w:hAnsi="Arial Unicode MS" w:cs="Arial Unicode MS"/>
        </w:rPr>
        <w:t xml:space="preserve">Tool </w:t>
      </w:r>
      <w:r>
        <w:rPr>
          <w:rFonts w:ascii="Arial Unicode MS" w:eastAsia="Arial Unicode MS" w:hAnsi="Arial Unicode MS" w:cs="Arial Unicode MS"/>
        </w:rPr>
        <w:t>연동</w:t>
      </w:r>
      <w:r>
        <w:rPr>
          <w:rFonts w:ascii="Arial Unicode MS" w:eastAsia="Arial Unicode MS" w:hAnsi="Arial Unicode MS" w:cs="Arial Unicode MS"/>
        </w:rPr>
        <w:t>: MCP (</w:t>
      </w:r>
      <w:proofErr w:type="spellStart"/>
      <w:r>
        <w:rPr>
          <w:rFonts w:ascii="Arial Unicode MS" w:eastAsia="Arial Unicode MS" w:hAnsi="Arial Unicode MS" w:cs="Arial Unicode MS"/>
        </w:rPr>
        <w:t>Worker</w:t>
      </w:r>
      <w:r>
        <w:rPr>
          <w:rFonts w:ascii="Arial Unicode MS" w:eastAsia="Arial Unicode MS" w:hAnsi="Arial Unicode MS" w:cs="Arial Unicode MS"/>
        </w:rPr>
        <w:t>별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도구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분리</w:t>
      </w:r>
      <w:r>
        <w:rPr>
          <w:rFonts w:ascii="Arial Unicode MS" w:eastAsia="Arial Unicode MS" w:hAnsi="Arial Unicode MS" w:cs="Arial Unicode MS"/>
        </w:rPr>
        <w:t>) + A2A (</w:t>
      </w:r>
      <w:proofErr w:type="spellStart"/>
      <w:r>
        <w:rPr>
          <w:rFonts w:ascii="Arial Unicode MS" w:eastAsia="Arial Unicode MS" w:hAnsi="Arial Unicode MS" w:cs="Arial Unicode MS"/>
        </w:rPr>
        <w:t>Agent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작업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위임</w:t>
      </w:r>
      <w:r>
        <w:rPr>
          <w:rFonts w:ascii="Arial Unicode MS" w:eastAsia="Arial Unicode MS" w:hAnsi="Arial Unicode MS" w:cs="Arial Unicode MS"/>
        </w:rPr>
        <w:t>)</w:t>
      </w:r>
    </w:p>
    <w:p w14:paraId="71E3CB52" w14:textId="77777777" w:rsidR="00D80D8A" w:rsidRDefault="00BE6280">
      <w:pPr>
        <w:numPr>
          <w:ilvl w:val="0"/>
          <w:numId w:val="10"/>
        </w:numPr>
      </w:pPr>
      <w:proofErr w:type="spellStart"/>
      <w:r>
        <w:rPr>
          <w:rFonts w:ascii="Arial Unicode MS" w:eastAsia="Arial Unicode MS" w:hAnsi="Arial Unicode MS" w:cs="Arial Unicode MS"/>
        </w:rPr>
        <w:t>Memory</w:t>
      </w:r>
      <w:proofErr w:type="spellEnd"/>
      <w:r>
        <w:rPr>
          <w:rFonts w:ascii="Arial Unicode MS" w:eastAsia="Arial Unicode MS" w:hAnsi="Arial Unicode MS" w:cs="Arial Unicode MS"/>
        </w:rPr>
        <w:t xml:space="preserve">: </w:t>
      </w:r>
      <w:proofErr w:type="spellStart"/>
      <w:r>
        <w:rPr>
          <w:rFonts w:ascii="Arial Unicode MS" w:eastAsia="Arial Unicode MS" w:hAnsi="Arial Unicode MS" w:cs="Arial Unicode MS"/>
        </w:rPr>
        <w:t>Supervisor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레벨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전역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상태</w:t>
      </w:r>
      <w:r>
        <w:rPr>
          <w:rFonts w:ascii="Arial Unicode MS" w:eastAsia="Arial Unicode MS" w:hAnsi="Arial Unicode MS" w:cs="Arial Unicode MS"/>
        </w:rPr>
        <w:t xml:space="preserve"> + </w:t>
      </w:r>
      <w:proofErr w:type="spellStart"/>
      <w:r>
        <w:rPr>
          <w:rFonts w:ascii="Arial Unicode MS" w:eastAsia="Arial Unicode MS" w:hAnsi="Arial Unicode MS" w:cs="Arial Unicode MS"/>
        </w:rPr>
        <w:t>Worker</w:t>
      </w:r>
      <w:r>
        <w:rPr>
          <w:rFonts w:ascii="Arial Unicode MS" w:eastAsia="Arial Unicode MS" w:hAnsi="Arial Unicode MS" w:cs="Arial Unicode MS"/>
        </w:rPr>
        <w:t>별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로컬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상태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분리</w:t>
      </w:r>
    </w:p>
    <w:p w14:paraId="4AFC0C5D" w14:textId="77777777" w:rsidR="00D80D8A" w:rsidRDefault="00BE6280">
      <w:pPr>
        <w:numPr>
          <w:ilvl w:val="0"/>
          <w:numId w:val="10"/>
        </w:numPr>
      </w:pPr>
      <w:proofErr w:type="spellStart"/>
      <w:r>
        <w:rPr>
          <w:rFonts w:ascii="Arial Unicode MS" w:eastAsia="Arial Unicode MS" w:hAnsi="Arial Unicode MS" w:cs="Arial Unicode MS"/>
        </w:rPr>
        <w:t>Guardrails</w:t>
      </w:r>
      <w:proofErr w:type="spellEnd"/>
      <w:r>
        <w:rPr>
          <w:rFonts w:ascii="Arial Unicode MS" w:eastAsia="Arial Unicode MS" w:hAnsi="Arial Unicode MS" w:cs="Arial Unicode MS"/>
        </w:rPr>
        <w:t xml:space="preserve">: </w:t>
      </w:r>
      <w:proofErr w:type="spellStart"/>
      <w:r>
        <w:rPr>
          <w:rFonts w:ascii="Arial Unicode MS" w:eastAsia="Arial Unicode MS" w:hAnsi="Arial Unicode MS" w:cs="Arial Unicode MS"/>
        </w:rPr>
        <w:t>Worker</w:t>
      </w:r>
      <w:r>
        <w:rPr>
          <w:rFonts w:ascii="Arial Unicode MS" w:eastAsia="Arial Unicode MS" w:hAnsi="Arial Unicode MS" w:cs="Arial Unicode MS"/>
        </w:rPr>
        <w:t>별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권한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범위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제한</w:t>
      </w:r>
      <w:r>
        <w:rPr>
          <w:rFonts w:ascii="Arial Unicode MS" w:eastAsia="Arial Unicode MS" w:hAnsi="Arial Unicode MS" w:cs="Arial Unicode MS"/>
        </w:rPr>
        <w:t xml:space="preserve">, </w:t>
      </w:r>
      <w:proofErr w:type="spellStart"/>
      <w:r>
        <w:rPr>
          <w:rFonts w:ascii="Arial Unicode MS" w:eastAsia="Arial Unicode MS" w:hAnsi="Arial Unicode MS" w:cs="Arial Unicode MS"/>
        </w:rPr>
        <w:t>Supervisor</w:t>
      </w:r>
      <w:r>
        <w:rPr>
          <w:rFonts w:ascii="Arial Unicode MS" w:eastAsia="Arial Unicode MS" w:hAnsi="Arial Unicode MS" w:cs="Arial Unicode MS"/>
        </w:rPr>
        <w:t>의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Worker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출력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검증</w:t>
      </w:r>
    </w:p>
    <w:p w14:paraId="42732420" w14:textId="77777777" w:rsidR="00D80D8A" w:rsidRDefault="00BE6280">
      <w:pPr>
        <w:numPr>
          <w:ilvl w:val="0"/>
          <w:numId w:val="10"/>
        </w:numPr>
      </w:pPr>
      <w:proofErr w:type="spellStart"/>
      <w:r>
        <w:rPr>
          <w:rFonts w:ascii="Arial Unicode MS" w:eastAsia="Arial Unicode MS" w:hAnsi="Arial Unicode MS" w:cs="Arial Unicode MS"/>
        </w:rPr>
        <w:t>Observability</w:t>
      </w:r>
      <w:proofErr w:type="spellEnd"/>
      <w:r>
        <w:rPr>
          <w:rFonts w:ascii="Arial Unicode MS" w:eastAsia="Arial Unicode MS" w:hAnsi="Arial Unicode MS" w:cs="Arial Unicode MS"/>
        </w:rPr>
        <w:t xml:space="preserve">: </w:t>
      </w:r>
      <w:r>
        <w:rPr>
          <w:rFonts w:ascii="Arial Unicode MS" w:eastAsia="Arial Unicode MS" w:hAnsi="Arial Unicode MS" w:cs="Arial Unicode MS"/>
        </w:rPr>
        <w:t>분산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트레이싱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필수</w:t>
      </w:r>
      <w:r>
        <w:rPr>
          <w:rFonts w:ascii="Arial Unicode MS" w:eastAsia="Arial Unicode MS" w:hAnsi="Arial Unicode MS" w:cs="Arial Unicode MS"/>
        </w:rPr>
        <w:t xml:space="preserve">, </w:t>
      </w:r>
      <w:proofErr w:type="spellStart"/>
      <w:r>
        <w:rPr>
          <w:rFonts w:ascii="Arial Unicode MS" w:eastAsia="Arial Unicode MS" w:hAnsi="Arial Unicode MS" w:cs="Arial Unicode MS"/>
        </w:rPr>
        <w:t>Supervisor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라우팅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결정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추적</w:t>
      </w:r>
    </w:p>
    <w:p w14:paraId="563DBF62" w14:textId="77777777" w:rsidR="00D80D8A" w:rsidRDefault="00BE6280">
      <w:pPr>
        <w:pStyle w:val="4"/>
      </w:pPr>
      <w:bookmarkStart w:id="288" w:name="_amnysjcpaedu" w:colFirst="0" w:colLast="0"/>
      <w:bookmarkEnd w:id="288"/>
      <w:r>
        <w:rPr>
          <w:rFonts w:ascii="Arial Unicode MS" w:eastAsia="Arial Unicode MS" w:hAnsi="Arial Unicode MS" w:cs="Arial Unicode MS"/>
        </w:rPr>
        <w:t xml:space="preserve">11.2.5 </w:t>
      </w:r>
      <w:proofErr w:type="spellStart"/>
      <w:r>
        <w:rPr>
          <w:rFonts w:ascii="Arial Unicode MS" w:eastAsia="Arial Unicode MS" w:hAnsi="Arial Unicode MS" w:cs="Arial Unicode MS"/>
        </w:rPr>
        <w:t>Collaborative</w:t>
      </w:r>
      <w:proofErr w:type="spellEnd"/>
      <w:r>
        <w:rPr>
          <w:rFonts w:ascii="Arial Unicode MS" w:eastAsia="Arial Unicode MS" w:hAnsi="Arial Unicode MS" w:cs="Arial Unicode MS"/>
        </w:rPr>
        <w:t xml:space="preserve"> (</w:t>
      </w:r>
      <w:r>
        <w:rPr>
          <w:rFonts w:ascii="Arial Unicode MS" w:eastAsia="Arial Unicode MS" w:hAnsi="Arial Unicode MS" w:cs="Arial Unicode MS"/>
        </w:rPr>
        <w:t>대화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협업</w:t>
      </w:r>
      <w:r>
        <w:rPr>
          <w:rFonts w:ascii="Arial Unicode MS" w:eastAsia="Arial Unicode MS" w:hAnsi="Arial Unicode MS" w:cs="Arial Unicode MS"/>
        </w:rPr>
        <w:t>)</w:t>
      </w:r>
    </w:p>
    <w:p w14:paraId="19E3F1B0" w14:textId="77777777" w:rsidR="00D80D8A" w:rsidRDefault="00BE6280">
      <w:pPr>
        <w:numPr>
          <w:ilvl w:val="0"/>
          <w:numId w:val="10"/>
        </w:numPr>
      </w:pPr>
      <w:proofErr w:type="spellStart"/>
      <w:r>
        <w:t>Framework</w:t>
      </w:r>
      <w:proofErr w:type="spellEnd"/>
      <w:r>
        <w:t xml:space="preserve">: </w:t>
      </w:r>
      <w:proofErr w:type="spellStart"/>
      <w:r>
        <w:t>AutoGen</w:t>
      </w:r>
      <w:proofErr w:type="spellEnd"/>
      <w:r>
        <w:t xml:space="preserve"> </w:t>
      </w:r>
      <w:proofErr w:type="spellStart"/>
      <w:r>
        <w:t>GroupChat</w:t>
      </w:r>
      <w:proofErr w:type="spellEnd"/>
    </w:p>
    <w:p w14:paraId="58BBB3AB" w14:textId="77777777" w:rsidR="00D80D8A" w:rsidRDefault="00BE6280">
      <w:pPr>
        <w:numPr>
          <w:ilvl w:val="0"/>
          <w:numId w:val="10"/>
        </w:numPr>
      </w:pPr>
      <w:r>
        <w:rPr>
          <w:rFonts w:ascii="Arial Unicode MS" w:eastAsia="Arial Unicode MS" w:hAnsi="Arial Unicode MS" w:cs="Arial Unicode MS"/>
        </w:rPr>
        <w:t xml:space="preserve">Tool </w:t>
      </w:r>
      <w:r>
        <w:rPr>
          <w:rFonts w:ascii="Arial Unicode MS" w:eastAsia="Arial Unicode MS" w:hAnsi="Arial Unicode MS" w:cs="Arial Unicode MS"/>
        </w:rPr>
        <w:t>연동</w:t>
      </w:r>
      <w:r>
        <w:rPr>
          <w:rFonts w:ascii="Arial Unicode MS" w:eastAsia="Arial Unicode MS" w:hAnsi="Arial Unicode MS" w:cs="Arial Unicode MS"/>
        </w:rPr>
        <w:t xml:space="preserve">: </w:t>
      </w:r>
      <w:proofErr w:type="spellStart"/>
      <w:r>
        <w:rPr>
          <w:rFonts w:ascii="Arial Unicode MS" w:eastAsia="Arial Unicode MS" w:hAnsi="Arial Unicode MS" w:cs="Arial Unicode MS"/>
        </w:rPr>
        <w:t>Agent</w:t>
      </w:r>
      <w:r>
        <w:rPr>
          <w:rFonts w:ascii="Arial Unicode MS" w:eastAsia="Arial Unicode MS" w:hAnsi="Arial Unicode MS" w:cs="Arial Unicode MS"/>
        </w:rPr>
        <w:t>별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전문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도구</w:t>
      </w:r>
      <w:r>
        <w:rPr>
          <w:rFonts w:ascii="Arial Unicode MS" w:eastAsia="Arial Unicode MS" w:hAnsi="Arial Unicode MS" w:cs="Arial Unicode MS"/>
        </w:rPr>
        <w:t xml:space="preserve"> + A2A</w:t>
      </w:r>
      <w:r>
        <w:rPr>
          <w:rFonts w:ascii="Arial Unicode MS" w:eastAsia="Arial Unicode MS" w:hAnsi="Arial Unicode MS" w:cs="Arial Unicode MS"/>
        </w:rPr>
        <w:t>로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Agent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메시지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교환</w:t>
      </w:r>
    </w:p>
    <w:p w14:paraId="33E892F2" w14:textId="77777777" w:rsidR="00D80D8A" w:rsidRDefault="00BE6280">
      <w:pPr>
        <w:numPr>
          <w:ilvl w:val="0"/>
          <w:numId w:val="10"/>
        </w:numPr>
      </w:pPr>
      <w:proofErr w:type="spellStart"/>
      <w:r>
        <w:rPr>
          <w:rFonts w:ascii="Arial Unicode MS" w:eastAsia="Arial Unicode MS" w:hAnsi="Arial Unicode MS" w:cs="Arial Unicode MS"/>
        </w:rPr>
        <w:t>Memory</w:t>
      </w:r>
      <w:proofErr w:type="spellEnd"/>
      <w:r>
        <w:rPr>
          <w:rFonts w:ascii="Arial Unicode MS" w:eastAsia="Arial Unicode MS" w:hAnsi="Arial Unicode MS" w:cs="Arial Unicode MS"/>
        </w:rPr>
        <w:t xml:space="preserve">: </w:t>
      </w:r>
      <w:r>
        <w:rPr>
          <w:rFonts w:ascii="Arial Unicode MS" w:eastAsia="Arial Unicode MS" w:hAnsi="Arial Unicode MS" w:cs="Arial Unicode MS"/>
        </w:rPr>
        <w:t>대화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기반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컨텍스트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유지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합의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결과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별도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저장</w:t>
      </w:r>
    </w:p>
    <w:p w14:paraId="7C5A0FFF" w14:textId="77777777" w:rsidR="00D80D8A" w:rsidRDefault="00BE6280">
      <w:pPr>
        <w:numPr>
          <w:ilvl w:val="0"/>
          <w:numId w:val="10"/>
        </w:numPr>
      </w:pPr>
      <w:proofErr w:type="spellStart"/>
      <w:r>
        <w:rPr>
          <w:rFonts w:ascii="Arial Unicode MS" w:eastAsia="Arial Unicode MS" w:hAnsi="Arial Unicode MS" w:cs="Arial Unicode MS"/>
        </w:rPr>
        <w:t>Guardrails</w:t>
      </w:r>
      <w:proofErr w:type="spellEnd"/>
      <w:r>
        <w:rPr>
          <w:rFonts w:ascii="Arial Unicode MS" w:eastAsia="Arial Unicode MS" w:hAnsi="Arial Unicode MS" w:cs="Arial Unicode MS"/>
        </w:rPr>
        <w:t xml:space="preserve">: </w:t>
      </w:r>
      <w:r>
        <w:rPr>
          <w:rFonts w:ascii="Arial Unicode MS" w:eastAsia="Arial Unicode MS" w:hAnsi="Arial Unicode MS" w:cs="Arial Unicode MS"/>
        </w:rPr>
        <w:t>대화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라운드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제한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유해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발언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필터링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합의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도달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조건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설정</w:t>
      </w:r>
    </w:p>
    <w:p w14:paraId="2624B1C9" w14:textId="77777777" w:rsidR="00D80D8A" w:rsidRDefault="00BE6280">
      <w:pPr>
        <w:numPr>
          <w:ilvl w:val="0"/>
          <w:numId w:val="10"/>
        </w:numPr>
      </w:pPr>
      <w:proofErr w:type="spellStart"/>
      <w:r>
        <w:rPr>
          <w:rFonts w:ascii="Arial Unicode MS" w:eastAsia="Arial Unicode MS" w:hAnsi="Arial Unicode MS" w:cs="Arial Unicode MS"/>
        </w:rPr>
        <w:t>Observability</w:t>
      </w:r>
      <w:proofErr w:type="spellEnd"/>
      <w:r>
        <w:rPr>
          <w:rFonts w:ascii="Arial Unicode MS" w:eastAsia="Arial Unicode MS" w:hAnsi="Arial Unicode MS" w:cs="Arial Unicode MS"/>
        </w:rPr>
        <w:t xml:space="preserve">: </w:t>
      </w:r>
      <w:r>
        <w:rPr>
          <w:rFonts w:ascii="Arial Unicode MS" w:eastAsia="Arial Unicode MS" w:hAnsi="Arial Unicode MS" w:cs="Arial Unicode MS"/>
        </w:rPr>
        <w:t>대화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흐름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전체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트레이싱</w:t>
      </w:r>
      <w:proofErr w:type="spellEnd"/>
      <w:r>
        <w:rPr>
          <w:rFonts w:ascii="Arial Unicode MS" w:eastAsia="Arial Unicode MS" w:hAnsi="Arial Unicode MS" w:cs="Arial Unicode MS"/>
        </w:rPr>
        <w:t xml:space="preserve">, </w:t>
      </w:r>
      <w:proofErr w:type="spellStart"/>
      <w:r>
        <w:rPr>
          <w:rFonts w:ascii="Arial Unicode MS" w:eastAsia="Arial Unicode MS" w:hAnsi="Arial Unicode MS" w:cs="Arial Unicode MS"/>
        </w:rPr>
        <w:t>Agent</w:t>
      </w:r>
      <w:r>
        <w:rPr>
          <w:rFonts w:ascii="Arial Unicode MS" w:eastAsia="Arial Unicode MS" w:hAnsi="Arial Unicode MS" w:cs="Arial Unicode MS"/>
        </w:rPr>
        <w:t>별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기여도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추적</w:t>
      </w:r>
    </w:p>
    <w:p w14:paraId="68C52124" w14:textId="77777777" w:rsidR="00D80D8A" w:rsidRDefault="00BE6280">
      <w:pPr>
        <w:pStyle w:val="3"/>
      </w:pPr>
      <w:bookmarkStart w:id="289" w:name="_nlp68oer1ov7" w:colFirst="0" w:colLast="0"/>
      <w:bookmarkEnd w:id="289"/>
      <w:r>
        <w:rPr>
          <w:rFonts w:ascii="Arial Unicode MS" w:eastAsia="Arial Unicode MS" w:hAnsi="Arial Unicode MS" w:cs="Arial Unicode MS"/>
        </w:rPr>
        <w:t xml:space="preserve">11.3 </w:t>
      </w:r>
      <w:r>
        <w:rPr>
          <w:rFonts w:ascii="Arial Unicode MS" w:eastAsia="Arial Unicode MS" w:hAnsi="Arial Unicode MS" w:cs="Arial Unicode MS"/>
        </w:rPr>
        <w:t>유형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선택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기준</w:t>
      </w:r>
    </w:p>
    <w:p w14:paraId="6D9559F6" w14:textId="77777777" w:rsidR="00D80D8A" w:rsidRDefault="00BE6280">
      <w:pPr>
        <w:numPr>
          <w:ilvl w:val="0"/>
          <w:numId w:val="10"/>
        </w:numPr>
      </w:pPr>
      <w:r>
        <w:rPr>
          <w:rFonts w:ascii="Arial Unicode MS" w:eastAsia="Arial Unicode MS" w:hAnsi="Arial Unicode MS" w:cs="Arial Unicode MS"/>
        </w:rPr>
        <w:t>어떤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조건에서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어떤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유형을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선택해야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하는지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의사결정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트리</w:t>
      </w:r>
    </w:p>
    <w:p w14:paraId="15A92430" w14:textId="77777777" w:rsidR="00D80D8A" w:rsidRDefault="00BE6280">
      <w:pPr>
        <w:numPr>
          <w:ilvl w:val="0"/>
          <w:numId w:val="10"/>
        </w:numPr>
      </w:pPr>
      <w:r>
        <w:rPr>
          <w:rFonts w:ascii="Arial Unicode MS" w:eastAsia="Arial Unicode MS" w:hAnsi="Arial Unicode MS" w:cs="Arial Unicode MS"/>
        </w:rPr>
        <w:t>유형별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장단점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요약</w:t>
      </w:r>
    </w:p>
    <w:p w14:paraId="14DDF59F" w14:textId="77777777" w:rsidR="00D80D8A" w:rsidRDefault="00BE6280">
      <w:pPr>
        <w:numPr>
          <w:ilvl w:val="0"/>
          <w:numId w:val="10"/>
        </w:numPr>
      </w:pPr>
      <w:r>
        <w:rPr>
          <w:rFonts w:ascii="Arial Unicode MS" w:eastAsia="Arial Unicode MS" w:hAnsi="Arial Unicode MS" w:cs="Arial Unicode MS"/>
        </w:rPr>
        <w:t>유</w:t>
      </w:r>
      <w:r>
        <w:rPr>
          <w:rFonts w:ascii="Arial Unicode MS" w:eastAsia="Arial Unicode MS" w:hAnsi="Arial Unicode MS" w:cs="Arial Unicode MS"/>
        </w:rPr>
        <w:t>형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전환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고려사항</w:t>
      </w:r>
      <w:r>
        <w:rPr>
          <w:rFonts w:ascii="Arial Unicode MS" w:eastAsia="Arial Unicode MS" w:hAnsi="Arial Unicode MS" w:cs="Arial Unicode MS"/>
        </w:rPr>
        <w:t xml:space="preserve"> (</w:t>
      </w:r>
      <w:r>
        <w:rPr>
          <w:rFonts w:ascii="Arial Unicode MS" w:eastAsia="Arial Unicode MS" w:hAnsi="Arial Unicode MS" w:cs="Arial Unicode MS"/>
        </w:rPr>
        <w:t>단일</w:t>
      </w:r>
      <w:r>
        <w:rPr>
          <w:rFonts w:ascii="Arial Unicode MS" w:eastAsia="Arial Unicode MS" w:hAnsi="Arial Unicode MS" w:cs="Arial Unicode MS"/>
        </w:rPr>
        <w:t xml:space="preserve"> → </w:t>
      </w:r>
      <w:r>
        <w:rPr>
          <w:rFonts w:ascii="Arial Unicode MS" w:eastAsia="Arial Unicode MS" w:hAnsi="Arial Unicode MS" w:cs="Arial Unicode MS"/>
        </w:rPr>
        <w:t>그래프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순차</w:t>
      </w:r>
      <w:r>
        <w:rPr>
          <w:rFonts w:ascii="Arial Unicode MS" w:eastAsia="Arial Unicode MS" w:hAnsi="Arial Unicode MS" w:cs="Arial Unicode MS"/>
        </w:rPr>
        <w:t xml:space="preserve"> → </w:t>
      </w:r>
      <w:r>
        <w:rPr>
          <w:rFonts w:ascii="Arial Unicode MS" w:eastAsia="Arial Unicode MS" w:hAnsi="Arial Unicode MS" w:cs="Arial Unicode MS"/>
        </w:rPr>
        <w:t>계층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등</w:t>
      </w:r>
      <w:r>
        <w:rPr>
          <w:rFonts w:ascii="Arial Unicode MS" w:eastAsia="Arial Unicode MS" w:hAnsi="Arial Unicode MS" w:cs="Arial Unicode MS"/>
        </w:rPr>
        <w:t>)</w:t>
      </w:r>
    </w:p>
    <w:p w14:paraId="2224805F" w14:textId="77777777" w:rsidR="00D80D8A" w:rsidRDefault="00D80D8A"/>
    <w:p w14:paraId="6D5D8B69" w14:textId="77777777" w:rsidR="00D80D8A" w:rsidRDefault="00BE6280">
      <w:r>
        <w:pict w14:anchorId="00A329AA">
          <v:rect id="_x0000_i1041" style="width:0;height:1.5pt" o:hralign="center" o:hrstd="t" o:hr="t" fillcolor="#a0a0a0" stroked="f"/>
        </w:pict>
      </w:r>
    </w:p>
    <w:p w14:paraId="38BA1F40" w14:textId="77777777" w:rsidR="00D80D8A" w:rsidRDefault="00D80D8A"/>
    <w:p w14:paraId="574DA780" w14:textId="77777777" w:rsidR="00D80D8A" w:rsidRDefault="00BE6280">
      <w:pPr>
        <w:pStyle w:val="2"/>
      </w:pPr>
      <w:bookmarkStart w:id="290" w:name="_6qa9mbp15ybi" w:colFirst="0" w:colLast="0"/>
      <w:bookmarkEnd w:id="290"/>
      <w:r>
        <w:rPr>
          <w:rFonts w:ascii="Arial Unicode MS" w:eastAsia="Arial Unicode MS" w:hAnsi="Arial Unicode MS" w:cs="Arial Unicode MS"/>
        </w:rPr>
        <w:lastRenderedPageBreak/>
        <w:t xml:space="preserve">12. </w:t>
      </w:r>
      <w:proofErr w:type="spellStart"/>
      <w:r>
        <w:rPr>
          <w:rFonts w:ascii="Arial Unicode MS" w:eastAsia="Arial Unicode MS" w:hAnsi="Arial Unicode MS" w:cs="Arial Unicode MS"/>
        </w:rPr>
        <w:t>유스케이스별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기술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스택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조합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권장안</w:t>
      </w:r>
      <w:proofErr w:type="spellEnd"/>
    </w:p>
    <w:p w14:paraId="591FBDC1" w14:textId="77777777" w:rsidR="00D80D8A" w:rsidRDefault="00BE6280">
      <w:pPr>
        <w:pStyle w:val="3"/>
      </w:pPr>
      <w:bookmarkStart w:id="291" w:name="_ccr3haelpzjt" w:colFirst="0" w:colLast="0"/>
      <w:bookmarkEnd w:id="291"/>
      <w:r>
        <w:rPr>
          <w:rFonts w:ascii="Arial Unicode MS" w:eastAsia="Arial Unicode MS" w:hAnsi="Arial Unicode MS" w:cs="Arial Unicode MS"/>
        </w:rPr>
        <w:t xml:space="preserve">12.1 </w:t>
      </w:r>
      <w:r>
        <w:rPr>
          <w:rFonts w:ascii="Arial Unicode MS" w:eastAsia="Arial Unicode MS" w:hAnsi="Arial Unicode MS" w:cs="Arial Unicode MS"/>
        </w:rPr>
        <w:t>사내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문서</w:t>
      </w:r>
      <w:r>
        <w:rPr>
          <w:rFonts w:ascii="Arial Unicode MS" w:eastAsia="Arial Unicode MS" w:hAnsi="Arial Unicode MS" w:cs="Arial Unicode MS"/>
        </w:rPr>
        <w:t xml:space="preserve"> QA </w:t>
      </w:r>
      <w:proofErr w:type="spellStart"/>
      <w:r>
        <w:rPr>
          <w:rFonts w:ascii="Arial Unicode MS" w:eastAsia="Arial Unicode MS" w:hAnsi="Arial Unicode MS" w:cs="Arial Unicode MS"/>
        </w:rPr>
        <w:t>Agent</w:t>
      </w:r>
      <w:proofErr w:type="spellEnd"/>
    </w:p>
    <w:p w14:paraId="31BF704D" w14:textId="77777777" w:rsidR="00D80D8A" w:rsidRDefault="00BE6280">
      <w:pPr>
        <w:numPr>
          <w:ilvl w:val="0"/>
          <w:numId w:val="8"/>
        </w:numPr>
      </w:pPr>
      <w:r>
        <w:rPr>
          <w:rFonts w:ascii="Arial Unicode MS" w:eastAsia="Arial Unicode MS" w:hAnsi="Arial Unicode MS" w:cs="Arial Unicode MS"/>
        </w:rPr>
        <w:t>시나리오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설명</w:t>
      </w:r>
    </w:p>
    <w:p w14:paraId="184415FD" w14:textId="77777777" w:rsidR="00D80D8A" w:rsidRDefault="00BE6280">
      <w:pPr>
        <w:numPr>
          <w:ilvl w:val="0"/>
          <w:numId w:val="8"/>
        </w:numPr>
      </w:pPr>
      <w:r>
        <w:rPr>
          <w:rFonts w:ascii="Arial Unicode MS" w:eastAsia="Arial Unicode MS" w:hAnsi="Arial Unicode MS" w:cs="Arial Unicode MS"/>
        </w:rPr>
        <w:t>권장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아키텍처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유형</w:t>
      </w:r>
    </w:p>
    <w:p w14:paraId="070C407D" w14:textId="77777777" w:rsidR="00D80D8A" w:rsidRDefault="00BE6280">
      <w:pPr>
        <w:numPr>
          <w:ilvl w:val="0"/>
          <w:numId w:val="8"/>
        </w:numPr>
      </w:pPr>
      <w:r>
        <w:rPr>
          <w:rFonts w:ascii="Arial Unicode MS" w:eastAsia="Arial Unicode MS" w:hAnsi="Arial Unicode MS" w:cs="Arial Unicode MS"/>
        </w:rPr>
        <w:t>전체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기술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스택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조합표</w:t>
      </w:r>
      <w:proofErr w:type="spellEnd"/>
      <w:r>
        <w:rPr>
          <w:rFonts w:ascii="Arial Unicode MS" w:eastAsia="Arial Unicode MS" w:hAnsi="Arial Unicode MS" w:cs="Arial Unicode MS"/>
        </w:rPr>
        <w:t xml:space="preserve"> (LLM ~ </w:t>
      </w:r>
      <w:proofErr w:type="spellStart"/>
      <w:r>
        <w:rPr>
          <w:rFonts w:ascii="Arial Unicode MS" w:eastAsia="Arial Unicode MS" w:hAnsi="Arial Unicode MS" w:cs="Arial Unicode MS"/>
        </w:rPr>
        <w:t>Orchestration</w:t>
      </w:r>
      <w:proofErr w:type="spellEnd"/>
      <w:r>
        <w:rPr>
          <w:rFonts w:ascii="Arial Unicode MS" w:eastAsia="Arial Unicode MS" w:hAnsi="Arial Unicode MS" w:cs="Arial Unicode MS"/>
        </w:rPr>
        <w:t>)</w:t>
      </w:r>
    </w:p>
    <w:p w14:paraId="7C12AA03" w14:textId="77777777" w:rsidR="00D80D8A" w:rsidRDefault="00BE6280">
      <w:pPr>
        <w:numPr>
          <w:ilvl w:val="0"/>
          <w:numId w:val="8"/>
        </w:numPr>
      </w:pPr>
      <w:r>
        <w:rPr>
          <w:rFonts w:ascii="Arial Unicode MS" w:eastAsia="Arial Unicode MS" w:hAnsi="Arial Unicode MS" w:cs="Arial Unicode MS"/>
        </w:rPr>
        <w:t>핵심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선정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근거</w:t>
      </w:r>
    </w:p>
    <w:p w14:paraId="7311348A" w14:textId="77777777" w:rsidR="00D80D8A" w:rsidRDefault="00BE6280">
      <w:pPr>
        <w:pStyle w:val="3"/>
      </w:pPr>
      <w:bookmarkStart w:id="292" w:name="_hu1ly366rkg9" w:colFirst="0" w:colLast="0"/>
      <w:bookmarkEnd w:id="292"/>
      <w:r>
        <w:rPr>
          <w:rFonts w:ascii="Arial Unicode MS" w:eastAsia="Arial Unicode MS" w:hAnsi="Arial Unicode MS" w:cs="Arial Unicode MS"/>
        </w:rPr>
        <w:t xml:space="preserve">12.2 </w:t>
      </w:r>
      <w:r>
        <w:rPr>
          <w:rFonts w:ascii="Arial Unicode MS" w:eastAsia="Arial Unicode MS" w:hAnsi="Arial Unicode MS" w:cs="Arial Unicode MS"/>
        </w:rPr>
        <w:t>대용량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실시간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데이터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처리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Agent</w:t>
      </w:r>
      <w:proofErr w:type="spellEnd"/>
    </w:p>
    <w:p w14:paraId="76199148" w14:textId="77777777" w:rsidR="00D80D8A" w:rsidRDefault="00BE6280">
      <w:pPr>
        <w:numPr>
          <w:ilvl w:val="0"/>
          <w:numId w:val="8"/>
        </w:numPr>
      </w:pPr>
      <w:r>
        <w:rPr>
          <w:rFonts w:ascii="Arial Unicode MS" w:eastAsia="Arial Unicode MS" w:hAnsi="Arial Unicode MS" w:cs="Arial Unicode MS"/>
        </w:rPr>
        <w:t>시나리오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설명</w:t>
      </w:r>
    </w:p>
    <w:p w14:paraId="4DE780CD" w14:textId="77777777" w:rsidR="00D80D8A" w:rsidRDefault="00BE6280">
      <w:pPr>
        <w:numPr>
          <w:ilvl w:val="0"/>
          <w:numId w:val="8"/>
        </w:numPr>
      </w:pPr>
      <w:r>
        <w:rPr>
          <w:rFonts w:ascii="Arial Unicode MS" w:eastAsia="Arial Unicode MS" w:hAnsi="Arial Unicode MS" w:cs="Arial Unicode MS"/>
        </w:rPr>
        <w:t>권장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아키텍처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유형</w:t>
      </w:r>
    </w:p>
    <w:p w14:paraId="454505E0" w14:textId="77777777" w:rsidR="00D80D8A" w:rsidRDefault="00BE6280">
      <w:pPr>
        <w:numPr>
          <w:ilvl w:val="0"/>
          <w:numId w:val="8"/>
        </w:numPr>
      </w:pPr>
      <w:r>
        <w:rPr>
          <w:rFonts w:ascii="Arial Unicode MS" w:eastAsia="Arial Unicode MS" w:hAnsi="Arial Unicode MS" w:cs="Arial Unicode MS"/>
        </w:rPr>
        <w:t>전체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기술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스택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조합표</w:t>
      </w:r>
      <w:proofErr w:type="spellEnd"/>
    </w:p>
    <w:p w14:paraId="03FF2E35" w14:textId="77777777" w:rsidR="00D80D8A" w:rsidRDefault="00BE6280">
      <w:pPr>
        <w:numPr>
          <w:ilvl w:val="0"/>
          <w:numId w:val="8"/>
        </w:numPr>
      </w:pPr>
      <w:r>
        <w:rPr>
          <w:rFonts w:ascii="Arial Unicode MS" w:eastAsia="Arial Unicode MS" w:hAnsi="Arial Unicode MS" w:cs="Arial Unicode MS"/>
        </w:rPr>
        <w:t>핵심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선정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근거</w:t>
      </w:r>
    </w:p>
    <w:p w14:paraId="6F9C53D5" w14:textId="77777777" w:rsidR="00D80D8A" w:rsidRDefault="00BE6280">
      <w:pPr>
        <w:pStyle w:val="3"/>
      </w:pPr>
      <w:bookmarkStart w:id="293" w:name="_7vmhmm7tzm0h" w:colFirst="0" w:colLast="0"/>
      <w:bookmarkEnd w:id="293"/>
      <w:r>
        <w:rPr>
          <w:rFonts w:ascii="Arial Unicode MS" w:eastAsia="Arial Unicode MS" w:hAnsi="Arial Unicode MS" w:cs="Arial Unicode MS"/>
        </w:rPr>
        <w:t xml:space="preserve">12.3 </w:t>
      </w:r>
      <w:r>
        <w:rPr>
          <w:rFonts w:ascii="Arial Unicode MS" w:eastAsia="Arial Unicode MS" w:hAnsi="Arial Unicode MS" w:cs="Arial Unicode MS"/>
        </w:rPr>
        <w:t>고객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응대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Agent</w:t>
      </w:r>
      <w:proofErr w:type="spellEnd"/>
    </w:p>
    <w:p w14:paraId="5B491581" w14:textId="77777777" w:rsidR="00D80D8A" w:rsidRDefault="00BE6280">
      <w:pPr>
        <w:numPr>
          <w:ilvl w:val="0"/>
          <w:numId w:val="8"/>
        </w:numPr>
      </w:pPr>
      <w:r>
        <w:rPr>
          <w:rFonts w:ascii="Arial Unicode MS" w:eastAsia="Arial Unicode MS" w:hAnsi="Arial Unicode MS" w:cs="Arial Unicode MS"/>
        </w:rPr>
        <w:t>시나리오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설명</w:t>
      </w:r>
    </w:p>
    <w:p w14:paraId="1DCACAE9" w14:textId="77777777" w:rsidR="00D80D8A" w:rsidRDefault="00BE6280">
      <w:pPr>
        <w:numPr>
          <w:ilvl w:val="0"/>
          <w:numId w:val="8"/>
        </w:numPr>
      </w:pPr>
      <w:r>
        <w:rPr>
          <w:rFonts w:ascii="Arial Unicode MS" w:eastAsia="Arial Unicode MS" w:hAnsi="Arial Unicode MS" w:cs="Arial Unicode MS"/>
        </w:rPr>
        <w:t>권장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아키텍처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유형</w:t>
      </w:r>
    </w:p>
    <w:p w14:paraId="07D70658" w14:textId="77777777" w:rsidR="00D80D8A" w:rsidRDefault="00BE6280">
      <w:pPr>
        <w:numPr>
          <w:ilvl w:val="0"/>
          <w:numId w:val="8"/>
        </w:numPr>
      </w:pPr>
      <w:r>
        <w:rPr>
          <w:rFonts w:ascii="Arial Unicode MS" w:eastAsia="Arial Unicode MS" w:hAnsi="Arial Unicode MS" w:cs="Arial Unicode MS"/>
        </w:rPr>
        <w:t>전체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기술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스택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조합표</w:t>
      </w:r>
      <w:proofErr w:type="spellEnd"/>
    </w:p>
    <w:p w14:paraId="5F1B0C33" w14:textId="77777777" w:rsidR="00D80D8A" w:rsidRDefault="00BE6280">
      <w:pPr>
        <w:numPr>
          <w:ilvl w:val="0"/>
          <w:numId w:val="8"/>
        </w:numPr>
      </w:pPr>
      <w:r>
        <w:rPr>
          <w:rFonts w:ascii="Arial Unicode MS" w:eastAsia="Arial Unicode MS" w:hAnsi="Arial Unicode MS" w:cs="Arial Unicode MS"/>
        </w:rPr>
        <w:t>핵심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선정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근거</w:t>
      </w:r>
    </w:p>
    <w:p w14:paraId="2BAFDD24" w14:textId="77777777" w:rsidR="00D80D8A" w:rsidRDefault="00BE6280">
      <w:pPr>
        <w:pStyle w:val="3"/>
      </w:pPr>
      <w:bookmarkStart w:id="294" w:name="_y1bjup5w940n" w:colFirst="0" w:colLast="0"/>
      <w:bookmarkEnd w:id="294"/>
      <w:r>
        <w:rPr>
          <w:rFonts w:ascii="Arial Unicode MS" w:eastAsia="Arial Unicode MS" w:hAnsi="Arial Unicode MS" w:cs="Arial Unicode MS"/>
        </w:rPr>
        <w:t xml:space="preserve">12.4 </w:t>
      </w:r>
      <w:r>
        <w:rPr>
          <w:rFonts w:ascii="Arial Unicode MS" w:eastAsia="Arial Unicode MS" w:hAnsi="Arial Unicode MS" w:cs="Arial Unicode MS"/>
        </w:rPr>
        <w:t>코드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생성</w:t>
      </w:r>
      <w:r>
        <w:rPr>
          <w:rFonts w:ascii="Arial Unicode MS" w:eastAsia="Arial Unicode MS" w:hAnsi="Arial Unicode MS" w:cs="Arial Unicode MS"/>
        </w:rPr>
        <w:t>/</w:t>
      </w:r>
      <w:r>
        <w:rPr>
          <w:rFonts w:ascii="Arial Unicode MS" w:eastAsia="Arial Unicode MS" w:hAnsi="Arial Unicode MS" w:cs="Arial Unicode MS"/>
        </w:rPr>
        <w:t>리뷰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Agent</w:t>
      </w:r>
      <w:proofErr w:type="spellEnd"/>
    </w:p>
    <w:p w14:paraId="14C3750A" w14:textId="77777777" w:rsidR="00D80D8A" w:rsidRDefault="00BE6280">
      <w:pPr>
        <w:numPr>
          <w:ilvl w:val="0"/>
          <w:numId w:val="8"/>
        </w:numPr>
      </w:pPr>
      <w:r>
        <w:rPr>
          <w:rFonts w:ascii="Arial Unicode MS" w:eastAsia="Arial Unicode MS" w:hAnsi="Arial Unicode MS" w:cs="Arial Unicode MS"/>
        </w:rPr>
        <w:t>시나리오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설명</w:t>
      </w:r>
    </w:p>
    <w:p w14:paraId="296DB4A2" w14:textId="77777777" w:rsidR="00D80D8A" w:rsidRDefault="00BE6280">
      <w:pPr>
        <w:numPr>
          <w:ilvl w:val="0"/>
          <w:numId w:val="8"/>
        </w:numPr>
      </w:pPr>
      <w:r>
        <w:rPr>
          <w:rFonts w:ascii="Arial Unicode MS" w:eastAsia="Arial Unicode MS" w:hAnsi="Arial Unicode MS" w:cs="Arial Unicode MS"/>
        </w:rPr>
        <w:t>권장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아키텍처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유형</w:t>
      </w:r>
    </w:p>
    <w:p w14:paraId="70B786F0" w14:textId="77777777" w:rsidR="00D80D8A" w:rsidRDefault="00BE6280">
      <w:pPr>
        <w:numPr>
          <w:ilvl w:val="0"/>
          <w:numId w:val="8"/>
        </w:numPr>
      </w:pPr>
      <w:r>
        <w:rPr>
          <w:rFonts w:ascii="Arial Unicode MS" w:eastAsia="Arial Unicode MS" w:hAnsi="Arial Unicode MS" w:cs="Arial Unicode MS"/>
        </w:rPr>
        <w:t>전체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기술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스택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조합표</w:t>
      </w:r>
      <w:proofErr w:type="spellEnd"/>
    </w:p>
    <w:p w14:paraId="4BC08818" w14:textId="77777777" w:rsidR="00D80D8A" w:rsidRDefault="00BE6280">
      <w:pPr>
        <w:numPr>
          <w:ilvl w:val="0"/>
          <w:numId w:val="8"/>
        </w:numPr>
      </w:pPr>
      <w:r>
        <w:rPr>
          <w:rFonts w:ascii="Arial Unicode MS" w:eastAsia="Arial Unicode MS" w:hAnsi="Arial Unicode MS" w:cs="Arial Unicode MS"/>
        </w:rPr>
        <w:t>핵심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선정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근거</w:t>
      </w:r>
    </w:p>
    <w:p w14:paraId="3431D191" w14:textId="77777777" w:rsidR="00D80D8A" w:rsidRDefault="00D80D8A"/>
    <w:p w14:paraId="76418123" w14:textId="77777777" w:rsidR="00D80D8A" w:rsidRDefault="00BE6280">
      <w:r>
        <w:pict w14:anchorId="0E81FDC8">
          <v:rect id="_x0000_i1042" style="width:0;height:1.5pt" o:hralign="center" o:hrstd="t" o:hr="t" fillcolor="#a0a0a0" stroked="f"/>
        </w:pict>
      </w:r>
    </w:p>
    <w:p w14:paraId="4A041745" w14:textId="77777777" w:rsidR="00D80D8A" w:rsidRDefault="00BE6280">
      <w:pPr>
        <w:pStyle w:val="2"/>
      </w:pPr>
      <w:bookmarkStart w:id="295" w:name="_f2lwczn3eljl" w:colFirst="0" w:colLast="0"/>
      <w:bookmarkEnd w:id="295"/>
      <w:r>
        <w:rPr>
          <w:rFonts w:ascii="Arial Unicode MS" w:eastAsia="Arial Unicode MS" w:hAnsi="Arial Unicode MS" w:cs="Arial Unicode MS"/>
        </w:rPr>
        <w:t xml:space="preserve">13. </w:t>
      </w:r>
      <w:r>
        <w:rPr>
          <w:rFonts w:ascii="Arial Unicode MS" w:eastAsia="Arial Unicode MS" w:hAnsi="Arial Unicode MS" w:cs="Arial Unicode MS"/>
        </w:rPr>
        <w:t>부록</w:t>
      </w:r>
    </w:p>
    <w:p w14:paraId="19FDA024" w14:textId="77777777" w:rsidR="00D80D8A" w:rsidRDefault="00BE6280">
      <w:pPr>
        <w:pStyle w:val="3"/>
        <w:rPr>
          <w:color w:val="999999"/>
        </w:rPr>
      </w:pPr>
      <w:bookmarkStart w:id="296" w:name="_6t2zbgkrou01" w:colFirst="0" w:colLast="0"/>
      <w:bookmarkEnd w:id="296"/>
      <w:r>
        <w:rPr>
          <w:rFonts w:ascii="Arial Unicode MS" w:eastAsia="Arial Unicode MS" w:hAnsi="Arial Unicode MS" w:cs="Arial Unicode MS"/>
          <w:color w:val="999999"/>
        </w:rPr>
        <w:t xml:space="preserve">13.1 </w:t>
      </w:r>
      <w:r>
        <w:rPr>
          <w:rFonts w:ascii="Arial Unicode MS" w:eastAsia="Arial Unicode MS" w:hAnsi="Arial Unicode MS" w:cs="Arial Unicode MS"/>
          <w:color w:val="999999"/>
        </w:rPr>
        <w:t>전체</w:t>
      </w:r>
      <w:r>
        <w:rPr>
          <w:rFonts w:ascii="Arial Unicode MS" w:eastAsia="Arial Unicode MS" w:hAnsi="Arial Unicode MS" w:cs="Arial Unicode MS"/>
          <w:color w:val="999999"/>
        </w:rPr>
        <w:t xml:space="preserve"> </w:t>
      </w:r>
      <w:r>
        <w:rPr>
          <w:rFonts w:ascii="Arial Unicode MS" w:eastAsia="Arial Unicode MS" w:hAnsi="Arial Unicode MS" w:cs="Arial Unicode MS"/>
          <w:color w:val="999999"/>
        </w:rPr>
        <w:t>비교표</w:t>
      </w:r>
      <w:r>
        <w:rPr>
          <w:rFonts w:ascii="Arial Unicode MS" w:eastAsia="Arial Unicode MS" w:hAnsi="Arial Unicode MS" w:cs="Arial Unicode MS"/>
          <w:color w:val="999999"/>
        </w:rPr>
        <w:t xml:space="preserve"> </w:t>
      </w:r>
      <w:r>
        <w:rPr>
          <w:rFonts w:ascii="Arial Unicode MS" w:eastAsia="Arial Unicode MS" w:hAnsi="Arial Unicode MS" w:cs="Arial Unicode MS"/>
          <w:color w:val="999999"/>
        </w:rPr>
        <w:t>요약</w:t>
      </w:r>
      <w:r>
        <w:rPr>
          <w:rFonts w:ascii="Arial Unicode MS" w:eastAsia="Arial Unicode MS" w:hAnsi="Arial Unicode MS" w:cs="Arial Unicode MS"/>
          <w:color w:val="999999"/>
        </w:rPr>
        <w:t xml:space="preserve"> (</w:t>
      </w:r>
      <w:r>
        <w:rPr>
          <w:rFonts w:ascii="Arial Unicode MS" w:eastAsia="Arial Unicode MS" w:hAnsi="Arial Unicode MS" w:cs="Arial Unicode MS"/>
          <w:color w:val="999999"/>
        </w:rPr>
        <w:t>한눈에</w:t>
      </w:r>
      <w:r>
        <w:rPr>
          <w:rFonts w:ascii="Arial Unicode MS" w:eastAsia="Arial Unicode MS" w:hAnsi="Arial Unicode MS" w:cs="Arial Unicode MS"/>
          <w:color w:val="999999"/>
        </w:rPr>
        <w:t xml:space="preserve"> </w:t>
      </w:r>
      <w:r>
        <w:rPr>
          <w:rFonts w:ascii="Arial Unicode MS" w:eastAsia="Arial Unicode MS" w:hAnsi="Arial Unicode MS" w:cs="Arial Unicode MS"/>
          <w:color w:val="999999"/>
        </w:rPr>
        <w:t>보기</w:t>
      </w:r>
      <w:r>
        <w:rPr>
          <w:rFonts w:ascii="Arial Unicode MS" w:eastAsia="Arial Unicode MS" w:hAnsi="Arial Unicode MS" w:cs="Arial Unicode MS"/>
          <w:color w:val="999999"/>
        </w:rPr>
        <w:t>)</w:t>
      </w:r>
    </w:p>
    <w:p w14:paraId="31F53209" w14:textId="77777777" w:rsidR="00D80D8A" w:rsidRDefault="00BE6280">
      <w:pPr>
        <w:numPr>
          <w:ilvl w:val="0"/>
          <w:numId w:val="8"/>
        </w:numPr>
        <w:rPr>
          <w:color w:val="999999"/>
        </w:rPr>
      </w:pPr>
      <w:r>
        <w:rPr>
          <w:rFonts w:ascii="Arial Unicode MS" w:eastAsia="Arial Unicode MS" w:hAnsi="Arial Unicode MS" w:cs="Arial Unicode MS"/>
          <w:color w:val="999999"/>
        </w:rPr>
        <w:t>영역별</w:t>
      </w:r>
      <w:r>
        <w:rPr>
          <w:rFonts w:ascii="Arial Unicode MS" w:eastAsia="Arial Unicode MS" w:hAnsi="Arial Unicode MS" w:cs="Arial Unicode MS"/>
          <w:color w:val="999999"/>
        </w:rPr>
        <w:t xml:space="preserve"> </w:t>
      </w:r>
      <w:r>
        <w:rPr>
          <w:rFonts w:ascii="Arial Unicode MS" w:eastAsia="Arial Unicode MS" w:hAnsi="Arial Unicode MS" w:cs="Arial Unicode MS"/>
          <w:color w:val="999999"/>
        </w:rPr>
        <w:t>선택지</w:t>
      </w:r>
      <w:r>
        <w:rPr>
          <w:rFonts w:ascii="Arial Unicode MS" w:eastAsia="Arial Unicode MS" w:hAnsi="Arial Unicode MS" w:cs="Arial Unicode MS"/>
          <w:color w:val="999999"/>
        </w:rPr>
        <w:t xml:space="preserve"> </w:t>
      </w:r>
      <w:r>
        <w:rPr>
          <w:rFonts w:ascii="Arial Unicode MS" w:eastAsia="Arial Unicode MS" w:hAnsi="Arial Unicode MS" w:cs="Arial Unicode MS"/>
          <w:color w:val="999999"/>
        </w:rPr>
        <w:t>전체를</w:t>
      </w:r>
      <w:r>
        <w:rPr>
          <w:rFonts w:ascii="Arial Unicode MS" w:eastAsia="Arial Unicode MS" w:hAnsi="Arial Unicode MS" w:cs="Arial Unicode MS"/>
          <w:color w:val="999999"/>
        </w:rPr>
        <w:t xml:space="preserve"> </w:t>
      </w:r>
      <w:r>
        <w:rPr>
          <w:rFonts w:ascii="Arial Unicode MS" w:eastAsia="Arial Unicode MS" w:hAnsi="Arial Unicode MS" w:cs="Arial Unicode MS"/>
          <w:color w:val="999999"/>
        </w:rPr>
        <w:t>하나의</w:t>
      </w:r>
      <w:r>
        <w:rPr>
          <w:rFonts w:ascii="Arial Unicode MS" w:eastAsia="Arial Unicode MS" w:hAnsi="Arial Unicode MS" w:cs="Arial Unicode MS"/>
          <w:color w:val="999999"/>
        </w:rPr>
        <w:t xml:space="preserve"> </w:t>
      </w:r>
      <w:r>
        <w:rPr>
          <w:rFonts w:ascii="Arial Unicode MS" w:eastAsia="Arial Unicode MS" w:hAnsi="Arial Unicode MS" w:cs="Arial Unicode MS"/>
          <w:color w:val="999999"/>
        </w:rPr>
        <w:t>표로</w:t>
      </w:r>
      <w:r>
        <w:rPr>
          <w:rFonts w:ascii="Arial Unicode MS" w:eastAsia="Arial Unicode MS" w:hAnsi="Arial Unicode MS" w:cs="Arial Unicode MS"/>
          <w:color w:val="999999"/>
        </w:rPr>
        <w:t xml:space="preserve"> </w:t>
      </w:r>
      <w:r>
        <w:rPr>
          <w:rFonts w:ascii="Arial Unicode MS" w:eastAsia="Arial Unicode MS" w:hAnsi="Arial Unicode MS" w:cs="Arial Unicode MS"/>
          <w:color w:val="999999"/>
        </w:rPr>
        <w:t>요약</w:t>
      </w:r>
    </w:p>
    <w:p w14:paraId="268D5C83" w14:textId="77777777" w:rsidR="00D80D8A" w:rsidRDefault="00BE6280">
      <w:pPr>
        <w:pStyle w:val="3"/>
        <w:rPr>
          <w:color w:val="999999"/>
        </w:rPr>
      </w:pPr>
      <w:bookmarkStart w:id="297" w:name="_x06qfz2f9hlt" w:colFirst="0" w:colLast="0"/>
      <w:bookmarkEnd w:id="297"/>
      <w:r>
        <w:rPr>
          <w:rFonts w:ascii="Arial Unicode MS" w:eastAsia="Arial Unicode MS" w:hAnsi="Arial Unicode MS" w:cs="Arial Unicode MS"/>
          <w:color w:val="999999"/>
        </w:rPr>
        <w:t xml:space="preserve">13.2 </w:t>
      </w:r>
      <w:r>
        <w:rPr>
          <w:rFonts w:ascii="Arial Unicode MS" w:eastAsia="Arial Unicode MS" w:hAnsi="Arial Unicode MS" w:cs="Arial Unicode MS"/>
          <w:color w:val="999999"/>
        </w:rPr>
        <w:t>가격</w:t>
      </w:r>
      <w:r>
        <w:rPr>
          <w:rFonts w:ascii="Arial Unicode MS" w:eastAsia="Arial Unicode MS" w:hAnsi="Arial Unicode MS" w:cs="Arial Unicode MS"/>
          <w:color w:val="999999"/>
        </w:rPr>
        <w:t xml:space="preserve"> </w:t>
      </w:r>
      <w:r>
        <w:rPr>
          <w:rFonts w:ascii="Arial Unicode MS" w:eastAsia="Arial Unicode MS" w:hAnsi="Arial Unicode MS" w:cs="Arial Unicode MS"/>
          <w:color w:val="999999"/>
        </w:rPr>
        <w:t>비교표</w:t>
      </w:r>
    </w:p>
    <w:p w14:paraId="1822CDE2" w14:textId="77777777" w:rsidR="00D80D8A" w:rsidRDefault="00BE6280">
      <w:pPr>
        <w:pStyle w:val="4"/>
      </w:pPr>
      <w:bookmarkStart w:id="298" w:name="_jtvf4peqszps" w:colFirst="0" w:colLast="0"/>
      <w:bookmarkEnd w:id="298"/>
      <w:r>
        <w:rPr>
          <w:rFonts w:ascii="Arial Unicode MS" w:eastAsia="Arial Unicode MS" w:hAnsi="Arial Unicode MS" w:cs="Arial Unicode MS"/>
        </w:rPr>
        <w:t xml:space="preserve">13.2.1 LLM </w:t>
      </w:r>
      <w:r>
        <w:rPr>
          <w:rFonts w:ascii="Arial Unicode MS" w:eastAsia="Arial Unicode MS" w:hAnsi="Arial Unicode MS" w:cs="Arial Unicode MS"/>
        </w:rPr>
        <w:t>비용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보정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요소</w:t>
      </w:r>
    </w:p>
    <w:p w14:paraId="0A4104BD" w14:textId="77777777" w:rsidR="00D80D8A" w:rsidRDefault="00BE6280">
      <w:r>
        <w:rPr>
          <w:rFonts w:ascii="Arial Unicode MS" w:eastAsia="Arial Unicode MS" w:hAnsi="Arial Unicode MS" w:cs="Arial Unicode MS"/>
        </w:rPr>
        <w:t>3.1.1</w:t>
      </w:r>
      <w:r>
        <w:rPr>
          <w:rFonts w:ascii="Arial Unicode MS" w:eastAsia="Arial Unicode MS" w:hAnsi="Arial Unicode MS" w:cs="Arial Unicode MS"/>
        </w:rPr>
        <w:t>절</w:t>
      </w:r>
      <w:r>
        <w:rPr>
          <w:rFonts w:ascii="Arial Unicode MS" w:eastAsia="Arial Unicode MS" w:hAnsi="Arial Unicode MS" w:cs="Arial Unicode MS"/>
        </w:rPr>
        <w:t>(</w:t>
      </w:r>
      <w:r>
        <w:rPr>
          <w:rFonts w:ascii="Arial Unicode MS" w:eastAsia="Arial Unicode MS" w:hAnsi="Arial Unicode MS" w:cs="Arial Unicode MS"/>
        </w:rPr>
        <w:t>비용</w:t>
      </w:r>
      <w:r>
        <w:rPr>
          <w:rFonts w:ascii="Arial Unicode MS" w:eastAsia="Arial Unicode MS" w:hAnsi="Arial Unicode MS" w:cs="Arial Unicode MS"/>
        </w:rPr>
        <w:t>)</w:t>
      </w:r>
      <w:r>
        <w:rPr>
          <w:rFonts w:ascii="Arial Unicode MS" w:eastAsia="Arial Unicode MS" w:hAnsi="Arial Unicode MS" w:cs="Arial Unicode MS"/>
        </w:rPr>
        <w:t>에서</w:t>
      </w:r>
      <w:r>
        <w:rPr>
          <w:rFonts w:ascii="Arial Unicode MS" w:eastAsia="Arial Unicode MS" w:hAnsi="Arial Unicode MS" w:cs="Arial Unicode MS"/>
        </w:rPr>
        <w:t xml:space="preserve"> "</w:t>
      </w:r>
      <w:r>
        <w:rPr>
          <w:rFonts w:ascii="Arial Unicode MS" w:eastAsia="Arial Unicode MS" w:hAnsi="Arial Unicode MS" w:cs="Arial Unicode MS"/>
        </w:rPr>
        <w:t>보정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요소가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실제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비용을</w:t>
      </w:r>
      <w:r>
        <w:rPr>
          <w:rFonts w:ascii="Arial Unicode MS" w:eastAsia="Arial Unicode MS" w:hAnsi="Arial Unicode MS" w:cs="Arial Unicode MS"/>
        </w:rPr>
        <w:t xml:space="preserve"> ±30~50% </w:t>
      </w:r>
      <w:r>
        <w:rPr>
          <w:rFonts w:ascii="Arial Unicode MS" w:eastAsia="Arial Unicode MS" w:hAnsi="Arial Unicode MS" w:cs="Arial Unicode MS"/>
        </w:rPr>
        <w:t>이상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변동시키므로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반드시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고려해야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한다</w:t>
      </w:r>
      <w:r>
        <w:rPr>
          <w:rFonts w:ascii="Arial Unicode MS" w:eastAsia="Arial Unicode MS" w:hAnsi="Arial Unicode MS" w:cs="Arial Unicode MS"/>
        </w:rPr>
        <w:t>"</w:t>
      </w:r>
      <w:r>
        <w:rPr>
          <w:rFonts w:ascii="Arial Unicode MS" w:eastAsia="Arial Unicode MS" w:hAnsi="Arial Unicode MS" w:cs="Arial Unicode MS"/>
        </w:rPr>
        <w:t>고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명시한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있다</w:t>
      </w:r>
      <w:r>
        <w:rPr>
          <w:rFonts w:ascii="Arial Unicode MS" w:eastAsia="Arial Unicode MS" w:hAnsi="Arial Unicode MS" w:cs="Arial Unicode MS"/>
        </w:rPr>
        <w:t xml:space="preserve">. </w:t>
      </w:r>
      <w:r>
        <w:rPr>
          <w:rFonts w:ascii="Arial Unicode MS" w:eastAsia="Arial Unicode MS" w:hAnsi="Arial Unicode MS" w:cs="Arial Unicode MS"/>
        </w:rPr>
        <w:t>아래에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각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보정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요소의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상세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내용을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정리한다</w:t>
      </w:r>
      <w:r>
        <w:rPr>
          <w:rFonts w:ascii="Arial Unicode MS" w:eastAsia="Arial Unicode MS" w:hAnsi="Arial Unicode MS" w:cs="Arial Unicode MS"/>
        </w:rPr>
        <w:t>.</w:t>
      </w:r>
    </w:p>
    <w:p w14:paraId="7B5F6B86" w14:textId="77777777" w:rsidR="00D80D8A" w:rsidRDefault="00D80D8A">
      <w:pPr>
        <w:pBdr>
          <w:top w:val="nil"/>
          <w:left w:val="nil"/>
          <w:bottom w:val="nil"/>
          <w:right w:val="nil"/>
          <w:between w:val="nil"/>
        </w:pBdr>
      </w:pPr>
    </w:p>
    <w:p w14:paraId="16ACDB9C" w14:textId="77777777" w:rsidR="00D80D8A" w:rsidRDefault="00BE6280">
      <w:r>
        <w:rPr>
          <w:rFonts w:ascii="Arial Unicode MS" w:eastAsia="Arial Unicode MS" w:hAnsi="Arial Unicode MS" w:cs="Arial Unicode MS"/>
          <w:b/>
          <w:bCs/>
        </w:rPr>
        <w:t>기본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산정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공식</w:t>
      </w:r>
      <w:r>
        <w:rPr>
          <w:rFonts w:ascii="Arial Unicode MS" w:eastAsia="Arial Unicode MS" w:hAnsi="Arial Unicode MS" w:cs="Arial Unicode MS"/>
          <w:b/>
          <w:bCs/>
        </w:rPr>
        <w:t>:</w:t>
      </w:r>
    </w:p>
    <w:p w14:paraId="0071A0C1" w14:textId="77777777" w:rsidR="00D80D8A" w:rsidRDefault="00D80D8A">
      <w:pPr>
        <w:pBdr>
          <w:top w:val="nil"/>
          <w:left w:val="nil"/>
          <w:bottom w:val="nil"/>
          <w:right w:val="nil"/>
          <w:between w:val="nil"/>
        </w:pBdr>
      </w:pPr>
    </w:p>
    <w:p w14:paraId="2230BE9E" w14:textId="77777777" w:rsidR="00D80D8A" w:rsidRDefault="00BE6280">
      <w:r>
        <w:rPr>
          <w:rFonts w:ascii="Arial Unicode MS" w:eastAsia="Arial Unicode MS" w:hAnsi="Arial Unicode MS" w:cs="Arial Unicode MS"/>
        </w:rPr>
        <w:t>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비용</w:t>
      </w:r>
      <w:r>
        <w:rPr>
          <w:rFonts w:ascii="Arial Unicode MS" w:eastAsia="Arial Unicode MS" w:hAnsi="Arial Unicode MS" w:cs="Arial Unicode MS"/>
        </w:rPr>
        <w:t xml:space="preserve"> ≈ </w:t>
      </w:r>
      <w:r>
        <w:rPr>
          <w:rFonts w:ascii="Arial Unicode MS" w:eastAsia="Arial Unicode MS" w:hAnsi="Arial Unicode MS" w:cs="Arial Unicode MS"/>
        </w:rPr>
        <w:t>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평균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호출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수</w:t>
      </w:r>
      <w:r>
        <w:rPr>
          <w:rFonts w:ascii="Arial Unicode MS" w:eastAsia="Arial Unicode MS" w:hAnsi="Arial Unicode MS" w:cs="Arial Unicode MS"/>
        </w:rPr>
        <w:t xml:space="preserve"> × 30</w:t>
      </w:r>
      <w:r>
        <w:rPr>
          <w:rFonts w:ascii="Arial Unicode MS" w:eastAsia="Arial Unicode MS" w:hAnsi="Arial Unicode MS" w:cs="Arial Unicode MS"/>
        </w:rPr>
        <w:t>일</w:t>
      </w:r>
      <w:r>
        <w:rPr>
          <w:rFonts w:ascii="Arial Unicode MS" w:eastAsia="Arial Unicode MS" w:hAnsi="Arial Unicode MS" w:cs="Arial Unicode MS"/>
        </w:rPr>
        <w:t xml:space="preserve"> × {(</w:t>
      </w:r>
      <w:r>
        <w:rPr>
          <w:rFonts w:ascii="Arial Unicode MS" w:eastAsia="Arial Unicode MS" w:hAnsi="Arial Unicode MS" w:cs="Arial Unicode MS"/>
        </w:rPr>
        <w:t>평균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Input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토큰</w:t>
      </w:r>
      <w:r>
        <w:rPr>
          <w:rFonts w:ascii="Arial Unicode MS" w:eastAsia="Arial Unicode MS" w:hAnsi="Arial Unicode MS" w:cs="Arial Unicode MS"/>
        </w:rPr>
        <w:t xml:space="preserve"> × </w:t>
      </w:r>
      <w:proofErr w:type="spellStart"/>
      <w:r>
        <w:rPr>
          <w:rFonts w:ascii="Arial Unicode MS" w:eastAsia="Arial Unicode MS" w:hAnsi="Arial Unicode MS" w:cs="Arial Unicode MS"/>
        </w:rPr>
        <w:t>Input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단가</w:t>
      </w:r>
      <w:r>
        <w:rPr>
          <w:rFonts w:ascii="Arial Unicode MS" w:eastAsia="Arial Unicode MS" w:hAnsi="Arial Unicode MS" w:cs="Arial Unicode MS"/>
        </w:rPr>
        <w:t>) + (</w:t>
      </w:r>
      <w:r>
        <w:rPr>
          <w:rFonts w:ascii="Arial Unicode MS" w:eastAsia="Arial Unicode MS" w:hAnsi="Arial Unicode MS" w:cs="Arial Unicode MS"/>
        </w:rPr>
        <w:t>평균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Output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토큰</w:t>
      </w:r>
      <w:r>
        <w:rPr>
          <w:rFonts w:ascii="Arial Unicode MS" w:eastAsia="Arial Unicode MS" w:hAnsi="Arial Unicode MS" w:cs="Arial Unicode MS"/>
        </w:rPr>
        <w:t xml:space="preserve"> × </w:t>
      </w:r>
      <w:proofErr w:type="spellStart"/>
      <w:r>
        <w:rPr>
          <w:rFonts w:ascii="Arial Unicode MS" w:eastAsia="Arial Unicode MS" w:hAnsi="Arial Unicode MS" w:cs="Arial Unicode MS"/>
        </w:rPr>
        <w:t>Output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단가</w:t>
      </w:r>
      <w:r>
        <w:rPr>
          <w:rFonts w:ascii="Arial Unicode MS" w:eastAsia="Arial Unicode MS" w:hAnsi="Arial Unicode MS" w:cs="Arial Unicode MS"/>
        </w:rPr>
        <w:t>)}</w:t>
      </w:r>
    </w:p>
    <w:p w14:paraId="430D7736" w14:textId="77777777" w:rsidR="00D80D8A" w:rsidRDefault="00D80D8A">
      <w:pPr>
        <w:pBdr>
          <w:top w:val="nil"/>
          <w:left w:val="nil"/>
          <w:bottom w:val="nil"/>
          <w:right w:val="nil"/>
          <w:between w:val="nil"/>
        </w:pBdr>
      </w:pPr>
    </w:p>
    <w:p w14:paraId="76A3205A" w14:textId="77777777" w:rsidR="00D80D8A" w:rsidRDefault="00BE6280">
      <w:r>
        <w:rPr>
          <w:rFonts w:ascii="Arial Unicode MS" w:eastAsia="Arial Unicode MS" w:hAnsi="Arial Unicode MS" w:cs="Arial Unicode MS"/>
          <w:b/>
          <w:bCs/>
        </w:rPr>
        <w:t>보정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요소</w:t>
      </w:r>
      <w:r>
        <w:rPr>
          <w:rFonts w:ascii="Arial Unicode MS" w:eastAsia="Arial Unicode MS" w:hAnsi="Arial Unicode MS" w:cs="Arial Unicode MS"/>
          <w:b/>
          <w:bCs/>
        </w:rPr>
        <w:t xml:space="preserve"> (</w:t>
      </w:r>
      <w:r>
        <w:rPr>
          <w:rFonts w:ascii="Arial Unicode MS" w:eastAsia="Arial Unicode MS" w:hAnsi="Arial Unicode MS" w:cs="Arial Unicode MS"/>
          <w:b/>
          <w:bCs/>
        </w:rPr>
        <w:t>실제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비용은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기본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공식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대비</w:t>
      </w:r>
      <w:r>
        <w:rPr>
          <w:rFonts w:ascii="Arial Unicode MS" w:eastAsia="Arial Unicode MS" w:hAnsi="Arial Unicode MS" w:cs="Arial Unicode MS"/>
          <w:b/>
          <w:bCs/>
        </w:rPr>
        <w:t xml:space="preserve"> ±30~50% </w:t>
      </w:r>
      <w:r>
        <w:rPr>
          <w:rFonts w:ascii="Arial Unicode MS" w:eastAsia="Arial Unicode MS" w:hAnsi="Arial Unicode MS" w:cs="Arial Unicode MS"/>
          <w:b/>
          <w:bCs/>
        </w:rPr>
        <w:t>이상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차이가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날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수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있으므로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반드시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반영</w:t>
      </w:r>
      <w:r>
        <w:rPr>
          <w:rFonts w:ascii="Arial Unicode MS" w:eastAsia="Arial Unicode MS" w:hAnsi="Arial Unicode MS" w:cs="Arial Unicode MS"/>
          <w:b/>
          <w:bCs/>
        </w:rPr>
        <w:t>):</w:t>
      </w:r>
    </w:p>
    <w:p w14:paraId="6B1D1B06" w14:textId="77777777" w:rsidR="00D80D8A" w:rsidRDefault="00D80D8A">
      <w:pPr>
        <w:pBdr>
          <w:top w:val="nil"/>
          <w:left w:val="nil"/>
          <w:bottom w:val="nil"/>
          <w:right w:val="nil"/>
          <w:between w:val="nil"/>
        </w:pBdr>
      </w:pPr>
    </w:p>
    <w:p w14:paraId="56A2989C" w14:textId="77777777" w:rsidR="00D80D8A" w:rsidRDefault="00BE6280">
      <w:pPr>
        <w:numPr>
          <w:ilvl w:val="0"/>
          <w:numId w:val="8"/>
        </w:numPr>
        <w:rPr>
          <w:color w:val="000000"/>
        </w:rPr>
      </w:pPr>
      <w:proofErr w:type="spellStart"/>
      <w:r>
        <w:rPr>
          <w:rFonts w:ascii="Arial Unicode MS" w:eastAsia="Arial Unicode MS" w:hAnsi="Arial Unicode MS" w:cs="Arial Unicode MS"/>
          <w:b/>
          <w:bCs/>
        </w:rPr>
        <w:t>Prompt</w:t>
      </w:r>
      <w:proofErr w:type="spellEnd"/>
      <w:r>
        <w:rPr>
          <w:rFonts w:ascii="Arial Unicode MS" w:eastAsia="Arial Unicode MS" w:hAnsi="Arial Unicode MS" w:cs="Arial Unicode MS"/>
          <w:b/>
          <w:bCs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b/>
          <w:bCs/>
        </w:rPr>
        <w:t>Ca</w:t>
      </w:r>
      <w:r>
        <w:rPr>
          <w:rFonts w:ascii="Arial Unicode MS" w:eastAsia="Arial Unicode MS" w:hAnsi="Arial Unicode MS" w:cs="Arial Unicode MS"/>
          <w:b/>
          <w:bCs/>
        </w:rPr>
        <w:t>ching</w:t>
      </w:r>
      <w:proofErr w:type="spellEnd"/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할인</w:t>
      </w:r>
      <w:r>
        <w:rPr>
          <w:rFonts w:ascii="Arial Unicode MS" w:eastAsia="Arial Unicode MS" w:hAnsi="Arial Unicode MS" w:cs="Arial Unicode MS"/>
          <w:b/>
          <w:bCs/>
        </w:rPr>
        <w:t>: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시스템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프롬프트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등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반복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입력이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캐시되면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해당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토큰의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비용이</w:t>
      </w:r>
      <w:r>
        <w:rPr>
          <w:rFonts w:ascii="Arial Unicode MS" w:eastAsia="Arial Unicode MS" w:hAnsi="Arial Unicode MS" w:cs="Arial Unicode MS"/>
        </w:rPr>
        <w:t xml:space="preserve"> 50~90% </w:t>
      </w:r>
      <w:r>
        <w:rPr>
          <w:rFonts w:ascii="Arial Unicode MS" w:eastAsia="Arial Unicode MS" w:hAnsi="Arial Unicode MS" w:cs="Arial Unicode MS"/>
        </w:rPr>
        <w:t>절감된다</w:t>
      </w:r>
      <w:r>
        <w:rPr>
          <w:rFonts w:ascii="Arial Unicode MS" w:eastAsia="Arial Unicode MS" w:hAnsi="Arial Unicode MS" w:cs="Arial Unicode MS"/>
        </w:rPr>
        <w:t xml:space="preserve">. </w:t>
      </w:r>
      <w:r>
        <w:rPr>
          <w:rFonts w:ascii="Arial Unicode MS" w:eastAsia="Arial Unicode MS" w:hAnsi="Arial Unicode MS" w:cs="Arial Unicode MS"/>
        </w:rPr>
        <w:t>캐시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히트율이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높을수록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실제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비용이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기본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공식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대비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크게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낮아지므로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예상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캐시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히트율을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산정에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포함한다</w:t>
      </w:r>
      <w:r>
        <w:rPr>
          <w:rFonts w:ascii="Arial Unicode MS" w:eastAsia="Arial Unicode MS" w:hAnsi="Arial Unicode MS" w:cs="Arial Unicode MS"/>
        </w:rPr>
        <w:t>.</w:t>
      </w:r>
    </w:p>
    <w:p w14:paraId="36C57403" w14:textId="77777777" w:rsidR="00D80D8A" w:rsidRDefault="00BE6280">
      <w:pPr>
        <w:numPr>
          <w:ilvl w:val="0"/>
          <w:numId w:val="8"/>
        </w:numPr>
        <w:rPr>
          <w:color w:val="000000"/>
        </w:rPr>
      </w:pPr>
      <w:proofErr w:type="spellStart"/>
      <w:r>
        <w:rPr>
          <w:rFonts w:ascii="Arial Unicode MS" w:eastAsia="Arial Unicode MS" w:hAnsi="Arial Unicode MS" w:cs="Arial Unicode MS"/>
          <w:b/>
          <w:bCs/>
        </w:rPr>
        <w:t>Batch</w:t>
      </w:r>
      <w:proofErr w:type="spellEnd"/>
      <w:r>
        <w:rPr>
          <w:rFonts w:ascii="Arial Unicode MS" w:eastAsia="Arial Unicode MS" w:hAnsi="Arial Unicode MS" w:cs="Arial Unicode MS"/>
          <w:b/>
          <w:bCs/>
        </w:rPr>
        <w:t xml:space="preserve"> API </w:t>
      </w:r>
      <w:r>
        <w:rPr>
          <w:rFonts w:ascii="Arial Unicode MS" w:eastAsia="Arial Unicode MS" w:hAnsi="Arial Unicode MS" w:cs="Arial Unicode MS"/>
          <w:b/>
          <w:bCs/>
        </w:rPr>
        <w:t>할인</w:t>
      </w:r>
      <w:r>
        <w:rPr>
          <w:rFonts w:ascii="Arial Unicode MS" w:eastAsia="Arial Unicode MS" w:hAnsi="Arial Unicode MS" w:cs="Arial Unicode MS"/>
          <w:b/>
          <w:bCs/>
        </w:rPr>
        <w:t>: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실시간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응답이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불필요한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배치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처리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워크로드는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Batch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API</w:t>
      </w:r>
      <w:r>
        <w:rPr>
          <w:rFonts w:ascii="Arial Unicode MS" w:eastAsia="Arial Unicode MS" w:hAnsi="Arial Unicode MS" w:cs="Arial Unicode MS"/>
        </w:rPr>
        <w:t>를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활용하면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통상</w:t>
      </w:r>
      <w:r>
        <w:rPr>
          <w:rFonts w:ascii="Arial Unicode MS" w:eastAsia="Arial Unicode MS" w:hAnsi="Arial Unicode MS" w:cs="Arial Unicode MS"/>
        </w:rPr>
        <w:t xml:space="preserve"> 50% </w:t>
      </w:r>
      <w:r>
        <w:rPr>
          <w:rFonts w:ascii="Arial Unicode MS" w:eastAsia="Arial Unicode MS" w:hAnsi="Arial Unicode MS" w:cs="Arial Unicode MS"/>
        </w:rPr>
        <w:t>할인이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적용된다</w:t>
      </w:r>
      <w:r>
        <w:rPr>
          <w:rFonts w:ascii="Arial Unicode MS" w:eastAsia="Arial Unicode MS" w:hAnsi="Arial Unicode MS" w:cs="Arial Unicode MS"/>
        </w:rPr>
        <w:t>.</w:t>
      </w:r>
    </w:p>
    <w:p w14:paraId="50005AAD" w14:textId="77777777" w:rsidR="00D80D8A" w:rsidRDefault="00BE6280">
      <w:pPr>
        <w:numPr>
          <w:ilvl w:val="0"/>
          <w:numId w:val="8"/>
        </w:numPr>
        <w:rPr>
          <w:color w:val="000000"/>
        </w:rPr>
      </w:pPr>
      <w:proofErr w:type="spellStart"/>
      <w:r>
        <w:rPr>
          <w:rFonts w:ascii="Arial Unicode MS" w:eastAsia="Arial Unicode MS" w:hAnsi="Arial Unicode MS" w:cs="Arial Unicode MS"/>
          <w:b/>
          <w:bCs/>
        </w:rPr>
        <w:t>Retry</w:t>
      </w:r>
      <w:proofErr w:type="spellEnd"/>
      <w:r>
        <w:rPr>
          <w:rFonts w:ascii="Arial Unicode MS" w:eastAsia="Arial Unicode MS" w:hAnsi="Arial Unicode MS" w:cs="Arial Unicode MS"/>
          <w:b/>
          <w:bCs/>
        </w:rPr>
        <w:t>/</w:t>
      </w:r>
      <w:r>
        <w:rPr>
          <w:rFonts w:ascii="Arial Unicode MS" w:eastAsia="Arial Unicode MS" w:hAnsi="Arial Unicode MS" w:cs="Arial Unicode MS"/>
          <w:b/>
          <w:bCs/>
        </w:rPr>
        <w:t>에러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비용</w:t>
      </w:r>
      <w:r>
        <w:rPr>
          <w:rFonts w:ascii="Arial Unicode MS" w:eastAsia="Arial Unicode MS" w:hAnsi="Arial Unicode MS" w:cs="Arial Unicode MS"/>
          <w:b/>
          <w:bCs/>
        </w:rPr>
        <w:t>:</w:t>
      </w:r>
      <w:r>
        <w:rPr>
          <w:rFonts w:ascii="Arial Unicode MS" w:eastAsia="Arial Unicode MS" w:hAnsi="Arial Unicode MS" w:cs="Arial Unicode MS"/>
        </w:rPr>
        <w:t xml:space="preserve"> API </w:t>
      </w:r>
      <w:r>
        <w:rPr>
          <w:rFonts w:ascii="Arial Unicode MS" w:eastAsia="Arial Unicode MS" w:hAnsi="Arial Unicode MS" w:cs="Arial Unicode MS"/>
        </w:rPr>
        <w:t>타임아웃</w:t>
      </w:r>
      <w:r>
        <w:rPr>
          <w:rFonts w:ascii="Arial Unicode MS" w:eastAsia="Arial Unicode MS" w:hAnsi="Arial Unicode MS" w:cs="Arial Unicode MS"/>
        </w:rPr>
        <w:t xml:space="preserve">, </w:t>
      </w:r>
      <w:proofErr w:type="spellStart"/>
      <w:r>
        <w:rPr>
          <w:rFonts w:ascii="Arial Unicode MS" w:eastAsia="Arial Unicode MS" w:hAnsi="Arial Unicode MS" w:cs="Arial Unicode MS"/>
        </w:rPr>
        <w:t>Rate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Limit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초과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등으로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인한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재시도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토큰이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중복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소모된다</w:t>
      </w:r>
      <w:r>
        <w:rPr>
          <w:rFonts w:ascii="Arial Unicode MS" w:eastAsia="Arial Unicode MS" w:hAnsi="Arial Unicode MS" w:cs="Arial Unicode MS"/>
        </w:rPr>
        <w:t xml:space="preserve">. </w:t>
      </w:r>
      <w:r>
        <w:rPr>
          <w:rFonts w:ascii="Arial Unicode MS" w:eastAsia="Arial Unicode MS" w:hAnsi="Arial Unicode MS" w:cs="Arial Unicode MS"/>
        </w:rPr>
        <w:t>통상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전체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비용의</w:t>
      </w:r>
      <w:r>
        <w:rPr>
          <w:rFonts w:ascii="Arial Unicode MS" w:eastAsia="Arial Unicode MS" w:hAnsi="Arial Unicode MS" w:cs="Arial Unicode MS"/>
        </w:rPr>
        <w:t xml:space="preserve"> 3~10%</w:t>
      </w:r>
      <w:r>
        <w:rPr>
          <w:rFonts w:ascii="Arial Unicode MS" w:eastAsia="Arial Unicode MS" w:hAnsi="Arial Unicode MS" w:cs="Arial Unicode MS"/>
        </w:rPr>
        <w:t>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에러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오버헤드로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산정한다</w:t>
      </w:r>
      <w:r>
        <w:rPr>
          <w:rFonts w:ascii="Arial Unicode MS" w:eastAsia="Arial Unicode MS" w:hAnsi="Arial Unicode MS" w:cs="Arial Unicode MS"/>
        </w:rPr>
        <w:t>.</w:t>
      </w:r>
    </w:p>
    <w:p w14:paraId="38A3728B" w14:textId="77777777" w:rsidR="00D80D8A" w:rsidRDefault="00BE6280">
      <w:pPr>
        <w:numPr>
          <w:ilvl w:val="0"/>
          <w:numId w:val="8"/>
        </w:numPr>
        <w:rPr>
          <w:color w:val="000000"/>
        </w:rPr>
      </w:pPr>
      <w:proofErr w:type="spellStart"/>
      <w:r>
        <w:rPr>
          <w:rFonts w:ascii="Arial Unicode MS" w:eastAsia="Arial Unicode MS" w:hAnsi="Arial Unicode MS" w:cs="Arial Unicode MS"/>
          <w:b/>
          <w:bCs/>
        </w:rPr>
        <w:t>Reasoning</w:t>
      </w:r>
      <w:proofErr w:type="spellEnd"/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모델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b/>
          <w:bCs/>
        </w:rPr>
        <w:t>Thinking</w:t>
      </w:r>
      <w:proofErr w:type="spellEnd"/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토큰</w:t>
      </w:r>
      <w:r>
        <w:rPr>
          <w:rFonts w:ascii="Arial Unicode MS" w:eastAsia="Arial Unicode MS" w:hAnsi="Arial Unicode MS" w:cs="Arial Unicode MS"/>
          <w:b/>
          <w:bCs/>
        </w:rPr>
        <w:t>: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Reasoning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모델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사용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내부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사고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과정</w:t>
      </w:r>
      <w:r>
        <w:rPr>
          <w:rFonts w:ascii="Arial Unicode MS" w:eastAsia="Arial Unicode MS" w:hAnsi="Arial Unicode MS" w:cs="Arial Unicode MS"/>
        </w:rPr>
        <w:t>(</w:t>
      </w:r>
      <w:proofErr w:type="spellStart"/>
      <w:r>
        <w:rPr>
          <w:rFonts w:ascii="Arial Unicode MS" w:eastAsia="Arial Unicode MS" w:hAnsi="Arial Unicode MS" w:cs="Arial Unicode MS"/>
        </w:rPr>
        <w:t>Thinking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Token</w:t>
      </w:r>
      <w:proofErr w:type="spellEnd"/>
      <w:r>
        <w:rPr>
          <w:rFonts w:ascii="Arial Unicode MS" w:eastAsia="Arial Unicode MS" w:hAnsi="Arial Unicode MS" w:cs="Arial Unicode MS"/>
        </w:rPr>
        <w:t>)</w:t>
      </w:r>
      <w:r>
        <w:rPr>
          <w:rFonts w:ascii="Arial Unicode MS" w:eastAsia="Arial Unicode MS" w:hAnsi="Arial Unicode MS" w:cs="Arial Unicode MS"/>
        </w:rPr>
        <w:t>이</w:t>
      </w:r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Output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토큰의</w:t>
      </w:r>
      <w:r>
        <w:rPr>
          <w:rFonts w:ascii="Arial Unicode MS" w:eastAsia="Arial Unicode MS" w:hAnsi="Arial Unicode MS" w:cs="Arial Unicode MS"/>
        </w:rPr>
        <w:t xml:space="preserve"> 3~10</w:t>
      </w:r>
      <w:r>
        <w:rPr>
          <w:rFonts w:ascii="Arial Unicode MS" w:eastAsia="Arial Unicode MS" w:hAnsi="Arial Unicode MS" w:cs="Arial Unicode MS"/>
        </w:rPr>
        <w:t>배까지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추가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발생하며</w:t>
      </w:r>
      <w:r>
        <w:rPr>
          <w:rFonts w:ascii="Arial Unicode MS" w:eastAsia="Arial Unicode MS" w:hAnsi="Arial Unicode MS" w:cs="Arial Unicode MS"/>
        </w:rPr>
        <w:t xml:space="preserve">, </w:t>
      </w:r>
      <w:r>
        <w:rPr>
          <w:rFonts w:ascii="Arial Unicode MS" w:eastAsia="Arial Unicode MS" w:hAnsi="Arial Unicode MS" w:cs="Arial Unicode MS"/>
        </w:rPr>
        <w:t>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토큰도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과금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대상이다</w:t>
      </w:r>
      <w:r>
        <w:rPr>
          <w:rFonts w:ascii="Arial Unicode MS" w:eastAsia="Arial Unicode MS" w:hAnsi="Arial Unicode MS" w:cs="Arial Unicode MS"/>
        </w:rPr>
        <w:t xml:space="preserve">. </w:t>
      </w:r>
      <w:proofErr w:type="spellStart"/>
      <w:r>
        <w:rPr>
          <w:rFonts w:ascii="Arial Unicode MS" w:eastAsia="Arial Unicode MS" w:hAnsi="Arial Unicode MS" w:cs="Arial Unicode MS"/>
        </w:rPr>
        <w:t>Reasoning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모델을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라우팅에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포함하는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경우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해당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트래픽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비중에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이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배수를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적용해야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한다</w:t>
      </w:r>
      <w:r>
        <w:rPr>
          <w:rFonts w:ascii="Arial Unicode MS" w:eastAsia="Arial Unicode MS" w:hAnsi="Arial Unicode MS" w:cs="Arial Unicode MS"/>
        </w:rPr>
        <w:t>.</w:t>
      </w:r>
    </w:p>
    <w:p w14:paraId="716E1436" w14:textId="77777777" w:rsidR="00D80D8A" w:rsidRDefault="00D80D8A"/>
    <w:p w14:paraId="270A5407" w14:textId="77777777" w:rsidR="00D80D8A" w:rsidRDefault="00BE6280">
      <w:pPr>
        <w:numPr>
          <w:ilvl w:val="0"/>
          <w:numId w:val="8"/>
        </w:numPr>
        <w:rPr>
          <w:color w:val="999999"/>
        </w:rPr>
      </w:pPr>
      <w:r>
        <w:rPr>
          <w:rFonts w:ascii="Arial Unicode MS" w:eastAsia="Arial Unicode MS" w:hAnsi="Arial Unicode MS" w:cs="Arial Unicode MS"/>
          <w:color w:val="999999"/>
        </w:rPr>
        <w:t xml:space="preserve">LLM </w:t>
      </w:r>
      <w:proofErr w:type="spellStart"/>
      <w:r>
        <w:rPr>
          <w:rFonts w:ascii="Arial Unicode MS" w:eastAsia="Arial Unicode MS" w:hAnsi="Arial Unicode MS" w:cs="Arial Unicode MS"/>
          <w:color w:val="999999"/>
        </w:rPr>
        <w:t>모델</w:t>
      </w:r>
      <w:r>
        <w:rPr>
          <w:rFonts w:ascii="Arial Unicode MS" w:eastAsia="Arial Unicode MS" w:hAnsi="Arial Unicode MS" w:cs="Arial Unicode MS"/>
          <w:color w:val="999999"/>
        </w:rPr>
        <w:t>별</w:t>
      </w:r>
      <w:proofErr w:type="spellEnd"/>
      <w:r>
        <w:rPr>
          <w:rFonts w:ascii="Arial Unicode MS" w:eastAsia="Arial Unicode MS" w:hAnsi="Arial Unicode MS" w:cs="Arial Unicode MS"/>
          <w:color w:val="999999"/>
        </w:rPr>
        <w:t xml:space="preserve"> </w:t>
      </w:r>
      <w:r>
        <w:rPr>
          <w:rFonts w:ascii="Arial Unicode MS" w:eastAsia="Arial Unicode MS" w:hAnsi="Arial Unicode MS" w:cs="Arial Unicode MS"/>
          <w:color w:val="999999"/>
        </w:rPr>
        <w:t>가격</w:t>
      </w:r>
      <w:r>
        <w:rPr>
          <w:rFonts w:ascii="Arial Unicode MS" w:eastAsia="Arial Unicode MS" w:hAnsi="Arial Unicode MS" w:cs="Arial Unicode MS"/>
          <w:color w:val="999999"/>
        </w:rPr>
        <w:t xml:space="preserve"> (</w:t>
      </w:r>
      <w:r>
        <w:rPr>
          <w:rFonts w:ascii="Arial Unicode MS" w:eastAsia="Arial Unicode MS" w:hAnsi="Arial Unicode MS" w:cs="Arial Unicode MS"/>
          <w:color w:val="999999"/>
        </w:rPr>
        <w:t>갱신일</w:t>
      </w:r>
      <w:r>
        <w:rPr>
          <w:rFonts w:ascii="Arial Unicode MS" w:eastAsia="Arial Unicode MS" w:hAnsi="Arial Unicode MS" w:cs="Arial Unicode MS"/>
          <w:color w:val="999999"/>
        </w:rPr>
        <w:t xml:space="preserve"> </w:t>
      </w:r>
      <w:r>
        <w:rPr>
          <w:rFonts w:ascii="Arial Unicode MS" w:eastAsia="Arial Unicode MS" w:hAnsi="Arial Unicode MS" w:cs="Arial Unicode MS"/>
          <w:color w:val="999999"/>
        </w:rPr>
        <w:t>명시</w:t>
      </w:r>
      <w:r>
        <w:rPr>
          <w:rFonts w:ascii="Arial Unicode MS" w:eastAsia="Arial Unicode MS" w:hAnsi="Arial Unicode MS" w:cs="Arial Unicode MS"/>
          <w:color w:val="999999"/>
        </w:rPr>
        <w:t>)</w:t>
      </w:r>
    </w:p>
    <w:p w14:paraId="5246667C" w14:textId="77777777" w:rsidR="00D80D8A" w:rsidRDefault="00BE6280">
      <w:pPr>
        <w:numPr>
          <w:ilvl w:val="0"/>
          <w:numId w:val="8"/>
        </w:numPr>
        <w:rPr>
          <w:color w:val="999999"/>
        </w:rPr>
      </w:pPr>
      <w:proofErr w:type="spellStart"/>
      <w:r>
        <w:rPr>
          <w:rFonts w:ascii="Arial Unicode MS" w:eastAsia="Arial Unicode MS" w:hAnsi="Arial Unicode MS" w:cs="Arial Unicode MS"/>
          <w:color w:val="999999"/>
        </w:rPr>
        <w:t>Vector</w:t>
      </w:r>
      <w:proofErr w:type="spellEnd"/>
      <w:r>
        <w:rPr>
          <w:rFonts w:ascii="Arial Unicode MS" w:eastAsia="Arial Unicode MS" w:hAnsi="Arial Unicode MS" w:cs="Arial Unicode MS"/>
          <w:color w:val="999999"/>
        </w:rPr>
        <w:t xml:space="preserve"> DB </w:t>
      </w:r>
      <w:r>
        <w:rPr>
          <w:rFonts w:ascii="Arial Unicode MS" w:eastAsia="Arial Unicode MS" w:hAnsi="Arial Unicode MS" w:cs="Arial Unicode MS"/>
          <w:color w:val="999999"/>
        </w:rPr>
        <w:t>월</w:t>
      </w:r>
      <w:r>
        <w:rPr>
          <w:rFonts w:ascii="Arial Unicode MS" w:eastAsia="Arial Unicode MS" w:hAnsi="Arial Unicode MS" w:cs="Arial Unicode MS"/>
          <w:color w:val="999999"/>
        </w:rPr>
        <w:t xml:space="preserve"> </w:t>
      </w:r>
      <w:r>
        <w:rPr>
          <w:rFonts w:ascii="Arial Unicode MS" w:eastAsia="Arial Unicode MS" w:hAnsi="Arial Unicode MS" w:cs="Arial Unicode MS"/>
          <w:color w:val="999999"/>
        </w:rPr>
        <w:t>비용</w:t>
      </w:r>
    </w:p>
    <w:p w14:paraId="71D689FF" w14:textId="77777777" w:rsidR="00D80D8A" w:rsidRDefault="00BE6280">
      <w:pPr>
        <w:numPr>
          <w:ilvl w:val="0"/>
          <w:numId w:val="8"/>
        </w:numPr>
        <w:rPr>
          <w:color w:val="999999"/>
        </w:rPr>
      </w:pPr>
      <w:proofErr w:type="spellStart"/>
      <w:r>
        <w:rPr>
          <w:rFonts w:ascii="Arial Unicode MS" w:eastAsia="Arial Unicode MS" w:hAnsi="Arial Unicode MS" w:cs="Arial Unicode MS"/>
          <w:color w:val="999999"/>
        </w:rPr>
        <w:t>Observability</w:t>
      </w:r>
      <w:proofErr w:type="spellEnd"/>
      <w:r>
        <w:rPr>
          <w:rFonts w:ascii="Arial Unicode MS" w:eastAsia="Arial Unicode MS" w:hAnsi="Arial Unicode MS" w:cs="Arial Unicode MS"/>
          <w:color w:val="999999"/>
        </w:rPr>
        <w:t xml:space="preserve"> </w:t>
      </w:r>
      <w:r>
        <w:rPr>
          <w:rFonts w:ascii="Arial Unicode MS" w:eastAsia="Arial Unicode MS" w:hAnsi="Arial Unicode MS" w:cs="Arial Unicode MS"/>
          <w:color w:val="999999"/>
        </w:rPr>
        <w:t>도구</w:t>
      </w:r>
      <w:r>
        <w:rPr>
          <w:rFonts w:ascii="Arial Unicode MS" w:eastAsia="Arial Unicode MS" w:hAnsi="Arial Unicode MS" w:cs="Arial Unicode MS"/>
          <w:color w:val="999999"/>
        </w:rPr>
        <w:t xml:space="preserve"> </w:t>
      </w:r>
      <w:r>
        <w:rPr>
          <w:rFonts w:ascii="Arial Unicode MS" w:eastAsia="Arial Unicode MS" w:hAnsi="Arial Unicode MS" w:cs="Arial Unicode MS"/>
          <w:color w:val="999999"/>
        </w:rPr>
        <w:t>가격</w:t>
      </w:r>
      <w:r>
        <w:rPr>
          <w:rFonts w:ascii="Arial Unicode MS" w:eastAsia="Arial Unicode MS" w:hAnsi="Arial Unicode MS" w:cs="Arial Unicode MS"/>
          <w:color w:val="999999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999999"/>
        </w:rPr>
        <w:t>티어</w:t>
      </w:r>
      <w:proofErr w:type="spellEnd"/>
    </w:p>
    <w:p w14:paraId="4E78EB81" w14:textId="77777777" w:rsidR="00D80D8A" w:rsidRDefault="00BE6280">
      <w:pPr>
        <w:pStyle w:val="3"/>
        <w:rPr>
          <w:color w:val="999999"/>
        </w:rPr>
      </w:pPr>
      <w:bookmarkStart w:id="299" w:name="_g20smctmz2s8" w:colFirst="0" w:colLast="0"/>
      <w:bookmarkEnd w:id="299"/>
      <w:r>
        <w:rPr>
          <w:rFonts w:ascii="Arial Unicode MS" w:eastAsia="Arial Unicode MS" w:hAnsi="Arial Unicode MS" w:cs="Arial Unicode MS"/>
          <w:color w:val="999999"/>
        </w:rPr>
        <w:t xml:space="preserve">13.3 </w:t>
      </w:r>
      <w:r>
        <w:rPr>
          <w:rFonts w:ascii="Arial Unicode MS" w:eastAsia="Arial Unicode MS" w:hAnsi="Arial Unicode MS" w:cs="Arial Unicode MS"/>
          <w:color w:val="999999"/>
        </w:rPr>
        <w:t>참고</w:t>
      </w:r>
      <w:r>
        <w:rPr>
          <w:rFonts w:ascii="Arial Unicode MS" w:eastAsia="Arial Unicode MS" w:hAnsi="Arial Unicode MS" w:cs="Arial Unicode MS"/>
          <w:color w:val="999999"/>
        </w:rPr>
        <w:t xml:space="preserve"> </w:t>
      </w:r>
      <w:r>
        <w:rPr>
          <w:rFonts w:ascii="Arial Unicode MS" w:eastAsia="Arial Unicode MS" w:hAnsi="Arial Unicode MS" w:cs="Arial Unicode MS"/>
          <w:color w:val="999999"/>
        </w:rPr>
        <w:t>링크</w:t>
      </w:r>
      <w:r>
        <w:rPr>
          <w:rFonts w:ascii="Arial Unicode MS" w:eastAsia="Arial Unicode MS" w:hAnsi="Arial Unicode MS" w:cs="Arial Unicode MS"/>
          <w:color w:val="999999"/>
        </w:rPr>
        <w:t xml:space="preserve"> </w:t>
      </w:r>
      <w:r>
        <w:rPr>
          <w:rFonts w:ascii="Arial Unicode MS" w:eastAsia="Arial Unicode MS" w:hAnsi="Arial Unicode MS" w:cs="Arial Unicode MS"/>
          <w:color w:val="999999"/>
        </w:rPr>
        <w:t>모음</w:t>
      </w:r>
    </w:p>
    <w:p w14:paraId="0FEF950C" w14:textId="77777777" w:rsidR="00D80D8A" w:rsidRPr="00633BE3" w:rsidRDefault="00BE6280">
      <w:pPr>
        <w:numPr>
          <w:ilvl w:val="0"/>
          <w:numId w:val="8"/>
        </w:numPr>
        <w:rPr>
          <w:color w:val="999999"/>
          <w:lang w:val="en-US"/>
        </w:rPr>
      </w:pPr>
      <w:proofErr w:type="spellStart"/>
      <w:r w:rsidRPr="00633BE3">
        <w:rPr>
          <w:color w:val="999999"/>
          <w:lang w:val="en-US"/>
        </w:rPr>
        <w:t>OpenAI</w:t>
      </w:r>
      <w:proofErr w:type="spellEnd"/>
      <w:r w:rsidRPr="00633BE3">
        <w:rPr>
          <w:color w:val="999999"/>
          <w:lang w:val="en-US"/>
        </w:rPr>
        <w:t xml:space="preserve">: </w:t>
      </w:r>
      <w:proofErr w:type="spellStart"/>
      <w:r w:rsidRPr="00633BE3">
        <w:rPr>
          <w:color w:val="999999"/>
          <w:lang w:val="en-US"/>
        </w:rPr>
        <w:t>A</w:t>
      </w:r>
      <w:proofErr w:type="spellEnd"/>
      <w:r w:rsidRPr="00633BE3">
        <w:rPr>
          <w:color w:val="999999"/>
          <w:lang w:val="en-US"/>
        </w:rPr>
        <w:t xml:space="preserve"> </w:t>
      </w:r>
      <w:proofErr w:type="spellStart"/>
      <w:r w:rsidRPr="00633BE3">
        <w:rPr>
          <w:color w:val="999999"/>
          <w:lang w:val="en-US"/>
        </w:rPr>
        <w:t>Practical</w:t>
      </w:r>
      <w:proofErr w:type="spellEnd"/>
      <w:r w:rsidRPr="00633BE3">
        <w:rPr>
          <w:color w:val="999999"/>
          <w:lang w:val="en-US"/>
        </w:rPr>
        <w:t xml:space="preserve"> </w:t>
      </w:r>
      <w:proofErr w:type="spellStart"/>
      <w:r w:rsidRPr="00633BE3">
        <w:rPr>
          <w:color w:val="999999"/>
          <w:lang w:val="en-US"/>
        </w:rPr>
        <w:t>Guide</w:t>
      </w:r>
      <w:proofErr w:type="spellEnd"/>
      <w:r w:rsidRPr="00633BE3">
        <w:rPr>
          <w:color w:val="999999"/>
          <w:lang w:val="en-US"/>
        </w:rPr>
        <w:t xml:space="preserve"> </w:t>
      </w:r>
      <w:proofErr w:type="spellStart"/>
      <w:r w:rsidRPr="00633BE3">
        <w:rPr>
          <w:color w:val="999999"/>
          <w:lang w:val="en-US"/>
        </w:rPr>
        <w:t>to</w:t>
      </w:r>
      <w:proofErr w:type="spellEnd"/>
      <w:r w:rsidRPr="00633BE3">
        <w:rPr>
          <w:color w:val="999999"/>
          <w:lang w:val="en-US"/>
        </w:rPr>
        <w:t xml:space="preserve"> </w:t>
      </w:r>
      <w:proofErr w:type="spellStart"/>
      <w:r w:rsidRPr="00633BE3">
        <w:rPr>
          <w:color w:val="999999"/>
          <w:lang w:val="en-US"/>
        </w:rPr>
        <w:t>Building</w:t>
      </w:r>
      <w:proofErr w:type="spellEnd"/>
      <w:r w:rsidRPr="00633BE3">
        <w:rPr>
          <w:color w:val="999999"/>
          <w:lang w:val="en-US"/>
        </w:rPr>
        <w:t xml:space="preserve"> </w:t>
      </w:r>
      <w:proofErr w:type="spellStart"/>
      <w:r w:rsidRPr="00633BE3">
        <w:rPr>
          <w:color w:val="999999"/>
          <w:lang w:val="en-US"/>
        </w:rPr>
        <w:t>Agents</w:t>
      </w:r>
      <w:proofErr w:type="spellEnd"/>
    </w:p>
    <w:p w14:paraId="7535B763" w14:textId="77777777" w:rsidR="00D80D8A" w:rsidRDefault="00BE6280">
      <w:pPr>
        <w:numPr>
          <w:ilvl w:val="0"/>
          <w:numId w:val="8"/>
        </w:numPr>
        <w:rPr>
          <w:color w:val="999999"/>
        </w:rPr>
      </w:pPr>
      <w:proofErr w:type="spellStart"/>
      <w:r>
        <w:rPr>
          <w:color w:val="999999"/>
        </w:rPr>
        <w:t>Anthropic</w:t>
      </w:r>
      <w:proofErr w:type="spellEnd"/>
      <w:r>
        <w:rPr>
          <w:color w:val="999999"/>
        </w:rPr>
        <w:t xml:space="preserve">: </w:t>
      </w:r>
      <w:proofErr w:type="spellStart"/>
      <w:r>
        <w:rPr>
          <w:color w:val="999999"/>
        </w:rPr>
        <w:t>Building</w:t>
      </w:r>
      <w:proofErr w:type="spellEnd"/>
      <w:r>
        <w:rPr>
          <w:color w:val="999999"/>
        </w:rPr>
        <w:t xml:space="preserve"> </w:t>
      </w:r>
      <w:proofErr w:type="spellStart"/>
      <w:r>
        <w:rPr>
          <w:color w:val="999999"/>
        </w:rPr>
        <w:t>Effective</w:t>
      </w:r>
      <w:proofErr w:type="spellEnd"/>
      <w:r>
        <w:rPr>
          <w:color w:val="999999"/>
        </w:rPr>
        <w:t xml:space="preserve"> </w:t>
      </w:r>
      <w:proofErr w:type="spellStart"/>
      <w:r>
        <w:rPr>
          <w:color w:val="999999"/>
        </w:rPr>
        <w:t>Agents</w:t>
      </w:r>
      <w:proofErr w:type="spellEnd"/>
    </w:p>
    <w:p w14:paraId="28C93C7D" w14:textId="77777777" w:rsidR="00D80D8A" w:rsidRDefault="00BE6280">
      <w:pPr>
        <w:numPr>
          <w:ilvl w:val="0"/>
          <w:numId w:val="8"/>
        </w:numPr>
        <w:rPr>
          <w:color w:val="999999"/>
        </w:rPr>
      </w:pPr>
      <w:r>
        <w:rPr>
          <w:color w:val="999999"/>
        </w:rPr>
        <w:t xml:space="preserve">Google: </w:t>
      </w:r>
      <w:proofErr w:type="spellStart"/>
      <w:r>
        <w:rPr>
          <w:color w:val="999999"/>
        </w:rPr>
        <w:t>Agent</w:t>
      </w:r>
      <w:proofErr w:type="spellEnd"/>
      <w:r>
        <w:rPr>
          <w:color w:val="999999"/>
        </w:rPr>
        <w:t xml:space="preserve"> </w:t>
      </w:r>
      <w:proofErr w:type="spellStart"/>
      <w:r>
        <w:rPr>
          <w:color w:val="999999"/>
        </w:rPr>
        <w:t>Engine</w:t>
      </w:r>
      <w:proofErr w:type="spellEnd"/>
      <w:r>
        <w:rPr>
          <w:color w:val="999999"/>
        </w:rPr>
        <w:t xml:space="preserve"> </w:t>
      </w:r>
      <w:proofErr w:type="spellStart"/>
      <w:r>
        <w:rPr>
          <w:color w:val="999999"/>
        </w:rPr>
        <w:t>Developer</w:t>
      </w:r>
      <w:proofErr w:type="spellEnd"/>
      <w:r>
        <w:rPr>
          <w:color w:val="999999"/>
        </w:rPr>
        <w:t xml:space="preserve"> </w:t>
      </w:r>
      <w:proofErr w:type="spellStart"/>
      <w:r>
        <w:rPr>
          <w:color w:val="999999"/>
        </w:rPr>
        <w:t>Guide</w:t>
      </w:r>
      <w:proofErr w:type="spellEnd"/>
    </w:p>
    <w:p w14:paraId="4B225410" w14:textId="77777777" w:rsidR="00D80D8A" w:rsidRDefault="00BE6280">
      <w:pPr>
        <w:numPr>
          <w:ilvl w:val="0"/>
          <w:numId w:val="8"/>
        </w:numPr>
        <w:rPr>
          <w:color w:val="999999"/>
        </w:rPr>
      </w:pPr>
      <w:proofErr w:type="spellStart"/>
      <w:r>
        <w:rPr>
          <w:rFonts w:ascii="Arial Unicode MS" w:eastAsia="Arial Unicode MS" w:hAnsi="Arial Unicode MS" w:cs="Arial Unicode MS"/>
          <w:color w:val="999999"/>
        </w:rPr>
        <w:t>Anthropic</w:t>
      </w:r>
      <w:proofErr w:type="spellEnd"/>
      <w:r>
        <w:rPr>
          <w:rFonts w:ascii="Arial Unicode MS" w:eastAsia="Arial Unicode MS" w:hAnsi="Arial Unicode MS" w:cs="Arial Unicode MS"/>
          <w:color w:val="999999"/>
        </w:rPr>
        <w:t xml:space="preserve"> MCP </w:t>
      </w:r>
      <w:r>
        <w:rPr>
          <w:rFonts w:ascii="Arial Unicode MS" w:eastAsia="Arial Unicode MS" w:hAnsi="Arial Unicode MS" w:cs="Arial Unicode MS"/>
          <w:color w:val="999999"/>
        </w:rPr>
        <w:t>공식</w:t>
      </w:r>
      <w:r>
        <w:rPr>
          <w:rFonts w:ascii="Arial Unicode MS" w:eastAsia="Arial Unicode MS" w:hAnsi="Arial Unicode MS" w:cs="Arial Unicode MS"/>
          <w:color w:val="999999"/>
        </w:rPr>
        <w:t xml:space="preserve"> </w:t>
      </w:r>
      <w:r>
        <w:rPr>
          <w:rFonts w:ascii="Arial Unicode MS" w:eastAsia="Arial Unicode MS" w:hAnsi="Arial Unicode MS" w:cs="Arial Unicode MS"/>
          <w:color w:val="999999"/>
        </w:rPr>
        <w:t>스펙</w:t>
      </w:r>
    </w:p>
    <w:p w14:paraId="7EFFBCAE" w14:textId="77777777" w:rsidR="00D80D8A" w:rsidRDefault="00BE6280">
      <w:pPr>
        <w:numPr>
          <w:ilvl w:val="0"/>
          <w:numId w:val="8"/>
        </w:numPr>
        <w:rPr>
          <w:color w:val="999999"/>
        </w:rPr>
      </w:pPr>
      <w:r>
        <w:rPr>
          <w:rFonts w:ascii="Arial Unicode MS" w:eastAsia="Arial Unicode MS" w:hAnsi="Arial Unicode MS" w:cs="Arial Unicode MS"/>
          <w:color w:val="999999"/>
        </w:rPr>
        <w:t xml:space="preserve">Google A2A </w:t>
      </w:r>
      <w:r>
        <w:rPr>
          <w:rFonts w:ascii="Arial Unicode MS" w:eastAsia="Arial Unicode MS" w:hAnsi="Arial Unicode MS" w:cs="Arial Unicode MS"/>
          <w:color w:val="999999"/>
        </w:rPr>
        <w:t>공식</w:t>
      </w:r>
      <w:r>
        <w:rPr>
          <w:rFonts w:ascii="Arial Unicode MS" w:eastAsia="Arial Unicode MS" w:hAnsi="Arial Unicode MS" w:cs="Arial Unicode MS"/>
          <w:color w:val="999999"/>
        </w:rPr>
        <w:t xml:space="preserve"> </w:t>
      </w:r>
      <w:r>
        <w:rPr>
          <w:rFonts w:ascii="Arial Unicode MS" w:eastAsia="Arial Unicode MS" w:hAnsi="Arial Unicode MS" w:cs="Arial Unicode MS"/>
          <w:color w:val="999999"/>
        </w:rPr>
        <w:t>문서</w:t>
      </w:r>
    </w:p>
    <w:p w14:paraId="33F65B5E" w14:textId="77777777" w:rsidR="00D80D8A" w:rsidRDefault="00BE6280">
      <w:pPr>
        <w:numPr>
          <w:ilvl w:val="0"/>
          <w:numId w:val="8"/>
        </w:numPr>
        <w:rPr>
          <w:color w:val="999999"/>
        </w:rPr>
      </w:pPr>
      <w:r>
        <w:rPr>
          <w:rFonts w:ascii="Arial Unicode MS" w:eastAsia="Arial Unicode MS" w:hAnsi="Arial Unicode MS" w:cs="Arial Unicode MS"/>
          <w:color w:val="999999"/>
        </w:rPr>
        <w:t>각</w:t>
      </w:r>
      <w:r>
        <w:rPr>
          <w:rFonts w:ascii="Arial Unicode MS" w:eastAsia="Arial Unicode MS" w:hAnsi="Arial Unicode MS" w:cs="Arial Unicode MS"/>
          <w:color w:val="999999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999999"/>
        </w:rPr>
        <w:t>Framework</w:t>
      </w:r>
      <w:proofErr w:type="spellEnd"/>
      <w:r>
        <w:rPr>
          <w:rFonts w:ascii="Arial Unicode MS" w:eastAsia="Arial Unicode MS" w:hAnsi="Arial Unicode MS" w:cs="Arial Unicode MS"/>
          <w:color w:val="999999"/>
        </w:rPr>
        <w:t xml:space="preserve"> </w:t>
      </w:r>
      <w:r>
        <w:rPr>
          <w:rFonts w:ascii="Arial Unicode MS" w:eastAsia="Arial Unicode MS" w:hAnsi="Arial Unicode MS" w:cs="Arial Unicode MS"/>
          <w:color w:val="999999"/>
        </w:rPr>
        <w:t>공식</w:t>
      </w:r>
      <w:r>
        <w:rPr>
          <w:rFonts w:ascii="Arial Unicode MS" w:eastAsia="Arial Unicode MS" w:hAnsi="Arial Unicode MS" w:cs="Arial Unicode MS"/>
          <w:color w:val="999999"/>
        </w:rPr>
        <w:t xml:space="preserve"> </w:t>
      </w:r>
      <w:r>
        <w:rPr>
          <w:rFonts w:ascii="Arial Unicode MS" w:eastAsia="Arial Unicode MS" w:hAnsi="Arial Unicode MS" w:cs="Arial Unicode MS"/>
          <w:color w:val="999999"/>
        </w:rPr>
        <w:t>문서</w:t>
      </w:r>
    </w:p>
    <w:p w14:paraId="0D1BFE3E" w14:textId="77777777" w:rsidR="00D80D8A" w:rsidRDefault="00D80D8A"/>
    <w:p w14:paraId="05F542E1" w14:textId="77777777" w:rsidR="00D80D8A" w:rsidRDefault="00D80D8A"/>
    <w:sectPr w:rsidR="00D80D8A">
      <w:footerReference w:type="default" r:id="rId19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16" w:author="오세희" w:date="2026-03-23T04:23:00Z" w:initials="">
    <w:p w14:paraId="2BF19CC7" w14:textId="77777777" w:rsidR="00D80D8A" w:rsidRDefault="00BE628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rFonts w:eastAsia="Arial"/>
          <w:color w:val="000000"/>
        </w:rPr>
        <w:t>@yjbang05@gmail.com </w:t>
      </w:r>
    </w:p>
    <w:p w14:paraId="6F184955" w14:textId="77777777" w:rsidR="00D80D8A" w:rsidRDefault="00BE628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rFonts w:ascii="Arial Unicode MS" w:eastAsia="Arial Unicode MS" w:hAnsi="Arial Unicode MS" w:cs="Arial Unicode MS"/>
          <w:color w:val="000000"/>
        </w:rPr>
        <w:t>인프라</w:t>
      </w:r>
      <w:r>
        <w:rPr>
          <w:rFonts w:ascii="Arial Unicode MS" w:eastAsia="Arial Unicode MS" w:hAnsi="Arial Unicode MS" w:cs="Arial Unicode MS"/>
          <w:color w:val="000000"/>
        </w:rPr>
        <w:t xml:space="preserve"> </w:t>
      </w:r>
      <w:r>
        <w:rPr>
          <w:rFonts w:ascii="Arial Unicode MS" w:eastAsia="Arial Unicode MS" w:hAnsi="Arial Unicode MS" w:cs="Arial Unicode MS"/>
          <w:color w:val="000000"/>
        </w:rPr>
        <w:t>작성</w:t>
      </w:r>
      <w:r>
        <w:rPr>
          <w:rFonts w:ascii="Arial Unicode MS" w:eastAsia="Arial Unicode MS" w:hAnsi="Arial Unicode MS" w:cs="Arial Unicode MS"/>
          <w:color w:val="000000"/>
        </w:rPr>
        <w:t>/</w:t>
      </w:r>
      <w:r>
        <w:rPr>
          <w:rFonts w:ascii="Arial Unicode MS" w:eastAsia="Arial Unicode MS" w:hAnsi="Arial Unicode MS" w:cs="Arial Unicode MS"/>
          <w:color w:val="000000"/>
        </w:rPr>
        <w:t>검토</w:t>
      </w:r>
      <w:r>
        <w:rPr>
          <w:rFonts w:ascii="Arial Unicode MS" w:eastAsia="Arial Unicode MS" w:hAnsi="Arial Unicode MS" w:cs="Arial Unicode MS"/>
          <w:color w:val="000000"/>
        </w:rPr>
        <w:t xml:space="preserve"> </w:t>
      </w:r>
      <w:r>
        <w:rPr>
          <w:rFonts w:ascii="Arial Unicode MS" w:eastAsia="Arial Unicode MS" w:hAnsi="Arial Unicode MS" w:cs="Arial Unicode MS"/>
          <w:color w:val="000000"/>
        </w:rPr>
        <w:t>요청</w:t>
      </w:r>
      <w:r>
        <w:rPr>
          <w:rFonts w:ascii="Arial Unicode MS" w:eastAsia="Arial Unicode MS" w:hAnsi="Arial Unicode MS" w:cs="Arial Unicode MS"/>
          <w:color w:val="000000"/>
        </w:rPr>
        <w:t xml:space="preserve"> </w:t>
      </w:r>
      <w:r>
        <w:rPr>
          <w:rFonts w:ascii="Arial Unicode MS" w:eastAsia="Arial Unicode MS" w:hAnsi="Arial Unicode MS" w:cs="Arial Unicode MS"/>
          <w:color w:val="000000"/>
        </w:rPr>
        <w:t>드립니다</w:t>
      </w:r>
      <w:r>
        <w:rPr>
          <w:rFonts w:ascii="Arial Unicode MS" w:eastAsia="Arial Unicode MS" w:hAnsi="Arial Unicode MS" w:cs="Arial Unicode MS"/>
          <w:color w:val="000000"/>
        </w:rPr>
        <w:t>~</w:t>
      </w:r>
    </w:p>
    <w:p w14:paraId="11C22B92" w14:textId="77777777" w:rsidR="00D80D8A" w:rsidRDefault="00BE628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rFonts w:ascii="Arial Unicode MS" w:eastAsia="Arial Unicode MS" w:hAnsi="Arial Unicode MS" w:cs="Arial Unicode MS"/>
          <w:color w:val="000000"/>
        </w:rPr>
        <w:t>(4</w:t>
      </w:r>
      <w:r>
        <w:rPr>
          <w:rFonts w:ascii="Arial Unicode MS" w:eastAsia="Arial Unicode MS" w:hAnsi="Arial Unicode MS" w:cs="Arial Unicode MS"/>
          <w:color w:val="000000"/>
        </w:rPr>
        <w:t>장은</w:t>
      </w:r>
      <w:r>
        <w:rPr>
          <w:rFonts w:ascii="Arial Unicode MS" w:eastAsia="Arial Unicode MS" w:hAnsi="Arial Unicode MS" w:cs="Arial Unicode MS"/>
          <w:color w:val="000000"/>
        </w:rPr>
        <w:t xml:space="preserve"> 3/23</w:t>
      </w:r>
      <w:r>
        <w:rPr>
          <w:rFonts w:ascii="Arial Unicode MS" w:eastAsia="Arial Unicode MS" w:hAnsi="Arial Unicode MS" w:cs="Arial Unicode MS"/>
          <w:color w:val="000000"/>
        </w:rPr>
        <w:t>일</w:t>
      </w:r>
      <w:r>
        <w:rPr>
          <w:rFonts w:ascii="Arial Unicode MS" w:eastAsia="Arial Unicode MS" w:hAnsi="Arial Unicode MS" w:cs="Arial Unicode MS"/>
          <w:color w:val="000000"/>
        </w:rPr>
        <w:t>(</w:t>
      </w:r>
      <w:r>
        <w:rPr>
          <w:rFonts w:ascii="Arial Unicode MS" w:eastAsia="Arial Unicode MS" w:hAnsi="Arial Unicode MS" w:cs="Arial Unicode MS"/>
          <w:color w:val="000000"/>
        </w:rPr>
        <w:t>월</w:t>
      </w:r>
      <w:r>
        <w:rPr>
          <w:rFonts w:ascii="Arial Unicode MS" w:eastAsia="Arial Unicode MS" w:hAnsi="Arial Unicode MS" w:cs="Arial Unicode MS"/>
          <w:color w:val="000000"/>
        </w:rPr>
        <w:t xml:space="preserve">) </w:t>
      </w:r>
      <w:r>
        <w:rPr>
          <w:rFonts w:ascii="Arial Unicode MS" w:eastAsia="Arial Unicode MS" w:hAnsi="Arial Unicode MS" w:cs="Arial Unicode MS"/>
          <w:color w:val="000000"/>
        </w:rPr>
        <w:t>완료</w:t>
      </w:r>
      <w:r>
        <w:rPr>
          <w:rFonts w:ascii="Arial Unicode MS" w:eastAsia="Arial Unicode MS" w:hAnsi="Arial Unicode MS" w:cs="Arial Unicode MS"/>
          <w:color w:val="000000"/>
        </w:rPr>
        <w:t xml:space="preserve"> </w:t>
      </w:r>
      <w:proofErr w:type="gramStart"/>
      <w:r>
        <w:rPr>
          <w:rFonts w:ascii="Arial Unicode MS" w:eastAsia="Arial Unicode MS" w:hAnsi="Arial Unicode MS" w:cs="Arial Unicode MS"/>
          <w:color w:val="000000"/>
        </w:rPr>
        <w:t>예정</w:t>
      </w:r>
      <w:r>
        <w:rPr>
          <w:rFonts w:ascii="Arial Unicode MS" w:eastAsia="Arial Unicode MS" w:hAnsi="Arial Unicode MS" w:cs="Arial Unicode MS"/>
          <w:color w:val="000000"/>
        </w:rPr>
        <w:t xml:space="preserve"> </w:t>
      </w:r>
      <w:r>
        <w:rPr>
          <w:rFonts w:ascii="Arial Unicode MS" w:eastAsia="Arial Unicode MS" w:hAnsi="Arial Unicode MS" w:cs="Arial Unicode MS"/>
          <w:color w:val="000000"/>
        </w:rPr>
        <w:t>입니다</w:t>
      </w:r>
      <w:proofErr w:type="gramEnd"/>
      <w:r>
        <w:rPr>
          <w:rFonts w:ascii="Arial Unicode MS" w:eastAsia="Arial Unicode MS" w:hAnsi="Arial Unicode MS" w:cs="Arial Unicode MS"/>
          <w:color w:val="000000"/>
        </w:rPr>
        <w:t>)</w:t>
      </w:r>
    </w:p>
  </w:comment>
  <w:comment w:id="70" w:author="김경수" w:date="2026-03-23T01:44:00Z" w:initials="">
    <w:p w14:paraId="610E2846" w14:textId="77777777" w:rsidR="00D80D8A" w:rsidRDefault="00BE628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rFonts w:ascii="Arial Unicode MS" w:eastAsia="Arial Unicode MS" w:hAnsi="Arial Unicode MS" w:cs="Arial Unicode MS"/>
          <w:color w:val="000000"/>
        </w:rPr>
        <w:t xml:space="preserve">4.2 </w:t>
      </w:r>
      <w:r>
        <w:rPr>
          <w:rFonts w:ascii="Arial Unicode MS" w:eastAsia="Arial Unicode MS" w:hAnsi="Arial Unicode MS" w:cs="Arial Unicode MS"/>
          <w:color w:val="000000"/>
        </w:rPr>
        <w:t>요약표와</w:t>
      </w:r>
      <w:r>
        <w:rPr>
          <w:rFonts w:ascii="Arial Unicode MS" w:eastAsia="Arial Unicode MS" w:hAnsi="Arial Unicode MS" w:cs="Arial Unicode MS"/>
          <w:color w:val="000000"/>
        </w:rPr>
        <w:t xml:space="preserve"> 4.4.2 </w:t>
      </w:r>
      <w:r>
        <w:rPr>
          <w:rFonts w:ascii="Arial Unicode MS" w:eastAsia="Arial Unicode MS" w:hAnsi="Arial Unicode MS" w:cs="Arial Unicode MS"/>
          <w:color w:val="000000"/>
        </w:rPr>
        <w:t>비교표에서</w:t>
      </w:r>
      <w:r>
        <w:rPr>
          <w:rFonts w:ascii="Arial Unicode MS" w:eastAsia="Arial Unicode MS" w:hAnsi="Arial Unicode MS" w:cs="Arial Unicode MS"/>
          <w:color w:val="000000"/>
        </w:rPr>
        <w:t xml:space="preserve"> </w:t>
      </w:r>
      <w:r>
        <w:rPr>
          <w:rFonts w:ascii="Arial Unicode MS" w:eastAsia="Arial Unicode MS" w:hAnsi="Arial Unicode MS" w:cs="Arial Unicode MS"/>
          <w:color w:val="000000"/>
        </w:rPr>
        <w:t>워크플로우</w:t>
      </w:r>
      <w:r>
        <w:rPr>
          <w:rFonts w:ascii="Arial Unicode MS" w:eastAsia="Arial Unicode MS" w:hAnsi="Arial Unicode MS" w:cs="Arial Unicode MS"/>
          <w:color w:val="000000"/>
        </w:rPr>
        <w:t xml:space="preserve"> </w:t>
      </w:r>
      <w:r>
        <w:rPr>
          <w:rFonts w:ascii="Arial Unicode MS" w:eastAsia="Arial Unicode MS" w:hAnsi="Arial Unicode MS" w:cs="Arial Unicode MS"/>
          <w:color w:val="000000"/>
        </w:rPr>
        <w:t>복잡도</w:t>
      </w:r>
      <w:r>
        <w:rPr>
          <w:rFonts w:ascii="Arial Unicode MS" w:eastAsia="Arial Unicode MS" w:hAnsi="Arial Unicode MS" w:cs="Arial Unicode MS"/>
          <w:color w:val="000000"/>
        </w:rPr>
        <w:t xml:space="preserve">, LLM </w:t>
      </w:r>
      <w:r>
        <w:rPr>
          <w:rFonts w:ascii="Arial Unicode MS" w:eastAsia="Arial Unicode MS" w:hAnsi="Arial Unicode MS" w:cs="Arial Unicode MS"/>
          <w:color w:val="000000"/>
        </w:rPr>
        <w:t>호환성</w:t>
      </w:r>
      <w:r>
        <w:rPr>
          <w:rFonts w:ascii="Arial Unicode MS" w:eastAsia="Arial Unicode MS" w:hAnsi="Arial Unicode MS" w:cs="Arial Unicode MS"/>
          <w:color w:val="000000"/>
        </w:rPr>
        <w:t xml:space="preserve"> </w:t>
      </w:r>
      <w:r>
        <w:rPr>
          <w:rFonts w:ascii="Arial Unicode MS" w:eastAsia="Arial Unicode MS" w:hAnsi="Arial Unicode MS" w:cs="Arial Unicode MS"/>
          <w:color w:val="000000"/>
        </w:rPr>
        <w:t>등</w:t>
      </w:r>
      <w:r>
        <w:rPr>
          <w:rFonts w:ascii="Arial Unicode MS" w:eastAsia="Arial Unicode MS" w:hAnsi="Arial Unicode MS" w:cs="Arial Unicode MS"/>
          <w:color w:val="000000"/>
        </w:rPr>
        <w:t xml:space="preserve"> 6</w:t>
      </w:r>
      <w:r>
        <w:rPr>
          <w:rFonts w:ascii="Arial Unicode MS" w:eastAsia="Arial Unicode MS" w:hAnsi="Arial Unicode MS" w:cs="Arial Unicode MS"/>
          <w:color w:val="000000"/>
        </w:rPr>
        <w:t>개</w:t>
      </w:r>
      <w:r>
        <w:rPr>
          <w:rFonts w:ascii="Arial Unicode MS" w:eastAsia="Arial Unicode MS" w:hAnsi="Arial Unicode MS" w:cs="Arial Unicode MS"/>
          <w:color w:val="000000"/>
        </w:rPr>
        <w:t xml:space="preserve"> </w:t>
      </w:r>
      <w:r>
        <w:rPr>
          <w:rFonts w:ascii="Arial Unicode MS" w:eastAsia="Arial Unicode MS" w:hAnsi="Arial Unicode MS" w:cs="Arial Unicode MS"/>
          <w:color w:val="000000"/>
        </w:rPr>
        <w:t>행이</w:t>
      </w:r>
      <w:r>
        <w:rPr>
          <w:rFonts w:ascii="Arial Unicode MS" w:eastAsia="Arial Unicode MS" w:hAnsi="Arial Unicode MS" w:cs="Arial Unicode MS"/>
          <w:color w:val="000000"/>
        </w:rPr>
        <w:t xml:space="preserve"> </w:t>
      </w:r>
      <w:r>
        <w:rPr>
          <w:rFonts w:ascii="Arial Unicode MS" w:eastAsia="Arial Unicode MS" w:hAnsi="Arial Unicode MS" w:cs="Arial Unicode MS"/>
          <w:color w:val="000000"/>
        </w:rPr>
        <w:t>거의</w:t>
      </w:r>
      <w:r>
        <w:rPr>
          <w:rFonts w:ascii="Arial Unicode MS" w:eastAsia="Arial Unicode MS" w:hAnsi="Arial Unicode MS" w:cs="Arial Unicode MS"/>
          <w:color w:val="000000"/>
        </w:rPr>
        <w:t xml:space="preserve"> </w:t>
      </w:r>
      <w:r>
        <w:rPr>
          <w:rFonts w:ascii="Arial Unicode MS" w:eastAsia="Arial Unicode MS" w:hAnsi="Arial Unicode MS" w:cs="Arial Unicode MS"/>
          <w:color w:val="000000"/>
        </w:rPr>
        <w:t>동일하게</w:t>
      </w:r>
      <w:r>
        <w:rPr>
          <w:rFonts w:ascii="Arial Unicode MS" w:eastAsia="Arial Unicode MS" w:hAnsi="Arial Unicode MS" w:cs="Arial Unicode MS"/>
          <w:color w:val="000000"/>
        </w:rPr>
        <w:t xml:space="preserve"> </w:t>
      </w:r>
      <w:r>
        <w:rPr>
          <w:rFonts w:ascii="Arial Unicode MS" w:eastAsia="Arial Unicode MS" w:hAnsi="Arial Unicode MS" w:cs="Arial Unicode MS"/>
          <w:color w:val="000000"/>
        </w:rPr>
        <w:t>나옵니다</w:t>
      </w:r>
      <w:r>
        <w:rPr>
          <w:rFonts w:ascii="Arial Unicode MS" w:eastAsia="Arial Unicode MS" w:hAnsi="Arial Unicode MS" w:cs="Arial Unicode MS"/>
          <w:color w:val="000000"/>
        </w:rPr>
        <w:t xml:space="preserve">. </w:t>
      </w:r>
    </w:p>
    <w:p w14:paraId="772BF405" w14:textId="77777777" w:rsidR="00D80D8A" w:rsidRDefault="00D80D8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</w:p>
    <w:p w14:paraId="6C3D67EA" w14:textId="77777777" w:rsidR="00D80D8A" w:rsidRDefault="00BE628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rFonts w:ascii="Arial Unicode MS" w:eastAsia="Arial Unicode MS" w:hAnsi="Arial Unicode MS" w:cs="Arial Unicode MS"/>
          <w:color w:val="000000"/>
        </w:rPr>
        <w:t>4.2</w:t>
      </w:r>
      <w:r>
        <w:rPr>
          <w:rFonts w:ascii="Arial Unicode MS" w:eastAsia="Arial Unicode MS" w:hAnsi="Arial Unicode MS" w:cs="Arial Unicode MS"/>
          <w:color w:val="000000"/>
        </w:rPr>
        <w:t>는</w:t>
      </w:r>
      <w:r>
        <w:rPr>
          <w:rFonts w:ascii="Arial Unicode MS" w:eastAsia="Arial Unicode MS" w:hAnsi="Arial Unicode MS" w:cs="Arial Unicode MS"/>
          <w:color w:val="000000"/>
        </w:rPr>
        <w:t xml:space="preserve"> </w:t>
      </w:r>
      <w:r>
        <w:rPr>
          <w:rFonts w:ascii="Arial Unicode MS" w:eastAsia="Arial Unicode MS" w:hAnsi="Arial Unicode MS" w:cs="Arial Unicode MS"/>
          <w:color w:val="000000"/>
        </w:rPr>
        <w:t>트리</w:t>
      </w:r>
      <w:r>
        <w:rPr>
          <w:rFonts w:ascii="Arial Unicode MS" w:eastAsia="Arial Unicode MS" w:hAnsi="Arial Unicode MS" w:cs="Arial Unicode MS"/>
          <w:color w:val="000000"/>
        </w:rPr>
        <w:t xml:space="preserve"> </w:t>
      </w:r>
      <w:r>
        <w:rPr>
          <w:rFonts w:ascii="Arial Unicode MS" w:eastAsia="Arial Unicode MS" w:hAnsi="Arial Unicode MS" w:cs="Arial Unicode MS"/>
          <w:color w:val="000000"/>
        </w:rPr>
        <w:t>진입</w:t>
      </w:r>
      <w:r>
        <w:rPr>
          <w:rFonts w:ascii="Arial Unicode MS" w:eastAsia="Arial Unicode MS" w:hAnsi="Arial Unicode MS" w:cs="Arial Unicode MS"/>
          <w:color w:val="000000"/>
        </w:rPr>
        <w:t xml:space="preserve"> </w:t>
      </w:r>
      <w:r>
        <w:rPr>
          <w:rFonts w:ascii="Arial Unicode MS" w:eastAsia="Arial Unicode MS" w:hAnsi="Arial Unicode MS" w:cs="Arial Unicode MS"/>
          <w:color w:val="000000"/>
        </w:rPr>
        <w:t>전</w:t>
      </w:r>
      <w:r>
        <w:rPr>
          <w:rFonts w:ascii="Arial Unicode MS" w:eastAsia="Arial Unicode MS" w:hAnsi="Arial Unicode MS" w:cs="Arial Unicode MS"/>
          <w:color w:val="000000"/>
        </w:rPr>
        <w:t xml:space="preserve"> </w:t>
      </w:r>
      <w:r>
        <w:rPr>
          <w:rFonts w:ascii="Arial Unicode MS" w:eastAsia="Arial Unicode MS" w:hAnsi="Arial Unicode MS" w:cs="Arial Unicode MS"/>
          <w:color w:val="000000"/>
        </w:rPr>
        <w:t>배경</w:t>
      </w:r>
      <w:r>
        <w:rPr>
          <w:rFonts w:ascii="Arial Unicode MS" w:eastAsia="Arial Unicode MS" w:hAnsi="Arial Unicode MS" w:cs="Arial Unicode MS"/>
          <w:color w:val="000000"/>
        </w:rPr>
        <w:t xml:space="preserve"> </w:t>
      </w:r>
      <w:r>
        <w:rPr>
          <w:rFonts w:ascii="Arial Unicode MS" w:eastAsia="Arial Unicode MS" w:hAnsi="Arial Unicode MS" w:cs="Arial Unicode MS"/>
          <w:color w:val="000000"/>
        </w:rPr>
        <w:t>파악</w:t>
      </w:r>
      <w:r>
        <w:rPr>
          <w:rFonts w:ascii="Arial Unicode MS" w:eastAsia="Arial Unicode MS" w:hAnsi="Arial Unicode MS" w:cs="Arial Unicode MS"/>
          <w:color w:val="000000"/>
        </w:rPr>
        <w:t>, 4.4.2</w:t>
      </w:r>
      <w:r>
        <w:rPr>
          <w:rFonts w:ascii="Arial Unicode MS" w:eastAsia="Arial Unicode MS" w:hAnsi="Arial Unicode MS" w:cs="Arial Unicode MS"/>
          <w:color w:val="000000"/>
        </w:rPr>
        <w:t>는</w:t>
      </w:r>
      <w:r>
        <w:rPr>
          <w:rFonts w:ascii="Arial Unicode MS" w:eastAsia="Arial Unicode MS" w:hAnsi="Arial Unicode MS" w:cs="Arial Unicode MS"/>
          <w:color w:val="000000"/>
        </w:rPr>
        <w:t xml:space="preserve"> </w:t>
      </w:r>
      <w:r>
        <w:rPr>
          <w:rFonts w:ascii="Arial Unicode MS" w:eastAsia="Arial Unicode MS" w:hAnsi="Arial Unicode MS" w:cs="Arial Unicode MS"/>
          <w:color w:val="000000"/>
        </w:rPr>
        <w:t>후보</w:t>
      </w:r>
      <w:r>
        <w:rPr>
          <w:rFonts w:ascii="Arial Unicode MS" w:eastAsia="Arial Unicode MS" w:hAnsi="Arial Unicode MS" w:cs="Arial Unicode MS"/>
          <w:color w:val="000000"/>
        </w:rPr>
        <w:t xml:space="preserve"> 2</w:t>
      </w:r>
      <w:r>
        <w:rPr>
          <w:rFonts w:ascii="Arial Unicode MS" w:eastAsia="Arial Unicode MS" w:hAnsi="Arial Unicode MS" w:cs="Arial Unicode MS"/>
          <w:color w:val="000000"/>
        </w:rPr>
        <w:t>개</w:t>
      </w:r>
      <w:r>
        <w:rPr>
          <w:rFonts w:ascii="Arial Unicode MS" w:eastAsia="Arial Unicode MS" w:hAnsi="Arial Unicode MS" w:cs="Arial Unicode MS"/>
          <w:color w:val="000000"/>
        </w:rPr>
        <w:t xml:space="preserve"> </w:t>
      </w:r>
      <w:r>
        <w:rPr>
          <w:rFonts w:ascii="Arial Unicode MS" w:eastAsia="Arial Unicode MS" w:hAnsi="Arial Unicode MS" w:cs="Arial Unicode MS"/>
          <w:color w:val="000000"/>
        </w:rPr>
        <w:t>이상일</w:t>
      </w:r>
      <w:r>
        <w:rPr>
          <w:rFonts w:ascii="Arial Unicode MS" w:eastAsia="Arial Unicode MS" w:hAnsi="Arial Unicode MS" w:cs="Arial Unicode MS"/>
          <w:color w:val="000000"/>
        </w:rPr>
        <w:t xml:space="preserve"> </w:t>
      </w:r>
      <w:r>
        <w:rPr>
          <w:rFonts w:ascii="Arial Unicode MS" w:eastAsia="Arial Unicode MS" w:hAnsi="Arial Unicode MS" w:cs="Arial Unicode MS"/>
          <w:color w:val="000000"/>
        </w:rPr>
        <w:t>때</w:t>
      </w:r>
      <w:r>
        <w:rPr>
          <w:rFonts w:ascii="Arial Unicode MS" w:eastAsia="Arial Unicode MS" w:hAnsi="Arial Unicode MS" w:cs="Arial Unicode MS"/>
          <w:color w:val="000000"/>
        </w:rPr>
        <w:t xml:space="preserve"> </w:t>
      </w:r>
      <w:r>
        <w:rPr>
          <w:rFonts w:ascii="Arial Unicode MS" w:eastAsia="Arial Unicode MS" w:hAnsi="Arial Unicode MS" w:cs="Arial Unicode MS"/>
          <w:color w:val="000000"/>
        </w:rPr>
        <w:t>상세</w:t>
      </w:r>
      <w:r>
        <w:rPr>
          <w:rFonts w:ascii="Arial Unicode MS" w:eastAsia="Arial Unicode MS" w:hAnsi="Arial Unicode MS" w:cs="Arial Unicode MS"/>
          <w:color w:val="000000"/>
        </w:rPr>
        <w:t xml:space="preserve"> </w:t>
      </w:r>
      <w:r>
        <w:rPr>
          <w:rFonts w:ascii="Arial Unicode MS" w:eastAsia="Arial Unicode MS" w:hAnsi="Arial Unicode MS" w:cs="Arial Unicode MS"/>
          <w:color w:val="000000"/>
        </w:rPr>
        <w:t>검증</w:t>
      </w:r>
      <w:r>
        <w:rPr>
          <w:rFonts w:ascii="Arial Unicode MS" w:eastAsia="Arial Unicode MS" w:hAnsi="Arial Unicode MS" w:cs="Arial Unicode MS"/>
          <w:color w:val="000000"/>
        </w:rPr>
        <w:t xml:space="preserve"> </w:t>
      </w:r>
      <w:r>
        <w:rPr>
          <w:rFonts w:ascii="Arial Unicode MS" w:eastAsia="Arial Unicode MS" w:hAnsi="Arial Unicode MS" w:cs="Arial Unicode MS"/>
          <w:color w:val="000000"/>
        </w:rPr>
        <w:t>용도로</w:t>
      </w:r>
      <w:r>
        <w:rPr>
          <w:rFonts w:ascii="Arial Unicode MS" w:eastAsia="Arial Unicode MS" w:hAnsi="Arial Unicode MS" w:cs="Arial Unicode MS"/>
          <w:color w:val="000000"/>
        </w:rPr>
        <w:t xml:space="preserve"> </w:t>
      </w:r>
      <w:r>
        <w:rPr>
          <w:rFonts w:ascii="Arial Unicode MS" w:eastAsia="Arial Unicode MS" w:hAnsi="Arial Unicode MS" w:cs="Arial Unicode MS"/>
          <w:color w:val="000000"/>
        </w:rPr>
        <w:t>역할이</w:t>
      </w:r>
      <w:r>
        <w:rPr>
          <w:rFonts w:ascii="Arial Unicode MS" w:eastAsia="Arial Unicode MS" w:hAnsi="Arial Unicode MS" w:cs="Arial Unicode MS"/>
          <w:color w:val="000000"/>
        </w:rPr>
        <w:t xml:space="preserve"> </w:t>
      </w:r>
      <w:r>
        <w:rPr>
          <w:rFonts w:ascii="Arial Unicode MS" w:eastAsia="Arial Unicode MS" w:hAnsi="Arial Unicode MS" w:cs="Arial Unicode MS"/>
          <w:color w:val="000000"/>
        </w:rPr>
        <w:t>달라서</w:t>
      </w:r>
      <w:r>
        <w:rPr>
          <w:rFonts w:ascii="Arial Unicode MS" w:eastAsia="Arial Unicode MS" w:hAnsi="Arial Unicode MS" w:cs="Arial Unicode MS"/>
          <w:color w:val="000000"/>
        </w:rPr>
        <w:t xml:space="preserve"> </w:t>
      </w:r>
      <w:r>
        <w:rPr>
          <w:rFonts w:ascii="Arial Unicode MS" w:eastAsia="Arial Unicode MS" w:hAnsi="Arial Unicode MS" w:cs="Arial Unicode MS"/>
          <w:color w:val="000000"/>
        </w:rPr>
        <w:t>일단</w:t>
      </w:r>
      <w:r>
        <w:rPr>
          <w:rFonts w:ascii="Arial Unicode MS" w:eastAsia="Arial Unicode MS" w:hAnsi="Arial Unicode MS" w:cs="Arial Unicode MS"/>
          <w:color w:val="000000"/>
        </w:rPr>
        <w:t xml:space="preserve"> </w:t>
      </w:r>
      <w:r>
        <w:rPr>
          <w:rFonts w:ascii="Arial Unicode MS" w:eastAsia="Arial Unicode MS" w:hAnsi="Arial Unicode MS" w:cs="Arial Unicode MS"/>
          <w:color w:val="000000"/>
        </w:rPr>
        <w:t>유지했습니다</w:t>
      </w:r>
      <w:r>
        <w:rPr>
          <w:rFonts w:ascii="Arial Unicode MS" w:eastAsia="Arial Unicode MS" w:hAnsi="Arial Unicode MS" w:cs="Arial Unicode MS"/>
          <w:color w:val="000000"/>
        </w:rPr>
        <w:t>.</w:t>
      </w:r>
    </w:p>
  </w:comment>
  <w:comment w:id="75" w:author="오세희" w:date="2026-03-23T05:13:00Z" w:initials="">
    <w:p w14:paraId="0AC85ED8" w14:textId="77777777" w:rsidR="00D80D8A" w:rsidRDefault="00BE628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rFonts w:ascii="Arial Unicode MS" w:eastAsia="Arial Unicode MS" w:hAnsi="Arial Unicode MS" w:cs="Arial Unicode MS"/>
          <w:color w:val="000000"/>
        </w:rPr>
        <w:t>곳곳에</w:t>
      </w:r>
      <w:r>
        <w:rPr>
          <w:rFonts w:ascii="Arial Unicode MS" w:eastAsia="Arial Unicode MS" w:hAnsi="Arial Unicode MS" w:cs="Arial Unicode MS"/>
          <w:color w:val="000000"/>
        </w:rPr>
        <w:t xml:space="preserve"> </w:t>
      </w:r>
      <w:r>
        <w:rPr>
          <w:rFonts w:ascii="Arial Unicode MS" w:eastAsia="Arial Unicode MS" w:hAnsi="Arial Unicode MS" w:cs="Arial Unicode MS"/>
          <w:color w:val="000000"/>
        </w:rPr>
        <w:t>분기를</w:t>
      </w:r>
      <w:r>
        <w:rPr>
          <w:rFonts w:ascii="Arial Unicode MS" w:eastAsia="Arial Unicode MS" w:hAnsi="Arial Unicode MS" w:cs="Arial Unicode MS"/>
          <w:color w:val="000000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</w:rPr>
        <w:t>Q</w:t>
      </w:r>
      <w:proofErr w:type="spellEnd"/>
      <w:r>
        <w:rPr>
          <w:rFonts w:ascii="Arial Unicode MS" w:eastAsia="Arial Unicode MS" w:hAnsi="Arial Unicode MS" w:cs="Arial Unicode MS"/>
          <w:color w:val="000000"/>
        </w:rPr>
        <w:t>로</w:t>
      </w:r>
      <w:r>
        <w:rPr>
          <w:rFonts w:ascii="Arial Unicode MS" w:eastAsia="Arial Unicode MS" w:hAnsi="Arial Unicode MS" w:cs="Arial Unicode MS"/>
          <w:color w:val="000000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</w:rPr>
        <w:t>표시한게</w:t>
      </w:r>
      <w:proofErr w:type="spellEnd"/>
      <w:r>
        <w:rPr>
          <w:rFonts w:ascii="Arial Unicode MS" w:eastAsia="Arial Unicode MS" w:hAnsi="Arial Unicode MS" w:cs="Arial Unicode MS"/>
          <w:color w:val="000000"/>
        </w:rPr>
        <w:t xml:space="preserve"> </w:t>
      </w:r>
      <w:r>
        <w:rPr>
          <w:rFonts w:ascii="Arial Unicode MS" w:eastAsia="Arial Unicode MS" w:hAnsi="Arial Unicode MS" w:cs="Arial Unicode MS"/>
          <w:color w:val="000000"/>
        </w:rPr>
        <w:t>있어요</w:t>
      </w:r>
      <w:r>
        <w:rPr>
          <w:rFonts w:ascii="Arial Unicode MS" w:eastAsia="Arial Unicode MS" w:hAnsi="Arial Unicode MS" w:cs="Arial Unicode MS"/>
          <w:color w:val="000000"/>
        </w:rPr>
        <w:t xml:space="preserve">. </w:t>
      </w:r>
      <w:r>
        <w:rPr>
          <w:rFonts w:ascii="Arial Unicode MS" w:eastAsia="Arial Unicode MS" w:hAnsi="Arial Unicode MS" w:cs="Arial Unicode MS"/>
          <w:color w:val="000000"/>
        </w:rPr>
        <w:t>찾아서</w:t>
      </w:r>
      <w:r>
        <w:rPr>
          <w:rFonts w:ascii="Arial Unicode MS" w:eastAsia="Arial Unicode MS" w:hAnsi="Arial Unicode MS" w:cs="Arial Unicode MS"/>
          <w:color w:val="000000"/>
        </w:rPr>
        <w:t xml:space="preserve"> </w:t>
      </w:r>
      <w:r>
        <w:rPr>
          <w:rFonts w:ascii="Arial Unicode MS" w:eastAsia="Arial Unicode MS" w:hAnsi="Arial Unicode MS" w:cs="Arial Unicode MS"/>
          <w:color w:val="000000"/>
        </w:rPr>
        <w:t>전부</w:t>
      </w:r>
      <w:r>
        <w:rPr>
          <w:rFonts w:ascii="Arial Unicode MS" w:eastAsia="Arial Unicode MS" w:hAnsi="Arial Unicode MS" w:cs="Arial Unicode MS"/>
          <w:color w:val="000000"/>
        </w:rPr>
        <w:t xml:space="preserve"> </w:t>
      </w:r>
      <w:r>
        <w:rPr>
          <w:rFonts w:ascii="Arial Unicode MS" w:eastAsia="Arial Unicode MS" w:hAnsi="Arial Unicode MS" w:cs="Arial Unicode MS"/>
          <w:color w:val="000000"/>
        </w:rPr>
        <w:t>수정해주세요</w:t>
      </w:r>
      <w:r>
        <w:rPr>
          <w:rFonts w:ascii="Arial Unicode MS" w:eastAsia="Arial Unicode MS" w:hAnsi="Arial Unicode MS" w:cs="Arial Unicode MS"/>
          <w:color w:val="000000"/>
        </w:rPr>
        <w:t>.</w:t>
      </w:r>
    </w:p>
  </w:comment>
  <w:comment w:id="79" w:author="김경수" w:date="2026-03-23T01:45:00Z" w:initials="">
    <w:p w14:paraId="43EB280F" w14:textId="77777777" w:rsidR="00D80D8A" w:rsidRDefault="00BE628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rFonts w:ascii="Arial Unicode MS" w:eastAsia="Arial Unicode MS" w:hAnsi="Arial Unicode MS" w:cs="Arial Unicode MS"/>
          <w:color w:val="000000"/>
        </w:rPr>
        <w:t xml:space="preserve">4.3.5 </w:t>
      </w:r>
      <w:r>
        <w:rPr>
          <w:rFonts w:ascii="Arial Unicode MS" w:eastAsia="Arial Unicode MS" w:hAnsi="Arial Unicode MS" w:cs="Arial Unicode MS"/>
          <w:color w:val="000000"/>
        </w:rPr>
        <w:t>보정표와</w:t>
      </w:r>
      <w:r>
        <w:rPr>
          <w:rFonts w:ascii="Arial Unicode MS" w:eastAsia="Arial Unicode MS" w:hAnsi="Arial Unicode MS" w:cs="Arial Unicode MS"/>
          <w:color w:val="000000"/>
        </w:rPr>
        <w:t xml:space="preserve"> 4.5 </w:t>
      </w:r>
      <w:r>
        <w:rPr>
          <w:rFonts w:ascii="Arial Unicode MS" w:eastAsia="Arial Unicode MS" w:hAnsi="Arial Unicode MS" w:cs="Arial Unicode MS"/>
          <w:color w:val="000000"/>
        </w:rPr>
        <w:t>안티패턴에</w:t>
      </w:r>
      <w:r>
        <w:rPr>
          <w:rFonts w:ascii="Arial Unicode MS" w:eastAsia="Arial Unicode MS" w:hAnsi="Arial Unicode MS" w:cs="Arial Unicode MS"/>
          <w:color w:val="000000"/>
        </w:rPr>
        <w:t xml:space="preserve"> </w:t>
      </w:r>
      <w:r>
        <w:rPr>
          <w:rFonts w:ascii="Arial Unicode MS" w:eastAsia="Arial Unicode MS" w:hAnsi="Arial Unicode MS" w:cs="Arial Unicode MS"/>
          <w:color w:val="000000"/>
        </w:rPr>
        <w:t>동일</w:t>
      </w:r>
      <w:r>
        <w:rPr>
          <w:rFonts w:ascii="Arial Unicode MS" w:eastAsia="Arial Unicode MS" w:hAnsi="Arial Unicode MS" w:cs="Arial Unicode MS"/>
          <w:color w:val="000000"/>
        </w:rPr>
        <w:t xml:space="preserve"> </w:t>
      </w:r>
      <w:r>
        <w:rPr>
          <w:rFonts w:ascii="Arial Unicode MS" w:eastAsia="Arial Unicode MS" w:hAnsi="Arial Unicode MS" w:cs="Arial Unicode MS"/>
          <w:color w:val="000000"/>
        </w:rPr>
        <w:t>시나리오</w:t>
      </w:r>
      <w:r>
        <w:rPr>
          <w:rFonts w:ascii="Arial Unicode MS" w:eastAsia="Arial Unicode MS" w:hAnsi="Arial Unicode MS" w:cs="Arial Unicode MS"/>
          <w:color w:val="000000"/>
        </w:rPr>
        <w:t>(</w:t>
      </w:r>
      <w:proofErr w:type="spellStart"/>
      <w:r>
        <w:rPr>
          <w:rFonts w:ascii="Arial Unicode MS" w:eastAsia="Arial Unicode MS" w:hAnsi="Arial Unicode MS" w:cs="Arial Unicode MS"/>
          <w:color w:val="000000"/>
        </w:rPr>
        <w:t>CrewAI</w:t>
      </w:r>
      <w:proofErr w:type="spellEnd"/>
      <w:r>
        <w:rPr>
          <w:rFonts w:ascii="Arial Unicode MS" w:eastAsia="Arial Unicode MS" w:hAnsi="Arial Unicode MS" w:cs="Arial Unicode MS"/>
          <w:color w:val="000000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</w:rPr>
        <w:t>PoC</w:t>
      </w:r>
      <w:proofErr w:type="spellEnd"/>
      <w:r>
        <w:rPr>
          <w:rFonts w:ascii="Arial Unicode MS" w:eastAsia="Arial Unicode MS" w:hAnsi="Arial Unicode MS" w:cs="Arial Unicode MS"/>
          <w:color w:val="000000"/>
        </w:rPr>
        <w:t>→</w:t>
      </w:r>
      <w:r>
        <w:rPr>
          <w:rFonts w:ascii="Arial Unicode MS" w:eastAsia="Arial Unicode MS" w:hAnsi="Arial Unicode MS" w:cs="Arial Unicode MS"/>
          <w:color w:val="000000"/>
        </w:rPr>
        <w:t>프로덕션</w:t>
      </w:r>
      <w:r>
        <w:rPr>
          <w:rFonts w:ascii="Arial Unicode MS" w:eastAsia="Arial Unicode MS" w:hAnsi="Arial Unicode MS" w:cs="Arial Unicode MS"/>
          <w:color w:val="000000"/>
        </w:rPr>
        <w:t xml:space="preserve"> </w:t>
      </w:r>
      <w:r>
        <w:rPr>
          <w:rFonts w:ascii="Arial Unicode MS" w:eastAsia="Arial Unicode MS" w:hAnsi="Arial Unicode MS" w:cs="Arial Unicode MS"/>
          <w:color w:val="000000"/>
        </w:rPr>
        <w:t>전환</w:t>
      </w:r>
      <w:r>
        <w:rPr>
          <w:rFonts w:ascii="Arial Unicode MS" w:eastAsia="Arial Unicode MS" w:hAnsi="Arial Unicode MS" w:cs="Arial Unicode MS"/>
          <w:color w:val="000000"/>
        </w:rPr>
        <w:t xml:space="preserve">, GA </w:t>
      </w:r>
      <w:r>
        <w:rPr>
          <w:rFonts w:ascii="Arial Unicode MS" w:eastAsia="Arial Unicode MS" w:hAnsi="Arial Unicode MS" w:cs="Arial Unicode MS"/>
          <w:color w:val="000000"/>
        </w:rPr>
        <w:t>미달</w:t>
      </w:r>
      <w:r>
        <w:rPr>
          <w:rFonts w:ascii="Arial Unicode MS" w:eastAsia="Arial Unicode MS" w:hAnsi="Arial Unicode MS" w:cs="Arial Unicode MS"/>
          <w:color w:val="000000"/>
        </w:rPr>
        <w:t xml:space="preserve"> </w:t>
      </w:r>
      <w:r>
        <w:rPr>
          <w:rFonts w:ascii="Arial Unicode MS" w:eastAsia="Arial Unicode MS" w:hAnsi="Arial Unicode MS" w:cs="Arial Unicode MS"/>
          <w:color w:val="000000"/>
        </w:rPr>
        <w:t>투입</w:t>
      </w:r>
      <w:r>
        <w:rPr>
          <w:rFonts w:ascii="Arial Unicode MS" w:eastAsia="Arial Unicode MS" w:hAnsi="Arial Unicode MS" w:cs="Arial Unicode MS"/>
          <w:color w:val="000000"/>
        </w:rPr>
        <w:t xml:space="preserve"> </w:t>
      </w:r>
      <w:r>
        <w:rPr>
          <w:rFonts w:ascii="Arial Unicode MS" w:eastAsia="Arial Unicode MS" w:hAnsi="Arial Unicode MS" w:cs="Arial Unicode MS"/>
          <w:color w:val="000000"/>
        </w:rPr>
        <w:t>등</w:t>
      </w:r>
      <w:r>
        <w:rPr>
          <w:rFonts w:ascii="Arial Unicode MS" w:eastAsia="Arial Unicode MS" w:hAnsi="Arial Unicode MS" w:cs="Arial Unicode MS"/>
          <w:color w:val="000000"/>
        </w:rPr>
        <w:t>)</w:t>
      </w:r>
      <w:r>
        <w:rPr>
          <w:rFonts w:ascii="Arial Unicode MS" w:eastAsia="Arial Unicode MS" w:hAnsi="Arial Unicode MS" w:cs="Arial Unicode MS"/>
          <w:color w:val="000000"/>
        </w:rPr>
        <w:t>가</w:t>
      </w:r>
      <w:r>
        <w:rPr>
          <w:rFonts w:ascii="Arial Unicode MS" w:eastAsia="Arial Unicode MS" w:hAnsi="Arial Unicode MS" w:cs="Arial Unicode MS"/>
          <w:color w:val="000000"/>
        </w:rPr>
        <w:t xml:space="preserve"> </w:t>
      </w:r>
      <w:r>
        <w:rPr>
          <w:rFonts w:ascii="Arial Unicode MS" w:eastAsia="Arial Unicode MS" w:hAnsi="Arial Unicode MS" w:cs="Arial Unicode MS"/>
          <w:color w:val="000000"/>
        </w:rPr>
        <w:t>양쪽에</w:t>
      </w:r>
      <w:r>
        <w:rPr>
          <w:rFonts w:ascii="Arial Unicode MS" w:eastAsia="Arial Unicode MS" w:hAnsi="Arial Unicode MS" w:cs="Arial Unicode MS"/>
          <w:color w:val="000000"/>
        </w:rPr>
        <w:t xml:space="preserve"> </w:t>
      </w:r>
      <w:r>
        <w:rPr>
          <w:rFonts w:ascii="Arial Unicode MS" w:eastAsia="Arial Unicode MS" w:hAnsi="Arial Unicode MS" w:cs="Arial Unicode MS"/>
          <w:color w:val="000000"/>
        </w:rPr>
        <w:t>나옵니다</w:t>
      </w:r>
      <w:r>
        <w:rPr>
          <w:rFonts w:ascii="Arial Unicode MS" w:eastAsia="Arial Unicode MS" w:hAnsi="Arial Unicode MS" w:cs="Arial Unicode MS"/>
          <w:color w:val="000000"/>
        </w:rPr>
        <w:t xml:space="preserve">. </w:t>
      </w:r>
    </w:p>
    <w:p w14:paraId="2F6CAC01" w14:textId="77777777" w:rsidR="00D80D8A" w:rsidRDefault="00D80D8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</w:p>
    <w:p w14:paraId="770F730F" w14:textId="77777777" w:rsidR="00D80D8A" w:rsidRDefault="00BE628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rFonts w:ascii="Arial Unicode MS" w:eastAsia="Arial Unicode MS" w:hAnsi="Arial Unicode MS" w:cs="Arial Unicode MS"/>
          <w:color w:val="000000"/>
        </w:rPr>
        <w:t>4.3.5</w:t>
      </w:r>
      <w:r>
        <w:rPr>
          <w:rFonts w:ascii="Arial Unicode MS" w:eastAsia="Arial Unicode MS" w:hAnsi="Arial Unicode MS" w:cs="Arial Unicode MS"/>
          <w:color w:val="000000"/>
        </w:rPr>
        <w:t>는</w:t>
      </w:r>
      <w:r>
        <w:rPr>
          <w:rFonts w:ascii="Arial Unicode MS" w:eastAsia="Arial Unicode MS" w:hAnsi="Arial Unicode MS" w:cs="Arial Unicode MS"/>
          <w:color w:val="000000"/>
        </w:rPr>
        <w:t xml:space="preserve"> </w:t>
      </w:r>
      <w:r>
        <w:rPr>
          <w:rFonts w:ascii="Arial Unicode MS" w:eastAsia="Arial Unicode MS" w:hAnsi="Arial Unicode MS" w:cs="Arial Unicode MS"/>
          <w:color w:val="000000"/>
        </w:rPr>
        <w:t>트리</w:t>
      </w:r>
      <w:r>
        <w:rPr>
          <w:rFonts w:ascii="Arial Unicode MS" w:eastAsia="Arial Unicode MS" w:hAnsi="Arial Unicode MS" w:cs="Arial Unicode MS"/>
          <w:color w:val="000000"/>
        </w:rPr>
        <w:t xml:space="preserve"> </w:t>
      </w:r>
      <w:r>
        <w:rPr>
          <w:rFonts w:ascii="Arial Unicode MS" w:eastAsia="Arial Unicode MS" w:hAnsi="Arial Unicode MS" w:cs="Arial Unicode MS"/>
          <w:color w:val="000000"/>
        </w:rPr>
        <w:t>결론</w:t>
      </w:r>
      <w:r>
        <w:rPr>
          <w:rFonts w:ascii="Arial Unicode MS" w:eastAsia="Arial Unicode MS" w:hAnsi="Arial Unicode MS" w:cs="Arial Unicode MS"/>
          <w:color w:val="000000"/>
        </w:rPr>
        <w:t xml:space="preserve"> </w:t>
      </w:r>
      <w:r>
        <w:rPr>
          <w:rFonts w:ascii="Arial Unicode MS" w:eastAsia="Arial Unicode MS" w:hAnsi="Arial Unicode MS" w:cs="Arial Unicode MS"/>
          <w:color w:val="000000"/>
        </w:rPr>
        <w:t>조정</w:t>
      </w:r>
      <w:r>
        <w:rPr>
          <w:rFonts w:ascii="Arial Unicode MS" w:eastAsia="Arial Unicode MS" w:hAnsi="Arial Unicode MS" w:cs="Arial Unicode MS"/>
          <w:color w:val="000000"/>
        </w:rPr>
        <w:t>, 4.5</w:t>
      </w:r>
      <w:r>
        <w:rPr>
          <w:rFonts w:ascii="Arial Unicode MS" w:eastAsia="Arial Unicode MS" w:hAnsi="Arial Unicode MS" w:cs="Arial Unicode MS"/>
          <w:color w:val="000000"/>
        </w:rPr>
        <w:t>는</w:t>
      </w:r>
      <w:r>
        <w:rPr>
          <w:rFonts w:ascii="Arial Unicode MS" w:eastAsia="Arial Unicode MS" w:hAnsi="Arial Unicode MS" w:cs="Arial Unicode MS"/>
          <w:color w:val="000000"/>
        </w:rPr>
        <w:t xml:space="preserve"> </w:t>
      </w:r>
      <w:r>
        <w:rPr>
          <w:rFonts w:ascii="Arial Unicode MS" w:eastAsia="Arial Unicode MS" w:hAnsi="Arial Unicode MS" w:cs="Arial Unicode MS"/>
          <w:color w:val="000000"/>
        </w:rPr>
        <w:t>최종</w:t>
      </w:r>
      <w:r>
        <w:rPr>
          <w:rFonts w:ascii="Arial Unicode MS" w:eastAsia="Arial Unicode MS" w:hAnsi="Arial Unicode MS" w:cs="Arial Unicode MS"/>
          <w:color w:val="000000"/>
        </w:rPr>
        <w:t xml:space="preserve"> </w:t>
      </w:r>
      <w:r>
        <w:rPr>
          <w:rFonts w:ascii="Arial Unicode MS" w:eastAsia="Arial Unicode MS" w:hAnsi="Arial Unicode MS" w:cs="Arial Unicode MS"/>
          <w:color w:val="000000"/>
        </w:rPr>
        <w:t>검증</w:t>
      </w:r>
      <w:r>
        <w:rPr>
          <w:rFonts w:ascii="Arial Unicode MS" w:eastAsia="Arial Unicode MS" w:hAnsi="Arial Unicode MS" w:cs="Arial Unicode MS"/>
          <w:color w:val="000000"/>
        </w:rPr>
        <w:t xml:space="preserve"> </w:t>
      </w:r>
      <w:r>
        <w:rPr>
          <w:rFonts w:ascii="Arial Unicode MS" w:eastAsia="Arial Unicode MS" w:hAnsi="Arial Unicode MS" w:cs="Arial Unicode MS"/>
          <w:color w:val="000000"/>
        </w:rPr>
        <w:t>체크리스트로</w:t>
      </w:r>
      <w:r>
        <w:rPr>
          <w:rFonts w:ascii="Arial Unicode MS" w:eastAsia="Arial Unicode MS" w:hAnsi="Arial Unicode MS" w:cs="Arial Unicode MS"/>
          <w:color w:val="000000"/>
        </w:rPr>
        <w:t xml:space="preserve"> </w:t>
      </w:r>
      <w:r>
        <w:rPr>
          <w:rFonts w:ascii="Arial Unicode MS" w:eastAsia="Arial Unicode MS" w:hAnsi="Arial Unicode MS" w:cs="Arial Unicode MS"/>
          <w:color w:val="000000"/>
        </w:rPr>
        <w:t>이중</w:t>
      </w:r>
      <w:r>
        <w:rPr>
          <w:rFonts w:ascii="Arial Unicode MS" w:eastAsia="Arial Unicode MS" w:hAnsi="Arial Unicode MS" w:cs="Arial Unicode MS"/>
          <w:color w:val="000000"/>
        </w:rPr>
        <w:t xml:space="preserve"> </w:t>
      </w:r>
      <w:r>
        <w:rPr>
          <w:rFonts w:ascii="Arial Unicode MS" w:eastAsia="Arial Unicode MS" w:hAnsi="Arial Unicode MS" w:cs="Arial Unicode MS"/>
          <w:color w:val="000000"/>
        </w:rPr>
        <w:t>안전장치</w:t>
      </w:r>
      <w:r>
        <w:rPr>
          <w:rFonts w:ascii="Arial Unicode MS" w:eastAsia="Arial Unicode MS" w:hAnsi="Arial Unicode MS" w:cs="Arial Unicode MS"/>
          <w:color w:val="000000"/>
        </w:rPr>
        <w:t xml:space="preserve"> </w:t>
      </w:r>
      <w:r>
        <w:rPr>
          <w:rFonts w:ascii="Arial Unicode MS" w:eastAsia="Arial Unicode MS" w:hAnsi="Arial Unicode MS" w:cs="Arial Unicode MS"/>
          <w:color w:val="000000"/>
        </w:rPr>
        <w:t>역할이라</w:t>
      </w:r>
      <w:r>
        <w:rPr>
          <w:rFonts w:ascii="Arial Unicode MS" w:eastAsia="Arial Unicode MS" w:hAnsi="Arial Unicode MS" w:cs="Arial Unicode MS"/>
          <w:color w:val="000000"/>
        </w:rPr>
        <w:t xml:space="preserve"> </w:t>
      </w:r>
      <w:r>
        <w:rPr>
          <w:rFonts w:ascii="Arial Unicode MS" w:eastAsia="Arial Unicode MS" w:hAnsi="Arial Unicode MS" w:cs="Arial Unicode MS"/>
          <w:color w:val="000000"/>
        </w:rPr>
        <w:t>남겨뒀습니다</w:t>
      </w:r>
      <w:r>
        <w:rPr>
          <w:rFonts w:ascii="Arial Unicode MS" w:eastAsia="Arial Unicode MS" w:hAnsi="Arial Unicode MS" w:cs="Arial Unicode MS"/>
          <w:color w:val="000000"/>
        </w:rPr>
        <w:t>.</w:t>
      </w:r>
    </w:p>
    <w:p w14:paraId="26BDF858" w14:textId="77777777" w:rsidR="00D80D8A" w:rsidRDefault="00BE628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rFonts w:ascii="Arial Unicode MS" w:eastAsia="Arial Unicode MS" w:hAnsi="Arial Unicode MS" w:cs="Arial Unicode MS"/>
          <w:color w:val="000000"/>
        </w:rPr>
        <w:t>총</w:t>
      </w:r>
      <w:r>
        <w:rPr>
          <w:rFonts w:ascii="Arial Unicode MS" w:eastAsia="Arial Unicode MS" w:hAnsi="Arial Unicode MS" w:cs="Arial Unicode MS"/>
          <w:color w:val="000000"/>
        </w:rPr>
        <w:t xml:space="preserve"> </w:t>
      </w:r>
      <w:r>
        <w:rPr>
          <w:rFonts w:ascii="Arial Unicode MS" w:eastAsia="Arial Unicode MS" w:hAnsi="Arial Unicode MS" w:cs="Arial Unicode MS"/>
          <w:color w:val="000000"/>
        </w:rPr>
        <w:t>반응</w:t>
      </w:r>
      <w:r>
        <w:rPr>
          <w:rFonts w:ascii="Arial Unicode MS" w:eastAsia="Arial Unicode MS" w:hAnsi="Arial Unicode MS" w:cs="Arial Unicode MS"/>
          <w:color w:val="000000"/>
        </w:rPr>
        <w:t xml:space="preserve"> 1</w:t>
      </w:r>
      <w:r>
        <w:rPr>
          <w:rFonts w:ascii="Arial Unicode MS" w:eastAsia="Arial Unicode MS" w:hAnsi="Arial Unicode MS" w:cs="Arial Unicode MS"/>
          <w:color w:val="000000"/>
        </w:rPr>
        <w:t>개</w:t>
      </w:r>
    </w:p>
    <w:p w14:paraId="60ECFF0A" w14:textId="77777777" w:rsidR="00D80D8A" w:rsidRDefault="00BE628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rFonts w:eastAsia="Arial"/>
          <w:color w:val="000000"/>
        </w:rPr>
        <w:t xml:space="preserve">2026-03-23 05:13 </w:t>
      </w:r>
      <w:r>
        <w:rPr>
          <w:rFonts w:eastAsia="Arial"/>
          <w:color w:val="000000"/>
        </w:rPr>
        <w:t>오전에</w:t>
      </w:r>
      <w:r>
        <w:rPr>
          <w:rFonts w:eastAsia="Arial"/>
          <w:color w:val="000000"/>
        </w:rPr>
        <w:t xml:space="preserve"> </w:t>
      </w:r>
      <w:r>
        <w:rPr>
          <w:rFonts w:eastAsia="Arial"/>
          <w:color w:val="000000"/>
        </w:rPr>
        <w:t>오세희님의</w:t>
      </w:r>
      <w:r>
        <w:rPr>
          <w:rFonts w:eastAsia="Arial"/>
          <w:color w:val="000000"/>
        </w:rPr>
        <w:t xml:space="preserve"> </w:t>
      </w:r>
      <w:r>
        <w:rPr>
          <w:rFonts w:eastAsia="Arial"/>
          <w:color w:val="000000"/>
        </w:rPr>
        <w:t>반응</w:t>
      </w:r>
      <w:r>
        <w:rPr>
          <w:rFonts w:eastAsia="Arial"/>
          <w:color w:val="000000"/>
        </w:rPr>
        <w:t xml:space="preserve">: </w:t>
      </w:r>
      <w:r>
        <w:rPr>
          <w:rFonts w:eastAsia="Arial"/>
          <w:color w:val="000000"/>
        </w:rPr>
        <w:t>👍</w:t>
      </w:r>
    </w:p>
  </w:comment>
  <w:comment w:id="85" w:author="오세희" w:date="2026-03-23T02:20:00Z" w:initials="">
    <w:p w14:paraId="7F010FE0" w14:textId="77777777" w:rsidR="00D80D8A" w:rsidRDefault="00BE628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rFonts w:ascii="Arial Unicode MS" w:eastAsia="Arial Unicode MS" w:hAnsi="Arial Unicode MS" w:cs="Arial Unicode MS"/>
          <w:color w:val="000000"/>
        </w:rPr>
        <w:t>4.2</w:t>
      </w:r>
      <w:r>
        <w:rPr>
          <w:rFonts w:ascii="Arial Unicode MS" w:eastAsia="Arial Unicode MS" w:hAnsi="Arial Unicode MS" w:cs="Arial Unicode MS"/>
          <w:color w:val="000000"/>
        </w:rPr>
        <w:t>절의</w:t>
      </w:r>
      <w:r>
        <w:rPr>
          <w:rFonts w:ascii="Arial Unicode MS" w:eastAsia="Arial Unicode MS" w:hAnsi="Arial Unicode MS" w:cs="Arial Unicode MS"/>
          <w:color w:val="000000"/>
        </w:rPr>
        <w:t xml:space="preserve"> </w:t>
      </w:r>
      <w:r>
        <w:rPr>
          <w:rFonts w:ascii="Arial Unicode MS" w:eastAsia="Arial Unicode MS" w:hAnsi="Arial Unicode MS" w:cs="Arial Unicode MS"/>
          <w:color w:val="000000"/>
        </w:rPr>
        <w:t>표와</w:t>
      </w:r>
      <w:r>
        <w:rPr>
          <w:rFonts w:ascii="Arial Unicode MS" w:eastAsia="Arial Unicode MS" w:hAnsi="Arial Unicode MS" w:cs="Arial Unicode MS"/>
          <w:color w:val="000000"/>
        </w:rPr>
        <w:t xml:space="preserve"> </w:t>
      </w:r>
      <w:r>
        <w:rPr>
          <w:rFonts w:ascii="Arial Unicode MS" w:eastAsia="Arial Unicode MS" w:hAnsi="Arial Unicode MS" w:cs="Arial Unicode MS"/>
          <w:color w:val="000000"/>
        </w:rPr>
        <w:t>이</w:t>
      </w:r>
      <w:r>
        <w:rPr>
          <w:rFonts w:ascii="Arial Unicode MS" w:eastAsia="Arial Unicode MS" w:hAnsi="Arial Unicode MS" w:cs="Arial Unicode MS"/>
          <w:color w:val="000000"/>
        </w:rPr>
        <w:t xml:space="preserve"> </w:t>
      </w:r>
      <w:r>
        <w:rPr>
          <w:rFonts w:ascii="Arial Unicode MS" w:eastAsia="Arial Unicode MS" w:hAnsi="Arial Unicode MS" w:cs="Arial Unicode MS"/>
          <w:color w:val="000000"/>
        </w:rPr>
        <w:t>표의</w:t>
      </w:r>
      <w:r>
        <w:rPr>
          <w:rFonts w:ascii="Arial Unicode MS" w:eastAsia="Arial Unicode MS" w:hAnsi="Arial Unicode MS" w:cs="Arial Unicode MS"/>
          <w:color w:val="000000"/>
        </w:rPr>
        <w:t xml:space="preserve"> </w:t>
      </w:r>
      <w:r>
        <w:rPr>
          <w:rFonts w:ascii="Arial Unicode MS" w:eastAsia="Arial Unicode MS" w:hAnsi="Arial Unicode MS" w:cs="Arial Unicode MS"/>
          <w:color w:val="000000"/>
        </w:rPr>
        <w:t>차이점</w:t>
      </w:r>
      <w:r>
        <w:rPr>
          <w:rFonts w:ascii="Arial Unicode MS" w:eastAsia="Arial Unicode MS" w:hAnsi="Arial Unicode MS" w:cs="Arial Unicode MS"/>
          <w:color w:val="000000"/>
        </w:rPr>
        <w:t xml:space="preserve">, </w:t>
      </w:r>
      <w:r>
        <w:rPr>
          <w:rFonts w:ascii="Arial Unicode MS" w:eastAsia="Arial Unicode MS" w:hAnsi="Arial Unicode MS" w:cs="Arial Unicode MS"/>
          <w:color w:val="000000"/>
        </w:rPr>
        <w:t>역할의</w:t>
      </w:r>
      <w:r>
        <w:rPr>
          <w:rFonts w:ascii="Arial Unicode MS" w:eastAsia="Arial Unicode MS" w:hAnsi="Arial Unicode MS" w:cs="Arial Unicode MS"/>
          <w:color w:val="000000"/>
        </w:rPr>
        <w:t xml:space="preserve"> </w:t>
      </w:r>
      <w:r>
        <w:rPr>
          <w:rFonts w:ascii="Arial Unicode MS" w:eastAsia="Arial Unicode MS" w:hAnsi="Arial Unicode MS" w:cs="Arial Unicode MS"/>
          <w:color w:val="000000"/>
        </w:rPr>
        <w:t>차이</w:t>
      </w:r>
      <w:r>
        <w:rPr>
          <w:rFonts w:ascii="Arial Unicode MS" w:eastAsia="Arial Unicode MS" w:hAnsi="Arial Unicode MS" w:cs="Arial Unicode MS"/>
          <w:color w:val="000000"/>
        </w:rPr>
        <w:t xml:space="preserve"> </w:t>
      </w:r>
      <w:r>
        <w:rPr>
          <w:rFonts w:ascii="Arial Unicode MS" w:eastAsia="Arial Unicode MS" w:hAnsi="Arial Unicode MS" w:cs="Arial Unicode MS"/>
          <w:color w:val="000000"/>
        </w:rPr>
        <w:t>등등을</w:t>
      </w:r>
      <w:r>
        <w:rPr>
          <w:rFonts w:ascii="Arial Unicode MS" w:eastAsia="Arial Unicode MS" w:hAnsi="Arial Unicode MS" w:cs="Arial Unicode MS"/>
          <w:color w:val="000000"/>
        </w:rPr>
        <w:t xml:space="preserve"> </w:t>
      </w:r>
      <w:r>
        <w:rPr>
          <w:rFonts w:ascii="Arial Unicode MS" w:eastAsia="Arial Unicode MS" w:hAnsi="Arial Unicode MS" w:cs="Arial Unicode MS"/>
          <w:color w:val="000000"/>
        </w:rPr>
        <w:t>상세하게</w:t>
      </w:r>
      <w:r>
        <w:rPr>
          <w:rFonts w:ascii="Arial Unicode MS" w:eastAsia="Arial Unicode MS" w:hAnsi="Arial Unicode MS" w:cs="Arial Unicode MS"/>
          <w:color w:val="000000"/>
        </w:rPr>
        <w:t xml:space="preserve"> </w:t>
      </w:r>
      <w:r>
        <w:rPr>
          <w:rFonts w:ascii="Arial Unicode MS" w:eastAsia="Arial Unicode MS" w:hAnsi="Arial Unicode MS" w:cs="Arial Unicode MS"/>
          <w:color w:val="000000"/>
        </w:rPr>
        <w:t>적어주세요</w:t>
      </w:r>
      <w:r>
        <w:rPr>
          <w:rFonts w:ascii="Arial Unicode MS" w:eastAsia="Arial Unicode MS" w:hAnsi="Arial Unicode MS" w:cs="Arial Unicode MS"/>
          <w:color w:val="000000"/>
        </w:rPr>
        <w:t xml:space="preserve">. </w:t>
      </w:r>
      <w:r>
        <w:rPr>
          <w:rFonts w:ascii="Arial Unicode MS" w:eastAsia="Arial Unicode MS" w:hAnsi="Arial Unicode MS" w:cs="Arial Unicode MS"/>
          <w:color w:val="000000"/>
        </w:rPr>
        <w:t>저라면</w:t>
      </w:r>
      <w:r>
        <w:rPr>
          <w:rFonts w:ascii="Arial Unicode MS" w:eastAsia="Arial Unicode MS" w:hAnsi="Arial Unicode MS" w:cs="Arial Unicode MS"/>
          <w:color w:val="000000"/>
        </w:rPr>
        <w:t xml:space="preserve"> </w:t>
      </w:r>
      <w:r>
        <w:rPr>
          <w:rFonts w:ascii="Arial Unicode MS" w:eastAsia="Arial Unicode MS" w:hAnsi="Arial Unicode MS" w:cs="Arial Unicode MS"/>
          <w:color w:val="000000"/>
        </w:rPr>
        <w:t>이런</w:t>
      </w:r>
      <w:r>
        <w:rPr>
          <w:rFonts w:ascii="Arial Unicode MS" w:eastAsia="Arial Unicode MS" w:hAnsi="Arial Unicode MS" w:cs="Arial Unicode MS"/>
          <w:color w:val="000000"/>
        </w:rPr>
        <w:t xml:space="preserve"> </w:t>
      </w:r>
      <w:r>
        <w:rPr>
          <w:rFonts w:ascii="Arial Unicode MS" w:eastAsia="Arial Unicode MS" w:hAnsi="Arial Unicode MS" w:cs="Arial Unicode MS"/>
          <w:color w:val="000000"/>
        </w:rPr>
        <w:t>부분이</w:t>
      </w:r>
      <w:r>
        <w:rPr>
          <w:rFonts w:ascii="Arial Unicode MS" w:eastAsia="Arial Unicode MS" w:hAnsi="Arial Unicode MS" w:cs="Arial Unicode MS"/>
          <w:color w:val="000000"/>
        </w:rPr>
        <w:t xml:space="preserve"> </w:t>
      </w:r>
      <w:r>
        <w:rPr>
          <w:rFonts w:ascii="Arial Unicode MS" w:eastAsia="Arial Unicode MS" w:hAnsi="Arial Unicode MS" w:cs="Arial Unicode MS"/>
          <w:color w:val="000000"/>
        </w:rPr>
        <w:t>의문이</w:t>
      </w:r>
      <w:r>
        <w:rPr>
          <w:rFonts w:ascii="Arial Unicode MS" w:eastAsia="Arial Unicode MS" w:hAnsi="Arial Unicode MS" w:cs="Arial Unicode MS"/>
          <w:color w:val="000000"/>
        </w:rPr>
        <w:t xml:space="preserve"> </w:t>
      </w:r>
      <w:r>
        <w:rPr>
          <w:rFonts w:ascii="Arial Unicode MS" w:eastAsia="Arial Unicode MS" w:hAnsi="Arial Unicode MS" w:cs="Arial Unicode MS"/>
          <w:color w:val="000000"/>
        </w:rPr>
        <w:t>들것</w:t>
      </w:r>
      <w:r>
        <w:rPr>
          <w:rFonts w:ascii="Arial Unicode MS" w:eastAsia="Arial Unicode MS" w:hAnsi="Arial Unicode MS" w:cs="Arial Unicode MS"/>
          <w:color w:val="000000"/>
        </w:rPr>
        <w:t xml:space="preserve"> </w:t>
      </w:r>
      <w:r>
        <w:rPr>
          <w:rFonts w:ascii="Arial Unicode MS" w:eastAsia="Arial Unicode MS" w:hAnsi="Arial Unicode MS" w:cs="Arial Unicode MS"/>
          <w:color w:val="000000"/>
        </w:rPr>
        <w:t>같거든요</w:t>
      </w:r>
      <w:r>
        <w:rPr>
          <w:rFonts w:ascii="Arial Unicode MS" w:eastAsia="Arial Unicode MS" w:hAnsi="Arial Unicode MS" w:cs="Arial Unicode MS"/>
          <w:color w:val="000000"/>
        </w:rPr>
        <w:t>: 4.2</w:t>
      </w:r>
      <w:r>
        <w:rPr>
          <w:rFonts w:ascii="Arial Unicode MS" w:eastAsia="Arial Unicode MS" w:hAnsi="Arial Unicode MS" w:cs="Arial Unicode MS"/>
          <w:color w:val="000000"/>
        </w:rPr>
        <w:t>절이</w:t>
      </w:r>
      <w:r>
        <w:rPr>
          <w:rFonts w:ascii="Arial Unicode MS" w:eastAsia="Arial Unicode MS" w:hAnsi="Arial Unicode MS" w:cs="Arial Unicode MS"/>
          <w:color w:val="000000"/>
        </w:rPr>
        <w:t xml:space="preserve"> </w:t>
      </w:r>
      <w:r>
        <w:rPr>
          <w:rFonts w:ascii="Arial Unicode MS" w:eastAsia="Arial Unicode MS" w:hAnsi="Arial Unicode MS" w:cs="Arial Unicode MS"/>
          <w:color w:val="000000"/>
        </w:rPr>
        <w:t>요약표고</w:t>
      </w:r>
      <w:r>
        <w:rPr>
          <w:rFonts w:ascii="Arial Unicode MS" w:eastAsia="Arial Unicode MS" w:hAnsi="Arial Unicode MS" w:cs="Arial Unicode MS"/>
          <w:color w:val="000000"/>
        </w:rPr>
        <w:t xml:space="preserve"> </w:t>
      </w:r>
      <w:r>
        <w:rPr>
          <w:rFonts w:ascii="Arial Unicode MS" w:eastAsia="Arial Unicode MS" w:hAnsi="Arial Unicode MS" w:cs="Arial Unicode MS"/>
          <w:color w:val="000000"/>
        </w:rPr>
        <w:t>여기가</w:t>
      </w:r>
      <w:r>
        <w:rPr>
          <w:rFonts w:ascii="Arial Unicode MS" w:eastAsia="Arial Unicode MS" w:hAnsi="Arial Unicode MS" w:cs="Arial Unicode MS"/>
          <w:color w:val="000000"/>
        </w:rPr>
        <w:t xml:space="preserve"> </w:t>
      </w:r>
      <w:r>
        <w:rPr>
          <w:rFonts w:ascii="Arial Unicode MS" w:eastAsia="Arial Unicode MS" w:hAnsi="Arial Unicode MS" w:cs="Arial Unicode MS"/>
          <w:color w:val="000000"/>
        </w:rPr>
        <w:t>상세표면</w:t>
      </w:r>
      <w:r>
        <w:rPr>
          <w:rFonts w:ascii="Arial Unicode MS" w:eastAsia="Arial Unicode MS" w:hAnsi="Arial Unicode MS" w:cs="Arial Unicode MS"/>
          <w:color w:val="000000"/>
        </w:rPr>
        <w:t xml:space="preserve">, </w:t>
      </w:r>
      <w:r>
        <w:rPr>
          <w:rFonts w:ascii="Arial Unicode MS" w:eastAsia="Arial Unicode MS" w:hAnsi="Arial Unicode MS" w:cs="Arial Unicode MS"/>
          <w:color w:val="000000"/>
        </w:rPr>
        <w:t>동일</w:t>
      </w:r>
      <w:r>
        <w:rPr>
          <w:rFonts w:ascii="Arial Unicode MS" w:eastAsia="Arial Unicode MS" w:hAnsi="Arial Unicode MS" w:cs="Arial Unicode MS"/>
          <w:color w:val="000000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</w:rPr>
        <w:t>비교축에</w:t>
      </w:r>
      <w:proofErr w:type="spellEnd"/>
      <w:r>
        <w:rPr>
          <w:rFonts w:ascii="Arial Unicode MS" w:eastAsia="Arial Unicode MS" w:hAnsi="Arial Unicode MS" w:cs="Arial Unicode MS"/>
          <w:color w:val="000000"/>
        </w:rPr>
        <w:t xml:space="preserve"> </w:t>
      </w:r>
      <w:r>
        <w:rPr>
          <w:rFonts w:ascii="Arial Unicode MS" w:eastAsia="Arial Unicode MS" w:hAnsi="Arial Unicode MS" w:cs="Arial Unicode MS"/>
          <w:color w:val="000000"/>
        </w:rPr>
        <w:t>대해</w:t>
      </w:r>
      <w:r>
        <w:rPr>
          <w:rFonts w:ascii="Arial Unicode MS" w:eastAsia="Arial Unicode MS" w:hAnsi="Arial Unicode MS" w:cs="Arial Unicode MS"/>
          <w:color w:val="000000"/>
        </w:rPr>
        <w:t xml:space="preserve"> </w:t>
      </w:r>
      <w:r>
        <w:rPr>
          <w:rFonts w:ascii="Arial Unicode MS" w:eastAsia="Arial Unicode MS" w:hAnsi="Arial Unicode MS" w:cs="Arial Unicode MS"/>
          <w:color w:val="000000"/>
        </w:rPr>
        <w:t>보다</w:t>
      </w:r>
      <w:r>
        <w:rPr>
          <w:rFonts w:ascii="Arial Unicode MS" w:eastAsia="Arial Unicode MS" w:hAnsi="Arial Unicode MS" w:cs="Arial Unicode MS"/>
          <w:color w:val="000000"/>
        </w:rPr>
        <w:t xml:space="preserve"> </w:t>
      </w:r>
      <w:r>
        <w:rPr>
          <w:rFonts w:ascii="Arial Unicode MS" w:eastAsia="Arial Unicode MS" w:hAnsi="Arial Unicode MS" w:cs="Arial Unicode MS"/>
          <w:color w:val="000000"/>
        </w:rPr>
        <w:t>상세내용이</w:t>
      </w:r>
      <w:r>
        <w:rPr>
          <w:rFonts w:ascii="Arial Unicode MS" w:eastAsia="Arial Unicode MS" w:hAnsi="Arial Unicode MS" w:cs="Arial Unicode MS"/>
          <w:color w:val="000000"/>
        </w:rPr>
        <w:t xml:space="preserve"> </w:t>
      </w:r>
      <w:r>
        <w:rPr>
          <w:rFonts w:ascii="Arial Unicode MS" w:eastAsia="Arial Unicode MS" w:hAnsi="Arial Unicode MS" w:cs="Arial Unicode MS"/>
          <w:color w:val="000000"/>
        </w:rPr>
        <w:t>등장하겠지</w:t>
      </w:r>
      <w:r>
        <w:rPr>
          <w:rFonts w:ascii="Arial Unicode MS" w:eastAsia="Arial Unicode MS" w:hAnsi="Arial Unicode MS" w:cs="Arial Unicode MS"/>
          <w:color w:val="000000"/>
        </w:rPr>
        <w:t xml:space="preserve">? </w:t>
      </w:r>
      <w:proofErr w:type="spellStart"/>
      <w:r>
        <w:rPr>
          <w:rFonts w:ascii="Arial Unicode MS" w:eastAsia="Arial Unicode MS" w:hAnsi="Arial Unicode MS" w:cs="Arial Unicode MS"/>
          <w:color w:val="000000"/>
        </w:rPr>
        <w:t>라고</w:t>
      </w:r>
      <w:proofErr w:type="spellEnd"/>
      <w:r>
        <w:rPr>
          <w:rFonts w:ascii="Arial Unicode MS" w:eastAsia="Arial Unicode MS" w:hAnsi="Arial Unicode MS" w:cs="Arial Unicode MS"/>
          <w:color w:val="000000"/>
        </w:rPr>
        <w:t xml:space="preserve"> </w:t>
      </w:r>
      <w:r>
        <w:rPr>
          <w:rFonts w:ascii="Arial Unicode MS" w:eastAsia="Arial Unicode MS" w:hAnsi="Arial Unicode MS" w:cs="Arial Unicode MS"/>
          <w:color w:val="000000"/>
        </w:rPr>
        <w:t>이해되는데</w:t>
      </w:r>
    </w:p>
    <w:p w14:paraId="66CAFE22" w14:textId="77777777" w:rsidR="00D80D8A" w:rsidRDefault="00BE628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rFonts w:ascii="Arial Unicode MS" w:eastAsia="Arial Unicode MS" w:hAnsi="Arial Unicode MS" w:cs="Arial Unicode MS"/>
          <w:color w:val="000000"/>
        </w:rPr>
        <w:t>아예</w:t>
      </w:r>
      <w:r>
        <w:rPr>
          <w:rFonts w:ascii="Arial Unicode MS" w:eastAsia="Arial Unicode MS" w:hAnsi="Arial Unicode MS" w:cs="Arial Unicode MS"/>
          <w:color w:val="000000"/>
        </w:rPr>
        <w:t xml:space="preserve"> </w:t>
      </w:r>
      <w:r>
        <w:rPr>
          <w:rFonts w:ascii="Arial Unicode MS" w:eastAsia="Arial Unicode MS" w:hAnsi="Arial Unicode MS" w:cs="Arial Unicode MS"/>
          <w:color w:val="000000"/>
        </w:rPr>
        <w:t>새로운</w:t>
      </w:r>
      <w:r>
        <w:rPr>
          <w:rFonts w:ascii="Arial Unicode MS" w:eastAsia="Arial Unicode MS" w:hAnsi="Arial Unicode MS" w:cs="Arial Unicode MS"/>
          <w:color w:val="000000"/>
        </w:rPr>
        <w:t xml:space="preserve"> </w:t>
      </w:r>
      <w:r>
        <w:rPr>
          <w:rFonts w:ascii="Arial Unicode MS" w:eastAsia="Arial Unicode MS" w:hAnsi="Arial Unicode MS" w:cs="Arial Unicode MS"/>
          <w:color w:val="000000"/>
        </w:rPr>
        <w:t>항목이</w:t>
      </w:r>
      <w:r>
        <w:rPr>
          <w:rFonts w:ascii="Arial Unicode MS" w:eastAsia="Arial Unicode MS" w:hAnsi="Arial Unicode MS" w:cs="Arial Unicode MS"/>
          <w:color w:val="000000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</w:rPr>
        <w:t>나오잖아요</w:t>
      </w:r>
      <w:proofErr w:type="spellEnd"/>
      <w:r>
        <w:rPr>
          <w:rFonts w:ascii="Arial Unicode MS" w:eastAsia="Arial Unicode MS" w:hAnsi="Arial Unicode MS" w:cs="Arial Unicode MS"/>
          <w:color w:val="000000"/>
        </w:rPr>
        <w:t>.</w:t>
      </w:r>
    </w:p>
    <w:p w14:paraId="14843EA3" w14:textId="77777777" w:rsidR="00D80D8A" w:rsidRDefault="00BE628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rFonts w:ascii="Arial Unicode MS" w:eastAsia="Arial Unicode MS" w:hAnsi="Arial Unicode MS" w:cs="Arial Unicode MS"/>
          <w:color w:val="000000"/>
        </w:rPr>
        <w:t>왜</w:t>
      </w:r>
      <w:r>
        <w:rPr>
          <w:rFonts w:ascii="Arial Unicode MS" w:eastAsia="Arial Unicode MS" w:hAnsi="Arial Unicode MS" w:cs="Arial Unicode MS"/>
          <w:color w:val="000000"/>
        </w:rPr>
        <w:t xml:space="preserve"> </w:t>
      </w:r>
      <w:r>
        <w:rPr>
          <w:rFonts w:ascii="Arial Unicode MS" w:eastAsia="Arial Unicode MS" w:hAnsi="Arial Unicode MS" w:cs="Arial Unicode MS"/>
          <w:color w:val="000000"/>
        </w:rPr>
        <w:t>이런</w:t>
      </w:r>
      <w:r>
        <w:rPr>
          <w:rFonts w:ascii="Arial Unicode MS" w:eastAsia="Arial Unicode MS" w:hAnsi="Arial Unicode MS" w:cs="Arial Unicode MS"/>
          <w:color w:val="000000"/>
        </w:rPr>
        <w:t xml:space="preserve"> </w:t>
      </w:r>
      <w:r>
        <w:rPr>
          <w:rFonts w:ascii="Arial Unicode MS" w:eastAsia="Arial Unicode MS" w:hAnsi="Arial Unicode MS" w:cs="Arial Unicode MS"/>
          <w:color w:val="000000"/>
        </w:rPr>
        <w:t>표가</w:t>
      </w:r>
      <w:r>
        <w:rPr>
          <w:rFonts w:ascii="Arial Unicode MS" w:eastAsia="Arial Unicode MS" w:hAnsi="Arial Unicode MS" w:cs="Arial Unicode MS"/>
          <w:color w:val="000000"/>
        </w:rPr>
        <w:t xml:space="preserve"> </w:t>
      </w:r>
      <w:r>
        <w:rPr>
          <w:rFonts w:ascii="Arial Unicode MS" w:eastAsia="Arial Unicode MS" w:hAnsi="Arial Unicode MS" w:cs="Arial Unicode MS"/>
          <w:color w:val="000000"/>
        </w:rPr>
        <w:t>나왔는지</w:t>
      </w:r>
      <w:r>
        <w:rPr>
          <w:rFonts w:ascii="Arial Unicode MS" w:eastAsia="Arial Unicode MS" w:hAnsi="Arial Unicode MS" w:cs="Arial Unicode MS"/>
          <w:color w:val="000000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</w:rPr>
        <w:t>설득력잇는</w:t>
      </w:r>
      <w:proofErr w:type="spellEnd"/>
      <w:r>
        <w:rPr>
          <w:rFonts w:ascii="Arial Unicode MS" w:eastAsia="Arial Unicode MS" w:hAnsi="Arial Unicode MS" w:cs="Arial Unicode MS"/>
          <w:color w:val="000000"/>
        </w:rPr>
        <w:t xml:space="preserve"> </w:t>
      </w:r>
      <w:r>
        <w:rPr>
          <w:rFonts w:ascii="Arial Unicode MS" w:eastAsia="Arial Unicode MS" w:hAnsi="Arial Unicode MS" w:cs="Arial Unicode MS"/>
          <w:color w:val="000000"/>
        </w:rPr>
        <w:t>내용이</w:t>
      </w:r>
      <w:r>
        <w:rPr>
          <w:rFonts w:ascii="Arial Unicode MS" w:eastAsia="Arial Unicode MS" w:hAnsi="Arial Unicode MS" w:cs="Arial Unicode MS"/>
          <w:color w:val="000000"/>
        </w:rPr>
        <w:t xml:space="preserve"> </w:t>
      </w:r>
      <w:r>
        <w:rPr>
          <w:rFonts w:ascii="Arial Unicode MS" w:eastAsia="Arial Unicode MS" w:hAnsi="Arial Unicode MS" w:cs="Arial Unicode MS"/>
          <w:color w:val="000000"/>
        </w:rPr>
        <w:t>추가되어야</w:t>
      </w:r>
      <w:r>
        <w:rPr>
          <w:rFonts w:ascii="Arial Unicode MS" w:eastAsia="Arial Unicode MS" w:hAnsi="Arial Unicode MS" w:cs="Arial Unicode MS"/>
          <w:color w:val="000000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</w:rPr>
        <w:t>할것</w:t>
      </w:r>
      <w:proofErr w:type="spellEnd"/>
      <w:r>
        <w:rPr>
          <w:rFonts w:ascii="Arial Unicode MS" w:eastAsia="Arial Unicode MS" w:hAnsi="Arial Unicode MS" w:cs="Arial Unicode MS"/>
          <w:color w:val="000000"/>
        </w:rPr>
        <w:t xml:space="preserve"> </w:t>
      </w:r>
      <w:r>
        <w:rPr>
          <w:rFonts w:ascii="Arial Unicode MS" w:eastAsia="Arial Unicode MS" w:hAnsi="Arial Unicode MS" w:cs="Arial Unicode MS"/>
          <w:color w:val="000000"/>
        </w:rPr>
        <w:t>같아요</w:t>
      </w:r>
      <w:r>
        <w:rPr>
          <w:rFonts w:ascii="Arial Unicode MS" w:eastAsia="Arial Unicode MS" w:hAnsi="Arial Unicode MS" w:cs="Arial Unicode MS"/>
          <w:color w:val="000000"/>
        </w:rPr>
        <w:t>.</w:t>
      </w:r>
    </w:p>
  </w:comment>
  <w:comment w:id="86" w:author="김경수" w:date="2026-03-23T04:21:00Z" w:initials="">
    <w:p w14:paraId="3063B65A" w14:textId="77777777" w:rsidR="00D80D8A" w:rsidRDefault="00BE628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rFonts w:ascii="Arial Unicode MS" w:eastAsia="Arial Unicode MS" w:hAnsi="Arial Unicode MS" w:cs="Arial Unicode MS"/>
          <w:color w:val="000000"/>
        </w:rPr>
        <w:t xml:space="preserve">4.4 </w:t>
      </w:r>
      <w:r>
        <w:rPr>
          <w:rFonts w:ascii="Arial Unicode MS" w:eastAsia="Arial Unicode MS" w:hAnsi="Arial Unicode MS" w:cs="Arial Unicode MS"/>
          <w:color w:val="000000"/>
        </w:rPr>
        <w:t>주요</w:t>
      </w:r>
      <w:r>
        <w:rPr>
          <w:rFonts w:ascii="Arial Unicode MS" w:eastAsia="Arial Unicode MS" w:hAnsi="Arial Unicode MS" w:cs="Arial Unicode MS"/>
          <w:color w:val="000000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</w:rPr>
        <w:t>Framework</w:t>
      </w:r>
      <w:proofErr w:type="spellEnd"/>
      <w:r>
        <w:rPr>
          <w:rFonts w:ascii="Arial Unicode MS" w:eastAsia="Arial Unicode MS" w:hAnsi="Arial Unicode MS" w:cs="Arial Unicode MS"/>
          <w:color w:val="000000"/>
        </w:rPr>
        <w:t xml:space="preserve"> </w:t>
      </w:r>
      <w:r>
        <w:rPr>
          <w:rFonts w:ascii="Arial Unicode MS" w:eastAsia="Arial Unicode MS" w:hAnsi="Arial Unicode MS" w:cs="Arial Unicode MS"/>
          <w:color w:val="000000"/>
        </w:rPr>
        <w:t>비교</w:t>
      </w:r>
      <w:r>
        <w:rPr>
          <w:rFonts w:ascii="Arial Unicode MS" w:eastAsia="Arial Unicode MS" w:hAnsi="Arial Unicode MS" w:cs="Arial Unicode MS"/>
          <w:color w:val="000000"/>
        </w:rPr>
        <w:t xml:space="preserve"> </w:t>
      </w:r>
      <w:r>
        <w:rPr>
          <w:rFonts w:ascii="Arial Unicode MS" w:eastAsia="Arial Unicode MS" w:hAnsi="Arial Unicode MS" w:cs="Arial Unicode MS"/>
          <w:color w:val="000000"/>
        </w:rPr>
        <w:t>데이터</w:t>
      </w:r>
      <w:r>
        <w:rPr>
          <w:rFonts w:ascii="Arial Unicode MS" w:eastAsia="Arial Unicode MS" w:hAnsi="Arial Unicode MS" w:cs="Arial Unicode MS"/>
          <w:color w:val="000000"/>
        </w:rPr>
        <w:t xml:space="preserve"> </w:t>
      </w:r>
      <w:r>
        <w:rPr>
          <w:rFonts w:ascii="Arial Unicode MS" w:eastAsia="Arial Unicode MS" w:hAnsi="Arial Unicode MS" w:cs="Arial Unicode MS"/>
          <w:color w:val="000000"/>
        </w:rPr>
        <w:t>서두에</w:t>
      </w:r>
      <w:r>
        <w:rPr>
          <w:rFonts w:ascii="Arial Unicode MS" w:eastAsia="Arial Unicode MS" w:hAnsi="Arial Unicode MS" w:cs="Arial Unicode MS"/>
          <w:color w:val="000000"/>
        </w:rPr>
        <w:t xml:space="preserve"> 4.2 </w:t>
      </w:r>
      <w:r>
        <w:rPr>
          <w:rFonts w:ascii="Arial Unicode MS" w:eastAsia="Arial Unicode MS" w:hAnsi="Arial Unicode MS" w:cs="Arial Unicode MS"/>
          <w:color w:val="000000"/>
        </w:rPr>
        <w:t>표와의</w:t>
      </w:r>
      <w:r>
        <w:rPr>
          <w:rFonts w:ascii="Arial Unicode MS" w:eastAsia="Arial Unicode MS" w:hAnsi="Arial Unicode MS" w:cs="Arial Unicode MS"/>
          <w:color w:val="000000"/>
        </w:rPr>
        <w:t xml:space="preserve"> </w:t>
      </w:r>
      <w:r>
        <w:rPr>
          <w:rFonts w:ascii="Arial Unicode MS" w:eastAsia="Arial Unicode MS" w:hAnsi="Arial Unicode MS" w:cs="Arial Unicode MS"/>
          <w:color w:val="000000"/>
        </w:rPr>
        <w:t>차이점</w:t>
      </w:r>
      <w:r>
        <w:rPr>
          <w:rFonts w:ascii="Arial Unicode MS" w:eastAsia="Arial Unicode MS" w:hAnsi="Arial Unicode MS" w:cs="Arial Unicode MS"/>
          <w:color w:val="000000"/>
        </w:rPr>
        <w:t xml:space="preserve">, </w:t>
      </w:r>
      <w:r>
        <w:rPr>
          <w:rFonts w:ascii="Arial Unicode MS" w:eastAsia="Arial Unicode MS" w:hAnsi="Arial Unicode MS" w:cs="Arial Unicode MS"/>
          <w:color w:val="000000"/>
        </w:rPr>
        <w:t>동일</w:t>
      </w:r>
      <w:r>
        <w:rPr>
          <w:rFonts w:ascii="Arial Unicode MS" w:eastAsia="Arial Unicode MS" w:hAnsi="Arial Unicode MS" w:cs="Arial Unicode MS"/>
          <w:color w:val="000000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</w:rPr>
        <w:t>비교축을</w:t>
      </w:r>
      <w:proofErr w:type="spellEnd"/>
      <w:r>
        <w:rPr>
          <w:rFonts w:ascii="Arial Unicode MS" w:eastAsia="Arial Unicode MS" w:hAnsi="Arial Unicode MS" w:cs="Arial Unicode MS"/>
          <w:color w:val="000000"/>
        </w:rPr>
        <w:t xml:space="preserve"> </w:t>
      </w:r>
      <w:r>
        <w:rPr>
          <w:rFonts w:ascii="Arial Unicode MS" w:eastAsia="Arial Unicode MS" w:hAnsi="Arial Unicode MS" w:cs="Arial Unicode MS"/>
          <w:color w:val="000000"/>
        </w:rPr>
        <w:t>포함한</w:t>
      </w:r>
      <w:r>
        <w:rPr>
          <w:rFonts w:ascii="Arial Unicode MS" w:eastAsia="Arial Unicode MS" w:hAnsi="Arial Unicode MS" w:cs="Arial Unicode MS"/>
          <w:color w:val="000000"/>
        </w:rPr>
        <w:t xml:space="preserve"> </w:t>
      </w:r>
      <w:r>
        <w:rPr>
          <w:rFonts w:ascii="Arial Unicode MS" w:eastAsia="Arial Unicode MS" w:hAnsi="Arial Unicode MS" w:cs="Arial Unicode MS"/>
          <w:color w:val="000000"/>
        </w:rPr>
        <w:t>이유를</w:t>
      </w:r>
      <w:r>
        <w:rPr>
          <w:rFonts w:ascii="Arial Unicode MS" w:eastAsia="Arial Unicode MS" w:hAnsi="Arial Unicode MS" w:cs="Arial Unicode MS"/>
          <w:color w:val="000000"/>
        </w:rPr>
        <w:t xml:space="preserve"> </w:t>
      </w:r>
      <w:r>
        <w:rPr>
          <w:rFonts w:ascii="Arial Unicode MS" w:eastAsia="Arial Unicode MS" w:hAnsi="Arial Unicode MS" w:cs="Arial Unicode MS"/>
          <w:color w:val="000000"/>
        </w:rPr>
        <w:t>설명하는</w:t>
      </w:r>
      <w:r>
        <w:rPr>
          <w:rFonts w:ascii="Arial Unicode MS" w:eastAsia="Arial Unicode MS" w:hAnsi="Arial Unicode MS" w:cs="Arial Unicode MS"/>
          <w:color w:val="000000"/>
        </w:rPr>
        <w:t xml:space="preserve"> </w:t>
      </w:r>
      <w:r>
        <w:rPr>
          <w:rFonts w:ascii="Arial Unicode MS" w:eastAsia="Arial Unicode MS" w:hAnsi="Arial Unicode MS" w:cs="Arial Unicode MS"/>
          <w:color w:val="000000"/>
        </w:rPr>
        <w:t>문구</w:t>
      </w:r>
      <w:r>
        <w:rPr>
          <w:rFonts w:ascii="Arial Unicode MS" w:eastAsia="Arial Unicode MS" w:hAnsi="Arial Unicode MS" w:cs="Arial Unicode MS"/>
          <w:color w:val="000000"/>
        </w:rPr>
        <w:t xml:space="preserve"> </w:t>
      </w:r>
      <w:r>
        <w:rPr>
          <w:rFonts w:ascii="Arial Unicode MS" w:eastAsia="Arial Unicode MS" w:hAnsi="Arial Unicode MS" w:cs="Arial Unicode MS"/>
          <w:color w:val="000000"/>
        </w:rPr>
        <w:t>추가했습니다</w:t>
      </w:r>
      <w:r>
        <w:rPr>
          <w:rFonts w:ascii="Arial Unicode MS" w:eastAsia="Arial Unicode MS" w:hAnsi="Arial Unicode MS" w:cs="Arial Unicode MS"/>
          <w:color w:val="000000"/>
        </w:rPr>
        <w:t>!</w:t>
      </w:r>
    </w:p>
  </w:comment>
  <w:comment w:id="95" w:author="오세희" w:date="2026-03-17T01:47:00Z" w:initials="">
    <w:p w14:paraId="7C576AF1" w14:textId="77777777" w:rsidR="00D80D8A" w:rsidRDefault="00BE628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rFonts w:ascii="Arial Unicode MS" w:eastAsia="Arial Unicode MS" w:hAnsi="Arial Unicode MS" w:cs="Arial Unicode MS"/>
          <w:color w:val="000000"/>
        </w:rPr>
        <w:t>이</w:t>
      </w:r>
      <w:r>
        <w:rPr>
          <w:rFonts w:ascii="Arial Unicode MS" w:eastAsia="Arial Unicode MS" w:hAnsi="Arial Unicode MS" w:cs="Arial Unicode MS"/>
          <w:color w:val="000000"/>
        </w:rPr>
        <w:t xml:space="preserve"> </w:t>
      </w:r>
      <w:r>
        <w:rPr>
          <w:rFonts w:ascii="Arial Unicode MS" w:eastAsia="Arial Unicode MS" w:hAnsi="Arial Unicode MS" w:cs="Arial Unicode MS"/>
          <w:color w:val="000000"/>
        </w:rPr>
        <w:t>표는</w:t>
      </w:r>
      <w:r>
        <w:rPr>
          <w:rFonts w:ascii="Arial Unicode MS" w:eastAsia="Arial Unicode MS" w:hAnsi="Arial Unicode MS" w:cs="Arial Unicode MS"/>
          <w:color w:val="000000"/>
        </w:rPr>
        <w:t xml:space="preserve"> </w:t>
      </w:r>
      <w:r>
        <w:rPr>
          <w:rFonts w:ascii="Arial Unicode MS" w:eastAsia="Arial Unicode MS" w:hAnsi="Arial Unicode MS" w:cs="Arial Unicode MS"/>
          <w:color w:val="000000"/>
        </w:rPr>
        <w:t>너무</w:t>
      </w:r>
      <w:r>
        <w:rPr>
          <w:rFonts w:ascii="Arial Unicode MS" w:eastAsia="Arial Unicode MS" w:hAnsi="Arial Unicode MS" w:cs="Arial Unicode MS"/>
          <w:color w:val="000000"/>
        </w:rPr>
        <w:t xml:space="preserve"> </w:t>
      </w:r>
      <w:r>
        <w:rPr>
          <w:rFonts w:ascii="Arial Unicode MS" w:eastAsia="Arial Unicode MS" w:hAnsi="Arial Unicode MS" w:cs="Arial Unicode MS"/>
          <w:color w:val="000000"/>
        </w:rPr>
        <w:t>정보가</w:t>
      </w:r>
      <w:r>
        <w:rPr>
          <w:rFonts w:ascii="Arial Unicode MS" w:eastAsia="Arial Unicode MS" w:hAnsi="Arial Unicode MS" w:cs="Arial Unicode MS"/>
          <w:color w:val="000000"/>
        </w:rPr>
        <w:t xml:space="preserve"> </w:t>
      </w:r>
      <w:r>
        <w:rPr>
          <w:rFonts w:ascii="Arial Unicode MS" w:eastAsia="Arial Unicode MS" w:hAnsi="Arial Unicode MS" w:cs="Arial Unicode MS"/>
          <w:color w:val="000000"/>
        </w:rPr>
        <w:t>없어요</w:t>
      </w:r>
      <w:r>
        <w:rPr>
          <w:rFonts w:ascii="Arial Unicode MS" w:eastAsia="Arial Unicode MS" w:hAnsi="Arial Unicode MS" w:cs="Arial Unicode MS"/>
          <w:color w:val="000000"/>
        </w:rPr>
        <w:t xml:space="preserve">. </w:t>
      </w:r>
      <w:proofErr w:type="spellStart"/>
      <w:r>
        <w:rPr>
          <w:rFonts w:ascii="Arial Unicode MS" w:eastAsia="Arial Unicode MS" w:hAnsi="Arial Unicode MS" w:cs="Arial Unicode MS"/>
          <w:color w:val="000000"/>
        </w:rPr>
        <w:t>ref</w:t>
      </w:r>
      <w:r>
        <w:rPr>
          <w:rFonts w:ascii="Arial Unicode MS" w:eastAsia="Arial Unicode MS" w:hAnsi="Arial Unicode MS" w:cs="Arial Unicode MS"/>
          <w:color w:val="000000"/>
        </w:rPr>
        <w:t>를</w:t>
      </w:r>
      <w:proofErr w:type="spellEnd"/>
      <w:r>
        <w:rPr>
          <w:rFonts w:ascii="Arial Unicode MS" w:eastAsia="Arial Unicode MS" w:hAnsi="Arial Unicode MS" w:cs="Arial Unicode MS"/>
          <w:color w:val="000000"/>
        </w:rPr>
        <w:t xml:space="preserve"> </w:t>
      </w:r>
      <w:r>
        <w:rPr>
          <w:rFonts w:ascii="Arial Unicode MS" w:eastAsia="Arial Unicode MS" w:hAnsi="Arial Unicode MS" w:cs="Arial Unicode MS"/>
          <w:color w:val="000000"/>
        </w:rPr>
        <w:t>참고한다</w:t>
      </w:r>
      <w:r>
        <w:rPr>
          <w:rFonts w:ascii="Arial Unicode MS" w:eastAsia="Arial Unicode MS" w:hAnsi="Arial Unicode MS" w:cs="Arial Unicode MS"/>
          <w:color w:val="000000"/>
        </w:rPr>
        <w:t xml:space="preserve"> </w:t>
      </w:r>
      <w:r>
        <w:rPr>
          <w:rFonts w:ascii="Arial Unicode MS" w:eastAsia="Arial Unicode MS" w:hAnsi="Arial Unicode MS" w:cs="Arial Unicode MS"/>
          <w:color w:val="000000"/>
        </w:rPr>
        <w:t>쳐도</w:t>
      </w:r>
      <w:r>
        <w:rPr>
          <w:rFonts w:ascii="Arial Unicode MS" w:eastAsia="Arial Unicode MS" w:hAnsi="Arial Unicode MS" w:cs="Arial Unicode MS"/>
          <w:color w:val="000000"/>
        </w:rPr>
        <w:t xml:space="preserve"> </w:t>
      </w:r>
      <w:r>
        <w:rPr>
          <w:rFonts w:ascii="Arial Unicode MS" w:eastAsia="Arial Unicode MS" w:hAnsi="Arial Unicode MS" w:cs="Arial Unicode MS"/>
          <w:color w:val="000000"/>
        </w:rPr>
        <w:t>핵심</w:t>
      </w:r>
      <w:r>
        <w:rPr>
          <w:rFonts w:ascii="Arial Unicode MS" w:eastAsia="Arial Unicode MS" w:hAnsi="Arial Unicode MS" w:cs="Arial Unicode MS"/>
          <w:color w:val="000000"/>
        </w:rPr>
        <w:t xml:space="preserve"> </w:t>
      </w:r>
      <w:r>
        <w:rPr>
          <w:rFonts w:ascii="Arial Unicode MS" w:eastAsia="Arial Unicode MS" w:hAnsi="Arial Unicode MS" w:cs="Arial Unicode MS"/>
          <w:color w:val="000000"/>
        </w:rPr>
        <w:t>내용이</w:t>
      </w:r>
      <w:r>
        <w:rPr>
          <w:rFonts w:ascii="Arial Unicode MS" w:eastAsia="Arial Unicode MS" w:hAnsi="Arial Unicode MS" w:cs="Arial Unicode MS"/>
          <w:color w:val="000000"/>
        </w:rPr>
        <w:t xml:space="preserve"> </w:t>
      </w:r>
      <w:r>
        <w:rPr>
          <w:rFonts w:ascii="Arial Unicode MS" w:eastAsia="Arial Unicode MS" w:hAnsi="Arial Unicode MS" w:cs="Arial Unicode MS"/>
          <w:color w:val="000000"/>
        </w:rPr>
        <w:t>무엇인지</w:t>
      </w:r>
      <w:r>
        <w:rPr>
          <w:rFonts w:ascii="Arial Unicode MS" w:eastAsia="Arial Unicode MS" w:hAnsi="Arial Unicode MS" w:cs="Arial Unicode MS"/>
          <w:color w:val="000000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</w:rPr>
        <w:t>모르겠어요</w:t>
      </w:r>
      <w:proofErr w:type="spellEnd"/>
    </w:p>
  </w:comment>
  <w:comment w:id="96" w:author="sehui" w:date="2026-03-17T08:02:00Z" w:initials="">
    <w:p w14:paraId="40AE8DFF" w14:textId="77777777" w:rsidR="00D80D8A" w:rsidRDefault="00BE628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rFonts w:ascii="Arial Unicode MS" w:eastAsia="Arial Unicode MS" w:hAnsi="Arial Unicode MS" w:cs="Arial Unicode MS"/>
          <w:color w:val="000000"/>
        </w:rPr>
        <w:t>5,6</w:t>
      </w:r>
      <w:r>
        <w:rPr>
          <w:rFonts w:ascii="Arial Unicode MS" w:eastAsia="Arial Unicode MS" w:hAnsi="Arial Unicode MS" w:cs="Arial Unicode MS"/>
          <w:color w:val="000000"/>
        </w:rPr>
        <w:t>장</w:t>
      </w:r>
      <w:r>
        <w:rPr>
          <w:rFonts w:ascii="Arial Unicode MS" w:eastAsia="Arial Unicode MS" w:hAnsi="Arial Unicode MS" w:cs="Arial Unicode MS"/>
          <w:color w:val="000000"/>
        </w:rPr>
        <w:t xml:space="preserve"> </w:t>
      </w:r>
      <w:r>
        <w:rPr>
          <w:rFonts w:ascii="Arial Unicode MS" w:eastAsia="Arial Unicode MS" w:hAnsi="Arial Unicode MS" w:cs="Arial Unicode MS"/>
          <w:color w:val="000000"/>
        </w:rPr>
        <w:t>전체</w:t>
      </w:r>
      <w:r>
        <w:rPr>
          <w:rFonts w:ascii="Arial Unicode MS" w:eastAsia="Arial Unicode MS" w:hAnsi="Arial Unicode MS" w:cs="Arial Unicode MS"/>
          <w:color w:val="000000"/>
        </w:rPr>
        <w:t xml:space="preserve"> </w:t>
      </w:r>
      <w:r>
        <w:rPr>
          <w:rFonts w:ascii="Arial Unicode MS" w:eastAsia="Arial Unicode MS" w:hAnsi="Arial Unicode MS" w:cs="Arial Unicode MS"/>
          <w:color w:val="000000"/>
        </w:rPr>
        <w:t>작성</w:t>
      </w:r>
      <w:r>
        <w:rPr>
          <w:rFonts w:ascii="Arial Unicode MS" w:eastAsia="Arial Unicode MS" w:hAnsi="Arial Unicode MS" w:cs="Arial Unicode MS"/>
          <w:color w:val="000000"/>
        </w:rPr>
        <w:t xml:space="preserve"> </w:t>
      </w:r>
      <w:r>
        <w:rPr>
          <w:rFonts w:ascii="Arial Unicode MS" w:eastAsia="Arial Unicode MS" w:hAnsi="Arial Unicode MS" w:cs="Arial Unicode MS"/>
          <w:color w:val="000000"/>
        </w:rPr>
        <w:t>후</w:t>
      </w:r>
      <w:r>
        <w:rPr>
          <w:rFonts w:ascii="Arial Unicode MS" w:eastAsia="Arial Unicode MS" w:hAnsi="Arial Unicode MS" w:cs="Arial Unicode MS"/>
          <w:color w:val="000000"/>
        </w:rPr>
        <w:t xml:space="preserve"> </w:t>
      </w:r>
      <w:r>
        <w:rPr>
          <w:rFonts w:ascii="Arial Unicode MS" w:eastAsia="Arial Unicode MS" w:hAnsi="Arial Unicode MS" w:cs="Arial Unicode MS"/>
          <w:color w:val="000000"/>
        </w:rPr>
        <w:t>내용</w:t>
      </w:r>
      <w:r>
        <w:rPr>
          <w:rFonts w:ascii="Arial Unicode MS" w:eastAsia="Arial Unicode MS" w:hAnsi="Arial Unicode MS" w:cs="Arial Unicode MS"/>
          <w:color w:val="000000"/>
        </w:rPr>
        <w:t xml:space="preserve"> </w:t>
      </w:r>
      <w:r>
        <w:rPr>
          <w:rFonts w:ascii="Arial Unicode MS" w:eastAsia="Arial Unicode MS" w:hAnsi="Arial Unicode MS" w:cs="Arial Unicode MS"/>
          <w:color w:val="000000"/>
        </w:rPr>
        <w:t>및</w:t>
      </w:r>
      <w:r>
        <w:rPr>
          <w:rFonts w:ascii="Arial Unicode MS" w:eastAsia="Arial Unicode MS" w:hAnsi="Arial Unicode MS" w:cs="Arial Unicode MS"/>
          <w:color w:val="000000"/>
        </w:rPr>
        <w:t xml:space="preserve"> </w:t>
      </w:r>
      <w:r>
        <w:rPr>
          <w:rFonts w:ascii="Arial Unicode MS" w:eastAsia="Arial Unicode MS" w:hAnsi="Arial Unicode MS" w:cs="Arial Unicode MS"/>
          <w:color w:val="000000"/>
        </w:rPr>
        <w:t>순서</w:t>
      </w:r>
      <w:r>
        <w:rPr>
          <w:rFonts w:ascii="Arial Unicode MS" w:eastAsia="Arial Unicode MS" w:hAnsi="Arial Unicode MS" w:cs="Arial Unicode MS"/>
          <w:color w:val="000000"/>
        </w:rPr>
        <w:t xml:space="preserve"> </w:t>
      </w:r>
      <w:r>
        <w:rPr>
          <w:rFonts w:ascii="Arial Unicode MS" w:eastAsia="Arial Unicode MS" w:hAnsi="Arial Unicode MS" w:cs="Arial Unicode MS"/>
          <w:color w:val="000000"/>
        </w:rPr>
        <w:t>조정하겠습니다</w:t>
      </w:r>
      <w:r>
        <w:rPr>
          <w:rFonts w:ascii="Arial Unicode MS" w:eastAsia="Arial Unicode MS" w:hAnsi="Arial Unicode MS" w:cs="Arial Unicode MS"/>
          <w:color w:val="000000"/>
        </w:rPr>
        <w:t>!</w:t>
      </w:r>
    </w:p>
  </w:comment>
  <w:comment w:id="135" w:author="sehui" w:date="2026-03-18T10:43:00Z" w:initials="">
    <w:p w14:paraId="038A3F97" w14:textId="77777777" w:rsidR="00D80D8A" w:rsidRDefault="00BE628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rFonts w:ascii="Arial Unicode MS" w:eastAsia="Arial Unicode MS" w:hAnsi="Arial Unicode MS" w:cs="Arial Unicode MS"/>
          <w:color w:val="000000"/>
        </w:rPr>
        <w:t>A2A</w:t>
      </w:r>
      <w:r>
        <w:rPr>
          <w:rFonts w:ascii="Arial Unicode MS" w:eastAsia="Arial Unicode MS" w:hAnsi="Arial Unicode MS" w:cs="Arial Unicode MS"/>
          <w:color w:val="000000"/>
        </w:rPr>
        <w:t>가</w:t>
      </w:r>
      <w:r>
        <w:rPr>
          <w:rFonts w:ascii="Arial Unicode MS" w:eastAsia="Arial Unicode MS" w:hAnsi="Arial Unicode MS" w:cs="Arial Unicode MS"/>
          <w:color w:val="000000"/>
        </w:rPr>
        <w:t xml:space="preserve"> </w:t>
      </w:r>
      <w:r>
        <w:rPr>
          <w:rFonts w:ascii="Arial Unicode MS" w:eastAsia="Arial Unicode MS" w:hAnsi="Arial Unicode MS" w:cs="Arial Unicode MS"/>
          <w:color w:val="000000"/>
        </w:rPr>
        <w:t>프로젝트</w:t>
      </w:r>
      <w:r>
        <w:rPr>
          <w:rFonts w:ascii="Arial Unicode MS" w:eastAsia="Arial Unicode MS" w:hAnsi="Arial Unicode MS" w:cs="Arial Unicode MS"/>
          <w:color w:val="000000"/>
        </w:rPr>
        <w:t xml:space="preserve"> </w:t>
      </w:r>
      <w:r>
        <w:rPr>
          <w:rFonts w:ascii="Arial Unicode MS" w:eastAsia="Arial Unicode MS" w:hAnsi="Arial Unicode MS" w:cs="Arial Unicode MS"/>
          <w:color w:val="000000"/>
        </w:rPr>
        <w:t>요구사항이라면</w:t>
      </w:r>
      <w:r>
        <w:rPr>
          <w:rFonts w:ascii="Arial Unicode MS" w:eastAsia="Arial Unicode MS" w:hAnsi="Arial Unicode MS" w:cs="Arial Unicode MS"/>
          <w:color w:val="000000"/>
        </w:rPr>
        <w:t xml:space="preserve"> Google ADK</w:t>
      </w:r>
      <w:proofErr w:type="spellStart"/>
      <w:r>
        <w:rPr>
          <w:rFonts w:ascii="Arial Unicode MS" w:eastAsia="Arial Unicode MS" w:hAnsi="Arial Unicode MS" w:cs="Arial Unicode MS"/>
          <w:color w:val="000000"/>
        </w:rPr>
        <w:t>를</w:t>
      </w:r>
      <w:proofErr w:type="spellEnd"/>
      <w:r>
        <w:rPr>
          <w:rFonts w:ascii="Arial Unicode MS" w:eastAsia="Arial Unicode MS" w:hAnsi="Arial Unicode MS" w:cs="Arial Unicode MS"/>
          <w:color w:val="000000"/>
        </w:rPr>
        <w:t xml:space="preserve"> </w:t>
      </w:r>
      <w:r>
        <w:rPr>
          <w:rFonts w:ascii="Arial Unicode MS" w:eastAsia="Arial Unicode MS" w:hAnsi="Arial Unicode MS" w:cs="Arial Unicode MS"/>
          <w:color w:val="000000"/>
        </w:rPr>
        <w:t>우선</w:t>
      </w:r>
      <w:r>
        <w:rPr>
          <w:rFonts w:ascii="Arial Unicode MS" w:eastAsia="Arial Unicode MS" w:hAnsi="Arial Unicode MS" w:cs="Arial Unicode MS"/>
          <w:color w:val="000000"/>
        </w:rPr>
        <w:t xml:space="preserve"> </w:t>
      </w:r>
      <w:r>
        <w:rPr>
          <w:rFonts w:ascii="Arial Unicode MS" w:eastAsia="Arial Unicode MS" w:hAnsi="Arial Unicode MS" w:cs="Arial Unicode MS"/>
          <w:color w:val="000000"/>
        </w:rPr>
        <w:t>검토하고</w:t>
      </w:r>
      <w:r>
        <w:rPr>
          <w:rFonts w:ascii="Arial Unicode MS" w:eastAsia="Arial Unicode MS" w:hAnsi="Arial Unicode MS" w:cs="Arial Unicode MS"/>
          <w:color w:val="000000"/>
        </w:rPr>
        <w:t xml:space="preserve">, </w:t>
      </w:r>
      <w:proofErr w:type="spellStart"/>
      <w:r>
        <w:rPr>
          <w:rFonts w:ascii="Arial Unicode MS" w:eastAsia="Arial Unicode MS" w:hAnsi="Arial Unicode MS" w:cs="Arial Unicode MS"/>
          <w:color w:val="000000"/>
        </w:rPr>
        <w:t>CrewAI</w:t>
      </w:r>
      <w:proofErr w:type="spellEnd"/>
      <w:r>
        <w:rPr>
          <w:rFonts w:ascii="Arial Unicode MS" w:eastAsia="Arial Unicode MS" w:hAnsi="Arial Unicode MS" w:cs="Arial Unicode MS"/>
          <w:color w:val="000000"/>
        </w:rPr>
        <w:t>가</w:t>
      </w:r>
      <w:r>
        <w:rPr>
          <w:rFonts w:ascii="Arial Unicode MS" w:eastAsia="Arial Unicode MS" w:hAnsi="Arial Unicode MS" w:cs="Arial Unicode MS"/>
          <w:color w:val="000000"/>
        </w:rPr>
        <w:t xml:space="preserve"> </w:t>
      </w:r>
      <w:r>
        <w:rPr>
          <w:rFonts w:ascii="Arial Unicode MS" w:eastAsia="Arial Unicode MS" w:hAnsi="Arial Unicode MS" w:cs="Arial Unicode MS"/>
          <w:color w:val="000000"/>
        </w:rPr>
        <w:t>차선</w:t>
      </w:r>
      <w:r>
        <w:rPr>
          <w:rFonts w:ascii="Arial Unicode MS" w:eastAsia="Arial Unicode MS" w:hAnsi="Arial Unicode MS" w:cs="Arial Unicode MS"/>
          <w:color w:val="000000"/>
        </w:rPr>
        <w:t>(SHOULD)</w:t>
      </w:r>
      <w:r>
        <w:rPr>
          <w:rFonts w:ascii="Arial Unicode MS" w:eastAsia="Arial Unicode MS" w:hAnsi="Arial Unicode MS" w:cs="Arial Unicode MS"/>
          <w:color w:val="000000"/>
        </w:rPr>
        <w:t>입니다</w:t>
      </w:r>
      <w:r>
        <w:rPr>
          <w:rFonts w:ascii="Arial Unicode MS" w:eastAsia="Arial Unicode MS" w:hAnsi="Arial Unicode MS" w:cs="Arial Unicode MS"/>
          <w:color w:val="000000"/>
        </w:rPr>
        <w:t xml:space="preserve">. </w:t>
      </w:r>
      <w:r>
        <w:rPr>
          <w:rFonts w:ascii="Arial Unicode MS" w:eastAsia="Arial Unicode MS" w:hAnsi="Arial Unicode MS" w:cs="Arial Unicode MS"/>
          <w:color w:val="000000"/>
        </w:rPr>
        <w:t>그러나</w:t>
      </w:r>
      <w:r>
        <w:rPr>
          <w:rFonts w:ascii="Arial Unicode MS" w:eastAsia="Arial Unicode MS" w:hAnsi="Arial Unicode MS" w:cs="Arial Unicode MS"/>
          <w:color w:val="000000"/>
        </w:rPr>
        <w:t xml:space="preserve"> 4</w:t>
      </w:r>
      <w:r>
        <w:rPr>
          <w:rFonts w:ascii="Arial Unicode MS" w:eastAsia="Arial Unicode MS" w:hAnsi="Arial Unicode MS" w:cs="Arial Unicode MS"/>
          <w:color w:val="000000"/>
        </w:rPr>
        <w:t>장</w:t>
      </w:r>
      <w:r>
        <w:rPr>
          <w:rFonts w:ascii="Arial Unicode MS" w:eastAsia="Arial Unicode MS" w:hAnsi="Arial Unicode MS" w:cs="Arial Unicode MS"/>
          <w:color w:val="000000"/>
        </w:rPr>
        <w:t xml:space="preserve"> </w:t>
      </w:r>
      <w:r>
        <w:rPr>
          <w:rFonts w:ascii="Arial Unicode MS" w:eastAsia="Arial Unicode MS" w:hAnsi="Arial Unicode MS" w:cs="Arial Unicode MS"/>
          <w:color w:val="000000"/>
        </w:rPr>
        <w:t>근거로는</w:t>
      </w:r>
      <w:r>
        <w:rPr>
          <w:rFonts w:ascii="Arial Unicode MS" w:eastAsia="Arial Unicode MS" w:hAnsi="Arial Unicode MS" w:cs="Arial Unicode MS"/>
          <w:color w:val="000000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</w:rPr>
        <w:t>CrewAI</w:t>
      </w:r>
      <w:proofErr w:type="spellEnd"/>
      <w:r>
        <w:rPr>
          <w:rFonts w:ascii="Arial Unicode MS" w:eastAsia="Arial Unicode MS" w:hAnsi="Arial Unicode MS" w:cs="Arial Unicode MS"/>
          <w:color w:val="000000"/>
        </w:rPr>
        <w:t>가</w:t>
      </w:r>
      <w:r>
        <w:rPr>
          <w:rFonts w:ascii="Arial Unicode MS" w:eastAsia="Arial Unicode MS" w:hAnsi="Arial Unicode MS" w:cs="Arial Unicode MS"/>
          <w:color w:val="000000"/>
        </w:rPr>
        <w:t xml:space="preserve"> 1</w:t>
      </w:r>
      <w:r>
        <w:rPr>
          <w:rFonts w:ascii="Arial Unicode MS" w:eastAsia="Arial Unicode MS" w:hAnsi="Arial Unicode MS" w:cs="Arial Unicode MS"/>
          <w:color w:val="000000"/>
        </w:rPr>
        <w:t>순위</w:t>
      </w:r>
      <w:r>
        <w:rPr>
          <w:rFonts w:ascii="Arial Unicode MS" w:eastAsia="Arial Unicode MS" w:hAnsi="Arial Unicode MS" w:cs="Arial Unicode MS"/>
          <w:color w:val="000000"/>
        </w:rPr>
        <w:t xml:space="preserve">, </w:t>
      </w:r>
      <w:proofErr w:type="spellStart"/>
      <w:r>
        <w:rPr>
          <w:rFonts w:ascii="Arial Unicode MS" w:eastAsia="Arial Unicode MS" w:hAnsi="Arial Unicode MS" w:cs="Arial Unicode MS"/>
          <w:color w:val="000000"/>
        </w:rPr>
        <w:t>AutoG</w:t>
      </w:r>
      <w:r>
        <w:rPr>
          <w:rFonts w:ascii="Arial Unicode MS" w:eastAsia="Arial Unicode MS" w:hAnsi="Arial Unicode MS" w:cs="Arial Unicode MS"/>
          <w:color w:val="000000"/>
        </w:rPr>
        <w:t>en</w:t>
      </w:r>
      <w:proofErr w:type="spellEnd"/>
      <w:r>
        <w:rPr>
          <w:rFonts w:ascii="Arial Unicode MS" w:eastAsia="Arial Unicode MS" w:hAnsi="Arial Unicode MS" w:cs="Arial Unicode MS"/>
          <w:color w:val="000000"/>
        </w:rPr>
        <w:t>이</w:t>
      </w:r>
      <w:r>
        <w:rPr>
          <w:rFonts w:ascii="Arial Unicode MS" w:eastAsia="Arial Unicode MS" w:hAnsi="Arial Unicode MS" w:cs="Arial Unicode MS"/>
          <w:color w:val="000000"/>
        </w:rPr>
        <w:t xml:space="preserve"> </w:t>
      </w:r>
      <w:r>
        <w:rPr>
          <w:rFonts w:ascii="Arial Unicode MS" w:eastAsia="Arial Unicode MS" w:hAnsi="Arial Unicode MS" w:cs="Arial Unicode MS"/>
          <w:color w:val="000000"/>
        </w:rPr>
        <w:t>차선입니다</w:t>
      </w:r>
      <w:r>
        <w:rPr>
          <w:rFonts w:ascii="Arial Unicode MS" w:eastAsia="Arial Unicode MS" w:hAnsi="Arial Unicode MS" w:cs="Arial Unicode MS"/>
          <w:color w:val="000000"/>
        </w:rPr>
        <w:t>.</w:t>
      </w:r>
    </w:p>
    <w:p w14:paraId="69B63010" w14:textId="77777777" w:rsidR="00D80D8A" w:rsidRDefault="00D80D8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</w:p>
    <w:p w14:paraId="0D5EB619" w14:textId="77777777" w:rsidR="00D80D8A" w:rsidRDefault="00BE628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rFonts w:ascii="Arial Unicode MS" w:eastAsia="Arial Unicode MS" w:hAnsi="Arial Unicode MS" w:cs="Arial Unicode MS"/>
          <w:color w:val="000000"/>
        </w:rPr>
        <w:t>따라서</w:t>
      </w:r>
      <w:r>
        <w:rPr>
          <w:rFonts w:ascii="Arial Unicode MS" w:eastAsia="Arial Unicode MS" w:hAnsi="Arial Unicode MS" w:cs="Arial Unicode MS"/>
          <w:color w:val="000000"/>
        </w:rPr>
        <w:t xml:space="preserve"> 4</w:t>
      </w:r>
      <w:r>
        <w:rPr>
          <w:rFonts w:ascii="Arial Unicode MS" w:eastAsia="Arial Unicode MS" w:hAnsi="Arial Unicode MS" w:cs="Arial Unicode MS"/>
          <w:color w:val="000000"/>
        </w:rPr>
        <w:t>장에</w:t>
      </w:r>
      <w:r>
        <w:rPr>
          <w:rFonts w:ascii="Arial Unicode MS" w:eastAsia="Arial Unicode MS" w:hAnsi="Arial Unicode MS" w:cs="Arial Unicode MS"/>
          <w:color w:val="000000"/>
        </w:rPr>
        <w:t xml:space="preserve"> Google ADK</w:t>
      </w:r>
      <w:proofErr w:type="spellStart"/>
      <w:r>
        <w:rPr>
          <w:rFonts w:ascii="Arial Unicode MS" w:eastAsia="Arial Unicode MS" w:hAnsi="Arial Unicode MS" w:cs="Arial Unicode MS"/>
          <w:color w:val="000000"/>
        </w:rPr>
        <w:t>를</w:t>
      </w:r>
      <w:proofErr w:type="spellEnd"/>
      <w:r>
        <w:rPr>
          <w:rFonts w:ascii="Arial Unicode MS" w:eastAsia="Arial Unicode MS" w:hAnsi="Arial Unicode MS" w:cs="Arial Unicode MS"/>
          <w:color w:val="000000"/>
        </w:rPr>
        <w:t xml:space="preserve"> </w:t>
      </w:r>
      <w:r>
        <w:rPr>
          <w:rFonts w:ascii="Arial Unicode MS" w:eastAsia="Arial Unicode MS" w:hAnsi="Arial Unicode MS" w:cs="Arial Unicode MS"/>
          <w:color w:val="000000"/>
        </w:rPr>
        <w:t>추가하면</w:t>
      </w:r>
      <w:r>
        <w:rPr>
          <w:rFonts w:ascii="Arial Unicode MS" w:eastAsia="Arial Unicode MS" w:hAnsi="Arial Unicode MS" w:cs="Arial Unicode MS"/>
          <w:color w:val="000000"/>
        </w:rPr>
        <w:t xml:space="preserve"> </w:t>
      </w:r>
      <w:r>
        <w:rPr>
          <w:rFonts w:ascii="Arial Unicode MS" w:eastAsia="Arial Unicode MS" w:hAnsi="Arial Unicode MS" w:cs="Arial Unicode MS"/>
          <w:color w:val="000000"/>
        </w:rPr>
        <w:t>해당</w:t>
      </w:r>
      <w:r>
        <w:rPr>
          <w:rFonts w:ascii="Arial Unicode MS" w:eastAsia="Arial Unicode MS" w:hAnsi="Arial Unicode MS" w:cs="Arial Unicode MS"/>
          <w:color w:val="000000"/>
        </w:rPr>
        <w:t xml:space="preserve"> </w:t>
      </w:r>
      <w:r>
        <w:rPr>
          <w:rFonts w:ascii="Arial Unicode MS" w:eastAsia="Arial Unicode MS" w:hAnsi="Arial Unicode MS" w:cs="Arial Unicode MS"/>
          <w:color w:val="000000"/>
        </w:rPr>
        <w:t>부분에서</w:t>
      </w:r>
      <w:r>
        <w:rPr>
          <w:rFonts w:ascii="Arial Unicode MS" w:eastAsia="Arial Unicode MS" w:hAnsi="Arial Unicode MS" w:cs="Arial Unicode MS"/>
          <w:color w:val="000000"/>
        </w:rPr>
        <w:t xml:space="preserve"> 4</w:t>
      </w:r>
      <w:r>
        <w:rPr>
          <w:rFonts w:ascii="Arial Unicode MS" w:eastAsia="Arial Unicode MS" w:hAnsi="Arial Unicode MS" w:cs="Arial Unicode MS"/>
          <w:color w:val="000000"/>
        </w:rPr>
        <w:t>장의</w:t>
      </w:r>
      <w:r>
        <w:rPr>
          <w:rFonts w:ascii="Arial Unicode MS" w:eastAsia="Arial Unicode MS" w:hAnsi="Arial Unicode MS" w:cs="Arial Unicode MS"/>
          <w:color w:val="000000"/>
        </w:rPr>
        <w:t xml:space="preserve"> </w:t>
      </w:r>
      <w:r>
        <w:rPr>
          <w:rFonts w:ascii="Arial Unicode MS" w:eastAsia="Arial Unicode MS" w:hAnsi="Arial Unicode MS" w:cs="Arial Unicode MS"/>
          <w:color w:val="000000"/>
        </w:rPr>
        <w:t>비교표를</w:t>
      </w:r>
      <w:r>
        <w:rPr>
          <w:rFonts w:ascii="Arial Unicode MS" w:eastAsia="Arial Unicode MS" w:hAnsi="Arial Unicode MS" w:cs="Arial Unicode MS"/>
          <w:color w:val="000000"/>
        </w:rPr>
        <w:t xml:space="preserve"> </w:t>
      </w:r>
      <w:r>
        <w:rPr>
          <w:rFonts w:ascii="Arial Unicode MS" w:eastAsia="Arial Unicode MS" w:hAnsi="Arial Unicode MS" w:cs="Arial Unicode MS"/>
          <w:color w:val="000000"/>
        </w:rPr>
        <w:t>참조한다고</w:t>
      </w:r>
      <w:r>
        <w:rPr>
          <w:rFonts w:ascii="Arial Unicode MS" w:eastAsia="Arial Unicode MS" w:hAnsi="Arial Unicode MS" w:cs="Arial Unicode MS"/>
          <w:color w:val="000000"/>
        </w:rPr>
        <w:t xml:space="preserve"> </w:t>
      </w:r>
      <w:r>
        <w:rPr>
          <w:rFonts w:ascii="Arial Unicode MS" w:eastAsia="Arial Unicode MS" w:hAnsi="Arial Unicode MS" w:cs="Arial Unicode MS"/>
          <w:color w:val="000000"/>
        </w:rPr>
        <w:t>언급할</w:t>
      </w:r>
      <w:r>
        <w:rPr>
          <w:rFonts w:ascii="Arial Unicode MS" w:eastAsia="Arial Unicode MS" w:hAnsi="Arial Unicode MS" w:cs="Arial Unicode MS"/>
          <w:color w:val="000000"/>
        </w:rPr>
        <w:t xml:space="preserve"> </w:t>
      </w:r>
      <w:r>
        <w:rPr>
          <w:rFonts w:ascii="Arial Unicode MS" w:eastAsia="Arial Unicode MS" w:hAnsi="Arial Unicode MS" w:cs="Arial Unicode MS"/>
          <w:color w:val="000000"/>
        </w:rPr>
        <w:t>수</w:t>
      </w:r>
      <w:r>
        <w:rPr>
          <w:rFonts w:ascii="Arial Unicode MS" w:eastAsia="Arial Unicode MS" w:hAnsi="Arial Unicode MS" w:cs="Arial Unicode MS"/>
          <w:color w:val="000000"/>
        </w:rPr>
        <w:t xml:space="preserve"> </w:t>
      </w:r>
      <w:r>
        <w:rPr>
          <w:rFonts w:ascii="Arial Unicode MS" w:eastAsia="Arial Unicode MS" w:hAnsi="Arial Unicode MS" w:cs="Arial Unicode MS"/>
          <w:color w:val="000000"/>
        </w:rPr>
        <w:t>있습니다</w:t>
      </w:r>
      <w:r>
        <w:rPr>
          <w:rFonts w:ascii="Arial Unicode MS" w:eastAsia="Arial Unicode MS" w:hAnsi="Arial Unicode MS" w:cs="Arial Unicode MS"/>
          <w:color w:val="000000"/>
        </w:rPr>
        <w:t>.</w:t>
      </w:r>
    </w:p>
  </w:comment>
  <w:comment w:id="136" w:author="오세희" w:date="2026-03-19T04:44:00Z" w:initials="">
    <w:p w14:paraId="057CA039" w14:textId="77777777" w:rsidR="00D80D8A" w:rsidRDefault="00BE628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rFonts w:ascii="Arial Unicode MS" w:eastAsia="Arial Unicode MS" w:hAnsi="Arial Unicode MS" w:cs="Arial Unicode MS"/>
          <w:color w:val="000000"/>
        </w:rPr>
        <w:t>4</w:t>
      </w:r>
      <w:r>
        <w:rPr>
          <w:rFonts w:ascii="Arial Unicode MS" w:eastAsia="Arial Unicode MS" w:hAnsi="Arial Unicode MS" w:cs="Arial Unicode MS"/>
          <w:color w:val="000000"/>
        </w:rPr>
        <w:t>장에</w:t>
      </w:r>
      <w:r>
        <w:rPr>
          <w:rFonts w:ascii="Arial Unicode MS" w:eastAsia="Arial Unicode MS" w:hAnsi="Arial Unicode MS" w:cs="Arial Unicode MS"/>
          <w:color w:val="000000"/>
        </w:rPr>
        <w:t xml:space="preserve"> </w:t>
      </w:r>
      <w:proofErr w:type="gramStart"/>
      <w:r>
        <w:rPr>
          <w:rFonts w:ascii="Arial Unicode MS" w:eastAsia="Arial Unicode MS" w:hAnsi="Arial Unicode MS" w:cs="Arial Unicode MS"/>
          <w:color w:val="000000"/>
        </w:rPr>
        <w:t>추가</w:t>
      </w:r>
      <w:r>
        <w:rPr>
          <w:rFonts w:ascii="Arial Unicode MS" w:eastAsia="Arial Unicode MS" w:hAnsi="Arial Unicode MS" w:cs="Arial Unicode MS"/>
          <w:color w:val="000000"/>
        </w:rPr>
        <w:t xml:space="preserve"> </w:t>
      </w:r>
      <w:r>
        <w:rPr>
          <w:rFonts w:ascii="Arial Unicode MS" w:eastAsia="Arial Unicode MS" w:hAnsi="Arial Unicode MS" w:cs="Arial Unicode MS"/>
          <w:color w:val="000000"/>
        </w:rPr>
        <w:t>되었는지</w:t>
      </w:r>
      <w:proofErr w:type="gramEnd"/>
      <w:r>
        <w:rPr>
          <w:rFonts w:ascii="Arial Unicode MS" w:eastAsia="Arial Unicode MS" w:hAnsi="Arial Unicode MS" w:cs="Arial Unicode MS"/>
          <w:color w:val="000000"/>
        </w:rPr>
        <w:t xml:space="preserve"> </w:t>
      </w:r>
      <w:r>
        <w:rPr>
          <w:rFonts w:ascii="Arial Unicode MS" w:eastAsia="Arial Unicode MS" w:hAnsi="Arial Unicode MS" w:cs="Arial Unicode MS"/>
          <w:color w:val="000000"/>
        </w:rPr>
        <w:t>확인해주세요</w:t>
      </w:r>
      <w:r>
        <w:rPr>
          <w:rFonts w:ascii="Arial Unicode MS" w:eastAsia="Arial Unicode MS" w:hAnsi="Arial Unicode MS" w:cs="Arial Unicode MS"/>
          <w:color w:val="000000"/>
        </w:rPr>
        <w:t xml:space="preserve"> @rudtn021371@gmail.com</w:t>
      </w:r>
    </w:p>
  </w:comment>
  <w:comment w:id="142" w:author="sehui" w:date="2026-03-19T08:53:00Z" w:initials="">
    <w:p w14:paraId="191B5498" w14:textId="77777777" w:rsidR="00D80D8A" w:rsidRDefault="00BE628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rFonts w:ascii="Arial Unicode MS" w:eastAsia="Arial Unicode MS" w:hAnsi="Arial Unicode MS" w:cs="Arial Unicode MS"/>
          <w:color w:val="000000"/>
        </w:rPr>
        <w:t>좀</w:t>
      </w:r>
      <w:r>
        <w:rPr>
          <w:rFonts w:ascii="Arial Unicode MS" w:eastAsia="Arial Unicode MS" w:hAnsi="Arial Unicode MS" w:cs="Arial Unicode MS"/>
          <w:color w:val="000000"/>
        </w:rPr>
        <w:t xml:space="preserve"> </w:t>
      </w:r>
      <w:r>
        <w:rPr>
          <w:rFonts w:ascii="Arial Unicode MS" w:eastAsia="Arial Unicode MS" w:hAnsi="Arial Unicode MS" w:cs="Arial Unicode MS"/>
          <w:color w:val="000000"/>
        </w:rPr>
        <w:t>더</w:t>
      </w:r>
      <w:r>
        <w:rPr>
          <w:rFonts w:ascii="Arial Unicode MS" w:eastAsia="Arial Unicode MS" w:hAnsi="Arial Unicode MS" w:cs="Arial Unicode MS"/>
          <w:color w:val="000000"/>
        </w:rPr>
        <w:t xml:space="preserve"> </w:t>
      </w:r>
      <w:r>
        <w:rPr>
          <w:rFonts w:ascii="Arial Unicode MS" w:eastAsia="Arial Unicode MS" w:hAnsi="Arial Unicode MS" w:cs="Arial Unicode MS"/>
          <w:color w:val="000000"/>
        </w:rPr>
        <w:t>구체적으로</w:t>
      </w:r>
      <w:r>
        <w:rPr>
          <w:rFonts w:ascii="Arial Unicode MS" w:eastAsia="Arial Unicode MS" w:hAnsi="Arial Unicode MS" w:cs="Arial Unicode MS"/>
          <w:color w:val="000000"/>
        </w:rPr>
        <w:t xml:space="preserve"> </w:t>
      </w:r>
      <w:r>
        <w:rPr>
          <w:rFonts w:ascii="Arial Unicode MS" w:eastAsia="Arial Unicode MS" w:hAnsi="Arial Unicode MS" w:cs="Arial Unicode MS"/>
          <w:color w:val="000000"/>
        </w:rPr>
        <w:t>수정했습니다</w:t>
      </w:r>
      <w:r>
        <w:rPr>
          <w:rFonts w:ascii="Arial Unicode MS" w:eastAsia="Arial Unicode MS" w:hAnsi="Arial Unicode MS" w:cs="Arial Unicode MS"/>
          <w:color w:val="000000"/>
        </w:rPr>
        <w:t>.</w:t>
      </w:r>
    </w:p>
  </w:comment>
  <w:comment w:id="174" w:author="오세희" w:date="2026-03-19T06:18:00Z" w:initials="">
    <w:p w14:paraId="4889134D" w14:textId="77777777" w:rsidR="00D80D8A" w:rsidRDefault="00BE628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rFonts w:ascii="Arial Unicode MS" w:eastAsia="Arial Unicode MS" w:hAnsi="Arial Unicode MS" w:cs="Arial Unicode MS"/>
          <w:color w:val="000000"/>
        </w:rPr>
        <w:t>괄호</w:t>
      </w:r>
      <w:r>
        <w:rPr>
          <w:rFonts w:ascii="Arial Unicode MS" w:eastAsia="Arial Unicode MS" w:hAnsi="Arial Unicode MS" w:cs="Arial Unicode MS"/>
          <w:color w:val="000000"/>
        </w:rPr>
        <w:t xml:space="preserve"> </w:t>
      </w:r>
      <w:r>
        <w:rPr>
          <w:rFonts w:ascii="Arial Unicode MS" w:eastAsia="Arial Unicode MS" w:hAnsi="Arial Unicode MS" w:cs="Arial Unicode MS"/>
          <w:color w:val="000000"/>
        </w:rPr>
        <w:t>제가</w:t>
      </w:r>
      <w:r>
        <w:rPr>
          <w:rFonts w:ascii="Arial Unicode MS" w:eastAsia="Arial Unicode MS" w:hAnsi="Arial Unicode MS" w:cs="Arial Unicode MS"/>
          <w:color w:val="000000"/>
        </w:rPr>
        <w:t xml:space="preserve"> </w:t>
      </w:r>
      <w:r>
        <w:rPr>
          <w:rFonts w:ascii="Arial Unicode MS" w:eastAsia="Arial Unicode MS" w:hAnsi="Arial Unicode MS" w:cs="Arial Unicode MS"/>
          <w:color w:val="000000"/>
        </w:rPr>
        <w:t>추가했어요</w:t>
      </w:r>
      <w:r>
        <w:rPr>
          <w:rFonts w:ascii="Arial Unicode MS" w:eastAsia="Arial Unicode MS" w:hAnsi="Arial Unicode MS" w:cs="Arial Unicode MS"/>
          <w:color w:val="000000"/>
        </w:rPr>
        <w:t>.</w:t>
      </w:r>
    </w:p>
    <w:p w14:paraId="4DB640C5" w14:textId="77777777" w:rsidR="00D80D8A" w:rsidRDefault="00BE628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rFonts w:ascii="Arial Unicode MS" w:eastAsia="Arial Unicode MS" w:hAnsi="Arial Unicode MS" w:cs="Arial Unicode MS"/>
          <w:color w:val="000000"/>
        </w:rPr>
        <w:t>이</w:t>
      </w:r>
      <w:r>
        <w:rPr>
          <w:rFonts w:ascii="Arial Unicode MS" w:eastAsia="Arial Unicode MS" w:hAnsi="Arial Unicode MS" w:cs="Arial Unicode MS"/>
          <w:color w:val="000000"/>
        </w:rPr>
        <w:t xml:space="preserve"> 3</w:t>
      </w:r>
      <w:r>
        <w:rPr>
          <w:rFonts w:ascii="Arial Unicode MS" w:eastAsia="Arial Unicode MS" w:hAnsi="Arial Unicode MS" w:cs="Arial Unicode MS"/>
          <w:color w:val="000000"/>
        </w:rPr>
        <w:t>가지</w:t>
      </w:r>
      <w:r>
        <w:rPr>
          <w:rFonts w:ascii="Arial Unicode MS" w:eastAsia="Arial Unicode MS" w:hAnsi="Arial Unicode MS" w:cs="Arial Unicode MS"/>
          <w:color w:val="000000"/>
        </w:rPr>
        <w:t xml:space="preserve"> </w:t>
      </w:r>
      <w:r>
        <w:rPr>
          <w:rFonts w:ascii="Arial Unicode MS" w:eastAsia="Arial Unicode MS" w:hAnsi="Arial Unicode MS" w:cs="Arial Unicode MS"/>
          <w:color w:val="000000"/>
        </w:rPr>
        <w:t>선정</w:t>
      </w:r>
      <w:r>
        <w:rPr>
          <w:rFonts w:ascii="Arial Unicode MS" w:eastAsia="Arial Unicode MS" w:hAnsi="Arial Unicode MS" w:cs="Arial Unicode MS"/>
          <w:color w:val="000000"/>
        </w:rPr>
        <w:t xml:space="preserve"> </w:t>
      </w:r>
      <w:r>
        <w:rPr>
          <w:rFonts w:ascii="Arial Unicode MS" w:eastAsia="Arial Unicode MS" w:hAnsi="Arial Unicode MS" w:cs="Arial Unicode MS"/>
          <w:color w:val="000000"/>
        </w:rPr>
        <w:t>대상을</w:t>
      </w:r>
      <w:r>
        <w:rPr>
          <w:rFonts w:ascii="Arial Unicode MS" w:eastAsia="Arial Unicode MS" w:hAnsi="Arial Unicode MS" w:cs="Arial Unicode MS"/>
          <w:color w:val="000000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</w:rPr>
        <w:t>phase</w:t>
      </w:r>
      <w:proofErr w:type="spellEnd"/>
      <w:r>
        <w:rPr>
          <w:rFonts w:ascii="Arial Unicode MS" w:eastAsia="Arial Unicode MS" w:hAnsi="Arial Unicode MS" w:cs="Arial Unicode MS"/>
          <w:color w:val="000000"/>
        </w:rPr>
        <w:t xml:space="preserve"> 1-2-3</w:t>
      </w:r>
      <w:proofErr w:type="spellStart"/>
      <w:r>
        <w:rPr>
          <w:rFonts w:ascii="Arial Unicode MS" w:eastAsia="Arial Unicode MS" w:hAnsi="Arial Unicode MS" w:cs="Arial Unicode MS"/>
          <w:color w:val="000000"/>
        </w:rPr>
        <w:t>으로</w:t>
      </w:r>
      <w:proofErr w:type="spellEnd"/>
      <w:r>
        <w:rPr>
          <w:rFonts w:ascii="Arial Unicode MS" w:eastAsia="Arial Unicode MS" w:hAnsi="Arial Unicode MS" w:cs="Arial Unicode MS"/>
          <w:color w:val="000000"/>
        </w:rPr>
        <w:t xml:space="preserve"> </w:t>
      </w:r>
      <w:r>
        <w:rPr>
          <w:rFonts w:ascii="Arial Unicode MS" w:eastAsia="Arial Unicode MS" w:hAnsi="Arial Unicode MS" w:cs="Arial Unicode MS"/>
          <w:color w:val="000000"/>
        </w:rPr>
        <w:t>판단하는데</w:t>
      </w:r>
      <w:r>
        <w:rPr>
          <w:rFonts w:ascii="Arial Unicode MS" w:eastAsia="Arial Unicode MS" w:hAnsi="Arial Unicode MS" w:cs="Arial Unicode MS"/>
          <w:color w:val="000000"/>
        </w:rPr>
        <w:t>,</w:t>
      </w:r>
    </w:p>
    <w:p w14:paraId="63DFB090" w14:textId="77777777" w:rsidR="00D80D8A" w:rsidRDefault="00BE628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proofErr w:type="spellStart"/>
      <w:r>
        <w:rPr>
          <w:rFonts w:ascii="Arial Unicode MS" w:eastAsia="Arial Unicode MS" w:hAnsi="Arial Unicode MS" w:cs="Arial Unicode MS"/>
          <w:color w:val="000000"/>
        </w:rPr>
        <w:t>phase</w:t>
      </w:r>
      <w:proofErr w:type="spellEnd"/>
      <w:r>
        <w:rPr>
          <w:rFonts w:ascii="Arial Unicode MS" w:eastAsia="Arial Unicode MS" w:hAnsi="Arial Unicode MS" w:cs="Arial Unicode MS"/>
          <w:color w:val="000000"/>
        </w:rPr>
        <w:t xml:space="preserve"> </w:t>
      </w:r>
      <w:r>
        <w:rPr>
          <w:rFonts w:ascii="Arial Unicode MS" w:eastAsia="Arial Unicode MS" w:hAnsi="Arial Unicode MS" w:cs="Arial Unicode MS"/>
          <w:color w:val="000000"/>
        </w:rPr>
        <w:t>안에서</w:t>
      </w:r>
      <w:r>
        <w:rPr>
          <w:rFonts w:ascii="Arial Unicode MS" w:eastAsia="Arial Unicode MS" w:hAnsi="Arial Unicode MS" w:cs="Arial Unicode MS"/>
          <w:color w:val="000000"/>
        </w:rPr>
        <w:t xml:space="preserve"> </w:t>
      </w:r>
      <w:r>
        <w:rPr>
          <w:rFonts w:ascii="Arial Unicode MS" w:eastAsia="Arial Unicode MS" w:hAnsi="Arial Unicode MS" w:cs="Arial Unicode MS"/>
          <w:color w:val="000000"/>
        </w:rPr>
        <w:t>선정</w:t>
      </w:r>
      <w:r>
        <w:rPr>
          <w:rFonts w:ascii="Arial Unicode MS" w:eastAsia="Arial Unicode MS" w:hAnsi="Arial Unicode MS" w:cs="Arial Unicode MS"/>
          <w:color w:val="000000"/>
        </w:rPr>
        <w:t xml:space="preserve"> </w:t>
      </w:r>
      <w:r>
        <w:rPr>
          <w:rFonts w:ascii="Arial Unicode MS" w:eastAsia="Arial Unicode MS" w:hAnsi="Arial Unicode MS" w:cs="Arial Unicode MS"/>
          <w:color w:val="000000"/>
        </w:rPr>
        <w:t>대상</w:t>
      </w:r>
      <w:r>
        <w:rPr>
          <w:rFonts w:ascii="Arial Unicode MS" w:eastAsia="Arial Unicode MS" w:hAnsi="Arial Unicode MS" w:cs="Arial Unicode MS"/>
          <w:color w:val="000000"/>
        </w:rPr>
        <w:t xml:space="preserve"> </w:t>
      </w:r>
      <w:r>
        <w:rPr>
          <w:rFonts w:ascii="Arial Unicode MS" w:eastAsia="Arial Unicode MS" w:hAnsi="Arial Unicode MS" w:cs="Arial Unicode MS"/>
          <w:color w:val="000000"/>
        </w:rPr>
        <w:t>식별이</w:t>
      </w:r>
      <w:r>
        <w:rPr>
          <w:rFonts w:ascii="Arial Unicode MS" w:eastAsia="Arial Unicode MS" w:hAnsi="Arial Unicode MS" w:cs="Arial Unicode MS"/>
          <w:color w:val="000000"/>
        </w:rPr>
        <w:t xml:space="preserve"> </w:t>
      </w:r>
      <w:r>
        <w:rPr>
          <w:rFonts w:ascii="Arial Unicode MS" w:eastAsia="Arial Unicode MS" w:hAnsi="Arial Unicode MS" w:cs="Arial Unicode MS"/>
          <w:color w:val="000000"/>
        </w:rPr>
        <w:t>안되어</w:t>
      </w:r>
      <w:r>
        <w:rPr>
          <w:rFonts w:ascii="Arial Unicode MS" w:eastAsia="Arial Unicode MS" w:hAnsi="Arial Unicode MS" w:cs="Arial Unicode MS"/>
          <w:color w:val="000000"/>
        </w:rPr>
        <w:t xml:space="preserve"> </w:t>
      </w:r>
      <w:r>
        <w:rPr>
          <w:rFonts w:ascii="Arial Unicode MS" w:eastAsia="Arial Unicode MS" w:hAnsi="Arial Unicode MS" w:cs="Arial Unicode MS"/>
          <w:color w:val="000000"/>
        </w:rPr>
        <w:t>있어요</w:t>
      </w:r>
      <w:r>
        <w:rPr>
          <w:rFonts w:ascii="Arial Unicode MS" w:eastAsia="Arial Unicode MS" w:hAnsi="Arial Unicode MS" w:cs="Arial Unicode MS"/>
          <w:color w:val="000000"/>
        </w:rPr>
        <w:t>. </w:t>
      </w:r>
    </w:p>
    <w:p w14:paraId="17856CD7" w14:textId="77777777" w:rsidR="00D80D8A" w:rsidRDefault="00BE628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rFonts w:ascii="Arial Unicode MS" w:eastAsia="Arial Unicode MS" w:hAnsi="Arial Unicode MS" w:cs="Arial Unicode MS"/>
          <w:color w:val="000000"/>
        </w:rPr>
        <w:t>표에서</w:t>
      </w:r>
      <w:r>
        <w:rPr>
          <w:rFonts w:ascii="Arial Unicode MS" w:eastAsia="Arial Unicode MS" w:hAnsi="Arial Unicode MS" w:cs="Arial Unicode MS"/>
          <w:color w:val="000000"/>
        </w:rPr>
        <w:t xml:space="preserve"> </w:t>
      </w:r>
      <w:r>
        <w:rPr>
          <w:rFonts w:ascii="Arial Unicode MS" w:eastAsia="Arial Unicode MS" w:hAnsi="Arial Unicode MS" w:cs="Arial Unicode MS"/>
          <w:color w:val="000000"/>
        </w:rPr>
        <w:t>식별까지</w:t>
      </w:r>
      <w:r>
        <w:rPr>
          <w:rFonts w:ascii="Arial Unicode MS" w:eastAsia="Arial Unicode MS" w:hAnsi="Arial Unicode MS" w:cs="Arial Unicode MS"/>
          <w:color w:val="000000"/>
        </w:rPr>
        <w:t xml:space="preserve"> </w:t>
      </w:r>
      <w:r>
        <w:rPr>
          <w:rFonts w:ascii="Arial Unicode MS" w:eastAsia="Arial Unicode MS" w:hAnsi="Arial Unicode MS" w:cs="Arial Unicode MS"/>
          <w:color w:val="000000"/>
        </w:rPr>
        <w:t>필요</w:t>
      </w:r>
      <w:r>
        <w:rPr>
          <w:rFonts w:ascii="Arial Unicode MS" w:eastAsia="Arial Unicode MS" w:hAnsi="Arial Unicode MS" w:cs="Arial Unicode MS"/>
          <w:color w:val="000000"/>
        </w:rPr>
        <w:t xml:space="preserve"> </w:t>
      </w:r>
      <w:proofErr w:type="spellStart"/>
      <w:proofErr w:type="gramStart"/>
      <w:r>
        <w:rPr>
          <w:rFonts w:ascii="Arial Unicode MS" w:eastAsia="Arial Unicode MS" w:hAnsi="Arial Unicode MS" w:cs="Arial Unicode MS"/>
          <w:color w:val="000000"/>
        </w:rPr>
        <w:t>없을거</w:t>
      </w:r>
      <w:proofErr w:type="spellEnd"/>
      <w:proofErr w:type="gramEnd"/>
      <w:r>
        <w:rPr>
          <w:rFonts w:ascii="Arial Unicode MS" w:eastAsia="Arial Unicode MS" w:hAnsi="Arial Unicode MS" w:cs="Arial Unicode MS"/>
          <w:color w:val="000000"/>
        </w:rPr>
        <w:t xml:space="preserve"> </w:t>
      </w:r>
      <w:r>
        <w:rPr>
          <w:rFonts w:ascii="Arial Unicode MS" w:eastAsia="Arial Unicode MS" w:hAnsi="Arial Unicode MS" w:cs="Arial Unicode MS"/>
          <w:color w:val="000000"/>
        </w:rPr>
        <w:t>같으면</w:t>
      </w:r>
      <w:r>
        <w:rPr>
          <w:rFonts w:ascii="Arial Unicode MS" w:eastAsia="Arial Unicode MS" w:hAnsi="Arial Unicode MS" w:cs="Arial Unicode MS"/>
          <w:color w:val="000000"/>
        </w:rPr>
        <w:t>,</w:t>
      </w:r>
    </w:p>
    <w:p w14:paraId="74AD367D" w14:textId="77777777" w:rsidR="00D80D8A" w:rsidRDefault="00BE628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rFonts w:ascii="Arial Unicode MS" w:eastAsia="Arial Unicode MS" w:hAnsi="Arial Unicode MS" w:cs="Arial Unicode MS"/>
          <w:color w:val="000000"/>
        </w:rPr>
        <w:t>각</w:t>
      </w:r>
      <w:r>
        <w:rPr>
          <w:rFonts w:ascii="Arial Unicode MS" w:eastAsia="Arial Unicode MS" w:hAnsi="Arial Unicode MS" w:cs="Arial Unicode MS"/>
          <w:color w:val="000000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</w:rPr>
        <w:t>phase</w:t>
      </w:r>
      <w:r>
        <w:rPr>
          <w:rFonts w:ascii="Arial Unicode MS" w:eastAsia="Arial Unicode MS" w:hAnsi="Arial Unicode MS" w:cs="Arial Unicode MS"/>
          <w:color w:val="000000"/>
        </w:rPr>
        <w:t>를</w:t>
      </w:r>
      <w:proofErr w:type="spellEnd"/>
      <w:r>
        <w:rPr>
          <w:rFonts w:ascii="Arial Unicode MS" w:eastAsia="Arial Unicode MS" w:hAnsi="Arial Unicode MS" w:cs="Arial Unicode MS"/>
          <w:color w:val="000000"/>
        </w:rPr>
        <w:t xml:space="preserve"> </w:t>
      </w:r>
      <w:r>
        <w:rPr>
          <w:rFonts w:ascii="Arial Unicode MS" w:eastAsia="Arial Unicode MS" w:hAnsi="Arial Unicode MS" w:cs="Arial Unicode MS"/>
          <w:color w:val="000000"/>
        </w:rPr>
        <w:t>선정</w:t>
      </w:r>
      <w:r>
        <w:rPr>
          <w:rFonts w:ascii="Arial Unicode MS" w:eastAsia="Arial Unicode MS" w:hAnsi="Arial Unicode MS" w:cs="Arial Unicode MS"/>
          <w:color w:val="000000"/>
        </w:rPr>
        <w:t xml:space="preserve"> </w:t>
      </w:r>
      <w:r>
        <w:rPr>
          <w:rFonts w:ascii="Arial Unicode MS" w:eastAsia="Arial Unicode MS" w:hAnsi="Arial Unicode MS" w:cs="Arial Unicode MS"/>
          <w:color w:val="000000"/>
        </w:rPr>
        <w:t>대상</w:t>
      </w:r>
      <w:r>
        <w:rPr>
          <w:rFonts w:ascii="Arial Unicode MS" w:eastAsia="Arial Unicode MS" w:hAnsi="Arial Unicode MS" w:cs="Arial Unicode MS"/>
          <w:color w:val="000000"/>
        </w:rPr>
        <w:t xml:space="preserve"> </w:t>
      </w:r>
      <w:r>
        <w:rPr>
          <w:rFonts w:ascii="Arial Unicode MS" w:eastAsia="Arial Unicode MS" w:hAnsi="Arial Unicode MS" w:cs="Arial Unicode MS"/>
          <w:color w:val="000000"/>
        </w:rPr>
        <w:t>별로</w:t>
      </w:r>
      <w:r>
        <w:rPr>
          <w:rFonts w:ascii="Arial Unicode MS" w:eastAsia="Arial Unicode MS" w:hAnsi="Arial Unicode MS" w:cs="Arial Unicode MS"/>
          <w:color w:val="000000"/>
        </w:rPr>
        <w:t xml:space="preserve"> </w:t>
      </w:r>
      <w:r>
        <w:rPr>
          <w:rFonts w:ascii="Arial Unicode MS" w:eastAsia="Arial Unicode MS" w:hAnsi="Arial Unicode MS" w:cs="Arial Unicode MS"/>
          <w:color w:val="000000"/>
        </w:rPr>
        <w:t>어떻게</w:t>
      </w:r>
      <w:r>
        <w:rPr>
          <w:rFonts w:ascii="Arial Unicode MS" w:eastAsia="Arial Unicode MS" w:hAnsi="Arial Unicode MS" w:cs="Arial Unicode MS"/>
          <w:color w:val="000000"/>
        </w:rPr>
        <w:t xml:space="preserve"> </w:t>
      </w:r>
      <w:r>
        <w:rPr>
          <w:rFonts w:ascii="Arial Unicode MS" w:eastAsia="Arial Unicode MS" w:hAnsi="Arial Unicode MS" w:cs="Arial Unicode MS"/>
          <w:color w:val="000000"/>
        </w:rPr>
        <w:t>해석하면</w:t>
      </w:r>
      <w:r>
        <w:rPr>
          <w:rFonts w:ascii="Arial Unicode MS" w:eastAsia="Arial Unicode MS" w:hAnsi="Arial Unicode MS" w:cs="Arial Unicode MS"/>
          <w:color w:val="000000"/>
        </w:rPr>
        <w:t xml:space="preserve"> </w:t>
      </w:r>
      <w:r>
        <w:rPr>
          <w:rFonts w:ascii="Arial Unicode MS" w:eastAsia="Arial Unicode MS" w:hAnsi="Arial Unicode MS" w:cs="Arial Unicode MS"/>
          <w:color w:val="000000"/>
        </w:rPr>
        <w:t>좋을지</w:t>
      </w:r>
      <w:r>
        <w:rPr>
          <w:rFonts w:ascii="Arial Unicode MS" w:eastAsia="Arial Unicode MS" w:hAnsi="Arial Unicode MS" w:cs="Arial Unicode MS"/>
          <w:color w:val="000000"/>
        </w:rPr>
        <w:t xml:space="preserve"> </w:t>
      </w:r>
      <w:r>
        <w:rPr>
          <w:rFonts w:ascii="Arial Unicode MS" w:eastAsia="Arial Unicode MS" w:hAnsi="Arial Unicode MS" w:cs="Arial Unicode MS"/>
          <w:color w:val="000000"/>
        </w:rPr>
        <w:t>설명이</w:t>
      </w:r>
      <w:r>
        <w:rPr>
          <w:rFonts w:ascii="Arial Unicode MS" w:eastAsia="Arial Unicode MS" w:hAnsi="Arial Unicode MS" w:cs="Arial Unicode MS"/>
          <w:color w:val="000000"/>
        </w:rPr>
        <w:t xml:space="preserve"> </w:t>
      </w:r>
      <w:proofErr w:type="gramStart"/>
      <w:r>
        <w:rPr>
          <w:rFonts w:ascii="Arial Unicode MS" w:eastAsia="Arial Unicode MS" w:hAnsi="Arial Unicode MS" w:cs="Arial Unicode MS"/>
          <w:color w:val="000000"/>
        </w:rPr>
        <w:t>추가</w:t>
      </w:r>
      <w:r>
        <w:rPr>
          <w:rFonts w:ascii="Arial Unicode MS" w:eastAsia="Arial Unicode MS" w:hAnsi="Arial Unicode MS" w:cs="Arial Unicode MS"/>
          <w:color w:val="000000"/>
        </w:rPr>
        <w:t xml:space="preserve"> </w:t>
      </w:r>
      <w:r>
        <w:rPr>
          <w:rFonts w:ascii="Arial Unicode MS" w:eastAsia="Arial Unicode MS" w:hAnsi="Arial Unicode MS" w:cs="Arial Unicode MS"/>
          <w:color w:val="000000"/>
        </w:rPr>
        <w:t>되면</w:t>
      </w:r>
      <w:proofErr w:type="gramEnd"/>
      <w:r>
        <w:rPr>
          <w:rFonts w:ascii="Arial Unicode MS" w:eastAsia="Arial Unicode MS" w:hAnsi="Arial Unicode MS" w:cs="Arial Unicode MS"/>
          <w:color w:val="000000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</w:rPr>
        <w:t>좋을것</w:t>
      </w:r>
      <w:proofErr w:type="spellEnd"/>
      <w:r>
        <w:rPr>
          <w:rFonts w:ascii="Arial Unicode MS" w:eastAsia="Arial Unicode MS" w:hAnsi="Arial Unicode MS" w:cs="Arial Unicode MS"/>
          <w:color w:val="000000"/>
        </w:rPr>
        <w:t xml:space="preserve"> </w:t>
      </w:r>
      <w:r>
        <w:rPr>
          <w:rFonts w:ascii="Arial Unicode MS" w:eastAsia="Arial Unicode MS" w:hAnsi="Arial Unicode MS" w:cs="Arial Unicode MS"/>
          <w:color w:val="000000"/>
        </w:rPr>
        <w:t>같아요</w:t>
      </w:r>
      <w:r>
        <w:rPr>
          <w:rFonts w:ascii="Arial Unicode MS" w:eastAsia="Arial Unicode MS" w:hAnsi="Arial Unicode MS" w:cs="Arial Unicode MS"/>
          <w:color w:val="000000"/>
        </w:rPr>
        <w:t>.</w:t>
      </w:r>
    </w:p>
  </w:comment>
  <w:comment w:id="175" w:author="sehui" w:date="2026-03-19T09:01:00Z" w:initials="">
    <w:p w14:paraId="34105711" w14:textId="77777777" w:rsidR="00D80D8A" w:rsidRDefault="00BE628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rFonts w:ascii="Arial Unicode MS" w:eastAsia="Arial Unicode MS" w:hAnsi="Arial Unicode MS" w:cs="Arial Unicode MS"/>
          <w:color w:val="000000"/>
        </w:rPr>
        <w:t>내용</w:t>
      </w:r>
      <w:r>
        <w:rPr>
          <w:rFonts w:ascii="Arial Unicode MS" w:eastAsia="Arial Unicode MS" w:hAnsi="Arial Unicode MS" w:cs="Arial Unicode MS"/>
          <w:color w:val="000000"/>
        </w:rPr>
        <w:t xml:space="preserve"> </w:t>
      </w:r>
      <w:r>
        <w:rPr>
          <w:rFonts w:ascii="Arial Unicode MS" w:eastAsia="Arial Unicode MS" w:hAnsi="Arial Unicode MS" w:cs="Arial Unicode MS"/>
          <w:color w:val="000000"/>
        </w:rPr>
        <w:t>수정했습니다</w:t>
      </w:r>
      <w:r>
        <w:rPr>
          <w:rFonts w:ascii="Arial Unicode MS" w:eastAsia="Arial Unicode MS" w:hAnsi="Arial Unicode MS" w:cs="Arial Unicode MS"/>
          <w:color w:val="000000"/>
        </w:rPr>
        <w:t>.</w:t>
      </w:r>
    </w:p>
  </w:comment>
  <w:comment w:id="178" w:author="sehui" w:date="2026-03-19T06:25:00Z" w:initials="">
    <w:p w14:paraId="71E8F22D" w14:textId="77777777" w:rsidR="00D80D8A" w:rsidRDefault="00BE628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rFonts w:ascii="Arial Unicode MS" w:eastAsia="Arial Unicode MS" w:hAnsi="Arial Unicode MS" w:cs="Arial Unicode MS"/>
          <w:color w:val="000000"/>
        </w:rPr>
        <w:t>주석</w:t>
      </w:r>
      <w:r>
        <w:rPr>
          <w:rFonts w:ascii="Arial Unicode MS" w:eastAsia="Arial Unicode MS" w:hAnsi="Arial Unicode MS" w:cs="Arial Unicode MS"/>
          <w:color w:val="000000"/>
        </w:rPr>
        <w:t xml:space="preserve"> </w:t>
      </w:r>
      <w:r>
        <w:rPr>
          <w:rFonts w:ascii="Arial Unicode MS" w:eastAsia="Arial Unicode MS" w:hAnsi="Arial Unicode MS" w:cs="Arial Unicode MS"/>
          <w:color w:val="000000"/>
        </w:rPr>
        <w:t>및</w:t>
      </w:r>
      <w:r>
        <w:rPr>
          <w:rFonts w:ascii="Arial Unicode MS" w:eastAsia="Arial Unicode MS" w:hAnsi="Arial Unicode MS" w:cs="Arial Unicode MS"/>
          <w:color w:val="000000"/>
        </w:rPr>
        <w:t xml:space="preserve"> </w:t>
      </w:r>
      <w:r>
        <w:rPr>
          <w:rFonts w:ascii="Arial Unicode MS" w:eastAsia="Arial Unicode MS" w:hAnsi="Arial Unicode MS" w:cs="Arial Unicode MS"/>
          <w:color w:val="000000"/>
        </w:rPr>
        <w:t>설명</w:t>
      </w:r>
      <w:r>
        <w:rPr>
          <w:rFonts w:ascii="Arial Unicode MS" w:eastAsia="Arial Unicode MS" w:hAnsi="Arial Unicode MS" w:cs="Arial Unicode MS"/>
          <w:color w:val="000000"/>
        </w:rPr>
        <w:t xml:space="preserve"> </w:t>
      </w:r>
      <w:r>
        <w:rPr>
          <w:rFonts w:ascii="Arial Unicode MS" w:eastAsia="Arial Unicode MS" w:hAnsi="Arial Unicode MS" w:cs="Arial Unicode MS"/>
          <w:color w:val="000000"/>
        </w:rPr>
        <w:t>추가입니다</w:t>
      </w:r>
      <w:r>
        <w:rPr>
          <w:rFonts w:ascii="Arial Unicode MS" w:eastAsia="Arial Unicode MS" w:hAnsi="Arial Unicode MS" w:cs="Arial Unicode MS"/>
          <w:color w:val="000000"/>
        </w:rPr>
        <w:t>.</w:t>
      </w:r>
    </w:p>
  </w:comment>
  <w:comment w:id="184" w:author="sehui" w:date="2026-03-19T06:35:00Z" w:initials="">
    <w:p w14:paraId="109FA1BC" w14:textId="77777777" w:rsidR="00D80D8A" w:rsidRDefault="00BE628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rFonts w:ascii="Arial Unicode MS" w:eastAsia="Arial Unicode MS" w:hAnsi="Arial Unicode MS" w:cs="Arial Unicode MS"/>
          <w:color w:val="000000"/>
        </w:rPr>
        <w:t>어제</w:t>
      </w:r>
      <w:r>
        <w:rPr>
          <w:rFonts w:ascii="Arial Unicode MS" w:eastAsia="Arial Unicode MS" w:hAnsi="Arial Unicode MS" w:cs="Arial Unicode MS"/>
          <w:color w:val="000000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</w:rPr>
        <w:t>회의때</w:t>
      </w:r>
      <w:proofErr w:type="spellEnd"/>
      <w:r>
        <w:rPr>
          <w:rFonts w:ascii="Arial Unicode MS" w:eastAsia="Arial Unicode MS" w:hAnsi="Arial Unicode MS" w:cs="Arial Unicode MS"/>
          <w:color w:val="000000"/>
        </w:rPr>
        <w:t xml:space="preserve"> </w:t>
      </w:r>
      <w:r>
        <w:rPr>
          <w:rFonts w:ascii="Arial Unicode MS" w:eastAsia="Arial Unicode MS" w:hAnsi="Arial Unicode MS" w:cs="Arial Unicode MS"/>
          <w:color w:val="000000"/>
        </w:rPr>
        <w:t>팀장님께서</w:t>
      </w:r>
      <w:r>
        <w:rPr>
          <w:rFonts w:ascii="Arial Unicode MS" w:eastAsia="Arial Unicode MS" w:hAnsi="Arial Unicode MS" w:cs="Arial Unicode MS"/>
          <w:color w:val="000000"/>
        </w:rPr>
        <w:t xml:space="preserve"> </w:t>
      </w:r>
      <w:r>
        <w:rPr>
          <w:rFonts w:ascii="Arial Unicode MS" w:eastAsia="Arial Unicode MS" w:hAnsi="Arial Unicode MS" w:cs="Arial Unicode MS"/>
          <w:color w:val="000000"/>
        </w:rPr>
        <w:t>선정</w:t>
      </w:r>
      <w:r>
        <w:rPr>
          <w:rFonts w:ascii="Arial Unicode MS" w:eastAsia="Arial Unicode MS" w:hAnsi="Arial Unicode MS" w:cs="Arial Unicode MS"/>
          <w:color w:val="000000"/>
        </w:rPr>
        <w:t xml:space="preserve"> </w:t>
      </w:r>
      <w:r>
        <w:rPr>
          <w:rFonts w:ascii="Arial Unicode MS" w:eastAsia="Arial Unicode MS" w:hAnsi="Arial Unicode MS" w:cs="Arial Unicode MS"/>
          <w:color w:val="000000"/>
        </w:rPr>
        <w:t>기준에</w:t>
      </w:r>
      <w:r>
        <w:rPr>
          <w:rFonts w:ascii="Arial Unicode MS" w:eastAsia="Arial Unicode MS" w:hAnsi="Arial Unicode MS" w:cs="Arial Unicode MS"/>
          <w:color w:val="000000"/>
        </w:rPr>
        <w:t xml:space="preserve"> </w:t>
      </w:r>
      <w:r>
        <w:rPr>
          <w:rFonts w:ascii="Arial Unicode MS" w:eastAsia="Arial Unicode MS" w:hAnsi="Arial Unicode MS" w:cs="Arial Unicode MS"/>
          <w:color w:val="000000"/>
        </w:rPr>
        <w:t>근거가</w:t>
      </w:r>
      <w:r>
        <w:rPr>
          <w:rFonts w:ascii="Arial Unicode MS" w:eastAsia="Arial Unicode MS" w:hAnsi="Arial Unicode MS" w:cs="Arial Unicode MS"/>
          <w:color w:val="000000"/>
        </w:rPr>
        <w:t xml:space="preserve"> </w:t>
      </w:r>
      <w:r>
        <w:rPr>
          <w:rFonts w:ascii="Arial Unicode MS" w:eastAsia="Arial Unicode MS" w:hAnsi="Arial Unicode MS" w:cs="Arial Unicode MS"/>
          <w:color w:val="000000"/>
        </w:rPr>
        <w:t>있어야</w:t>
      </w:r>
      <w:r>
        <w:rPr>
          <w:rFonts w:ascii="Arial Unicode MS" w:eastAsia="Arial Unicode MS" w:hAnsi="Arial Unicode MS" w:cs="Arial Unicode MS"/>
          <w:color w:val="000000"/>
        </w:rPr>
        <w:t xml:space="preserve"> </w:t>
      </w:r>
      <w:r>
        <w:rPr>
          <w:rFonts w:ascii="Arial Unicode MS" w:eastAsia="Arial Unicode MS" w:hAnsi="Arial Unicode MS" w:cs="Arial Unicode MS"/>
          <w:color w:val="000000"/>
        </w:rPr>
        <w:t>한다고</w:t>
      </w:r>
      <w:r>
        <w:rPr>
          <w:rFonts w:ascii="Arial Unicode MS" w:eastAsia="Arial Unicode MS" w:hAnsi="Arial Unicode MS" w:cs="Arial Unicode MS"/>
          <w:color w:val="000000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</w:rPr>
        <w:t>말씀해주셨습니다</w:t>
      </w:r>
      <w:proofErr w:type="spellEnd"/>
      <w:r>
        <w:rPr>
          <w:rFonts w:ascii="Arial Unicode MS" w:eastAsia="Arial Unicode MS" w:hAnsi="Arial Unicode MS" w:cs="Arial Unicode MS"/>
          <w:color w:val="000000"/>
        </w:rPr>
        <w:t xml:space="preserve">. </w:t>
      </w:r>
      <w:r>
        <w:rPr>
          <w:rFonts w:ascii="Arial Unicode MS" w:eastAsia="Arial Unicode MS" w:hAnsi="Arial Unicode MS" w:cs="Arial Unicode MS"/>
          <w:color w:val="000000"/>
        </w:rPr>
        <w:t>그래서</w:t>
      </w:r>
      <w:r>
        <w:rPr>
          <w:rFonts w:ascii="Arial Unicode MS" w:eastAsia="Arial Unicode MS" w:hAnsi="Arial Unicode MS" w:cs="Arial Unicode MS"/>
          <w:color w:val="000000"/>
        </w:rPr>
        <w:t xml:space="preserve"> </w:t>
      </w:r>
      <w:r>
        <w:rPr>
          <w:rFonts w:ascii="Arial Unicode MS" w:eastAsia="Arial Unicode MS" w:hAnsi="Arial Unicode MS" w:cs="Arial Unicode MS"/>
          <w:color w:val="000000"/>
        </w:rPr>
        <w:t>실제</w:t>
      </w:r>
      <w:r>
        <w:rPr>
          <w:rFonts w:ascii="Arial Unicode MS" w:eastAsia="Arial Unicode MS" w:hAnsi="Arial Unicode MS" w:cs="Arial Unicode MS"/>
          <w:color w:val="000000"/>
        </w:rPr>
        <w:t xml:space="preserve"> </w:t>
      </w:r>
      <w:r>
        <w:rPr>
          <w:rFonts w:ascii="Arial Unicode MS" w:eastAsia="Arial Unicode MS" w:hAnsi="Arial Unicode MS" w:cs="Arial Unicode MS"/>
          <w:color w:val="000000"/>
        </w:rPr>
        <w:t>근거</w:t>
      </w:r>
      <w:r>
        <w:rPr>
          <w:rFonts w:ascii="Arial Unicode MS" w:eastAsia="Arial Unicode MS" w:hAnsi="Arial Unicode MS" w:cs="Arial Unicode MS"/>
          <w:color w:val="000000"/>
        </w:rPr>
        <w:t xml:space="preserve"> </w:t>
      </w:r>
      <w:r>
        <w:rPr>
          <w:rFonts w:ascii="Arial Unicode MS" w:eastAsia="Arial Unicode MS" w:hAnsi="Arial Unicode MS" w:cs="Arial Unicode MS"/>
          <w:color w:val="000000"/>
        </w:rPr>
        <w:t>문서가</w:t>
      </w:r>
      <w:r>
        <w:rPr>
          <w:rFonts w:ascii="Arial Unicode MS" w:eastAsia="Arial Unicode MS" w:hAnsi="Arial Unicode MS" w:cs="Arial Unicode MS"/>
          <w:color w:val="000000"/>
        </w:rPr>
        <w:t xml:space="preserve"> </w:t>
      </w:r>
      <w:r>
        <w:rPr>
          <w:rFonts w:ascii="Arial Unicode MS" w:eastAsia="Arial Unicode MS" w:hAnsi="Arial Unicode MS" w:cs="Arial Unicode MS"/>
          <w:color w:val="000000"/>
        </w:rPr>
        <w:t>있다면</w:t>
      </w:r>
      <w:r>
        <w:rPr>
          <w:rFonts w:ascii="Arial Unicode MS" w:eastAsia="Arial Unicode MS" w:hAnsi="Arial Unicode MS" w:cs="Arial Unicode MS"/>
          <w:color w:val="000000"/>
        </w:rPr>
        <w:t xml:space="preserve"> </w:t>
      </w:r>
      <w:r>
        <w:rPr>
          <w:rFonts w:ascii="Arial Unicode MS" w:eastAsia="Arial Unicode MS" w:hAnsi="Arial Unicode MS" w:cs="Arial Unicode MS"/>
          <w:color w:val="000000"/>
        </w:rPr>
        <w:t>다음과</w:t>
      </w:r>
      <w:r>
        <w:rPr>
          <w:rFonts w:ascii="Arial Unicode MS" w:eastAsia="Arial Unicode MS" w:hAnsi="Arial Unicode MS" w:cs="Arial Unicode MS"/>
          <w:color w:val="000000"/>
        </w:rPr>
        <w:t xml:space="preserve"> </w:t>
      </w:r>
      <w:r>
        <w:rPr>
          <w:rFonts w:ascii="Arial Unicode MS" w:eastAsia="Arial Unicode MS" w:hAnsi="Arial Unicode MS" w:cs="Arial Unicode MS"/>
          <w:color w:val="000000"/>
        </w:rPr>
        <w:t>같은</w:t>
      </w:r>
      <w:r>
        <w:rPr>
          <w:rFonts w:ascii="Arial Unicode MS" w:eastAsia="Arial Unicode MS" w:hAnsi="Arial Unicode MS" w:cs="Arial Unicode MS"/>
          <w:color w:val="000000"/>
        </w:rPr>
        <w:t xml:space="preserve"> </w:t>
      </w:r>
      <w:r>
        <w:rPr>
          <w:rFonts w:ascii="Arial Unicode MS" w:eastAsia="Arial Unicode MS" w:hAnsi="Arial Unicode MS" w:cs="Arial Unicode MS"/>
          <w:color w:val="000000"/>
        </w:rPr>
        <w:t>주석도</w:t>
      </w:r>
      <w:r>
        <w:rPr>
          <w:rFonts w:ascii="Arial Unicode MS" w:eastAsia="Arial Unicode MS" w:hAnsi="Arial Unicode MS" w:cs="Arial Unicode MS"/>
          <w:color w:val="000000"/>
        </w:rPr>
        <w:t xml:space="preserve"> </w:t>
      </w:r>
      <w:r>
        <w:rPr>
          <w:rFonts w:ascii="Arial Unicode MS" w:eastAsia="Arial Unicode MS" w:hAnsi="Arial Unicode MS" w:cs="Arial Unicode MS"/>
          <w:color w:val="000000"/>
        </w:rPr>
        <w:t>필요한</w:t>
      </w:r>
      <w:r>
        <w:rPr>
          <w:rFonts w:ascii="Arial Unicode MS" w:eastAsia="Arial Unicode MS" w:hAnsi="Arial Unicode MS" w:cs="Arial Unicode MS"/>
          <w:color w:val="000000"/>
        </w:rPr>
        <w:t xml:space="preserve"> </w:t>
      </w:r>
      <w:r>
        <w:rPr>
          <w:rFonts w:ascii="Arial Unicode MS" w:eastAsia="Arial Unicode MS" w:hAnsi="Arial Unicode MS" w:cs="Arial Unicode MS"/>
          <w:color w:val="000000"/>
        </w:rPr>
        <w:t>지</w:t>
      </w:r>
      <w:r>
        <w:rPr>
          <w:rFonts w:ascii="Arial Unicode MS" w:eastAsia="Arial Unicode MS" w:hAnsi="Arial Unicode MS" w:cs="Arial Unicode MS"/>
          <w:color w:val="000000"/>
        </w:rPr>
        <w:t xml:space="preserve"> </w:t>
      </w:r>
      <w:r>
        <w:rPr>
          <w:rFonts w:ascii="Arial Unicode MS" w:eastAsia="Arial Unicode MS" w:hAnsi="Arial Unicode MS" w:cs="Arial Unicode MS"/>
          <w:color w:val="000000"/>
        </w:rPr>
        <w:t>궁금합니다</w:t>
      </w:r>
      <w:r>
        <w:rPr>
          <w:rFonts w:ascii="Arial Unicode MS" w:eastAsia="Arial Unicode MS" w:hAnsi="Arial Unicode MS" w:cs="Arial Unicode MS"/>
          <w:color w:val="000000"/>
        </w:rPr>
        <w:t>.</w:t>
      </w:r>
    </w:p>
    <w:p w14:paraId="570C66A9" w14:textId="77777777" w:rsidR="00D80D8A" w:rsidRDefault="00D80D8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</w:p>
    <w:p w14:paraId="11CB5889" w14:textId="77777777" w:rsidR="00D80D8A" w:rsidRDefault="00BE628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rFonts w:ascii="Arial Unicode MS" w:eastAsia="Arial Unicode MS" w:hAnsi="Arial Unicode MS" w:cs="Arial Unicode MS"/>
          <w:color w:val="000000"/>
        </w:rPr>
        <w:t>7.4</w:t>
      </w:r>
      <w:r>
        <w:rPr>
          <w:rFonts w:ascii="Arial Unicode MS" w:eastAsia="Arial Unicode MS" w:hAnsi="Arial Unicode MS" w:cs="Arial Unicode MS"/>
          <w:color w:val="000000"/>
        </w:rPr>
        <w:t>에</w:t>
      </w:r>
      <w:r>
        <w:rPr>
          <w:rFonts w:ascii="Arial Unicode MS" w:eastAsia="Arial Unicode MS" w:hAnsi="Arial Unicode MS" w:cs="Arial Unicode MS"/>
          <w:color w:val="000000"/>
        </w:rPr>
        <w:t xml:space="preserve"> </w:t>
      </w:r>
      <w:r>
        <w:rPr>
          <w:rFonts w:ascii="Arial Unicode MS" w:eastAsia="Arial Unicode MS" w:hAnsi="Arial Unicode MS" w:cs="Arial Unicode MS"/>
          <w:color w:val="000000"/>
        </w:rPr>
        <w:t>적용할</w:t>
      </w:r>
      <w:r>
        <w:rPr>
          <w:rFonts w:ascii="Arial Unicode MS" w:eastAsia="Arial Unicode MS" w:hAnsi="Arial Unicode MS" w:cs="Arial Unicode MS"/>
          <w:color w:val="000000"/>
        </w:rPr>
        <w:t xml:space="preserve"> </w:t>
      </w:r>
      <w:r>
        <w:rPr>
          <w:rFonts w:ascii="Arial Unicode MS" w:eastAsia="Arial Unicode MS" w:hAnsi="Arial Unicode MS" w:cs="Arial Unicode MS"/>
          <w:color w:val="000000"/>
        </w:rPr>
        <w:t>수</w:t>
      </w:r>
      <w:r>
        <w:rPr>
          <w:rFonts w:ascii="Arial Unicode MS" w:eastAsia="Arial Unicode MS" w:hAnsi="Arial Unicode MS" w:cs="Arial Unicode MS"/>
          <w:color w:val="000000"/>
        </w:rPr>
        <w:t xml:space="preserve"> </w:t>
      </w:r>
      <w:r>
        <w:rPr>
          <w:rFonts w:ascii="Arial Unicode MS" w:eastAsia="Arial Unicode MS" w:hAnsi="Arial Unicode MS" w:cs="Arial Unicode MS"/>
          <w:color w:val="000000"/>
        </w:rPr>
        <w:t>있는</w:t>
      </w:r>
      <w:r>
        <w:rPr>
          <w:rFonts w:ascii="Arial Unicode MS" w:eastAsia="Arial Unicode MS" w:hAnsi="Arial Unicode MS" w:cs="Arial Unicode MS"/>
          <w:color w:val="000000"/>
        </w:rPr>
        <w:t xml:space="preserve"> </w:t>
      </w:r>
      <w:r>
        <w:rPr>
          <w:rFonts w:ascii="Arial Unicode MS" w:eastAsia="Arial Unicode MS" w:hAnsi="Arial Unicode MS" w:cs="Arial Unicode MS"/>
          <w:color w:val="000000"/>
        </w:rPr>
        <w:t>실제</w:t>
      </w:r>
      <w:r>
        <w:rPr>
          <w:rFonts w:ascii="Arial Unicode MS" w:eastAsia="Arial Unicode MS" w:hAnsi="Arial Unicode MS" w:cs="Arial Unicode MS"/>
          <w:color w:val="000000"/>
        </w:rPr>
        <w:t xml:space="preserve"> </w:t>
      </w:r>
      <w:r>
        <w:rPr>
          <w:rFonts w:ascii="Arial Unicode MS" w:eastAsia="Arial Unicode MS" w:hAnsi="Arial Unicode MS" w:cs="Arial Unicode MS"/>
          <w:color w:val="000000"/>
        </w:rPr>
        <w:t>주석</w:t>
      </w:r>
      <w:r>
        <w:rPr>
          <w:rFonts w:ascii="Arial Unicode MS" w:eastAsia="Arial Unicode MS" w:hAnsi="Arial Unicode MS" w:cs="Arial Unicode MS"/>
          <w:color w:val="000000"/>
        </w:rPr>
        <w:t xml:space="preserve"> </w:t>
      </w:r>
      <w:r>
        <w:rPr>
          <w:rFonts w:ascii="Arial Unicode MS" w:eastAsia="Arial Unicode MS" w:hAnsi="Arial Unicode MS" w:cs="Arial Unicode MS"/>
          <w:color w:val="000000"/>
        </w:rPr>
        <w:t>예시</w:t>
      </w:r>
      <w:r>
        <w:rPr>
          <w:rFonts w:ascii="Arial Unicode MS" w:eastAsia="Arial Unicode MS" w:hAnsi="Arial Unicode MS" w:cs="Arial Unicode MS"/>
          <w:color w:val="000000"/>
        </w:rPr>
        <w:t>)</w:t>
      </w:r>
    </w:p>
    <w:p w14:paraId="41102BE7" w14:textId="77777777" w:rsidR="00D80D8A" w:rsidRDefault="00BE628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proofErr w:type="spellStart"/>
      <w:r>
        <w:rPr>
          <w:rFonts w:ascii="Arial Unicode MS" w:eastAsia="Arial Unicode MS" w:hAnsi="Arial Unicode MS" w:cs="Arial Unicode MS"/>
          <w:color w:val="000000"/>
        </w:rPr>
        <w:t>CoALA</w:t>
      </w:r>
      <w:proofErr w:type="spellEnd"/>
      <w:r>
        <w:rPr>
          <w:rFonts w:ascii="Arial Unicode MS" w:eastAsia="Arial Unicode MS" w:hAnsi="Arial Unicode MS" w:cs="Arial Unicode MS"/>
          <w:color w:val="000000"/>
        </w:rPr>
        <w:t>(</w:t>
      </w:r>
      <w:r>
        <w:rPr>
          <w:rFonts w:ascii="Arial Unicode MS" w:eastAsia="Arial Unicode MS" w:hAnsi="Arial Unicode MS" w:cs="Arial Unicode MS"/>
          <w:color w:val="000000"/>
        </w:rPr>
        <w:t>논문</w:t>
      </w:r>
      <w:r>
        <w:rPr>
          <w:rFonts w:ascii="Arial Unicode MS" w:eastAsia="Arial Unicode MS" w:hAnsi="Arial Unicode MS" w:cs="Arial Unicode MS"/>
          <w:color w:val="000000"/>
        </w:rPr>
        <w:t>)</w:t>
      </w:r>
      <w:r>
        <w:rPr>
          <w:rFonts w:ascii="Arial Unicode MS" w:eastAsia="Arial Unicode MS" w:hAnsi="Arial Unicode MS" w:cs="Arial Unicode MS"/>
          <w:color w:val="000000"/>
        </w:rPr>
        <w:t>는</w:t>
      </w:r>
      <w:r>
        <w:rPr>
          <w:rFonts w:ascii="Arial Unicode MS" w:eastAsia="Arial Unicode MS" w:hAnsi="Arial Unicode MS" w:cs="Arial Unicode MS"/>
          <w:color w:val="000000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</w:rPr>
        <w:t>language</w:t>
      </w:r>
      <w:proofErr w:type="spellEnd"/>
      <w:r>
        <w:rPr>
          <w:rFonts w:ascii="Arial Unicode MS" w:eastAsia="Arial Unicode MS" w:hAnsi="Arial Unicode MS" w:cs="Arial Unicode MS"/>
          <w:color w:val="000000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</w:rPr>
        <w:t>agent</w:t>
      </w:r>
      <w:r>
        <w:rPr>
          <w:rFonts w:ascii="Arial Unicode MS" w:eastAsia="Arial Unicode MS" w:hAnsi="Arial Unicode MS" w:cs="Arial Unicode MS"/>
          <w:color w:val="000000"/>
        </w:rPr>
        <w:t>를</w:t>
      </w:r>
      <w:proofErr w:type="spellEnd"/>
      <w:r>
        <w:rPr>
          <w:rFonts w:ascii="Arial Unicode MS" w:eastAsia="Arial Unicode MS" w:hAnsi="Arial Unicode MS" w:cs="Arial Unicode MS"/>
          <w:color w:val="000000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</w:rPr>
        <w:t>short-term</w:t>
      </w:r>
      <w:proofErr w:type="spellEnd"/>
      <w:r>
        <w:rPr>
          <w:rFonts w:ascii="Arial Unicode MS" w:eastAsia="Arial Unicode MS" w:hAnsi="Arial Unicode MS" w:cs="Arial Unicode MS"/>
          <w:color w:val="000000"/>
        </w:rPr>
        <w:t>과</w:t>
      </w:r>
      <w:r>
        <w:rPr>
          <w:rFonts w:ascii="Arial Unicode MS" w:eastAsia="Arial Unicode MS" w:hAnsi="Arial Unicode MS" w:cs="Arial Unicode MS"/>
          <w:color w:val="000000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</w:rPr>
        <w:t>long-term</w:t>
      </w:r>
      <w:proofErr w:type="spellEnd"/>
      <w:r>
        <w:rPr>
          <w:rFonts w:ascii="Arial Unicode MS" w:eastAsia="Arial Unicode MS" w:hAnsi="Arial Unicode MS" w:cs="Arial Unicode MS"/>
          <w:color w:val="000000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</w:rPr>
        <w:t>memory</w:t>
      </w:r>
      <w:proofErr w:type="spellEnd"/>
      <w:r>
        <w:rPr>
          <w:rFonts w:ascii="Arial Unicode MS" w:eastAsia="Arial Unicode MS" w:hAnsi="Arial Unicode MS" w:cs="Arial Unicode MS"/>
          <w:color w:val="000000"/>
        </w:rPr>
        <w:t>로</w:t>
      </w:r>
      <w:r>
        <w:rPr>
          <w:rFonts w:ascii="Arial Unicode MS" w:eastAsia="Arial Unicode MS" w:hAnsi="Arial Unicode MS" w:cs="Arial Unicode MS"/>
          <w:color w:val="000000"/>
        </w:rPr>
        <w:t xml:space="preserve"> </w:t>
      </w:r>
      <w:r>
        <w:rPr>
          <w:rFonts w:ascii="Arial Unicode MS" w:eastAsia="Arial Unicode MS" w:hAnsi="Arial Unicode MS" w:cs="Arial Unicode MS"/>
          <w:color w:val="000000"/>
        </w:rPr>
        <w:t>구분하고</w:t>
      </w:r>
      <w:r>
        <w:rPr>
          <w:rFonts w:ascii="Arial Unicode MS" w:eastAsia="Arial Unicode MS" w:hAnsi="Arial Unicode MS" w:cs="Arial Unicode MS"/>
          <w:color w:val="000000"/>
        </w:rPr>
        <w:t xml:space="preserve">, </w:t>
      </w:r>
      <w:proofErr w:type="spellStart"/>
      <w:r>
        <w:rPr>
          <w:rFonts w:ascii="Arial Unicode MS" w:eastAsia="Arial Unicode MS" w:hAnsi="Arial Unicode MS" w:cs="Arial Unicode MS"/>
          <w:color w:val="000000"/>
        </w:rPr>
        <w:t>long-t</w:t>
      </w:r>
      <w:r>
        <w:rPr>
          <w:rFonts w:ascii="Arial Unicode MS" w:eastAsia="Arial Unicode MS" w:hAnsi="Arial Unicode MS" w:cs="Arial Unicode MS"/>
          <w:color w:val="000000"/>
        </w:rPr>
        <w:t>erm</w:t>
      </w:r>
      <w:proofErr w:type="spellEnd"/>
      <w:r>
        <w:rPr>
          <w:rFonts w:ascii="Arial Unicode MS" w:eastAsia="Arial Unicode MS" w:hAnsi="Arial Unicode MS" w:cs="Arial Unicode MS"/>
          <w:color w:val="000000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</w:rPr>
        <w:t>memory</w:t>
      </w:r>
      <w:r>
        <w:rPr>
          <w:rFonts w:ascii="Arial Unicode MS" w:eastAsia="Arial Unicode MS" w:hAnsi="Arial Unicode MS" w:cs="Arial Unicode MS"/>
          <w:color w:val="000000"/>
        </w:rPr>
        <w:t>를</w:t>
      </w:r>
      <w:proofErr w:type="spellEnd"/>
      <w:r>
        <w:rPr>
          <w:rFonts w:ascii="Arial Unicode MS" w:eastAsia="Arial Unicode MS" w:hAnsi="Arial Unicode MS" w:cs="Arial Unicode MS"/>
          <w:color w:val="000000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</w:rPr>
        <w:t>semantic</w:t>
      </w:r>
      <w:proofErr w:type="spellEnd"/>
      <w:r>
        <w:rPr>
          <w:rFonts w:ascii="Arial Unicode MS" w:eastAsia="Arial Unicode MS" w:hAnsi="Arial Unicode MS" w:cs="Arial Unicode MS"/>
          <w:color w:val="000000"/>
        </w:rPr>
        <w:t xml:space="preserve">, </w:t>
      </w:r>
      <w:proofErr w:type="spellStart"/>
      <w:r>
        <w:rPr>
          <w:rFonts w:ascii="Arial Unicode MS" w:eastAsia="Arial Unicode MS" w:hAnsi="Arial Unicode MS" w:cs="Arial Unicode MS"/>
          <w:color w:val="000000"/>
        </w:rPr>
        <w:t>episodic</w:t>
      </w:r>
      <w:proofErr w:type="spellEnd"/>
      <w:r>
        <w:rPr>
          <w:rFonts w:ascii="Arial Unicode MS" w:eastAsia="Arial Unicode MS" w:hAnsi="Arial Unicode MS" w:cs="Arial Unicode MS"/>
          <w:color w:val="000000"/>
        </w:rPr>
        <w:t xml:space="preserve">, </w:t>
      </w:r>
      <w:proofErr w:type="spellStart"/>
      <w:r>
        <w:rPr>
          <w:rFonts w:ascii="Arial Unicode MS" w:eastAsia="Arial Unicode MS" w:hAnsi="Arial Unicode MS" w:cs="Arial Unicode MS"/>
          <w:color w:val="000000"/>
        </w:rPr>
        <w:t>procedural</w:t>
      </w:r>
      <w:proofErr w:type="spellEnd"/>
      <w:r>
        <w:rPr>
          <w:rFonts w:ascii="Arial Unicode MS" w:eastAsia="Arial Unicode MS" w:hAnsi="Arial Unicode MS" w:cs="Arial Unicode MS"/>
          <w:color w:val="000000"/>
        </w:rPr>
        <w:t xml:space="preserve"> </w:t>
      </w:r>
      <w:r>
        <w:rPr>
          <w:rFonts w:ascii="Arial Unicode MS" w:eastAsia="Arial Unicode MS" w:hAnsi="Arial Unicode MS" w:cs="Arial Unicode MS"/>
          <w:color w:val="000000"/>
        </w:rPr>
        <w:t>등</w:t>
      </w:r>
      <w:r>
        <w:rPr>
          <w:rFonts w:ascii="Arial Unicode MS" w:eastAsia="Arial Unicode MS" w:hAnsi="Arial Unicode MS" w:cs="Arial Unicode MS"/>
          <w:color w:val="000000"/>
        </w:rPr>
        <w:t xml:space="preserve"> </w:t>
      </w:r>
      <w:r>
        <w:rPr>
          <w:rFonts w:ascii="Arial Unicode MS" w:eastAsia="Arial Unicode MS" w:hAnsi="Arial Unicode MS" w:cs="Arial Unicode MS"/>
          <w:color w:val="000000"/>
        </w:rPr>
        <w:t>모듈로</w:t>
      </w:r>
      <w:r>
        <w:rPr>
          <w:rFonts w:ascii="Arial Unicode MS" w:eastAsia="Arial Unicode MS" w:hAnsi="Arial Unicode MS" w:cs="Arial Unicode MS"/>
          <w:color w:val="000000"/>
        </w:rPr>
        <w:t xml:space="preserve"> </w:t>
      </w:r>
      <w:r>
        <w:rPr>
          <w:rFonts w:ascii="Arial Unicode MS" w:eastAsia="Arial Unicode MS" w:hAnsi="Arial Unicode MS" w:cs="Arial Unicode MS"/>
          <w:color w:val="000000"/>
        </w:rPr>
        <w:t>조직하는</w:t>
      </w:r>
      <w:r>
        <w:rPr>
          <w:rFonts w:ascii="Arial Unicode MS" w:eastAsia="Arial Unicode MS" w:hAnsi="Arial Unicode MS" w:cs="Arial Unicode MS"/>
          <w:color w:val="000000"/>
        </w:rPr>
        <w:t xml:space="preserve"> </w:t>
      </w:r>
      <w:r>
        <w:rPr>
          <w:rFonts w:ascii="Arial Unicode MS" w:eastAsia="Arial Unicode MS" w:hAnsi="Arial Unicode MS" w:cs="Arial Unicode MS"/>
          <w:color w:val="000000"/>
        </w:rPr>
        <w:t>인지</w:t>
      </w:r>
      <w:r>
        <w:rPr>
          <w:rFonts w:ascii="Arial Unicode MS" w:eastAsia="Arial Unicode MS" w:hAnsi="Arial Unicode MS" w:cs="Arial Unicode MS"/>
          <w:color w:val="000000"/>
        </w:rPr>
        <w:t xml:space="preserve"> </w:t>
      </w:r>
      <w:r>
        <w:rPr>
          <w:rFonts w:ascii="Arial Unicode MS" w:eastAsia="Arial Unicode MS" w:hAnsi="Arial Unicode MS" w:cs="Arial Unicode MS"/>
          <w:color w:val="000000"/>
        </w:rPr>
        <w:t>아키텍처를</w:t>
      </w:r>
      <w:r>
        <w:rPr>
          <w:rFonts w:ascii="Arial Unicode MS" w:eastAsia="Arial Unicode MS" w:hAnsi="Arial Unicode MS" w:cs="Arial Unicode MS"/>
          <w:color w:val="000000"/>
        </w:rPr>
        <w:t xml:space="preserve"> </w:t>
      </w:r>
      <w:r>
        <w:rPr>
          <w:rFonts w:ascii="Arial Unicode MS" w:eastAsia="Arial Unicode MS" w:hAnsi="Arial Unicode MS" w:cs="Arial Unicode MS"/>
          <w:color w:val="000000"/>
        </w:rPr>
        <w:t>제안한다</w:t>
      </w:r>
      <w:r>
        <w:rPr>
          <w:rFonts w:ascii="Arial Unicode MS" w:eastAsia="Arial Unicode MS" w:hAnsi="Arial Unicode MS" w:cs="Arial Unicode MS"/>
          <w:color w:val="000000"/>
        </w:rPr>
        <w:t xml:space="preserve">. </w:t>
      </w:r>
      <w:r>
        <w:rPr>
          <w:rFonts w:ascii="Arial Unicode MS" w:eastAsia="Arial Unicode MS" w:hAnsi="Arial Unicode MS" w:cs="Arial Unicode MS"/>
          <w:color w:val="000000"/>
        </w:rPr>
        <w:t>본</w:t>
      </w:r>
      <w:r>
        <w:rPr>
          <w:rFonts w:ascii="Arial Unicode MS" w:eastAsia="Arial Unicode MS" w:hAnsi="Arial Unicode MS" w:cs="Arial Unicode MS"/>
          <w:color w:val="000000"/>
        </w:rPr>
        <w:t xml:space="preserve"> </w:t>
      </w:r>
      <w:r>
        <w:rPr>
          <w:rFonts w:ascii="Arial Unicode MS" w:eastAsia="Arial Unicode MS" w:hAnsi="Arial Unicode MS" w:cs="Arial Unicode MS"/>
          <w:color w:val="000000"/>
        </w:rPr>
        <w:t>절의</w:t>
      </w:r>
      <w:r>
        <w:rPr>
          <w:rFonts w:ascii="Arial Unicode MS" w:eastAsia="Arial Unicode MS" w:hAnsi="Arial Unicode MS" w:cs="Arial Unicode MS"/>
          <w:color w:val="000000"/>
        </w:rPr>
        <w:t xml:space="preserve"> </w:t>
      </w:r>
      <w:r>
        <w:rPr>
          <w:rFonts w:ascii="Arial Unicode MS" w:eastAsia="Arial Unicode MS" w:hAnsi="Arial Unicode MS" w:cs="Arial Unicode MS"/>
          <w:color w:val="000000"/>
        </w:rPr>
        <w:t>장기</w:t>
      </w:r>
      <w:r>
        <w:rPr>
          <w:rFonts w:ascii="Arial Unicode MS" w:eastAsia="Arial Unicode MS" w:hAnsi="Arial Unicode MS" w:cs="Arial Unicode MS"/>
          <w:color w:val="000000"/>
        </w:rPr>
        <w:t xml:space="preserve"> </w:t>
      </w:r>
      <w:r>
        <w:rPr>
          <w:rFonts w:ascii="Arial Unicode MS" w:eastAsia="Arial Unicode MS" w:hAnsi="Arial Unicode MS" w:cs="Arial Unicode MS"/>
          <w:color w:val="000000"/>
        </w:rPr>
        <w:t>메모리</w:t>
      </w:r>
      <w:r>
        <w:rPr>
          <w:rFonts w:ascii="Arial Unicode MS" w:eastAsia="Arial Unicode MS" w:hAnsi="Arial Unicode MS" w:cs="Arial Unicode MS"/>
          <w:color w:val="000000"/>
        </w:rPr>
        <w:t xml:space="preserve"> </w:t>
      </w:r>
      <w:r>
        <w:rPr>
          <w:rFonts w:ascii="Arial Unicode MS" w:eastAsia="Arial Unicode MS" w:hAnsi="Arial Unicode MS" w:cs="Arial Unicode MS"/>
          <w:color w:val="000000"/>
        </w:rPr>
        <w:t>유형</w:t>
      </w:r>
      <w:r>
        <w:rPr>
          <w:rFonts w:ascii="Arial Unicode MS" w:eastAsia="Arial Unicode MS" w:hAnsi="Arial Unicode MS" w:cs="Arial Unicode MS"/>
          <w:color w:val="000000"/>
        </w:rPr>
        <w:t xml:space="preserve"> </w:t>
      </w:r>
      <w:r>
        <w:rPr>
          <w:rFonts w:ascii="Arial Unicode MS" w:eastAsia="Arial Unicode MS" w:hAnsi="Arial Unicode MS" w:cs="Arial Unicode MS"/>
          <w:color w:val="000000"/>
        </w:rPr>
        <w:t>분류는</w:t>
      </w:r>
      <w:r>
        <w:rPr>
          <w:rFonts w:ascii="Arial Unicode MS" w:eastAsia="Arial Unicode MS" w:hAnsi="Arial Unicode MS" w:cs="Arial Unicode MS"/>
          <w:color w:val="000000"/>
        </w:rPr>
        <w:t xml:space="preserve"> </w:t>
      </w:r>
      <w:r>
        <w:rPr>
          <w:rFonts w:ascii="Arial Unicode MS" w:eastAsia="Arial Unicode MS" w:hAnsi="Arial Unicode MS" w:cs="Arial Unicode MS"/>
          <w:color w:val="000000"/>
        </w:rPr>
        <w:t>이러한</w:t>
      </w:r>
      <w:r>
        <w:rPr>
          <w:rFonts w:ascii="Arial Unicode MS" w:eastAsia="Arial Unicode MS" w:hAnsi="Arial Unicode MS" w:cs="Arial Unicode MS"/>
          <w:color w:val="000000"/>
        </w:rPr>
        <w:t xml:space="preserve"> </w:t>
      </w:r>
      <w:r>
        <w:rPr>
          <w:rFonts w:ascii="Arial Unicode MS" w:eastAsia="Arial Unicode MS" w:hAnsi="Arial Unicode MS" w:cs="Arial Unicode MS"/>
          <w:color w:val="000000"/>
        </w:rPr>
        <w:t>인지</w:t>
      </w:r>
      <w:r>
        <w:rPr>
          <w:rFonts w:ascii="Arial Unicode MS" w:eastAsia="Arial Unicode MS" w:hAnsi="Arial Unicode MS" w:cs="Arial Unicode MS"/>
          <w:color w:val="000000"/>
        </w:rPr>
        <w:t xml:space="preserve"> </w:t>
      </w:r>
      <w:r>
        <w:rPr>
          <w:rFonts w:ascii="Arial Unicode MS" w:eastAsia="Arial Unicode MS" w:hAnsi="Arial Unicode MS" w:cs="Arial Unicode MS"/>
          <w:color w:val="000000"/>
        </w:rPr>
        <w:t>아키텍처</w:t>
      </w:r>
      <w:r>
        <w:rPr>
          <w:rFonts w:ascii="Arial Unicode MS" w:eastAsia="Arial Unicode MS" w:hAnsi="Arial Unicode MS" w:cs="Arial Unicode MS"/>
          <w:color w:val="000000"/>
        </w:rPr>
        <w:t xml:space="preserve"> </w:t>
      </w:r>
      <w:r>
        <w:rPr>
          <w:rFonts w:ascii="Arial Unicode MS" w:eastAsia="Arial Unicode MS" w:hAnsi="Arial Unicode MS" w:cs="Arial Unicode MS"/>
          <w:color w:val="000000"/>
        </w:rPr>
        <w:t>구분을</w:t>
      </w:r>
      <w:r>
        <w:rPr>
          <w:rFonts w:ascii="Arial Unicode MS" w:eastAsia="Arial Unicode MS" w:hAnsi="Arial Unicode MS" w:cs="Arial Unicode MS"/>
          <w:color w:val="000000"/>
        </w:rPr>
        <w:t xml:space="preserve"> </w:t>
      </w:r>
      <w:r>
        <w:rPr>
          <w:rFonts w:ascii="Arial Unicode MS" w:eastAsia="Arial Unicode MS" w:hAnsi="Arial Unicode MS" w:cs="Arial Unicode MS"/>
          <w:color w:val="000000"/>
        </w:rPr>
        <w:t>실무형으로</w:t>
      </w:r>
      <w:r>
        <w:rPr>
          <w:rFonts w:ascii="Arial Unicode MS" w:eastAsia="Arial Unicode MS" w:hAnsi="Arial Unicode MS" w:cs="Arial Unicode MS"/>
          <w:color w:val="000000"/>
        </w:rPr>
        <w:t xml:space="preserve"> </w:t>
      </w:r>
      <w:r>
        <w:rPr>
          <w:rFonts w:ascii="Arial Unicode MS" w:eastAsia="Arial Unicode MS" w:hAnsi="Arial Unicode MS" w:cs="Arial Unicode MS"/>
          <w:color w:val="000000"/>
        </w:rPr>
        <w:t>단순화한</w:t>
      </w:r>
      <w:r>
        <w:rPr>
          <w:rFonts w:ascii="Arial Unicode MS" w:eastAsia="Arial Unicode MS" w:hAnsi="Arial Unicode MS" w:cs="Arial Unicode MS"/>
          <w:color w:val="000000"/>
        </w:rPr>
        <w:t xml:space="preserve"> </w:t>
      </w:r>
      <w:r>
        <w:rPr>
          <w:rFonts w:ascii="Arial Unicode MS" w:eastAsia="Arial Unicode MS" w:hAnsi="Arial Unicode MS" w:cs="Arial Unicode MS"/>
          <w:color w:val="000000"/>
        </w:rPr>
        <w:t>것이다</w:t>
      </w:r>
      <w:r>
        <w:rPr>
          <w:rFonts w:ascii="Arial Unicode MS" w:eastAsia="Arial Unicode MS" w:hAnsi="Arial Unicode MS" w:cs="Arial Unicode MS"/>
          <w:color w:val="000000"/>
        </w:rPr>
        <w:t>.</w:t>
      </w:r>
    </w:p>
  </w:comment>
  <w:comment w:id="185" w:author="오세희" w:date="2026-03-19T07:16:00Z" w:initials="">
    <w:p w14:paraId="2471163C" w14:textId="77777777" w:rsidR="00D80D8A" w:rsidRDefault="00BE628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rFonts w:ascii="Arial Unicode MS" w:eastAsia="Arial Unicode MS" w:hAnsi="Arial Unicode MS" w:cs="Arial Unicode MS"/>
          <w:color w:val="000000"/>
        </w:rPr>
        <w:t>구체적인</w:t>
      </w:r>
      <w:r>
        <w:rPr>
          <w:rFonts w:ascii="Arial Unicode MS" w:eastAsia="Arial Unicode MS" w:hAnsi="Arial Unicode MS" w:cs="Arial Unicode MS"/>
          <w:color w:val="000000"/>
        </w:rPr>
        <w:t xml:space="preserve"> </w:t>
      </w:r>
      <w:r>
        <w:rPr>
          <w:rFonts w:ascii="Arial Unicode MS" w:eastAsia="Arial Unicode MS" w:hAnsi="Arial Unicode MS" w:cs="Arial Unicode MS"/>
          <w:color w:val="000000"/>
        </w:rPr>
        <w:t>내용은</w:t>
      </w:r>
      <w:r>
        <w:rPr>
          <w:rFonts w:ascii="Arial Unicode MS" w:eastAsia="Arial Unicode MS" w:hAnsi="Arial Unicode MS" w:cs="Arial Unicode MS"/>
          <w:color w:val="000000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</w:rPr>
        <w:t>안넣어도</w:t>
      </w:r>
      <w:proofErr w:type="spellEnd"/>
      <w:r>
        <w:rPr>
          <w:rFonts w:ascii="Arial Unicode MS" w:eastAsia="Arial Unicode MS" w:hAnsi="Arial Unicode MS" w:cs="Arial Unicode MS"/>
          <w:color w:val="000000"/>
        </w:rPr>
        <w:t xml:space="preserve"> </w:t>
      </w:r>
      <w:r>
        <w:rPr>
          <w:rFonts w:ascii="Arial Unicode MS" w:eastAsia="Arial Unicode MS" w:hAnsi="Arial Unicode MS" w:cs="Arial Unicode MS"/>
          <w:color w:val="000000"/>
        </w:rPr>
        <w:t>되고</w:t>
      </w:r>
      <w:r>
        <w:rPr>
          <w:rFonts w:ascii="Arial Unicode MS" w:eastAsia="Arial Unicode MS" w:hAnsi="Arial Unicode MS" w:cs="Arial Unicode MS"/>
          <w:color w:val="000000"/>
        </w:rPr>
        <w:t xml:space="preserve">, </w:t>
      </w:r>
      <w:r>
        <w:rPr>
          <w:rFonts w:ascii="Arial Unicode MS" w:eastAsia="Arial Unicode MS" w:hAnsi="Arial Unicode MS" w:cs="Arial Unicode MS"/>
          <w:color w:val="000000"/>
        </w:rPr>
        <w:t>근거</w:t>
      </w:r>
      <w:r>
        <w:rPr>
          <w:rFonts w:ascii="Arial Unicode MS" w:eastAsia="Arial Unicode MS" w:hAnsi="Arial Unicode MS" w:cs="Arial Unicode MS"/>
          <w:color w:val="000000"/>
        </w:rPr>
        <w:t>(</w:t>
      </w:r>
      <w:r>
        <w:rPr>
          <w:rFonts w:ascii="Arial Unicode MS" w:eastAsia="Arial Unicode MS" w:hAnsi="Arial Unicode MS" w:cs="Arial Unicode MS"/>
          <w:color w:val="000000"/>
        </w:rPr>
        <w:t>예</w:t>
      </w:r>
      <w:r>
        <w:rPr>
          <w:rFonts w:ascii="Arial Unicode MS" w:eastAsia="Arial Unicode MS" w:hAnsi="Arial Unicode MS" w:cs="Arial Unicode MS"/>
          <w:color w:val="000000"/>
        </w:rPr>
        <w:t>&gt;</w:t>
      </w:r>
      <w:r>
        <w:rPr>
          <w:rFonts w:ascii="Arial Unicode MS" w:eastAsia="Arial Unicode MS" w:hAnsi="Arial Unicode MS" w:cs="Arial Unicode MS"/>
          <w:color w:val="000000"/>
        </w:rPr>
        <w:t>논문</w:t>
      </w:r>
      <w:r>
        <w:rPr>
          <w:rFonts w:ascii="Arial Unicode MS" w:eastAsia="Arial Unicode MS" w:hAnsi="Arial Unicode MS" w:cs="Arial Unicode MS"/>
          <w:color w:val="000000"/>
        </w:rPr>
        <w:t xml:space="preserve">) </w:t>
      </w:r>
      <w:r>
        <w:rPr>
          <w:rFonts w:ascii="Arial Unicode MS" w:eastAsia="Arial Unicode MS" w:hAnsi="Arial Unicode MS" w:cs="Arial Unicode MS"/>
          <w:color w:val="000000"/>
        </w:rPr>
        <w:t>참조했다고</w:t>
      </w:r>
      <w:r>
        <w:rPr>
          <w:rFonts w:ascii="Arial Unicode MS" w:eastAsia="Arial Unicode MS" w:hAnsi="Arial Unicode MS" w:cs="Arial Unicode MS"/>
          <w:color w:val="000000"/>
        </w:rPr>
        <w:t xml:space="preserve"> </w:t>
      </w:r>
      <w:r>
        <w:rPr>
          <w:rFonts w:ascii="Arial Unicode MS" w:eastAsia="Arial Unicode MS" w:hAnsi="Arial Unicode MS" w:cs="Arial Unicode MS"/>
          <w:color w:val="000000"/>
        </w:rPr>
        <w:t>넘버링만</w:t>
      </w:r>
      <w:r>
        <w:rPr>
          <w:rFonts w:ascii="Arial Unicode MS" w:eastAsia="Arial Unicode MS" w:hAnsi="Arial Unicode MS" w:cs="Arial Unicode MS"/>
          <w:color w:val="000000"/>
        </w:rPr>
        <w:t xml:space="preserve"> </w:t>
      </w:r>
      <w:r>
        <w:rPr>
          <w:rFonts w:ascii="Arial Unicode MS" w:eastAsia="Arial Unicode MS" w:hAnsi="Arial Unicode MS" w:cs="Arial Unicode MS"/>
          <w:color w:val="000000"/>
        </w:rPr>
        <w:t>하면</w:t>
      </w:r>
      <w:r>
        <w:rPr>
          <w:rFonts w:ascii="Arial Unicode MS" w:eastAsia="Arial Unicode MS" w:hAnsi="Arial Unicode MS" w:cs="Arial Unicode MS"/>
          <w:color w:val="000000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</w:rPr>
        <w:t>되용</w:t>
      </w:r>
      <w:proofErr w:type="spellEnd"/>
    </w:p>
  </w:comment>
  <w:comment w:id="187" w:author="오세희" w:date="2026-03-19T06:20:00Z" w:initials="">
    <w:p w14:paraId="216EC30E" w14:textId="77777777" w:rsidR="00D80D8A" w:rsidRDefault="00BE628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rFonts w:ascii="Arial Unicode MS" w:eastAsia="Arial Unicode MS" w:hAnsi="Arial Unicode MS" w:cs="Arial Unicode MS"/>
          <w:color w:val="000000"/>
        </w:rPr>
        <w:t>해당</w:t>
      </w:r>
      <w:r>
        <w:rPr>
          <w:rFonts w:ascii="Arial Unicode MS" w:eastAsia="Arial Unicode MS" w:hAnsi="Arial Unicode MS" w:cs="Arial Unicode MS"/>
          <w:color w:val="000000"/>
        </w:rPr>
        <w:t xml:space="preserve"> </w:t>
      </w:r>
      <w:r>
        <w:rPr>
          <w:rFonts w:ascii="Arial Unicode MS" w:eastAsia="Arial Unicode MS" w:hAnsi="Arial Unicode MS" w:cs="Arial Unicode MS"/>
          <w:color w:val="000000"/>
        </w:rPr>
        <w:t>목차</w:t>
      </w:r>
      <w:r>
        <w:rPr>
          <w:rFonts w:ascii="Arial Unicode MS" w:eastAsia="Arial Unicode MS" w:hAnsi="Arial Unicode MS" w:cs="Arial Unicode MS"/>
          <w:color w:val="000000"/>
        </w:rPr>
        <w:t xml:space="preserve"> </w:t>
      </w:r>
      <w:r>
        <w:rPr>
          <w:rFonts w:ascii="Arial Unicode MS" w:eastAsia="Arial Unicode MS" w:hAnsi="Arial Unicode MS" w:cs="Arial Unicode MS"/>
          <w:color w:val="000000"/>
        </w:rPr>
        <w:t>맞는지</w:t>
      </w:r>
      <w:r>
        <w:rPr>
          <w:rFonts w:ascii="Arial Unicode MS" w:eastAsia="Arial Unicode MS" w:hAnsi="Arial Unicode MS" w:cs="Arial Unicode MS"/>
          <w:color w:val="000000"/>
        </w:rPr>
        <w:t xml:space="preserve"> </w:t>
      </w:r>
      <w:r>
        <w:rPr>
          <w:rFonts w:ascii="Arial Unicode MS" w:eastAsia="Arial Unicode MS" w:hAnsi="Arial Unicode MS" w:cs="Arial Unicode MS"/>
          <w:color w:val="000000"/>
        </w:rPr>
        <w:t>나중에</w:t>
      </w:r>
      <w:r>
        <w:rPr>
          <w:rFonts w:ascii="Arial Unicode MS" w:eastAsia="Arial Unicode MS" w:hAnsi="Arial Unicode MS" w:cs="Arial Unicode MS"/>
          <w:color w:val="000000"/>
        </w:rPr>
        <w:t xml:space="preserve"> </w:t>
      </w:r>
      <w:r>
        <w:rPr>
          <w:rFonts w:ascii="Arial Unicode MS" w:eastAsia="Arial Unicode MS" w:hAnsi="Arial Unicode MS" w:cs="Arial Unicode MS"/>
          <w:color w:val="000000"/>
        </w:rPr>
        <w:t>체크</w:t>
      </w:r>
      <w:r>
        <w:rPr>
          <w:rFonts w:ascii="Arial Unicode MS" w:eastAsia="Arial Unicode MS" w:hAnsi="Arial Unicode MS" w:cs="Arial Unicode MS"/>
          <w:color w:val="000000"/>
        </w:rPr>
        <w:t xml:space="preserve"> </w:t>
      </w:r>
      <w:r>
        <w:rPr>
          <w:rFonts w:ascii="Arial Unicode MS" w:eastAsia="Arial Unicode MS" w:hAnsi="Arial Unicode MS" w:cs="Arial Unicode MS"/>
          <w:color w:val="000000"/>
        </w:rPr>
        <w:t>필요</w:t>
      </w:r>
    </w:p>
  </w:comment>
  <w:comment w:id="198" w:author="오세희" w:date="2026-03-19T06:29:00Z" w:initials="">
    <w:p w14:paraId="313DBFF6" w14:textId="77777777" w:rsidR="00D80D8A" w:rsidRDefault="00BE628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rFonts w:eastAsia="Arial"/>
          <w:color w:val="000000"/>
        </w:rPr>
        <w:t>??</w:t>
      </w:r>
    </w:p>
  </w:comment>
  <w:comment w:id="199" w:author="오세희" w:date="2026-03-19T06:29:00Z" w:initials="">
    <w:p w14:paraId="28FA0BF9" w14:textId="77777777" w:rsidR="00D80D8A" w:rsidRDefault="00BE628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rFonts w:ascii="Arial Unicode MS" w:eastAsia="Arial Unicode MS" w:hAnsi="Arial Unicode MS" w:cs="Arial Unicode MS"/>
          <w:color w:val="000000"/>
        </w:rPr>
        <w:t>헐</w:t>
      </w:r>
      <w:r>
        <w:rPr>
          <w:rFonts w:ascii="Arial Unicode MS" w:eastAsia="Arial Unicode MS" w:hAnsi="Arial Unicode MS" w:cs="Arial Unicode MS"/>
          <w:color w:val="000000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</w:rPr>
        <w:t>오타인줄</w:t>
      </w:r>
      <w:proofErr w:type="spellEnd"/>
      <w:r>
        <w:rPr>
          <w:rFonts w:ascii="Arial Unicode MS" w:eastAsia="Arial Unicode MS" w:hAnsi="Arial Unicode MS" w:cs="Arial Unicode MS"/>
          <w:color w:val="000000"/>
        </w:rPr>
        <w:t xml:space="preserve"> </w:t>
      </w:r>
      <w:r>
        <w:rPr>
          <w:rFonts w:ascii="Arial Unicode MS" w:eastAsia="Arial Unicode MS" w:hAnsi="Arial Unicode MS" w:cs="Arial Unicode MS"/>
          <w:color w:val="000000"/>
        </w:rPr>
        <w:t>알았는데</w:t>
      </w:r>
      <w:r>
        <w:rPr>
          <w:rFonts w:ascii="Arial Unicode MS" w:eastAsia="Arial Unicode MS" w:hAnsi="Arial Unicode MS" w:cs="Arial Unicode MS"/>
          <w:color w:val="000000"/>
        </w:rPr>
        <w:t xml:space="preserve">, </w:t>
      </w:r>
      <w:proofErr w:type="gramStart"/>
      <w:r>
        <w:rPr>
          <w:rFonts w:ascii="Arial Unicode MS" w:eastAsia="Arial Unicode MS" w:hAnsi="Arial Unicode MS" w:cs="Arial Unicode MS"/>
          <w:color w:val="000000"/>
        </w:rPr>
        <w:t>기술용어</w:t>
      </w:r>
      <w:r>
        <w:rPr>
          <w:rFonts w:ascii="Arial Unicode MS" w:eastAsia="Arial Unicode MS" w:hAnsi="Arial Unicode MS" w:cs="Arial Unicode MS"/>
          <w:color w:val="000000"/>
        </w:rPr>
        <w:t xml:space="preserve"> </w:t>
      </w:r>
      <w:r>
        <w:rPr>
          <w:rFonts w:ascii="Arial Unicode MS" w:eastAsia="Arial Unicode MS" w:hAnsi="Arial Unicode MS" w:cs="Arial Unicode MS"/>
          <w:color w:val="000000"/>
        </w:rPr>
        <w:t>였네요</w:t>
      </w:r>
      <w:proofErr w:type="gramEnd"/>
      <w:r>
        <w:rPr>
          <w:rFonts w:ascii="Arial Unicode MS" w:eastAsia="Arial Unicode MS" w:hAnsi="Arial Unicode MS" w:cs="Arial Unicode MS"/>
          <w:color w:val="000000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</w:rPr>
        <w:t>ㄷㄷ</w:t>
      </w:r>
      <w:proofErr w:type="spellEnd"/>
    </w:p>
  </w:comment>
  <w:comment w:id="200" w:author="오세희" w:date="2026-03-19T06:30:00Z" w:initials="">
    <w:p w14:paraId="1BAA0D80" w14:textId="77777777" w:rsidR="00D80D8A" w:rsidRDefault="00BE628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rFonts w:ascii="Arial Unicode MS" w:eastAsia="Arial Unicode MS" w:hAnsi="Arial Unicode MS" w:cs="Arial Unicode MS"/>
          <w:color w:val="000000"/>
        </w:rPr>
        <w:t xml:space="preserve">mom0, </w:t>
      </w:r>
      <w:proofErr w:type="spellStart"/>
      <w:r>
        <w:rPr>
          <w:rFonts w:ascii="Arial Unicode MS" w:eastAsia="Arial Unicode MS" w:hAnsi="Arial Unicode MS" w:cs="Arial Unicode MS"/>
          <w:color w:val="000000"/>
        </w:rPr>
        <w:t>zep</w:t>
      </w:r>
      <w:proofErr w:type="spellEnd"/>
      <w:r>
        <w:rPr>
          <w:rFonts w:ascii="Arial Unicode MS" w:eastAsia="Arial Unicode MS" w:hAnsi="Arial Unicode MS" w:cs="Arial Unicode MS"/>
          <w:color w:val="000000"/>
        </w:rPr>
        <w:t xml:space="preserve">, </w:t>
      </w:r>
      <w:proofErr w:type="spellStart"/>
      <w:r>
        <w:rPr>
          <w:rFonts w:ascii="Arial Unicode MS" w:eastAsia="Arial Unicode MS" w:hAnsi="Arial Unicode MS" w:cs="Arial Unicode MS"/>
          <w:color w:val="000000"/>
        </w:rPr>
        <w:t>letta</w:t>
      </w:r>
      <w:proofErr w:type="spellEnd"/>
      <w:r>
        <w:rPr>
          <w:rFonts w:ascii="Arial Unicode MS" w:eastAsia="Arial Unicode MS" w:hAnsi="Arial Unicode MS" w:cs="Arial Unicode MS"/>
          <w:color w:val="000000"/>
        </w:rPr>
        <w:t>는</w:t>
      </w:r>
      <w:r>
        <w:rPr>
          <w:rFonts w:ascii="Arial Unicode MS" w:eastAsia="Arial Unicode MS" w:hAnsi="Arial Unicode MS" w:cs="Arial Unicode MS"/>
          <w:color w:val="000000"/>
        </w:rPr>
        <w:t xml:space="preserve"> </w:t>
      </w:r>
      <w:r>
        <w:rPr>
          <w:rFonts w:ascii="Arial Unicode MS" w:eastAsia="Arial Unicode MS" w:hAnsi="Arial Unicode MS" w:cs="Arial Unicode MS"/>
          <w:color w:val="000000"/>
        </w:rPr>
        <w:t>표</w:t>
      </w:r>
      <w:r>
        <w:rPr>
          <w:rFonts w:ascii="Arial Unicode MS" w:eastAsia="Arial Unicode MS" w:hAnsi="Arial Unicode MS" w:cs="Arial Unicode MS"/>
          <w:color w:val="000000"/>
        </w:rPr>
        <w:t xml:space="preserve"> </w:t>
      </w:r>
      <w:r>
        <w:rPr>
          <w:rFonts w:ascii="Arial Unicode MS" w:eastAsia="Arial Unicode MS" w:hAnsi="Arial Unicode MS" w:cs="Arial Unicode MS"/>
          <w:color w:val="000000"/>
        </w:rPr>
        <w:t>아래</w:t>
      </w:r>
      <w:r>
        <w:rPr>
          <w:rFonts w:ascii="Arial Unicode MS" w:eastAsia="Arial Unicode MS" w:hAnsi="Arial Unicode MS" w:cs="Arial Unicode MS"/>
          <w:color w:val="000000"/>
        </w:rPr>
        <w:t xml:space="preserve"> </w:t>
      </w:r>
      <w:r>
        <w:rPr>
          <w:rFonts w:ascii="Arial Unicode MS" w:eastAsia="Arial Unicode MS" w:hAnsi="Arial Unicode MS" w:cs="Arial Unicode MS"/>
          <w:color w:val="000000"/>
        </w:rPr>
        <w:t>주석으로</w:t>
      </w:r>
      <w:r>
        <w:rPr>
          <w:rFonts w:ascii="Arial Unicode MS" w:eastAsia="Arial Unicode MS" w:hAnsi="Arial Unicode MS" w:cs="Arial Unicode MS"/>
          <w:color w:val="000000"/>
        </w:rPr>
        <w:t xml:space="preserve"> </w:t>
      </w:r>
      <w:r>
        <w:rPr>
          <w:rFonts w:ascii="Arial Unicode MS" w:eastAsia="Arial Unicode MS" w:hAnsi="Arial Unicode MS" w:cs="Arial Unicode MS"/>
          <w:color w:val="000000"/>
        </w:rPr>
        <w:t>용어</w:t>
      </w:r>
      <w:r>
        <w:rPr>
          <w:rFonts w:ascii="Arial Unicode MS" w:eastAsia="Arial Unicode MS" w:hAnsi="Arial Unicode MS" w:cs="Arial Unicode MS"/>
          <w:color w:val="000000"/>
        </w:rPr>
        <w:t xml:space="preserve"> </w:t>
      </w:r>
      <w:r>
        <w:rPr>
          <w:rFonts w:ascii="Arial Unicode MS" w:eastAsia="Arial Unicode MS" w:hAnsi="Arial Unicode MS" w:cs="Arial Unicode MS"/>
          <w:color w:val="000000"/>
        </w:rPr>
        <w:t>설명</w:t>
      </w:r>
      <w:r>
        <w:rPr>
          <w:rFonts w:ascii="Arial Unicode MS" w:eastAsia="Arial Unicode MS" w:hAnsi="Arial Unicode MS" w:cs="Arial Unicode MS"/>
          <w:color w:val="000000"/>
        </w:rPr>
        <w:t xml:space="preserve"> </w:t>
      </w:r>
      <w:r>
        <w:rPr>
          <w:rFonts w:ascii="Arial Unicode MS" w:eastAsia="Arial Unicode MS" w:hAnsi="Arial Unicode MS" w:cs="Arial Unicode MS"/>
          <w:color w:val="000000"/>
        </w:rPr>
        <w:t>추가해주세요</w:t>
      </w:r>
    </w:p>
  </w:comment>
  <w:comment w:id="203" w:author="오세희" w:date="2026-03-19T06:30:00Z" w:initials="">
    <w:p w14:paraId="65D4AA42" w14:textId="77777777" w:rsidR="00D80D8A" w:rsidRDefault="00BE628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rFonts w:ascii="Arial Unicode MS" w:eastAsia="Arial Unicode MS" w:hAnsi="Arial Unicode MS" w:cs="Arial Unicode MS"/>
          <w:color w:val="000000"/>
        </w:rPr>
        <w:t>어디의</w:t>
      </w:r>
      <w:r>
        <w:rPr>
          <w:rFonts w:ascii="Arial Unicode MS" w:eastAsia="Arial Unicode MS" w:hAnsi="Arial Unicode MS" w:cs="Arial Unicode MS"/>
          <w:color w:val="000000"/>
        </w:rPr>
        <w:t xml:space="preserve"> Q4?</w:t>
      </w:r>
    </w:p>
  </w:comment>
  <w:comment w:id="204" w:author="sehui" w:date="2026-03-20T00:10:00Z" w:initials="">
    <w:p w14:paraId="2A94A01C" w14:textId="77777777" w:rsidR="00D80D8A" w:rsidRDefault="00BE628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proofErr w:type="spellStart"/>
      <w:r>
        <w:rPr>
          <w:rFonts w:ascii="Arial Unicode MS" w:eastAsia="Arial Unicode MS" w:hAnsi="Arial Unicode MS" w:cs="Arial Unicode MS"/>
          <w:color w:val="000000"/>
        </w:rPr>
        <w:t>phase</w:t>
      </w:r>
      <w:proofErr w:type="spellEnd"/>
      <w:r>
        <w:rPr>
          <w:rFonts w:ascii="Arial Unicode MS" w:eastAsia="Arial Unicode MS" w:hAnsi="Arial Unicode MS" w:cs="Arial Unicode MS"/>
          <w:color w:val="000000"/>
        </w:rPr>
        <w:t xml:space="preserve"> 2 </w:t>
      </w:r>
      <w:r>
        <w:rPr>
          <w:rFonts w:ascii="Arial Unicode MS" w:eastAsia="Arial Unicode MS" w:hAnsi="Arial Unicode MS" w:cs="Arial Unicode MS"/>
          <w:color w:val="000000"/>
        </w:rPr>
        <w:t>명시했습니다</w:t>
      </w:r>
      <w:r>
        <w:rPr>
          <w:rFonts w:ascii="Arial Unicode MS" w:eastAsia="Arial Unicode MS" w:hAnsi="Arial Unicode MS" w:cs="Arial Unicode MS"/>
          <w:color w:val="000000"/>
        </w:rPr>
        <w:t>.</w:t>
      </w:r>
    </w:p>
  </w:comment>
  <w:comment w:id="205" w:author="오세희" w:date="2026-03-19T06:30:00Z" w:initials="">
    <w:p w14:paraId="22CF2EDC" w14:textId="77777777" w:rsidR="00D80D8A" w:rsidRDefault="00BE628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rFonts w:ascii="Arial Unicode MS" w:eastAsia="Arial Unicode MS" w:hAnsi="Arial Unicode MS" w:cs="Arial Unicode MS"/>
          <w:color w:val="000000"/>
        </w:rPr>
        <w:t>어디의</w:t>
      </w:r>
      <w:r>
        <w:rPr>
          <w:rFonts w:ascii="Arial Unicode MS" w:eastAsia="Arial Unicode MS" w:hAnsi="Arial Unicode MS" w:cs="Arial Unicode MS"/>
          <w:color w:val="000000"/>
        </w:rPr>
        <w:t xml:space="preserve"> Q4?</w:t>
      </w:r>
    </w:p>
  </w:comment>
  <w:comment w:id="206" w:author="sehui" w:date="2026-03-20T00:10:00Z" w:initials="">
    <w:p w14:paraId="01457BDA" w14:textId="77777777" w:rsidR="00D80D8A" w:rsidRDefault="00BE628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proofErr w:type="spellStart"/>
      <w:r>
        <w:rPr>
          <w:rFonts w:ascii="Arial Unicode MS" w:eastAsia="Arial Unicode MS" w:hAnsi="Arial Unicode MS" w:cs="Arial Unicode MS"/>
          <w:color w:val="000000"/>
        </w:rPr>
        <w:t>phase</w:t>
      </w:r>
      <w:proofErr w:type="spellEnd"/>
      <w:r>
        <w:rPr>
          <w:rFonts w:ascii="Arial Unicode MS" w:eastAsia="Arial Unicode MS" w:hAnsi="Arial Unicode MS" w:cs="Arial Unicode MS"/>
          <w:color w:val="000000"/>
        </w:rPr>
        <w:t xml:space="preserve"> 2 </w:t>
      </w:r>
      <w:r>
        <w:rPr>
          <w:rFonts w:ascii="Arial Unicode MS" w:eastAsia="Arial Unicode MS" w:hAnsi="Arial Unicode MS" w:cs="Arial Unicode MS"/>
          <w:color w:val="000000"/>
        </w:rPr>
        <w:t>명시했습니다</w:t>
      </w:r>
      <w:r>
        <w:rPr>
          <w:rFonts w:ascii="Arial Unicode MS" w:eastAsia="Arial Unicode MS" w:hAnsi="Arial Unicode MS" w:cs="Arial Unicode MS"/>
          <w:color w:val="000000"/>
        </w:rPr>
        <w:t>.</w:t>
      </w:r>
    </w:p>
  </w:comment>
  <w:comment w:id="211" w:author="오세희" w:date="2026-03-19T06:36:00Z" w:initials="">
    <w:p w14:paraId="61AD0A13" w14:textId="77777777" w:rsidR="00D80D8A" w:rsidRDefault="00BE628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rFonts w:ascii="Arial Unicode MS" w:eastAsia="Arial Unicode MS" w:hAnsi="Arial Unicode MS" w:cs="Arial Unicode MS"/>
          <w:color w:val="000000"/>
        </w:rPr>
        <w:t>구현에</w:t>
      </w:r>
      <w:r>
        <w:rPr>
          <w:rFonts w:ascii="Arial Unicode MS" w:eastAsia="Arial Unicode MS" w:hAnsi="Arial Unicode MS" w:cs="Arial Unicode MS"/>
          <w:color w:val="000000"/>
        </w:rPr>
        <w:t xml:space="preserve"> </w:t>
      </w:r>
      <w:r>
        <w:rPr>
          <w:rFonts w:ascii="Arial Unicode MS" w:eastAsia="Arial Unicode MS" w:hAnsi="Arial Unicode MS" w:cs="Arial Unicode MS"/>
          <w:color w:val="000000"/>
        </w:rPr>
        <w:t>대한</w:t>
      </w:r>
      <w:r>
        <w:rPr>
          <w:rFonts w:ascii="Arial Unicode MS" w:eastAsia="Arial Unicode MS" w:hAnsi="Arial Unicode MS" w:cs="Arial Unicode MS"/>
          <w:color w:val="000000"/>
        </w:rPr>
        <w:t xml:space="preserve"> </w:t>
      </w:r>
      <w:r>
        <w:rPr>
          <w:rFonts w:ascii="Arial Unicode MS" w:eastAsia="Arial Unicode MS" w:hAnsi="Arial Unicode MS" w:cs="Arial Unicode MS"/>
          <w:color w:val="000000"/>
        </w:rPr>
        <w:t>내용이네요</w:t>
      </w:r>
      <w:r>
        <w:rPr>
          <w:rFonts w:ascii="Arial Unicode MS" w:eastAsia="Arial Unicode MS" w:hAnsi="Arial Unicode MS" w:cs="Arial Unicode MS"/>
          <w:color w:val="000000"/>
        </w:rPr>
        <w:t>. </w:t>
      </w:r>
    </w:p>
    <w:p w14:paraId="4668575D" w14:textId="77777777" w:rsidR="00D80D8A" w:rsidRDefault="00BE628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rFonts w:ascii="Arial Unicode MS" w:eastAsia="Arial Unicode MS" w:hAnsi="Arial Unicode MS" w:cs="Arial Unicode MS"/>
          <w:color w:val="000000"/>
        </w:rPr>
        <w:t>메모리</w:t>
      </w:r>
      <w:r>
        <w:rPr>
          <w:rFonts w:ascii="Arial Unicode MS" w:eastAsia="Arial Unicode MS" w:hAnsi="Arial Unicode MS" w:cs="Arial Unicode MS"/>
          <w:color w:val="000000"/>
        </w:rPr>
        <w:t xml:space="preserve"> </w:t>
      </w:r>
      <w:r>
        <w:rPr>
          <w:rFonts w:ascii="Arial Unicode MS" w:eastAsia="Arial Unicode MS" w:hAnsi="Arial Unicode MS" w:cs="Arial Unicode MS"/>
          <w:color w:val="000000"/>
        </w:rPr>
        <w:t>선정</w:t>
      </w:r>
      <w:r>
        <w:rPr>
          <w:rFonts w:ascii="Arial Unicode MS" w:eastAsia="Arial Unicode MS" w:hAnsi="Arial Unicode MS" w:cs="Arial Unicode MS"/>
          <w:color w:val="000000"/>
        </w:rPr>
        <w:t xml:space="preserve"> </w:t>
      </w:r>
      <w:r>
        <w:rPr>
          <w:rFonts w:ascii="Arial Unicode MS" w:eastAsia="Arial Unicode MS" w:hAnsi="Arial Unicode MS" w:cs="Arial Unicode MS"/>
          <w:color w:val="000000"/>
        </w:rPr>
        <w:t>시</w:t>
      </w:r>
      <w:r>
        <w:rPr>
          <w:rFonts w:ascii="Arial Unicode MS" w:eastAsia="Arial Unicode MS" w:hAnsi="Arial Unicode MS" w:cs="Arial Unicode MS"/>
          <w:color w:val="000000"/>
        </w:rPr>
        <w:t xml:space="preserve"> </w:t>
      </w:r>
      <w:r>
        <w:rPr>
          <w:rFonts w:ascii="Arial Unicode MS" w:eastAsia="Arial Unicode MS" w:hAnsi="Arial Unicode MS" w:cs="Arial Unicode MS"/>
          <w:color w:val="000000"/>
        </w:rPr>
        <w:t>보안</w:t>
      </w:r>
      <w:r>
        <w:rPr>
          <w:rFonts w:ascii="Arial Unicode MS" w:eastAsia="Arial Unicode MS" w:hAnsi="Arial Unicode MS" w:cs="Arial Unicode MS"/>
          <w:color w:val="000000"/>
        </w:rPr>
        <w:t xml:space="preserve">/PII </w:t>
      </w:r>
      <w:r>
        <w:rPr>
          <w:rFonts w:ascii="Arial Unicode MS" w:eastAsia="Arial Unicode MS" w:hAnsi="Arial Unicode MS" w:cs="Arial Unicode MS"/>
          <w:color w:val="000000"/>
        </w:rPr>
        <w:t>측면에서</w:t>
      </w:r>
      <w:r>
        <w:rPr>
          <w:rFonts w:ascii="Arial Unicode MS" w:eastAsia="Arial Unicode MS" w:hAnsi="Arial Unicode MS" w:cs="Arial Unicode MS"/>
          <w:color w:val="000000"/>
        </w:rPr>
        <w:t xml:space="preserve"> </w:t>
      </w:r>
      <w:r>
        <w:rPr>
          <w:rFonts w:ascii="Arial Unicode MS" w:eastAsia="Arial Unicode MS" w:hAnsi="Arial Unicode MS" w:cs="Arial Unicode MS"/>
          <w:color w:val="000000"/>
        </w:rPr>
        <w:t>고려해야</w:t>
      </w:r>
      <w:r>
        <w:rPr>
          <w:rFonts w:ascii="Arial Unicode MS" w:eastAsia="Arial Unicode MS" w:hAnsi="Arial Unicode MS" w:cs="Arial Unicode MS"/>
          <w:color w:val="000000"/>
        </w:rPr>
        <w:t xml:space="preserve"> </w:t>
      </w:r>
      <w:r>
        <w:rPr>
          <w:rFonts w:ascii="Arial Unicode MS" w:eastAsia="Arial Unicode MS" w:hAnsi="Arial Unicode MS" w:cs="Arial Unicode MS"/>
          <w:color w:val="000000"/>
        </w:rPr>
        <w:t>할</w:t>
      </w:r>
      <w:r>
        <w:rPr>
          <w:rFonts w:ascii="Arial Unicode MS" w:eastAsia="Arial Unicode MS" w:hAnsi="Arial Unicode MS" w:cs="Arial Unicode MS"/>
          <w:color w:val="000000"/>
        </w:rPr>
        <w:t xml:space="preserve"> </w:t>
      </w:r>
      <w:r>
        <w:rPr>
          <w:rFonts w:ascii="Arial Unicode MS" w:eastAsia="Arial Unicode MS" w:hAnsi="Arial Unicode MS" w:cs="Arial Unicode MS"/>
          <w:color w:val="000000"/>
        </w:rPr>
        <w:t>부분이라면</w:t>
      </w:r>
      <w:r>
        <w:rPr>
          <w:rFonts w:ascii="Arial Unicode MS" w:eastAsia="Arial Unicode MS" w:hAnsi="Arial Unicode MS" w:cs="Arial Unicode MS"/>
          <w:color w:val="000000"/>
        </w:rPr>
        <w:t xml:space="preserve"> </w:t>
      </w:r>
      <w:r>
        <w:rPr>
          <w:rFonts w:ascii="Arial Unicode MS" w:eastAsia="Arial Unicode MS" w:hAnsi="Arial Unicode MS" w:cs="Arial Unicode MS"/>
          <w:color w:val="000000"/>
        </w:rPr>
        <w:t>포함시키겠는데</w:t>
      </w:r>
      <w:r>
        <w:rPr>
          <w:rFonts w:ascii="Arial Unicode MS" w:eastAsia="Arial Unicode MS" w:hAnsi="Arial Unicode MS" w:cs="Arial Unicode MS"/>
          <w:color w:val="000000"/>
        </w:rPr>
        <w:t xml:space="preserve">, </w:t>
      </w:r>
      <w:r>
        <w:rPr>
          <w:rFonts w:ascii="Arial Unicode MS" w:eastAsia="Arial Unicode MS" w:hAnsi="Arial Unicode MS" w:cs="Arial Unicode MS"/>
          <w:color w:val="000000"/>
        </w:rPr>
        <w:t>결이</w:t>
      </w:r>
      <w:r>
        <w:rPr>
          <w:rFonts w:ascii="Arial Unicode MS" w:eastAsia="Arial Unicode MS" w:hAnsi="Arial Unicode MS" w:cs="Arial Unicode MS"/>
          <w:color w:val="000000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</w:rPr>
        <w:t>다른것</w:t>
      </w:r>
      <w:proofErr w:type="spellEnd"/>
      <w:r>
        <w:rPr>
          <w:rFonts w:ascii="Arial Unicode MS" w:eastAsia="Arial Unicode MS" w:hAnsi="Arial Unicode MS" w:cs="Arial Unicode MS"/>
          <w:color w:val="000000"/>
        </w:rPr>
        <w:t xml:space="preserve"> </w:t>
      </w:r>
      <w:r>
        <w:rPr>
          <w:rFonts w:ascii="Arial Unicode MS" w:eastAsia="Arial Unicode MS" w:hAnsi="Arial Unicode MS" w:cs="Arial Unicode MS"/>
          <w:color w:val="000000"/>
        </w:rPr>
        <w:t>같아요</w:t>
      </w:r>
      <w:r>
        <w:rPr>
          <w:rFonts w:ascii="Arial Unicode MS" w:eastAsia="Arial Unicode MS" w:hAnsi="Arial Unicode MS" w:cs="Arial Unicode MS"/>
          <w:color w:val="000000"/>
        </w:rPr>
        <w:t>.</w:t>
      </w:r>
    </w:p>
    <w:p w14:paraId="2BEC75A2" w14:textId="77777777" w:rsidR="00D80D8A" w:rsidRDefault="00BE628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proofErr w:type="spellStart"/>
      <w:r>
        <w:rPr>
          <w:rFonts w:ascii="Arial Unicode MS" w:eastAsia="Arial Unicode MS" w:hAnsi="Arial Unicode MS" w:cs="Arial Unicode MS"/>
          <w:color w:val="000000"/>
        </w:rPr>
        <w:t>날리는게</w:t>
      </w:r>
      <w:proofErr w:type="spellEnd"/>
      <w:r>
        <w:rPr>
          <w:rFonts w:ascii="Arial Unicode MS" w:eastAsia="Arial Unicode MS" w:hAnsi="Arial Unicode MS" w:cs="Arial Unicode MS"/>
          <w:color w:val="000000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</w:rPr>
        <w:t>좋을것</w:t>
      </w:r>
      <w:proofErr w:type="spellEnd"/>
      <w:r>
        <w:rPr>
          <w:rFonts w:ascii="Arial Unicode MS" w:eastAsia="Arial Unicode MS" w:hAnsi="Arial Unicode MS" w:cs="Arial Unicode MS"/>
          <w:color w:val="000000"/>
        </w:rPr>
        <w:t xml:space="preserve"> </w:t>
      </w:r>
      <w:r>
        <w:rPr>
          <w:rFonts w:ascii="Arial Unicode MS" w:eastAsia="Arial Unicode MS" w:hAnsi="Arial Unicode MS" w:cs="Arial Unicode MS"/>
          <w:color w:val="000000"/>
        </w:rPr>
        <w:t>같은데</w:t>
      </w:r>
      <w:r>
        <w:rPr>
          <w:rFonts w:ascii="Arial Unicode MS" w:eastAsia="Arial Unicode MS" w:hAnsi="Arial Unicode MS" w:cs="Arial Unicode MS"/>
          <w:color w:val="000000"/>
        </w:rPr>
        <w:t xml:space="preserve"> </w:t>
      </w:r>
      <w:r>
        <w:rPr>
          <w:rFonts w:ascii="Arial Unicode MS" w:eastAsia="Arial Unicode MS" w:hAnsi="Arial Unicode MS" w:cs="Arial Unicode MS"/>
          <w:color w:val="000000"/>
        </w:rPr>
        <w:t>어떻게</w:t>
      </w:r>
      <w:r>
        <w:rPr>
          <w:rFonts w:ascii="Arial Unicode MS" w:eastAsia="Arial Unicode MS" w:hAnsi="Arial Unicode MS" w:cs="Arial Unicode MS"/>
          <w:color w:val="000000"/>
        </w:rPr>
        <w:t xml:space="preserve"> </w:t>
      </w:r>
      <w:r>
        <w:rPr>
          <w:rFonts w:ascii="Arial Unicode MS" w:eastAsia="Arial Unicode MS" w:hAnsi="Arial Unicode MS" w:cs="Arial Unicode MS"/>
          <w:color w:val="000000"/>
        </w:rPr>
        <w:t>생각하세요</w:t>
      </w:r>
      <w:r>
        <w:rPr>
          <w:rFonts w:ascii="Arial Unicode MS" w:eastAsia="Arial Unicode MS" w:hAnsi="Arial Unicode MS" w:cs="Arial Unicode MS"/>
          <w:color w:val="000000"/>
        </w:rPr>
        <w:t>?</w:t>
      </w:r>
    </w:p>
  </w:comment>
  <w:comment w:id="212" w:author="sehui" w:date="2026-03-20T00:18:00Z" w:initials="">
    <w:p w14:paraId="2969A271" w14:textId="77777777" w:rsidR="00D80D8A" w:rsidRDefault="00BE628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rFonts w:ascii="Arial Unicode MS" w:eastAsia="Arial Unicode MS" w:hAnsi="Arial Unicode MS" w:cs="Arial Unicode MS"/>
          <w:color w:val="000000"/>
        </w:rPr>
        <w:t>말씀주신</w:t>
      </w:r>
      <w:r>
        <w:rPr>
          <w:rFonts w:ascii="Arial Unicode MS" w:eastAsia="Arial Unicode MS" w:hAnsi="Arial Unicode MS" w:cs="Arial Unicode MS"/>
          <w:color w:val="000000"/>
        </w:rPr>
        <w:t xml:space="preserve"> </w:t>
      </w:r>
      <w:r>
        <w:rPr>
          <w:rFonts w:ascii="Arial Unicode MS" w:eastAsia="Arial Unicode MS" w:hAnsi="Arial Unicode MS" w:cs="Arial Unicode MS"/>
          <w:color w:val="000000"/>
        </w:rPr>
        <w:t>대로</w:t>
      </w:r>
      <w:r>
        <w:rPr>
          <w:rFonts w:ascii="Arial Unicode MS" w:eastAsia="Arial Unicode MS" w:hAnsi="Arial Unicode MS" w:cs="Arial Unicode MS"/>
          <w:color w:val="000000"/>
        </w:rPr>
        <w:t xml:space="preserve"> </w:t>
      </w:r>
      <w:r>
        <w:rPr>
          <w:rFonts w:ascii="Arial Unicode MS" w:eastAsia="Arial Unicode MS" w:hAnsi="Arial Unicode MS" w:cs="Arial Unicode MS"/>
          <w:color w:val="000000"/>
        </w:rPr>
        <w:t>기존</w:t>
      </w:r>
      <w:r>
        <w:rPr>
          <w:rFonts w:ascii="Arial Unicode MS" w:eastAsia="Arial Unicode MS" w:hAnsi="Arial Unicode MS" w:cs="Arial Unicode MS"/>
          <w:color w:val="000000"/>
        </w:rPr>
        <w:t xml:space="preserve"> </w:t>
      </w:r>
      <w:r>
        <w:rPr>
          <w:rFonts w:ascii="Arial Unicode MS" w:eastAsia="Arial Unicode MS" w:hAnsi="Arial Unicode MS" w:cs="Arial Unicode MS"/>
          <w:color w:val="000000"/>
        </w:rPr>
        <w:t>표는</w:t>
      </w:r>
      <w:r>
        <w:rPr>
          <w:rFonts w:ascii="Arial Unicode MS" w:eastAsia="Arial Unicode MS" w:hAnsi="Arial Unicode MS" w:cs="Arial Unicode MS"/>
          <w:color w:val="000000"/>
        </w:rPr>
        <w:t xml:space="preserve"> </w:t>
      </w:r>
      <w:r>
        <w:rPr>
          <w:rFonts w:ascii="Arial Unicode MS" w:eastAsia="Arial Unicode MS" w:hAnsi="Arial Unicode MS" w:cs="Arial Unicode MS"/>
          <w:color w:val="000000"/>
        </w:rPr>
        <w:t>결</w:t>
      </w:r>
      <w:r>
        <w:rPr>
          <w:rFonts w:ascii="Arial Unicode MS" w:eastAsia="Arial Unicode MS" w:hAnsi="Arial Unicode MS" w:cs="Arial Unicode MS"/>
          <w:color w:val="000000"/>
        </w:rPr>
        <w:t>이</w:t>
      </w:r>
      <w:r>
        <w:rPr>
          <w:rFonts w:ascii="Arial Unicode MS" w:eastAsia="Arial Unicode MS" w:hAnsi="Arial Unicode MS" w:cs="Arial Unicode MS"/>
          <w:color w:val="000000"/>
        </w:rPr>
        <w:t xml:space="preserve"> </w:t>
      </w:r>
      <w:r>
        <w:rPr>
          <w:rFonts w:ascii="Arial Unicode MS" w:eastAsia="Arial Unicode MS" w:hAnsi="Arial Unicode MS" w:cs="Arial Unicode MS"/>
          <w:color w:val="000000"/>
        </w:rPr>
        <w:t>달라서</w:t>
      </w:r>
      <w:r>
        <w:rPr>
          <w:rFonts w:ascii="Arial Unicode MS" w:eastAsia="Arial Unicode MS" w:hAnsi="Arial Unicode MS" w:cs="Arial Unicode MS"/>
          <w:color w:val="000000"/>
        </w:rPr>
        <w:t xml:space="preserve"> </w:t>
      </w:r>
      <w:r>
        <w:rPr>
          <w:rFonts w:ascii="Arial Unicode MS" w:eastAsia="Arial Unicode MS" w:hAnsi="Arial Unicode MS" w:cs="Arial Unicode MS"/>
          <w:color w:val="000000"/>
        </w:rPr>
        <w:t>구현</w:t>
      </w:r>
      <w:r>
        <w:rPr>
          <w:rFonts w:ascii="Arial Unicode MS" w:eastAsia="Arial Unicode MS" w:hAnsi="Arial Unicode MS" w:cs="Arial Unicode MS"/>
          <w:color w:val="000000"/>
        </w:rPr>
        <w:t xml:space="preserve"> </w:t>
      </w:r>
      <w:r>
        <w:rPr>
          <w:rFonts w:ascii="Arial Unicode MS" w:eastAsia="Arial Unicode MS" w:hAnsi="Arial Unicode MS" w:cs="Arial Unicode MS"/>
          <w:color w:val="000000"/>
        </w:rPr>
        <w:t>권고보다</w:t>
      </w:r>
      <w:r>
        <w:rPr>
          <w:rFonts w:ascii="Arial Unicode MS" w:eastAsia="Arial Unicode MS" w:hAnsi="Arial Unicode MS" w:cs="Arial Unicode MS"/>
          <w:color w:val="000000"/>
        </w:rPr>
        <w:t xml:space="preserve"> </w:t>
      </w:r>
      <w:r>
        <w:rPr>
          <w:rFonts w:ascii="Arial Unicode MS" w:eastAsia="Arial Unicode MS" w:hAnsi="Arial Unicode MS" w:cs="Arial Unicode MS"/>
          <w:color w:val="000000"/>
        </w:rPr>
        <w:t>선정</w:t>
      </w:r>
      <w:r>
        <w:rPr>
          <w:rFonts w:ascii="Arial Unicode MS" w:eastAsia="Arial Unicode MS" w:hAnsi="Arial Unicode MS" w:cs="Arial Unicode MS"/>
          <w:color w:val="000000"/>
        </w:rPr>
        <w:t xml:space="preserve"> </w:t>
      </w:r>
      <w:r>
        <w:rPr>
          <w:rFonts w:ascii="Arial Unicode MS" w:eastAsia="Arial Unicode MS" w:hAnsi="Arial Unicode MS" w:cs="Arial Unicode MS"/>
          <w:color w:val="000000"/>
        </w:rPr>
        <w:t>시</w:t>
      </w:r>
      <w:r>
        <w:rPr>
          <w:rFonts w:ascii="Arial Unicode MS" w:eastAsia="Arial Unicode MS" w:hAnsi="Arial Unicode MS" w:cs="Arial Unicode MS"/>
          <w:color w:val="000000"/>
        </w:rPr>
        <w:t xml:space="preserve"> </w:t>
      </w:r>
      <w:r>
        <w:rPr>
          <w:rFonts w:ascii="Arial Unicode MS" w:eastAsia="Arial Unicode MS" w:hAnsi="Arial Unicode MS" w:cs="Arial Unicode MS"/>
          <w:color w:val="000000"/>
        </w:rPr>
        <w:t>확인</w:t>
      </w:r>
      <w:r>
        <w:rPr>
          <w:rFonts w:ascii="Arial Unicode MS" w:eastAsia="Arial Unicode MS" w:hAnsi="Arial Unicode MS" w:cs="Arial Unicode MS"/>
          <w:color w:val="000000"/>
        </w:rPr>
        <w:t xml:space="preserve"> </w:t>
      </w:r>
      <w:r>
        <w:rPr>
          <w:rFonts w:ascii="Arial Unicode MS" w:eastAsia="Arial Unicode MS" w:hAnsi="Arial Unicode MS" w:cs="Arial Unicode MS"/>
          <w:color w:val="000000"/>
        </w:rPr>
        <w:t>포인트와</w:t>
      </w:r>
      <w:r>
        <w:rPr>
          <w:rFonts w:ascii="Arial Unicode MS" w:eastAsia="Arial Unicode MS" w:hAnsi="Arial Unicode MS" w:cs="Arial Unicode MS"/>
          <w:color w:val="000000"/>
        </w:rPr>
        <w:t xml:space="preserve"> </w:t>
      </w:r>
      <w:r>
        <w:rPr>
          <w:rFonts w:ascii="Arial Unicode MS" w:eastAsia="Arial Unicode MS" w:hAnsi="Arial Unicode MS" w:cs="Arial Unicode MS"/>
          <w:color w:val="000000"/>
        </w:rPr>
        <w:t>조치로</w:t>
      </w:r>
      <w:r>
        <w:rPr>
          <w:rFonts w:ascii="Arial Unicode MS" w:eastAsia="Arial Unicode MS" w:hAnsi="Arial Unicode MS" w:cs="Arial Unicode MS"/>
          <w:color w:val="000000"/>
        </w:rPr>
        <w:t xml:space="preserve"> </w:t>
      </w:r>
      <w:r>
        <w:rPr>
          <w:rFonts w:ascii="Arial Unicode MS" w:eastAsia="Arial Unicode MS" w:hAnsi="Arial Unicode MS" w:cs="Arial Unicode MS"/>
          <w:color w:val="000000"/>
        </w:rPr>
        <w:t>내용을</w:t>
      </w:r>
      <w:r>
        <w:rPr>
          <w:rFonts w:ascii="Arial Unicode MS" w:eastAsia="Arial Unicode MS" w:hAnsi="Arial Unicode MS" w:cs="Arial Unicode MS"/>
          <w:color w:val="000000"/>
        </w:rPr>
        <w:t xml:space="preserve"> </w:t>
      </w:r>
      <w:r>
        <w:rPr>
          <w:rFonts w:ascii="Arial Unicode MS" w:eastAsia="Arial Unicode MS" w:hAnsi="Arial Unicode MS" w:cs="Arial Unicode MS"/>
          <w:color w:val="000000"/>
        </w:rPr>
        <w:t>바꿔봤습니다</w:t>
      </w:r>
      <w:r>
        <w:rPr>
          <w:rFonts w:ascii="Arial Unicode MS" w:eastAsia="Arial Unicode MS" w:hAnsi="Arial Unicode MS" w:cs="Arial Unicode MS"/>
          <w:color w:val="000000"/>
        </w:rPr>
        <w:t xml:space="preserve">. </w:t>
      </w:r>
      <w:r>
        <w:rPr>
          <w:rFonts w:ascii="Arial Unicode MS" w:eastAsia="Arial Unicode MS" w:hAnsi="Arial Unicode MS" w:cs="Arial Unicode MS"/>
          <w:color w:val="000000"/>
        </w:rPr>
        <w:t>수정된</w:t>
      </w:r>
      <w:r>
        <w:rPr>
          <w:rFonts w:ascii="Arial Unicode MS" w:eastAsia="Arial Unicode MS" w:hAnsi="Arial Unicode MS" w:cs="Arial Unicode MS"/>
          <w:color w:val="000000"/>
        </w:rPr>
        <w:t xml:space="preserve"> </w:t>
      </w:r>
      <w:r>
        <w:rPr>
          <w:rFonts w:ascii="Arial Unicode MS" w:eastAsia="Arial Unicode MS" w:hAnsi="Arial Unicode MS" w:cs="Arial Unicode MS"/>
          <w:color w:val="000000"/>
        </w:rPr>
        <w:t>내용도</w:t>
      </w:r>
      <w:r>
        <w:rPr>
          <w:rFonts w:ascii="Arial Unicode MS" w:eastAsia="Arial Unicode MS" w:hAnsi="Arial Unicode MS" w:cs="Arial Unicode MS"/>
          <w:color w:val="000000"/>
        </w:rPr>
        <w:t xml:space="preserve"> </w:t>
      </w:r>
      <w:r>
        <w:rPr>
          <w:rFonts w:ascii="Arial Unicode MS" w:eastAsia="Arial Unicode MS" w:hAnsi="Arial Unicode MS" w:cs="Arial Unicode MS"/>
          <w:color w:val="000000"/>
        </w:rPr>
        <w:t>필수적인</w:t>
      </w:r>
      <w:r>
        <w:rPr>
          <w:rFonts w:ascii="Arial Unicode MS" w:eastAsia="Arial Unicode MS" w:hAnsi="Arial Unicode MS" w:cs="Arial Unicode MS"/>
          <w:color w:val="000000"/>
        </w:rPr>
        <w:t xml:space="preserve"> </w:t>
      </w:r>
      <w:r>
        <w:rPr>
          <w:rFonts w:ascii="Arial Unicode MS" w:eastAsia="Arial Unicode MS" w:hAnsi="Arial Unicode MS" w:cs="Arial Unicode MS"/>
          <w:color w:val="000000"/>
        </w:rPr>
        <w:t>내용이</w:t>
      </w:r>
      <w:r>
        <w:rPr>
          <w:rFonts w:ascii="Arial Unicode MS" w:eastAsia="Arial Unicode MS" w:hAnsi="Arial Unicode MS" w:cs="Arial Unicode MS"/>
          <w:color w:val="000000"/>
        </w:rPr>
        <w:t xml:space="preserve"> </w:t>
      </w:r>
      <w:r>
        <w:rPr>
          <w:rFonts w:ascii="Arial Unicode MS" w:eastAsia="Arial Unicode MS" w:hAnsi="Arial Unicode MS" w:cs="Arial Unicode MS"/>
          <w:color w:val="000000"/>
        </w:rPr>
        <w:t>아니라면</w:t>
      </w:r>
      <w:r>
        <w:rPr>
          <w:rFonts w:ascii="Arial Unicode MS" w:eastAsia="Arial Unicode MS" w:hAnsi="Arial Unicode MS" w:cs="Arial Unicode MS"/>
          <w:color w:val="000000"/>
        </w:rPr>
        <w:t xml:space="preserve"> </w:t>
      </w:r>
      <w:r>
        <w:rPr>
          <w:rFonts w:ascii="Arial Unicode MS" w:eastAsia="Arial Unicode MS" w:hAnsi="Arial Unicode MS" w:cs="Arial Unicode MS"/>
          <w:color w:val="000000"/>
        </w:rPr>
        <w:t>빼도</w:t>
      </w:r>
      <w:r>
        <w:rPr>
          <w:rFonts w:ascii="Arial Unicode MS" w:eastAsia="Arial Unicode MS" w:hAnsi="Arial Unicode MS" w:cs="Arial Unicode MS"/>
          <w:color w:val="000000"/>
        </w:rPr>
        <w:t xml:space="preserve"> </w:t>
      </w:r>
      <w:r>
        <w:rPr>
          <w:rFonts w:ascii="Arial Unicode MS" w:eastAsia="Arial Unicode MS" w:hAnsi="Arial Unicode MS" w:cs="Arial Unicode MS"/>
          <w:color w:val="000000"/>
        </w:rPr>
        <w:t>될</w:t>
      </w:r>
      <w:r>
        <w:rPr>
          <w:rFonts w:ascii="Arial Unicode MS" w:eastAsia="Arial Unicode MS" w:hAnsi="Arial Unicode MS" w:cs="Arial Unicode MS"/>
          <w:color w:val="000000"/>
        </w:rPr>
        <w:t xml:space="preserve"> </w:t>
      </w:r>
      <w:r>
        <w:rPr>
          <w:rFonts w:ascii="Arial Unicode MS" w:eastAsia="Arial Unicode MS" w:hAnsi="Arial Unicode MS" w:cs="Arial Unicode MS"/>
          <w:color w:val="000000"/>
        </w:rPr>
        <w:t>것</w:t>
      </w:r>
      <w:r>
        <w:rPr>
          <w:rFonts w:ascii="Arial Unicode MS" w:eastAsia="Arial Unicode MS" w:hAnsi="Arial Unicode MS" w:cs="Arial Unicode MS"/>
          <w:color w:val="000000"/>
        </w:rPr>
        <w:t xml:space="preserve"> </w:t>
      </w:r>
      <w:r>
        <w:rPr>
          <w:rFonts w:ascii="Arial Unicode MS" w:eastAsia="Arial Unicode MS" w:hAnsi="Arial Unicode MS" w:cs="Arial Unicode MS"/>
          <w:color w:val="000000"/>
        </w:rPr>
        <w:t>같습니다</w:t>
      </w:r>
      <w:r>
        <w:rPr>
          <w:rFonts w:ascii="Arial Unicode MS" w:eastAsia="Arial Unicode MS" w:hAnsi="Arial Unicode MS" w:cs="Arial Unicode MS"/>
          <w:color w:val="000000"/>
        </w:rPr>
        <w:t>!</w:t>
      </w:r>
    </w:p>
  </w:comment>
  <w:comment w:id="214" w:author="오세희" w:date="2026-03-19T06:37:00Z" w:initials="">
    <w:p w14:paraId="548993AE" w14:textId="77777777" w:rsidR="00D80D8A" w:rsidRDefault="00BE628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rFonts w:ascii="Arial Unicode MS" w:eastAsia="Arial Unicode MS" w:hAnsi="Arial Unicode MS" w:cs="Arial Unicode MS"/>
          <w:color w:val="000000"/>
        </w:rPr>
        <w:t>월간</w:t>
      </w:r>
      <w:r>
        <w:rPr>
          <w:rFonts w:ascii="Arial Unicode MS" w:eastAsia="Arial Unicode MS" w:hAnsi="Arial Unicode MS" w:cs="Arial Unicode MS"/>
          <w:color w:val="000000"/>
        </w:rPr>
        <w:t xml:space="preserve"> </w:t>
      </w:r>
      <w:r>
        <w:rPr>
          <w:rFonts w:ascii="Arial Unicode MS" w:eastAsia="Arial Unicode MS" w:hAnsi="Arial Unicode MS" w:cs="Arial Unicode MS"/>
          <w:color w:val="000000"/>
        </w:rPr>
        <w:t>비용</w:t>
      </w:r>
      <w:r>
        <w:rPr>
          <w:rFonts w:ascii="Arial Unicode MS" w:eastAsia="Arial Unicode MS" w:hAnsi="Arial Unicode MS" w:cs="Arial Unicode MS"/>
          <w:color w:val="000000"/>
        </w:rPr>
        <w:t xml:space="preserve"> </w:t>
      </w:r>
      <w:r>
        <w:rPr>
          <w:rFonts w:ascii="Arial Unicode MS" w:eastAsia="Arial Unicode MS" w:hAnsi="Arial Unicode MS" w:cs="Arial Unicode MS"/>
          <w:color w:val="000000"/>
        </w:rPr>
        <w:t>산출은</w:t>
      </w:r>
      <w:r>
        <w:rPr>
          <w:rFonts w:ascii="Arial Unicode MS" w:eastAsia="Arial Unicode MS" w:hAnsi="Arial Unicode MS" w:cs="Arial Unicode MS"/>
          <w:color w:val="000000"/>
        </w:rPr>
        <w:t xml:space="preserve"> </w:t>
      </w:r>
      <w:r>
        <w:rPr>
          <w:rFonts w:ascii="Arial Unicode MS" w:eastAsia="Arial Unicode MS" w:hAnsi="Arial Unicode MS" w:cs="Arial Unicode MS"/>
          <w:color w:val="000000"/>
        </w:rPr>
        <w:t>아래</w:t>
      </w:r>
      <w:r>
        <w:rPr>
          <w:rFonts w:ascii="Arial Unicode MS" w:eastAsia="Arial Unicode MS" w:hAnsi="Arial Unicode MS" w:cs="Arial Unicode MS"/>
          <w:color w:val="000000"/>
        </w:rPr>
        <w:t xml:space="preserve"> "</w:t>
      </w:r>
      <w:r>
        <w:rPr>
          <w:rFonts w:ascii="Arial Unicode MS" w:eastAsia="Arial Unicode MS" w:hAnsi="Arial Unicode MS" w:cs="Arial Unicode MS"/>
          <w:color w:val="000000"/>
        </w:rPr>
        <w:t>비용</w:t>
      </w:r>
      <w:r>
        <w:rPr>
          <w:rFonts w:ascii="Arial Unicode MS" w:eastAsia="Arial Unicode MS" w:hAnsi="Arial Unicode MS" w:cs="Arial Unicode MS"/>
          <w:color w:val="000000"/>
        </w:rPr>
        <w:t xml:space="preserve"> </w:t>
      </w:r>
      <w:r>
        <w:rPr>
          <w:rFonts w:ascii="Arial Unicode MS" w:eastAsia="Arial Unicode MS" w:hAnsi="Arial Unicode MS" w:cs="Arial Unicode MS"/>
          <w:color w:val="000000"/>
        </w:rPr>
        <w:t>추정</w:t>
      </w:r>
      <w:r>
        <w:rPr>
          <w:rFonts w:ascii="Arial Unicode MS" w:eastAsia="Arial Unicode MS" w:hAnsi="Arial Unicode MS" w:cs="Arial Unicode MS"/>
          <w:color w:val="000000"/>
        </w:rPr>
        <w:t xml:space="preserve"> </w:t>
      </w:r>
      <w:r>
        <w:rPr>
          <w:rFonts w:ascii="Arial Unicode MS" w:eastAsia="Arial Unicode MS" w:hAnsi="Arial Unicode MS" w:cs="Arial Unicode MS"/>
          <w:color w:val="000000"/>
        </w:rPr>
        <w:t>공식</w:t>
      </w:r>
      <w:r>
        <w:rPr>
          <w:rFonts w:ascii="Arial Unicode MS" w:eastAsia="Arial Unicode MS" w:hAnsi="Arial Unicode MS" w:cs="Arial Unicode MS"/>
          <w:color w:val="000000"/>
        </w:rPr>
        <w:t xml:space="preserve"> (</w:t>
      </w:r>
      <w:r>
        <w:rPr>
          <w:rFonts w:ascii="Arial Unicode MS" w:eastAsia="Arial Unicode MS" w:hAnsi="Arial Unicode MS" w:cs="Arial Unicode MS"/>
          <w:color w:val="000000"/>
        </w:rPr>
        <w:t>근사치</w:t>
      </w:r>
      <w:r>
        <w:rPr>
          <w:rFonts w:ascii="Arial Unicode MS" w:eastAsia="Arial Unicode MS" w:hAnsi="Arial Unicode MS" w:cs="Arial Unicode MS"/>
          <w:color w:val="000000"/>
        </w:rPr>
        <w:t>)"</w:t>
      </w:r>
      <w:proofErr w:type="spellStart"/>
      <w:r>
        <w:rPr>
          <w:rFonts w:ascii="Arial Unicode MS" w:eastAsia="Arial Unicode MS" w:hAnsi="Arial Unicode MS" w:cs="Arial Unicode MS"/>
          <w:color w:val="000000"/>
        </w:rPr>
        <w:t>를</w:t>
      </w:r>
      <w:proofErr w:type="spellEnd"/>
      <w:r>
        <w:rPr>
          <w:rFonts w:ascii="Arial Unicode MS" w:eastAsia="Arial Unicode MS" w:hAnsi="Arial Unicode MS" w:cs="Arial Unicode MS"/>
          <w:color w:val="000000"/>
        </w:rPr>
        <w:t xml:space="preserve"> </w:t>
      </w:r>
      <w:r>
        <w:rPr>
          <w:rFonts w:ascii="Arial Unicode MS" w:eastAsia="Arial Unicode MS" w:hAnsi="Arial Unicode MS" w:cs="Arial Unicode MS"/>
          <w:color w:val="000000"/>
        </w:rPr>
        <w:t>참고한다</w:t>
      </w:r>
      <w:r>
        <w:rPr>
          <w:rFonts w:ascii="Arial Unicode MS" w:eastAsia="Arial Unicode MS" w:hAnsi="Arial Unicode MS" w:cs="Arial Unicode MS"/>
          <w:color w:val="000000"/>
        </w:rPr>
        <w:t>.</w:t>
      </w:r>
    </w:p>
    <w:p w14:paraId="3CF350C1" w14:textId="77777777" w:rsidR="00D80D8A" w:rsidRDefault="00BE628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rFonts w:ascii="Arial Unicode MS" w:eastAsia="Arial Unicode MS" w:hAnsi="Arial Unicode MS" w:cs="Arial Unicode MS"/>
          <w:color w:val="000000"/>
        </w:rPr>
        <w:t>-&gt;</w:t>
      </w:r>
      <w:r>
        <w:rPr>
          <w:rFonts w:ascii="Arial Unicode MS" w:eastAsia="Arial Unicode MS" w:hAnsi="Arial Unicode MS" w:cs="Arial Unicode MS"/>
          <w:color w:val="000000"/>
        </w:rPr>
        <w:t>라는</w:t>
      </w:r>
      <w:r>
        <w:rPr>
          <w:rFonts w:ascii="Arial Unicode MS" w:eastAsia="Arial Unicode MS" w:hAnsi="Arial Unicode MS" w:cs="Arial Unicode MS"/>
          <w:color w:val="000000"/>
        </w:rPr>
        <w:t xml:space="preserve"> </w:t>
      </w:r>
      <w:r>
        <w:rPr>
          <w:rFonts w:ascii="Arial Unicode MS" w:eastAsia="Arial Unicode MS" w:hAnsi="Arial Unicode MS" w:cs="Arial Unicode MS"/>
          <w:color w:val="000000"/>
        </w:rPr>
        <w:t>멘트</w:t>
      </w:r>
      <w:r>
        <w:rPr>
          <w:rFonts w:ascii="Arial Unicode MS" w:eastAsia="Arial Unicode MS" w:hAnsi="Arial Unicode MS" w:cs="Arial Unicode MS"/>
          <w:color w:val="000000"/>
        </w:rPr>
        <w:t xml:space="preserve"> </w:t>
      </w:r>
      <w:r>
        <w:rPr>
          <w:rFonts w:ascii="Arial Unicode MS" w:eastAsia="Arial Unicode MS" w:hAnsi="Arial Unicode MS" w:cs="Arial Unicode MS"/>
          <w:color w:val="000000"/>
        </w:rPr>
        <w:t>추가하면</w:t>
      </w:r>
      <w:r>
        <w:rPr>
          <w:rFonts w:ascii="Arial Unicode MS" w:eastAsia="Arial Unicode MS" w:hAnsi="Arial Unicode MS" w:cs="Arial Unicode MS"/>
          <w:color w:val="000000"/>
        </w:rPr>
        <w:t xml:space="preserve"> </w:t>
      </w:r>
      <w:r>
        <w:rPr>
          <w:rFonts w:ascii="Arial Unicode MS" w:eastAsia="Arial Unicode MS" w:hAnsi="Arial Unicode MS" w:cs="Arial Unicode MS"/>
          <w:color w:val="000000"/>
        </w:rPr>
        <w:t>좋겠습니다</w:t>
      </w:r>
      <w:r>
        <w:rPr>
          <w:rFonts w:ascii="Arial Unicode MS" w:eastAsia="Arial Unicode MS" w:hAnsi="Arial Unicode MS" w:cs="Arial Unicode MS"/>
          <w:color w:val="000000"/>
        </w:rPr>
        <w:t>.</w:t>
      </w:r>
    </w:p>
  </w:comment>
  <w:comment w:id="215" w:author="sehui" w:date="2026-03-20T00:20:00Z" w:initials="">
    <w:p w14:paraId="5D6DCE15" w14:textId="77777777" w:rsidR="00D80D8A" w:rsidRDefault="00BE628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rFonts w:ascii="Arial Unicode MS" w:eastAsia="Arial Unicode MS" w:hAnsi="Arial Unicode MS" w:cs="Arial Unicode MS"/>
          <w:color w:val="000000"/>
        </w:rPr>
        <w:t>추가했습니다</w:t>
      </w:r>
      <w:r>
        <w:rPr>
          <w:rFonts w:ascii="Arial Unicode MS" w:eastAsia="Arial Unicode MS" w:hAnsi="Arial Unicode MS" w:cs="Arial Unicode MS"/>
          <w:color w:val="000000"/>
        </w:rPr>
        <w:t>.</w:t>
      </w:r>
    </w:p>
  </w:comment>
  <w:comment w:id="244" w:author="오세희" w:date="2026-03-19T07:16:00Z" w:initials="">
    <w:p w14:paraId="5887F0E4" w14:textId="77777777" w:rsidR="00D80D8A" w:rsidRDefault="00BE628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rFonts w:ascii="Arial Unicode MS" w:eastAsia="Arial Unicode MS" w:hAnsi="Arial Unicode MS" w:cs="Arial Unicode MS"/>
          <w:color w:val="000000"/>
        </w:rPr>
        <w:t>이</w:t>
      </w:r>
      <w:r>
        <w:rPr>
          <w:rFonts w:ascii="Arial Unicode MS" w:eastAsia="Arial Unicode MS" w:hAnsi="Arial Unicode MS" w:cs="Arial Unicode MS"/>
          <w:color w:val="000000"/>
        </w:rPr>
        <w:t xml:space="preserve"> </w:t>
      </w:r>
      <w:r>
        <w:rPr>
          <w:rFonts w:ascii="Arial Unicode MS" w:eastAsia="Arial Unicode MS" w:hAnsi="Arial Unicode MS" w:cs="Arial Unicode MS"/>
          <w:color w:val="000000"/>
        </w:rPr>
        <w:t>의사결정</w:t>
      </w:r>
      <w:r>
        <w:rPr>
          <w:rFonts w:ascii="Arial Unicode MS" w:eastAsia="Arial Unicode MS" w:hAnsi="Arial Unicode MS" w:cs="Arial Unicode MS"/>
          <w:color w:val="000000"/>
        </w:rPr>
        <w:t xml:space="preserve"> </w:t>
      </w:r>
      <w:r>
        <w:rPr>
          <w:rFonts w:ascii="Arial Unicode MS" w:eastAsia="Arial Unicode MS" w:hAnsi="Arial Unicode MS" w:cs="Arial Unicode MS"/>
          <w:color w:val="000000"/>
        </w:rPr>
        <w:t>트리</w:t>
      </w:r>
      <w:r>
        <w:rPr>
          <w:rFonts w:ascii="Arial Unicode MS" w:eastAsia="Arial Unicode MS" w:hAnsi="Arial Unicode MS" w:cs="Arial Unicode MS"/>
          <w:color w:val="000000"/>
        </w:rPr>
        <w:t xml:space="preserve"> </w:t>
      </w:r>
      <w:r>
        <w:rPr>
          <w:rFonts w:ascii="Arial Unicode MS" w:eastAsia="Arial Unicode MS" w:hAnsi="Arial Unicode MS" w:cs="Arial Unicode MS"/>
          <w:color w:val="000000"/>
        </w:rPr>
        <w:t>자체가</w:t>
      </w:r>
      <w:r>
        <w:rPr>
          <w:rFonts w:ascii="Arial Unicode MS" w:eastAsia="Arial Unicode MS" w:hAnsi="Arial Unicode MS" w:cs="Arial Unicode MS"/>
          <w:color w:val="000000"/>
        </w:rPr>
        <w:t xml:space="preserve"> </w:t>
      </w:r>
      <w:r>
        <w:rPr>
          <w:rFonts w:ascii="Arial Unicode MS" w:eastAsia="Arial Unicode MS" w:hAnsi="Arial Unicode MS" w:cs="Arial Unicode MS"/>
          <w:color w:val="000000"/>
        </w:rPr>
        <w:t>특정</w:t>
      </w:r>
      <w:r>
        <w:rPr>
          <w:rFonts w:ascii="Arial Unicode MS" w:eastAsia="Arial Unicode MS" w:hAnsi="Arial Unicode MS" w:cs="Arial Unicode MS"/>
          <w:color w:val="000000"/>
        </w:rPr>
        <w:t xml:space="preserve"> </w:t>
      </w:r>
      <w:r>
        <w:rPr>
          <w:rFonts w:ascii="Arial Unicode MS" w:eastAsia="Arial Unicode MS" w:hAnsi="Arial Unicode MS" w:cs="Arial Unicode MS"/>
          <w:color w:val="000000"/>
        </w:rPr>
        <w:t>자료에서</w:t>
      </w:r>
      <w:r>
        <w:rPr>
          <w:rFonts w:ascii="Arial Unicode MS" w:eastAsia="Arial Unicode MS" w:hAnsi="Arial Unicode MS" w:cs="Arial Unicode MS"/>
          <w:color w:val="000000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</w:rPr>
        <w:t>발췌한건가요</w:t>
      </w:r>
      <w:proofErr w:type="spellEnd"/>
      <w:r>
        <w:rPr>
          <w:rFonts w:ascii="Arial Unicode MS" w:eastAsia="Arial Unicode MS" w:hAnsi="Arial Unicode MS" w:cs="Arial Unicode MS"/>
          <w:color w:val="000000"/>
        </w:rPr>
        <w:t>?</w:t>
      </w:r>
    </w:p>
  </w:comment>
  <w:comment w:id="245" w:author="sehui" w:date="2026-03-20T00:38:00Z" w:initials="">
    <w:p w14:paraId="72313EEE" w14:textId="77777777" w:rsidR="00D80D8A" w:rsidRDefault="00BE628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rFonts w:ascii="Arial Unicode MS" w:eastAsia="Arial Unicode MS" w:hAnsi="Arial Unicode MS" w:cs="Arial Unicode MS"/>
          <w:color w:val="000000"/>
        </w:rPr>
        <w:t>아니요</w:t>
      </w:r>
      <w:r>
        <w:rPr>
          <w:rFonts w:ascii="Arial Unicode MS" w:eastAsia="Arial Unicode MS" w:hAnsi="Arial Unicode MS" w:cs="Arial Unicode MS"/>
          <w:color w:val="000000"/>
        </w:rPr>
        <w:t xml:space="preserve">, </w:t>
      </w:r>
      <w:proofErr w:type="spellStart"/>
      <w:r>
        <w:rPr>
          <w:rFonts w:ascii="Arial Unicode MS" w:eastAsia="Arial Unicode MS" w:hAnsi="Arial Unicode MS" w:cs="Arial Unicode MS"/>
          <w:color w:val="000000"/>
        </w:rPr>
        <w:t>자체라기</w:t>
      </w:r>
      <w:proofErr w:type="spellEnd"/>
      <w:r>
        <w:rPr>
          <w:rFonts w:ascii="Arial Unicode MS" w:eastAsia="Arial Unicode MS" w:hAnsi="Arial Unicode MS" w:cs="Arial Unicode MS"/>
          <w:color w:val="000000"/>
        </w:rPr>
        <w:t xml:space="preserve"> </w:t>
      </w:r>
      <w:r>
        <w:rPr>
          <w:rFonts w:ascii="Arial Unicode MS" w:eastAsia="Arial Unicode MS" w:hAnsi="Arial Unicode MS" w:cs="Arial Unicode MS"/>
          <w:color w:val="000000"/>
        </w:rPr>
        <w:t>보다는</w:t>
      </w:r>
      <w:r>
        <w:rPr>
          <w:rFonts w:ascii="Arial Unicode MS" w:eastAsia="Arial Unicode MS" w:hAnsi="Arial Unicode MS" w:cs="Arial Unicode MS"/>
          <w:color w:val="000000"/>
        </w:rPr>
        <w:t xml:space="preserve"> </w:t>
      </w:r>
      <w:r>
        <w:rPr>
          <w:rFonts w:ascii="Arial Unicode MS" w:eastAsia="Arial Unicode MS" w:hAnsi="Arial Unicode MS" w:cs="Arial Unicode MS"/>
          <w:color w:val="000000"/>
        </w:rPr>
        <w:t>트리</w:t>
      </w:r>
      <w:r>
        <w:rPr>
          <w:rFonts w:ascii="Arial Unicode MS" w:eastAsia="Arial Unicode MS" w:hAnsi="Arial Unicode MS" w:cs="Arial Unicode MS"/>
          <w:color w:val="000000"/>
        </w:rPr>
        <w:t xml:space="preserve"> </w:t>
      </w:r>
      <w:r>
        <w:rPr>
          <w:rFonts w:ascii="Arial Unicode MS" w:eastAsia="Arial Unicode MS" w:hAnsi="Arial Unicode MS" w:cs="Arial Unicode MS"/>
          <w:color w:val="000000"/>
        </w:rPr>
        <w:t>안에서</w:t>
      </w:r>
      <w:r>
        <w:rPr>
          <w:rFonts w:ascii="Arial Unicode MS" w:eastAsia="Arial Unicode MS" w:hAnsi="Arial Unicode MS" w:cs="Arial Unicode MS"/>
          <w:color w:val="000000"/>
        </w:rPr>
        <w:t xml:space="preserve"> </w:t>
      </w:r>
      <w:r>
        <w:rPr>
          <w:rFonts w:ascii="Arial Unicode MS" w:eastAsia="Arial Unicode MS" w:hAnsi="Arial Unicode MS" w:cs="Arial Unicode MS"/>
          <w:color w:val="000000"/>
        </w:rPr>
        <w:t>각</w:t>
      </w:r>
      <w:r>
        <w:rPr>
          <w:rFonts w:ascii="Arial Unicode MS" w:eastAsia="Arial Unicode MS" w:hAnsi="Arial Unicode MS" w:cs="Arial Unicode MS"/>
          <w:color w:val="000000"/>
        </w:rPr>
        <w:t xml:space="preserve"> </w:t>
      </w:r>
      <w:r>
        <w:rPr>
          <w:rFonts w:ascii="Arial Unicode MS" w:eastAsia="Arial Unicode MS" w:hAnsi="Arial Unicode MS" w:cs="Arial Unicode MS"/>
          <w:color w:val="000000"/>
        </w:rPr>
        <w:t>질문을</w:t>
      </w:r>
      <w:r>
        <w:rPr>
          <w:rFonts w:ascii="Arial Unicode MS" w:eastAsia="Arial Unicode MS" w:hAnsi="Arial Unicode MS" w:cs="Arial Unicode MS"/>
          <w:color w:val="000000"/>
        </w:rPr>
        <w:t xml:space="preserve"> </w:t>
      </w:r>
      <w:r>
        <w:rPr>
          <w:rFonts w:ascii="Arial Unicode MS" w:eastAsia="Arial Unicode MS" w:hAnsi="Arial Unicode MS" w:cs="Arial Unicode MS"/>
          <w:color w:val="000000"/>
        </w:rPr>
        <w:t>왜</w:t>
      </w:r>
      <w:r>
        <w:rPr>
          <w:rFonts w:ascii="Arial Unicode MS" w:eastAsia="Arial Unicode MS" w:hAnsi="Arial Unicode MS" w:cs="Arial Unicode MS"/>
          <w:color w:val="000000"/>
        </w:rPr>
        <w:t xml:space="preserve"> </w:t>
      </w:r>
      <w:r>
        <w:rPr>
          <w:rFonts w:ascii="Arial Unicode MS" w:eastAsia="Arial Unicode MS" w:hAnsi="Arial Unicode MS" w:cs="Arial Unicode MS"/>
          <w:color w:val="000000"/>
        </w:rPr>
        <w:t>저렇게</w:t>
      </w:r>
      <w:r>
        <w:rPr>
          <w:rFonts w:ascii="Arial Unicode MS" w:eastAsia="Arial Unicode MS" w:hAnsi="Arial Unicode MS" w:cs="Arial Unicode MS"/>
          <w:color w:val="000000"/>
        </w:rPr>
        <w:t xml:space="preserve"> </w:t>
      </w:r>
      <w:r>
        <w:rPr>
          <w:rFonts w:ascii="Arial Unicode MS" w:eastAsia="Arial Unicode MS" w:hAnsi="Arial Unicode MS" w:cs="Arial Unicode MS"/>
          <w:color w:val="000000"/>
        </w:rPr>
        <w:t>분기했는지에</w:t>
      </w:r>
      <w:r>
        <w:rPr>
          <w:rFonts w:ascii="Arial Unicode MS" w:eastAsia="Arial Unicode MS" w:hAnsi="Arial Unicode MS" w:cs="Arial Unicode MS"/>
          <w:color w:val="000000"/>
        </w:rPr>
        <w:t xml:space="preserve"> </w:t>
      </w:r>
      <w:r>
        <w:rPr>
          <w:rFonts w:ascii="Arial Unicode MS" w:eastAsia="Arial Unicode MS" w:hAnsi="Arial Unicode MS" w:cs="Arial Unicode MS"/>
          <w:color w:val="000000"/>
        </w:rPr>
        <w:t>대한</w:t>
      </w:r>
      <w:r>
        <w:rPr>
          <w:rFonts w:ascii="Arial Unicode MS" w:eastAsia="Arial Unicode MS" w:hAnsi="Arial Unicode MS" w:cs="Arial Unicode MS"/>
          <w:color w:val="000000"/>
        </w:rPr>
        <w:t xml:space="preserve"> </w:t>
      </w:r>
      <w:r>
        <w:rPr>
          <w:rFonts w:ascii="Arial Unicode MS" w:eastAsia="Arial Unicode MS" w:hAnsi="Arial Unicode MS" w:cs="Arial Unicode MS"/>
          <w:color w:val="000000"/>
        </w:rPr>
        <w:t>근거</w:t>
      </w:r>
      <w:r>
        <w:rPr>
          <w:rFonts w:ascii="Arial Unicode MS" w:eastAsia="Arial Unicode MS" w:hAnsi="Arial Unicode MS" w:cs="Arial Unicode MS"/>
          <w:color w:val="000000"/>
        </w:rPr>
        <w:t xml:space="preserve"> </w:t>
      </w:r>
      <w:proofErr w:type="gramStart"/>
      <w:r>
        <w:rPr>
          <w:rFonts w:ascii="Arial Unicode MS" w:eastAsia="Arial Unicode MS" w:hAnsi="Arial Unicode MS" w:cs="Arial Unicode MS"/>
          <w:color w:val="000000"/>
        </w:rPr>
        <w:t>자료들</w:t>
      </w:r>
      <w:r>
        <w:rPr>
          <w:rFonts w:ascii="Arial Unicode MS" w:eastAsia="Arial Unicode MS" w:hAnsi="Arial Unicode MS" w:cs="Arial Unicode MS"/>
          <w:color w:val="000000"/>
        </w:rPr>
        <w:t xml:space="preserve"> </w:t>
      </w:r>
      <w:r>
        <w:rPr>
          <w:rFonts w:ascii="Arial Unicode MS" w:eastAsia="Arial Unicode MS" w:hAnsi="Arial Unicode MS" w:cs="Arial Unicode MS"/>
          <w:color w:val="000000"/>
        </w:rPr>
        <w:t>입니다</w:t>
      </w:r>
      <w:proofErr w:type="gramEnd"/>
      <w:r>
        <w:rPr>
          <w:rFonts w:ascii="Arial Unicode MS" w:eastAsia="Arial Unicode MS" w:hAnsi="Arial Unicode MS" w:cs="Arial Unicode MS"/>
          <w:color w:val="000000"/>
        </w:rPr>
        <w:t xml:space="preserve">. </w:t>
      </w:r>
      <w:r>
        <w:rPr>
          <w:rFonts w:ascii="Arial Unicode MS" w:eastAsia="Arial Unicode MS" w:hAnsi="Arial Unicode MS" w:cs="Arial Unicode MS"/>
          <w:color w:val="000000"/>
        </w:rPr>
        <w:t>아직</w:t>
      </w:r>
      <w:r>
        <w:rPr>
          <w:rFonts w:ascii="Arial Unicode MS" w:eastAsia="Arial Unicode MS" w:hAnsi="Arial Unicode MS" w:cs="Arial Unicode MS"/>
          <w:color w:val="000000"/>
        </w:rPr>
        <w:t xml:space="preserve"> </w:t>
      </w:r>
      <w:r>
        <w:rPr>
          <w:rFonts w:ascii="Arial Unicode MS" w:eastAsia="Arial Unicode MS" w:hAnsi="Arial Unicode MS" w:cs="Arial Unicode MS"/>
          <w:color w:val="000000"/>
        </w:rPr>
        <w:t>정리를</w:t>
      </w:r>
      <w:r>
        <w:rPr>
          <w:rFonts w:ascii="Arial Unicode MS" w:eastAsia="Arial Unicode MS" w:hAnsi="Arial Unicode MS" w:cs="Arial Unicode MS"/>
          <w:color w:val="000000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</w:rPr>
        <w:t>안해서</w:t>
      </w:r>
      <w:proofErr w:type="spellEnd"/>
      <w:r>
        <w:rPr>
          <w:rFonts w:ascii="Arial Unicode MS" w:eastAsia="Arial Unicode MS" w:hAnsi="Arial Unicode MS" w:cs="Arial Unicode MS"/>
          <w:color w:val="000000"/>
        </w:rPr>
        <w:t xml:space="preserve"> </w:t>
      </w:r>
      <w:r>
        <w:rPr>
          <w:rFonts w:ascii="Arial Unicode MS" w:eastAsia="Arial Unicode MS" w:hAnsi="Arial Unicode MS" w:cs="Arial Unicode MS"/>
          <w:color w:val="000000"/>
        </w:rPr>
        <w:t>제목에</w:t>
      </w:r>
      <w:r>
        <w:rPr>
          <w:rFonts w:ascii="Arial Unicode MS" w:eastAsia="Arial Unicode MS" w:hAnsi="Arial Unicode MS" w:cs="Arial Unicode MS"/>
          <w:color w:val="000000"/>
        </w:rPr>
        <w:t xml:space="preserve"> </w:t>
      </w:r>
      <w:r>
        <w:rPr>
          <w:rFonts w:ascii="Arial Unicode MS" w:eastAsia="Arial Unicode MS" w:hAnsi="Arial Unicode MS" w:cs="Arial Unicode MS"/>
          <w:color w:val="000000"/>
        </w:rPr>
        <w:t>일단</w:t>
      </w:r>
      <w:r>
        <w:rPr>
          <w:rFonts w:ascii="Arial Unicode MS" w:eastAsia="Arial Unicode MS" w:hAnsi="Arial Unicode MS" w:cs="Arial Unicode MS"/>
          <w:color w:val="000000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</w:rPr>
        <w:t>넣어놨습니다</w:t>
      </w:r>
      <w:proofErr w:type="spellEnd"/>
      <w:r>
        <w:rPr>
          <w:rFonts w:ascii="Arial Unicode MS" w:eastAsia="Arial Unicode MS" w:hAnsi="Arial Unicode MS" w:cs="Arial Unicode MS"/>
          <w:color w:val="000000"/>
        </w:rPr>
        <w:t xml:space="preserve">. </w:t>
      </w:r>
      <w:r>
        <w:rPr>
          <w:rFonts w:ascii="Arial Unicode MS" w:eastAsia="Arial Unicode MS" w:hAnsi="Arial Unicode MS" w:cs="Arial Unicode MS"/>
          <w:color w:val="000000"/>
        </w:rPr>
        <w:t>필요한</w:t>
      </w:r>
      <w:r>
        <w:rPr>
          <w:rFonts w:ascii="Arial Unicode MS" w:eastAsia="Arial Unicode MS" w:hAnsi="Arial Unicode MS" w:cs="Arial Unicode MS"/>
          <w:color w:val="000000"/>
        </w:rPr>
        <w:t xml:space="preserve"> </w:t>
      </w:r>
      <w:r>
        <w:rPr>
          <w:rFonts w:ascii="Arial Unicode MS" w:eastAsia="Arial Unicode MS" w:hAnsi="Arial Unicode MS" w:cs="Arial Unicode MS"/>
          <w:color w:val="000000"/>
        </w:rPr>
        <w:t>부분만</w:t>
      </w:r>
      <w:r>
        <w:rPr>
          <w:rFonts w:ascii="Arial Unicode MS" w:eastAsia="Arial Unicode MS" w:hAnsi="Arial Unicode MS" w:cs="Arial Unicode MS"/>
          <w:color w:val="000000"/>
        </w:rPr>
        <w:t xml:space="preserve"> </w:t>
      </w:r>
      <w:r>
        <w:rPr>
          <w:rFonts w:ascii="Arial Unicode MS" w:eastAsia="Arial Unicode MS" w:hAnsi="Arial Unicode MS" w:cs="Arial Unicode MS"/>
          <w:color w:val="000000"/>
        </w:rPr>
        <w:t>추출해서</w:t>
      </w:r>
      <w:r>
        <w:rPr>
          <w:rFonts w:ascii="Arial Unicode MS" w:eastAsia="Arial Unicode MS" w:hAnsi="Arial Unicode MS" w:cs="Arial Unicode MS"/>
          <w:color w:val="000000"/>
        </w:rPr>
        <w:t xml:space="preserve"> </w:t>
      </w:r>
      <w:r>
        <w:rPr>
          <w:rFonts w:ascii="Arial Unicode MS" w:eastAsia="Arial Unicode MS" w:hAnsi="Arial Unicode MS" w:cs="Arial Unicode MS"/>
          <w:color w:val="000000"/>
        </w:rPr>
        <w:t>재</w:t>
      </w:r>
      <w:r>
        <w:rPr>
          <w:rFonts w:ascii="Arial Unicode MS" w:eastAsia="Arial Unicode MS" w:hAnsi="Arial Unicode MS" w:cs="Arial Unicode MS"/>
          <w:color w:val="000000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color w:val="000000"/>
        </w:rPr>
        <w:t>정리해놓겠습니다</w:t>
      </w:r>
      <w:proofErr w:type="spellEnd"/>
      <w:r>
        <w:rPr>
          <w:rFonts w:ascii="Arial Unicode MS" w:eastAsia="Arial Unicode MS" w:hAnsi="Arial Unicode MS" w:cs="Arial Unicode MS"/>
          <w:color w:val="000000"/>
        </w:rPr>
        <w:t>.</w:t>
      </w:r>
    </w:p>
  </w:comment>
  <w:comment w:id="246" w:author="오세희" w:date="2026-03-20T01:31:00Z" w:initials="">
    <w:p w14:paraId="66482413" w14:textId="77777777" w:rsidR="00D80D8A" w:rsidRDefault="00BE628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rFonts w:ascii="Arial Unicode MS" w:eastAsia="Arial Unicode MS" w:hAnsi="Arial Unicode MS" w:cs="Arial Unicode MS"/>
          <w:color w:val="000000"/>
        </w:rPr>
        <w:t xml:space="preserve">"9.1.1 </w:t>
      </w:r>
      <w:r>
        <w:rPr>
          <w:rFonts w:ascii="Arial Unicode MS" w:eastAsia="Arial Unicode MS" w:hAnsi="Arial Unicode MS" w:cs="Arial Unicode MS"/>
          <w:color w:val="000000"/>
        </w:rPr>
        <w:t>의사결정</w:t>
      </w:r>
      <w:r>
        <w:rPr>
          <w:rFonts w:ascii="Arial Unicode MS" w:eastAsia="Arial Unicode MS" w:hAnsi="Arial Unicode MS" w:cs="Arial Unicode MS"/>
          <w:color w:val="000000"/>
        </w:rPr>
        <w:t xml:space="preserve"> </w:t>
      </w:r>
      <w:r>
        <w:rPr>
          <w:rFonts w:ascii="Arial Unicode MS" w:eastAsia="Arial Unicode MS" w:hAnsi="Arial Unicode MS" w:cs="Arial Unicode MS"/>
          <w:color w:val="000000"/>
        </w:rPr>
        <w:t>트리</w:t>
      </w:r>
      <w:r>
        <w:rPr>
          <w:rFonts w:ascii="Arial Unicode MS" w:eastAsia="Arial Unicode MS" w:hAnsi="Arial Unicode MS" w:cs="Arial Unicode MS"/>
          <w:color w:val="000000"/>
        </w:rPr>
        <w:t xml:space="preserve">" </w:t>
      </w:r>
      <w:r>
        <w:rPr>
          <w:rFonts w:ascii="Arial Unicode MS" w:eastAsia="Arial Unicode MS" w:hAnsi="Arial Unicode MS" w:cs="Arial Unicode MS"/>
          <w:color w:val="000000"/>
        </w:rPr>
        <w:t>타이틀</w:t>
      </w:r>
      <w:r>
        <w:rPr>
          <w:rFonts w:ascii="Arial Unicode MS" w:eastAsia="Arial Unicode MS" w:hAnsi="Arial Unicode MS" w:cs="Arial Unicode MS"/>
          <w:color w:val="000000"/>
        </w:rPr>
        <w:t xml:space="preserve"> </w:t>
      </w:r>
      <w:r>
        <w:rPr>
          <w:rFonts w:ascii="Arial Unicode MS" w:eastAsia="Arial Unicode MS" w:hAnsi="Arial Unicode MS" w:cs="Arial Unicode MS"/>
          <w:color w:val="000000"/>
        </w:rPr>
        <w:t>아래에</w:t>
      </w:r>
      <w:r>
        <w:rPr>
          <w:rFonts w:ascii="Arial Unicode MS" w:eastAsia="Arial Unicode MS" w:hAnsi="Arial Unicode MS" w:cs="Arial Unicode MS"/>
          <w:color w:val="000000"/>
        </w:rPr>
        <w:t xml:space="preserve"> </w:t>
      </w:r>
      <w:r>
        <w:rPr>
          <w:rFonts w:ascii="Arial Unicode MS" w:eastAsia="Arial Unicode MS" w:hAnsi="Arial Unicode MS" w:cs="Arial Unicode MS"/>
          <w:color w:val="000000"/>
        </w:rPr>
        <w:t>추가</w:t>
      </w:r>
      <w:r>
        <w:rPr>
          <w:rFonts w:ascii="Arial Unicode MS" w:eastAsia="Arial Unicode MS" w:hAnsi="Arial Unicode MS" w:cs="Arial Unicode MS"/>
          <w:color w:val="000000"/>
        </w:rPr>
        <w:t xml:space="preserve"> </w:t>
      </w:r>
      <w:r>
        <w:rPr>
          <w:rFonts w:ascii="Arial Unicode MS" w:eastAsia="Arial Unicode MS" w:hAnsi="Arial Unicode MS" w:cs="Arial Unicode MS"/>
          <w:color w:val="000000"/>
        </w:rPr>
        <w:t>설명</w:t>
      </w:r>
      <w:r>
        <w:rPr>
          <w:rFonts w:ascii="Arial Unicode MS" w:eastAsia="Arial Unicode MS" w:hAnsi="Arial Unicode MS" w:cs="Arial Unicode MS"/>
          <w:color w:val="000000"/>
        </w:rPr>
        <w:t xml:space="preserve"> </w:t>
      </w:r>
      <w:r>
        <w:rPr>
          <w:rFonts w:ascii="Arial Unicode MS" w:eastAsia="Arial Unicode MS" w:hAnsi="Arial Unicode MS" w:cs="Arial Unicode MS"/>
          <w:color w:val="000000"/>
        </w:rPr>
        <w:t>쓰고</w:t>
      </w:r>
      <w:r>
        <w:rPr>
          <w:rFonts w:ascii="Arial Unicode MS" w:eastAsia="Arial Unicode MS" w:hAnsi="Arial Unicode MS" w:cs="Arial Unicode MS"/>
          <w:color w:val="000000"/>
        </w:rPr>
        <w:t xml:space="preserve"> </w:t>
      </w:r>
      <w:r>
        <w:rPr>
          <w:rFonts w:ascii="Arial Unicode MS" w:eastAsia="Arial Unicode MS" w:hAnsi="Arial Unicode MS" w:cs="Arial Unicode MS"/>
          <w:color w:val="000000"/>
        </w:rPr>
        <w:t>거기에</w:t>
      </w:r>
      <w:r>
        <w:rPr>
          <w:rFonts w:ascii="Arial Unicode MS" w:eastAsia="Arial Unicode MS" w:hAnsi="Arial Unicode MS" w:cs="Arial Unicode MS"/>
          <w:color w:val="000000"/>
        </w:rPr>
        <w:t xml:space="preserve"> </w:t>
      </w:r>
      <w:r>
        <w:rPr>
          <w:rFonts w:ascii="Arial Unicode MS" w:eastAsia="Arial Unicode MS" w:hAnsi="Arial Unicode MS" w:cs="Arial Unicode MS"/>
          <w:color w:val="000000"/>
        </w:rPr>
        <w:t>레퍼런스를</w:t>
      </w:r>
      <w:r>
        <w:rPr>
          <w:rFonts w:ascii="Arial Unicode MS" w:eastAsia="Arial Unicode MS" w:hAnsi="Arial Unicode MS" w:cs="Arial Unicode MS"/>
          <w:color w:val="000000"/>
        </w:rPr>
        <w:t xml:space="preserve"> </w:t>
      </w:r>
      <w:r>
        <w:rPr>
          <w:rFonts w:ascii="Arial Unicode MS" w:eastAsia="Arial Unicode MS" w:hAnsi="Arial Unicode MS" w:cs="Arial Unicode MS"/>
          <w:color w:val="000000"/>
        </w:rPr>
        <w:t>걸어주세요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11C22B92" w15:done="0"/>
  <w15:commentEx w15:paraId="6C3D67EA" w15:done="0"/>
  <w15:commentEx w15:paraId="0AC85ED8" w15:done="0"/>
  <w15:commentEx w15:paraId="60ECFF0A" w15:done="0"/>
  <w15:commentEx w15:paraId="14843EA3" w15:done="0"/>
  <w15:commentEx w15:paraId="3063B65A" w15:done="0"/>
  <w15:commentEx w15:paraId="7C576AF1" w15:done="0"/>
  <w15:commentEx w15:paraId="40AE8DFF" w15:done="0"/>
  <w15:commentEx w15:paraId="0D5EB619" w15:done="0"/>
  <w15:commentEx w15:paraId="057CA039" w15:done="0"/>
  <w15:commentEx w15:paraId="191B5498" w15:done="0"/>
  <w15:commentEx w15:paraId="74AD367D" w15:done="0"/>
  <w15:commentEx w15:paraId="34105711" w15:done="0"/>
  <w15:commentEx w15:paraId="71E8F22D" w15:done="0"/>
  <w15:commentEx w15:paraId="41102BE7" w15:done="0"/>
  <w15:commentEx w15:paraId="2471163C" w15:done="0"/>
  <w15:commentEx w15:paraId="216EC30E" w15:done="0"/>
  <w15:commentEx w15:paraId="313DBFF6" w15:done="0"/>
  <w15:commentEx w15:paraId="28FA0BF9" w15:done="0"/>
  <w15:commentEx w15:paraId="1BAA0D80" w15:done="0"/>
  <w15:commentEx w15:paraId="65D4AA42" w15:done="0"/>
  <w15:commentEx w15:paraId="2A94A01C" w15:done="0"/>
  <w15:commentEx w15:paraId="22CF2EDC" w15:done="0"/>
  <w15:commentEx w15:paraId="01457BDA" w15:done="0"/>
  <w15:commentEx w15:paraId="2BEC75A2" w15:done="0"/>
  <w15:commentEx w15:paraId="2969A271" w15:done="0"/>
  <w15:commentEx w15:paraId="3CF350C1" w15:done="0"/>
  <w15:commentEx w15:paraId="5D6DCE15" w15:done="0"/>
  <w15:commentEx w15:paraId="5887F0E4" w15:done="0"/>
  <w15:commentEx w15:paraId="72313EEE" w15:done="0"/>
  <w15:commentEx w15:paraId="66482413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11C22B92" w16cid:durableId="2D6BD20D"/>
  <w16cid:commentId w16cid:paraId="6C3D67EA" w16cid:durableId="2D6BD20E"/>
  <w16cid:commentId w16cid:paraId="0AC85ED8" w16cid:durableId="2D6BD20F"/>
  <w16cid:commentId w16cid:paraId="60ECFF0A" w16cid:durableId="2D6BD210"/>
  <w16cid:commentId w16cid:paraId="14843EA3" w16cid:durableId="2D6BD211"/>
  <w16cid:commentId w16cid:paraId="3063B65A" w16cid:durableId="2D6BD212"/>
  <w16cid:commentId w16cid:paraId="7C576AF1" w16cid:durableId="2D6BD213"/>
  <w16cid:commentId w16cid:paraId="40AE8DFF" w16cid:durableId="2D6BD214"/>
  <w16cid:commentId w16cid:paraId="0D5EB619" w16cid:durableId="2D6BD215"/>
  <w16cid:commentId w16cid:paraId="057CA039" w16cid:durableId="2D6BD216"/>
  <w16cid:commentId w16cid:paraId="191B5498" w16cid:durableId="2D6BD217"/>
  <w16cid:commentId w16cid:paraId="74AD367D" w16cid:durableId="2D6BD218"/>
  <w16cid:commentId w16cid:paraId="34105711" w16cid:durableId="2D6BD219"/>
  <w16cid:commentId w16cid:paraId="71E8F22D" w16cid:durableId="2D6BD21A"/>
  <w16cid:commentId w16cid:paraId="41102BE7" w16cid:durableId="2D6BD21B"/>
  <w16cid:commentId w16cid:paraId="2471163C" w16cid:durableId="2D6BD21C"/>
  <w16cid:commentId w16cid:paraId="216EC30E" w16cid:durableId="2D6BD21D"/>
  <w16cid:commentId w16cid:paraId="313DBFF6" w16cid:durableId="2D6BD21E"/>
  <w16cid:commentId w16cid:paraId="28FA0BF9" w16cid:durableId="2D6BD21F"/>
  <w16cid:commentId w16cid:paraId="1BAA0D80" w16cid:durableId="2D6BD220"/>
  <w16cid:commentId w16cid:paraId="65D4AA42" w16cid:durableId="2D6BD221"/>
  <w16cid:commentId w16cid:paraId="2A94A01C" w16cid:durableId="2D6BD222"/>
  <w16cid:commentId w16cid:paraId="22CF2EDC" w16cid:durableId="2D6BD223"/>
  <w16cid:commentId w16cid:paraId="01457BDA" w16cid:durableId="2D6BD224"/>
  <w16cid:commentId w16cid:paraId="2BEC75A2" w16cid:durableId="2D6BD225"/>
  <w16cid:commentId w16cid:paraId="2969A271" w16cid:durableId="2D6BD226"/>
  <w16cid:commentId w16cid:paraId="3CF350C1" w16cid:durableId="2D6BD227"/>
  <w16cid:commentId w16cid:paraId="5D6DCE15" w16cid:durableId="2D6BD228"/>
  <w16cid:commentId w16cid:paraId="5887F0E4" w16cid:durableId="2D6BD229"/>
  <w16cid:commentId w16cid:paraId="72313EEE" w16cid:durableId="2D6BD22A"/>
  <w16cid:commentId w16cid:paraId="66482413" w16cid:durableId="2D6BD22B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5770013" w14:textId="77777777" w:rsidR="00BE6280" w:rsidRDefault="00BE6280">
      <w:pPr>
        <w:spacing w:line="240" w:lineRule="auto"/>
      </w:pPr>
      <w:r>
        <w:separator/>
      </w:r>
    </w:p>
  </w:endnote>
  <w:endnote w:type="continuationSeparator" w:id="0">
    <w:p w14:paraId="4BB79DAD" w14:textId="77777777" w:rsidR="00BE6280" w:rsidRDefault="00BE628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  <w:embedRegular r:id="rId1" w:subsetted="1" w:fontKey="{0EA8C815-9F42-4A63-8C4D-C00415C7EC59}"/>
    <w:embedBold r:id="rId2" w:subsetted="1" w:fontKey="{D0B18C18-6BC7-4269-BADC-CD113BB8398A}"/>
  </w:font>
  <w:font w:name="Arial Unicode MS">
    <w:altName w:val="Arial"/>
    <w:panose1 w:val="020B0604020202020204"/>
    <w:charset w:val="00"/>
    <w:family w:val="auto"/>
    <w:pitch w:val="default"/>
  </w:font>
  <w:font w:name="Roboto Mono">
    <w:charset w:val="00"/>
    <w:family w:val="auto"/>
    <w:pitch w:val="default"/>
    <w:embedRegular r:id="rId3" w:fontKey="{3B923B96-E7B2-43D1-A71B-9AC066C0EC17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47662866-24B8-4354-ACCD-2C6CFF82C47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178B30AF-795F-44BC-ADB0-32FE7D6AC5BD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A95BDA" w14:textId="77777777" w:rsidR="00D80D8A" w:rsidRDefault="00D80D8A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41B2D71" w14:textId="77777777" w:rsidR="00BE6280" w:rsidRDefault="00BE6280">
      <w:pPr>
        <w:spacing w:line="240" w:lineRule="auto"/>
      </w:pPr>
      <w:r>
        <w:separator/>
      </w:r>
    </w:p>
  </w:footnote>
  <w:footnote w:type="continuationSeparator" w:id="0">
    <w:p w14:paraId="37A879E8" w14:textId="77777777" w:rsidR="00BE6280" w:rsidRDefault="00BE6280">
      <w:pPr>
        <w:spacing w:line="240" w:lineRule="auto"/>
      </w:pPr>
      <w:r>
        <w:continuationSeparator/>
      </w:r>
    </w:p>
  </w:footnote>
  <w:footnote w:id="1">
    <w:p w14:paraId="1F5039B3" w14:textId="77777777" w:rsidR="00D80D8A" w:rsidRPr="00633BE3" w:rsidRDefault="00BE6280">
      <w:pPr>
        <w:spacing w:line="240" w:lineRule="auto"/>
        <w:rPr>
          <w:sz w:val="18"/>
          <w:szCs w:val="18"/>
          <w:lang w:val="en-US"/>
        </w:rPr>
      </w:pPr>
      <w:r>
        <w:rPr>
          <w:vertAlign w:val="superscript"/>
        </w:rPr>
        <w:footnoteRef/>
      </w:r>
      <w:r w:rsidRPr="00633BE3">
        <w:rPr>
          <w:sz w:val="18"/>
          <w:szCs w:val="18"/>
          <w:lang w:val="en-US"/>
        </w:rPr>
        <w:t xml:space="preserve"> RFC 2119 (https://datatracker.ietf.org/doc/html/rfc2119)</w:t>
      </w:r>
    </w:p>
  </w:footnote>
  <w:footnote w:id="2">
    <w:p w14:paraId="63C24B76" w14:textId="77777777" w:rsidR="00D80D8A" w:rsidRDefault="00BE6280">
      <w:pPr>
        <w:spacing w:line="240" w:lineRule="auto"/>
        <w:rPr>
          <w:sz w:val="16"/>
          <w:szCs w:val="16"/>
        </w:rPr>
      </w:pPr>
      <w:r>
        <w:rPr>
          <w:vertAlign w:val="superscript"/>
        </w:rPr>
        <w:footnoteRef/>
      </w:r>
      <w:r>
        <w:rPr>
          <w:rFonts w:ascii="Arial Unicode MS" w:eastAsia="Arial Unicode MS" w:hAnsi="Arial Unicode MS" w:cs="Arial Unicode MS"/>
          <w:sz w:val="16"/>
          <w:szCs w:val="16"/>
        </w:rPr>
        <w:t xml:space="preserve"> OpenAI Function </w:t>
      </w:r>
      <w:r>
        <w:rPr>
          <w:rFonts w:ascii="Arial Unicode MS" w:eastAsia="Arial Unicode MS" w:hAnsi="Arial Unicode MS" w:cs="Arial Unicode MS"/>
          <w:sz w:val="16"/>
          <w:szCs w:val="16"/>
        </w:rPr>
        <w:t xml:space="preserve">Calling </w:t>
      </w:r>
      <w:r>
        <w:rPr>
          <w:rFonts w:ascii="Arial Unicode MS" w:eastAsia="Arial Unicode MS" w:hAnsi="Arial Unicode MS" w:cs="Arial Unicode MS"/>
          <w:sz w:val="16"/>
          <w:szCs w:val="16"/>
        </w:rPr>
        <w:t>가이드에</w:t>
      </w:r>
      <w:r>
        <w:rPr>
          <w:rFonts w:ascii="Arial Unicode MS" w:eastAsia="Arial Unicode MS" w:hAnsi="Arial Unicode MS" w:cs="Arial Unicode MS"/>
          <w:sz w:val="16"/>
          <w:szCs w:val="16"/>
        </w:rPr>
        <w:t xml:space="preserve"> </w:t>
      </w:r>
      <w:r>
        <w:rPr>
          <w:rFonts w:ascii="Arial Unicode MS" w:eastAsia="Arial Unicode MS" w:hAnsi="Arial Unicode MS" w:cs="Arial Unicode MS"/>
          <w:sz w:val="16"/>
          <w:szCs w:val="16"/>
        </w:rPr>
        <w:t>따르면한</w:t>
      </w:r>
      <w:r>
        <w:rPr>
          <w:rFonts w:ascii="Arial Unicode MS" w:eastAsia="Arial Unicode MS" w:hAnsi="Arial Unicode MS" w:cs="Arial Unicode MS"/>
          <w:sz w:val="16"/>
          <w:szCs w:val="16"/>
        </w:rPr>
        <w:t xml:space="preserve"> </w:t>
      </w:r>
      <w:r>
        <w:rPr>
          <w:rFonts w:ascii="Arial Unicode MS" w:eastAsia="Arial Unicode MS" w:hAnsi="Arial Unicode MS" w:cs="Arial Unicode MS"/>
          <w:sz w:val="16"/>
          <w:szCs w:val="16"/>
        </w:rPr>
        <w:t>턴</w:t>
      </w:r>
      <w:r>
        <w:rPr>
          <w:rFonts w:ascii="Arial Unicode MS" w:eastAsia="Arial Unicode MS" w:hAnsi="Arial Unicode MS" w:cs="Arial Unicode MS"/>
          <w:sz w:val="16"/>
          <w:szCs w:val="16"/>
        </w:rPr>
        <w:t xml:space="preserve"> </w:t>
      </w:r>
      <w:r>
        <w:rPr>
          <w:rFonts w:ascii="Arial Unicode MS" w:eastAsia="Arial Unicode MS" w:hAnsi="Arial Unicode MS" w:cs="Arial Unicode MS"/>
          <w:sz w:val="16"/>
          <w:szCs w:val="16"/>
        </w:rPr>
        <w:t>시작</w:t>
      </w:r>
      <w:r>
        <w:rPr>
          <w:rFonts w:ascii="Arial Unicode MS" w:eastAsia="Arial Unicode MS" w:hAnsi="Arial Unicode MS" w:cs="Arial Unicode MS"/>
          <w:sz w:val="16"/>
          <w:szCs w:val="16"/>
        </w:rPr>
        <w:t xml:space="preserve"> </w:t>
      </w:r>
      <w:r>
        <w:rPr>
          <w:rFonts w:ascii="Arial Unicode MS" w:eastAsia="Arial Unicode MS" w:hAnsi="Arial Unicode MS" w:cs="Arial Unicode MS"/>
          <w:sz w:val="16"/>
          <w:szCs w:val="16"/>
        </w:rPr>
        <w:t>시점에</w:t>
      </w:r>
      <w:r>
        <w:rPr>
          <w:rFonts w:ascii="Arial Unicode MS" w:eastAsia="Arial Unicode MS" w:hAnsi="Arial Unicode MS" w:cs="Arial Unicode MS"/>
          <w:sz w:val="16"/>
          <w:szCs w:val="16"/>
        </w:rPr>
        <w:t xml:space="preserve"> </w:t>
      </w:r>
      <w:r>
        <w:rPr>
          <w:rFonts w:ascii="Arial Unicode MS" w:eastAsia="Arial Unicode MS" w:hAnsi="Arial Unicode MS" w:cs="Arial Unicode MS"/>
          <w:sz w:val="16"/>
          <w:szCs w:val="16"/>
        </w:rPr>
        <w:t>사용</w:t>
      </w:r>
      <w:r>
        <w:rPr>
          <w:rFonts w:ascii="Arial Unicode MS" w:eastAsia="Arial Unicode MS" w:hAnsi="Arial Unicode MS" w:cs="Arial Unicode MS"/>
          <w:sz w:val="16"/>
          <w:szCs w:val="16"/>
        </w:rPr>
        <w:t xml:space="preserve"> </w:t>
      </w:r>
      <w:r>
        <w:rPr>
          <w:rFonts w:ascii="Arial Unicode MS" w:eastAsia="Arial Unicode MS" w:hAnsi="Arial Unicode MS" w:cs="Arial Unicode MS"/>
          <w:sz w:val="16"/>
          <w:szCs w:val="16"/>
        </w:rPr>
        <w:t>가능한</w:t>
      </w:r>
      <w:r>
        <w:rPr>
          <w:rFonts w:ascii="Arial Unicode MS" w:eastAsia="Arial Unicode MS" w:hAnsi="Arial Unicode MS" w:cs="Arial Unicode MS"/>
          <w:sz w:val="16"/>
          <w:szCs w:val="16"/>
        </w:rPr>
        <w:t xml:space="preserve"> </w:t>
      </w:r>
      <w:r>
        <w:rPr>
          <w:rFonts w:ascii="Arial Unicode MS" w:eastAsia="Arial Unicode MS" w:hAnsi="Arial Unicode MS" w:cs="Arial Unicode MS"/>
          <w:sz w:val="16"/>
          <w:szCs w:val="16"/>
        </w:rPr>
        <w:t>함수</w:t>
      </w:r>
      <w:r>
        <w:rPr>
          <w:rFonts w:ascii="Arial Unicode MS" w:eastAsia="Arial Unicode MS" w:hAnsi="Arial Unicode MS" w:cs="Arial Unicode MS"/>
          <w:sz w:val="16"/>
          <w:szCs w:val="16"/>
        </w:rPr>
        <w:t xml:space="preserve"> </w:t>
      </w:r>
      <w:r>
        <w:rPr>
          <w:rFonts w:ascii="Arial Unicode MS" w:eastAsia="Arial Unicode MS" w:hAnsi="Arial Unicode MS" w:cs="Arial Unicode MS"/>
          <w:sz w:val="16"/>
          <w:szCs w:val="16"/>
        </w:rPr>
        <w:t>수를</w:t>
      </w:r>
      <w:r>
        <w:rPr>
          <w:rFonts w:ascii="Arial Unicode MS" w:eastAsia="Arial Unicode MS" w:hAnsi="Arial Unicode MS" w:cs="Arial Unicode MS"/>
          <w:sz w:val="16"/>
          <w:szCs w:val="16"/>
        </w:rPr>
        <w:t xml:space="preserve"> 20</w:t>
      </w:r>
      <w:r>
        <w:rPr>
          <w:rFonts w:ascii="Arial Unicode MS" w:eastAsia="Arial Unicode MS" w:hAnsi="Arial Unicode MS" w:cs="Arial Unicode MS"/>
          <w:sz w:val="16"/>
          <w:szCs w:val="16"/>
        </w:rPr>
        <w:t>개</w:t>
      </w:r>
      <w:r>
        <w:rPr>
          <w:rFonts w:ascii="Arial Unicode MS" w:eastAsia="Arial Unicode MS" w:hAnsi="Arial Unicode MS" w:cs="Arial Unicode MS"/>
          <w:sz w:val="16"/>
          <w:szCs w:val="16"/>
        </w:rPr>
        <w:t xml:space="preserve"> </w:t>
      </w:r>
      <w:r>
        <w:rPr>
          <w:rFonts w:ascii="Arial Unicode MS" w:eastAsia="Arial Unicode MS" w:hAnsi="Arial Unicode MS" w:cs="Arial Unicode MS"/>
          <w:sz w:val="16"/>
          <w:szCs w:val="16"/>
        </w:rPr>
        <w:t>미만으로</w:t>
      </w:r>
      <w:r>
        <w:rPr>
          <w:rFonts w:ascii="Arial Unicode MS" w:eastAsia="Arial Unicode MS" w:hAnsi="Arial Unicode MS" w:cs="Arial Unicode MS"/>
          <w:sz w:val="16"/>
          <w:szCs w:val="16"/>
        </w:rPr>
        <w:t xml:space="preserve"> </w:t>
      </w:r>
      <w:r>
        <w:rPr>
          <w:rFonts w:ascii="Arial Unicode MS" w:eastAsia="Arial Unicode MS" w:hAnsi="Arial Unicode MS" w:cs="Arial Unicode MS"/>
          <w:sz w:val="16"/>
          <w:szCs w:val="16"/>
        </w:rPr>
        <w:t>유지하는</w:t>
      </w:r>
      <w:r>
        <w:rPr>
          <w:rFonts w:ascii="Arial Unicode MS" w:eastAsia="Arial Unicode MS" w:hAnsi="Arial Unicode MS" w:cs="Arial Unicode MS"/>
          <w:sz w:val="16"/>
          <w:szCs w:val="16"/>
        </w:rPr>
        <w:t xml:space="preserve"> </w:t>
      </w:r>
      <w:r>
        <w:rPr>
          <w:rFonts w:ascii="Arial Unicode MS" w:eastAsia="Arial Unicode MS" w:hAnsi="Arial Unicode MS" w:cs="Arial Unicode MS"/>
          <w:sz w:val="16"/>
          <w:szCs w:val="16"/>
        </w:rPr>
        <w:t>것을</w:t>
      </w:r>
      <w:r>
        <w:rPr>
          <w:rFonts w:ascii="Arial Unicode MS" w:eastAsia="Arial Unicode MS" w:hAnsi="Arial Unicode MS" w:cs="Arial Unicode MS"/>
          <w:sz w:val="16"/>
          <w:szCs w:val="16"/>
        </w:rPr>
        <w:t xml:space="preserve"> </w:t>
      </w:r>
      <w:r>
        <w:rPr>
          <w:rFonts w:ascii="Arial Unicode MS" w:eastAsia="Arial Unicode MS" w:hAnsi="Arial Unicode MS" w:cs="Arial Unicode MS"/>
          <w:sz w:val="16"/>
          <w:szCs w:val="16"/>
        </w:rPr>
        <w:t>권고</w:t>
      </w:r>
      <w:r>
        <w:rPr>
          <w:rFonts w:ascii="Arial Unicode MS" w:eastAsia="Arial Unicode MS" w:hAnsi="Arial Unicode MS" w:cs="Arial Unicode MS"/>
          <w:sz w:val="16"/>
          <w:szCs w:val="16"/>
        </w:rPr>
        <w:t xml:space="preserve"> </w:t>
      </w:r>
      <w:hyperlink r:id="rId1">
        <w:r>
          <w:rPr>
            <w:color w:val="1155CC"/>
            <w:sz w:val="16"/>
            <w:szCs w:val="16"/>
            <w:u w:val="single"/>
          </w:rPr>
          <w:t>https://developers.openai.com/api/docs/guides/function-calling</w:t>
        </w:r>
      </w:hyperlink>
      <w:r>
        <w:rPr>
          <w:rFonts w:ascii="Arial Unicode MS" w:eastAsia="Arial Unicode MS" w:hAnsi="Arial Unicode MS" w:cs="Arial Unicode MS"/>
          <w:sz w:val="16"/>
          <w:szCs w:val="16"/>
        </w:rPr>
        <w:t xml:space="preserve"> </w:t>
      </w:r>
      <w:r>
        <w:rPr>
          <w:rFonts w:ascii="Arial Unicode MS" w:eastAsia="Arial Unicode MS" w:hAnsi="Arial Unicode MS" w:cs="Arial Unicode MS"/>
          <w:sz w:val="16"/>
          <w:szCs w:val="16"/>
        </w:rPr>
        <w:br/>
        <w:t>OpenAI Agents SDK</w:t>
      </w:r>
      <w:r>
        <w:rPr>
          <w:rFonts w:ascii="Arial Unicode MS" w:eastAsia="Arial Unicode MS" w:hAnsi="Arial Unicode MS" w:cs="Arial Unicode MS"/>
          <w:sz w:val="16"/>
          <w:szCs w:val="16"/>
        </w:rPr>
        <w:t>는</w:t>
      </w:r>
      <w:r>
        <w:rPr>
          <w:rFonts w:ascii="Arial Unicode MS" w:eastAsia="Arial Unicode MS" w:hAnsi="Arial Unicode MS" w:cs="Arial Unicode MS"/>
          <w:sz w:val="16"/>
          <w:szCs w:val="16"/>
        </w:rPr>
        <w:t xml:space="preserve"> </w:t>
      </w:r>
      <w:r>
        <w:rPr>
          <w:rFonts w:ascii="Arial Unicode MS" w:eastAsia="Arial Unicode MS" w:hAnsi="Arial Unicode MS" w:cs="Arial Unicode MS"/>
          <w:sz w:val="16"/>
          <w:szCs w:val="16"/>
        </w:rPr>
        <w:t>각</w:t>
      </w:r>
      <w:r>
        <w:rPr>
          <w:rFonts w:ascii="Arial Unicode MS" w:eastAsia="Arial Unicode MS" w:hAnsi="Arial Unicode MS" w:cs="Arial Unicode MS"/>
          <w:sz w:val="16"/>
          <w:szCs w:val="16"/>
        </w:rPr>
        <w:t xml:space="preserve"> namesapce</w:t>
      </w:r>
      <w:r>
        <w:rPr>
          <w:rFonts w:ascii="Arial Unicode MS" w:eastAsia="Arial Unicode MS" w:hAnsi="Arial Unicode MS" w:cs="Arial Unicode MS"/>
          <w:sz w:val="16"/>
          <w:szCs w:val="16"/>
        </w:rPr>
        <w:t>를</w:t>
      </w:r>
      <w:r>
        <w:rPr>
          <w:rFonts w:ascii="Arial Unicode MS" w:eastAsia="Arial Unicode MS" w:hAnsi="Arial Unicode MS" w:cs="Arial Unicode MS"/>
          <w:sz w:val="16"/>
          <w:szCs w:val="16"/>
        </w:rPr>
        <w:t xml:space="preserve"> </w:t>
      </w:r>
      <w:r>
        <w:rPr>
          <w:rFonts w:ascii="Arial Unicode MS" w:eastAsia="Arial Unicode MS" w:hAnsi="Arial Unicode MS" w:cs="Arial Unicode MS"/>
          <w:sz w:val="16"/>
          <w:szCs w:val="16"/>
        </w:rPr>
        <w:t>이상적으로</w:t>
      </w:r>
      <w:r>
        <w:rPr>
          <w:rFonts w:ascii="Arial Unicode MS" w:eastAsia="Arial Unicode MS" w:hAnsi="Arial Unicode MS" w:cs="Arial Unicode MS"/>
          <w:sz w:val="16"/>
          <w:szCs w:val="16"/>
        </w:rPr>
        <w:t xml:space="preserve"> 10</w:t>
      </w:r>
      <w:r>
        <w:rPr>
          <w:rFonts w:ascii="Arial Unicode MS" w:eastAsia="Arial Unicode MS" w:hAnsi="Arial Unicode MS" w:cs="Arial Unicode MS"/>
          <w:sz w:val="16"/>
          <w:szCs w:val="16"/>
        </w:rPr>
        <w:t>개</w:t>
      </w:r>
      <w:r>
        <w:rPr>
          <w:rFonts w:ascii="Arial Unicode MS" w:eastAsia="Arial Unicode MS" w:hAnsi="Arial Unicode MS" w:cs="Arial Unicode MS"/>
          <w:sz w:val="16"/>
          <w:szCs w:val="16"/>
        </w:rPr>
        <w:t xml:space="preserve"> </w:t>
      </w:r>
      <w:r>
        <w:rPr>
          <w:rFonts w:ascii="Arial Unicode MS" w:eastAsia="Arial Unicode MS" w:hAnsi="Arial Unicode MS" w:cs="Arial Unicode MS"/>
          <w:sz w:val="16"/>
          <w:szCs w:val="16"/>
        </w:rPr>
        <w:t>미만</w:t>
      </w:r>
      <w:r>
        <w:rPr>
          <w:rFonts w:ascii="Arial Unicode MS" w:eastAsia="Arial Unicode MS" w:hAnsi="Arial Unicode MS" w:cs="Arial Unicode MS"/>
          <w:sz w:val="16"/>
          <w:szCs w:val="16"/>
        </w:rPr>
        <w:t xml:space="preserve"> </w:t>
      </w:r>
      <w:r>
        <w:rPr>
          <w:rFonts w:ascii="Arial Unicode MS" w:eastAsia="Arial Unicode MS" w:hAnsi="Arial Unicode MS" w:cs="Arial Unicode MS"/>
          <w:sz w:val="16"/>
          <w:szCs w:val="16"/>
        </w:rPr>
        <w:t>함수로</w:t>
      </w:r>
      <w:r>
        <w:rPr>
          <w:rFonts w:ascii="Arial Unicode MS" w:eastAsia="Arial Unicode MS" w:hAnsi="Arial Unicode MS" w:cs="Arial Unicode MS"/>
          <w:sz w:val="16"/>
          <w:szCs w:val="16"/>
        </w:rPr>
        <w:t xml:space="preserve"> </w:t>
      </w:r>
      <w:r>
        <w:rPr>
          <w:rFonts w:ascii="Arial Unicode MS" w:eastAsia="Arial Unicode MS" w:hAnsi="Arial Unicode MS" w:cs="Arial Unicode MS"/>
          <w:sz w:val="16"/>
          <w:szCs w:val="16"/>
        </w:rPr>
        <w:t>유</w:t>
      </w:r>
      <w:r>
        <w:rPr>
          <w:rFonts w:ascii="Arial Unicode MS" w:eastAsia="Arial Unicode MS" w:hAnsi="Arial Unicode MS" w:cs="Arial Unicode MS"/>
          <w:sz w:val="16"/>
          <w:szCs w:val="16"/>
        </w:rPr>
        <w:t>지하라고</w:t>
      </w:r>
      <w:r>
        <w:rPr>
          <w:rFonts w:ascii="Arial Unicode MS" w:eastAsia="Arial Unicode MS" w:hAnsi="Arial Unicode MS" w:cs="Arial Unicode MS"/>
          <w:sz w:val="16"/>
          <w:szCs w:val="16"/>
        </w:rPr>
        <w:t xml:space="preserve"> </w:t>
      </w:r>
      <w:r>
        <w:rPr>
          <w:rFonts w:ascii="Arial Unicode MS" w:eastAsia="Arial Unicode MS" w:hAnsi="Arial Unicode MS" w:cs="Arial Unicode MS"/>
          <w:sz w:val="16"/>
          <w:szCs w:val="16"/>
        </w:rPr>
        <w:t>권고</w:t>
      </w:r>
      <w:r>
        <w:rPr>
          <w:rFonts w:ascii="Arial Unicode MS" w:eastAsia="Arial Unicode MS" w:hAnsi="Arial Unicode MS" w:cs="Arial Unicode MS"/>
          <w:sz w:val="16"/>
          <w:szCs w:val="16"/>
        </w:rPr>
        <w:t xml:space="preserve"> </w:t>
      </w:r>
      <w:hyperlink r:id="rId2">
        <w:r>
          <w:rPr>
            <w:color w:val="1155CC"/>
            <w:sz w:val="16"/>
            <w:szCs w:val="16"/>
            <w:u w:val="single"/>
          </w:rPr>
          <w:t>https://openai.github.io/openai-agents-python/tools/</w:t>
        </w:r>
      </w:hyperlink>
      <w:r>
        <w:rPr>
          <w:sz w:val="16"/>
          <w:szCs w:val="16"/>
        </w:rPr>
        <w:t xml:space="preserve"> </w:t>
      </w:r>
    </w:p>
  </w:footnote>
  <w:footnote w:id="3">
    <w:p w14:paraId="2FD5D9FD" w14:textId="77777777" w:rsidR="00D80D8A" w:rsidRDefault="00BE6280">
      <w:pPr>
        <w:spacing w:line="240" w:lineRule="auto"/>
        <w:rPr>
          <w:sz w:val="16"/>
          <w:szCs w:val="16"/>
        </w:rPr>
      </w:pPr>
      <w:r>
        <w:rPr>
          <w:vertAlign w:val="superscript"/>
        </w:rPr>
        <w:footnoteRef/>
      </w:r>
      <w:r>
        <w:rPr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sz w:val="16"/>
          <w:szCs w:val="16"/>
        </w:rPr>
        <w:t>공식</w:t>
      </w:r>
      <w:r>
        <w:rPr>
          <w:rFonts w:ascii="Arial Unicode MS" w:eastAsia="Arial Unicode MS" w:hAnsi="Arial Unicode MS" w:cs="Arial Unicode MS"/>
          <w:sz w:val="16"/>
          <w:szCs w:val="16"/>
        </w:rPr>
        <w:t xml:space="preserve"> </w:t>
      </w:r>
      <w:r>
        <w:rPr>
          <w:rFonts w:ascii="Arial Unicode MS" w:eastAsia="Arial Unicode MS" w:hAnsi="Arial Unicode MS" w:cs="Arial Unicode MS"/>
          <w:sz w:val="16"/>
          <w:szCs w:val="16"/>
        </w:rPr>
        <w:t>문서에</w:t>
      </w:r>
      <w:r>
        <w:rPr>
          <w:rFonts w:ascii="Arial Unicode MS" w:eastAsia="Arial Unicode MS" w:hAnsi="Arial Unicode MS" w:cs="Arial Unicode MS"/>
          <w:sz w:val="16"/>
          <w:szCs w:val="16"/>
        </w:rPr>
        <w:t xml:space="preserve"> </w:t>
      </w:r>
      <w:r>
        <w:rPr>
          <w:rFonts w:ascii="Arial Unicode MS" w:eastAsia="Arial Unicode MS" w:hAnsi="Arial Unicode MS" w:cs="Arial Unicode MS"/>
          <w:sz w:val="16"/>
          <w:szCs w:val="16"/>
        </w:rPr>
        <w:t>따르면</w:t>
      </w:r>
      <w:r>
        <w:rPr>
          <w:rFonts w:ascii="Arial Unicode MS" w:eastAsia="Arial Unicode MS" w:hAnsi="Arial Unicode MS" w:cs="Arial Unicode MS"/>
          <w:sz w:val="16"/>
          <w:szCs w:val="16"/>
        </w:rPr>
        <w:t xml:space="preserve"> MCP </w:t>
      </w:r>
      <w:r>
        <w:rPr>
          <w:rFonts w:ascii="Arial Unicode MS" w:eastAsia="Arial Unicode MS" w:hAnsi="Arial Unicode MS" w:cs="Arial Unicode MS"/>
          <w:sz w:val="16"/>
          <w:szCs w:val="16"/>
        </w:rPr>
        <w:t>스펙은</w:t>
      </w:r>
      <w:r>
        <w:rPr>
          <w:rFonts w:ascii="Arial Unicode MS" w:eastAsia="Arial Unicode MS" w:hAnsi="Arial Unicode MS" w:cs="Arial Unicode MS"/>
          <w:sz w:val="16"/>
          <w:szCs w:val="16"/>
        </w:rPr>
        <w:t xml:space="preserve"> HTTP </w:t>
      </w:r>
      <w:r>
        <w:rPr>
          <w:rFonts w:ascii="Arial Unicode MS" w:eastAsia="Arial Unicode MS" w:hAnsi="Arial Unicode MS" w:cs="Arial Unicode MS"/>
          <w:sz w:val="16"/>
          <w:szCs w:val="16"/>
        </w:rPr>
        <w:t>기반</w:t>
      </w:r>
      <w:r>
        <w:rPr>
          <w:rFonts w:ascii="Arial Unicode MS" w:eastAsia="Arial Unicode MS" w:hAnsi="Arial Unicode MS" w:cs="Arial Unicode MS"/>
          <w:sz w:val="16"/>
          <w:szCs w:val="16"/>
        </w:rPr>
        <w:t xml:space="preserve"> transport</w:t>
      </w:r>
      <w:r>
        <w:rPr>
          <w:rFonts w:ascii="Arial Unicode MS" w:eastAsia="Arial Unicode MS" w:hAnsi="Arial Unicode MS" w:cs="Arial Unicode MS"/>
          <w:sz w:val="16"/>
          <w:szCs w:val="16"/>
        </w:rPr>
        <w:t>에</w:t>
      </w:r>
      <w:r>
        <w:rPr>
          <w:rFonts w:ascii="Arial Unicode MS" w:eastAsia="Arial Unicode MS" w:hAnsi="Arial Unicode MS" w:cs="Arial Unicode MS"/>
          <w:sz w:val="16"/>
          <w:szCs w:val="16"/>
        </w:rPr>
        <w:t xml:space="preserve"> </w:t>
      </w:r>
      <w:r>
        <w:rPr>
          <w:rFonts w:ascii="Arial Unicode MS" w:eastAsia="Arial Unicode MS" w:hAnsi="Arial Unicode MS" w:cs="Arial Unicode MS"/>
          <w:sz w:val="16"/>
          <w:szCs w:val="16"/>
        </w:rPr>
        <w:t>대해</w:t>
      </w:r>
      <w:r>
        <w:rPr>
          <w:rFonts w:ascii="Arial Unicode MS" w:eastAsia="Arial Unicode MS" w:hAnsi="Arial Unicode MS" w:cs="Arial Unicode MS"/>
          <w:sz w:val="16"/>
          <w:szCs w:val="16"/>
        </w:rPr>
        <w:t xml:space="preserve"> authorization framework</w:t>
      </w:r>
      <w:r>
        <w:rPr>
          <w:rFonts w:ascii="Arial Unicode MS" w:eastAsia="Arial Unicode MS" w:hAnsi="Arial Unicode MS" w:cs="Arial Unicode MS"/>
          <w:sz w:val="16"/>
          <w:szCs w:val="16"/>
        </w:rPr>
        <w:t>를</w:t>
      </w:r>
      <w:r>
        <w:rPr>
          <w:rFonts w:ascii="Arial Unicode MS" w:eastAsia="Arial Unicode MS" w:hAnsi="Arial Unicode MS" w:cs="Arial Unicode MS"/>
          <w:sz w:val="16"/>
          <w:szCs w:val="16"/>
        </w:rPr>
        <w:t xml:space="preserve"> </w:t>
      </w:r>
      <w:r>
        <w:rPr>
          <w:rFonts w:ascii="Arial Unicode MS" w:eastAsia="Arial Unicode MS" w:hAnsi="Arial Unicode MS" w:cs="Arial Unicode MS"/>
          <w:sz w:val="16"/>
          <w:szCs w:val="16"/>
        </w:rPr>
        <w:t>정의하고</w:t>
      </w:r>
      <w:r>
        <w:rPr>
          <w:rFonts w:ascii="Arial Unicode MS" w:eastAsia="Arial Unicode MS" w:hAnsi="Arial Unicode MS" w:cs="Arial Unicode MS"/>
          <w:sz w:val="16"/>
          <w:szCs w:val="16"/>
        </w:rPr>
        <w:t xml:space="preserve"> </w:t>
      </w:r>
      <w:r>
        <w:rPr>
          <w:rFonts w:ascii="Arial Unicode MS" w:eastAsia="Arial Unicode MS" w:hAnsi="Arial Unicode MS" w:cs="Arial Unicode MS"/>
          <w:sz w:val="16"/>
          <w:szCs w:val="16"/>
        </w:rPr>
        <w:t>있고</w:t>
      </w:r>
      <w:r>
        <w:rPr>
          <w:rFonts w:ascii="Arial Unicode MS" w:eastAsia="Arial Unicode MS" w:hAnsi="Arial Unicode MS" w:cs="Arial Unicode MS"/>
          <w:sz w:val="16"/>
          <w:szCs w:val="16"/>
        </w:rPr>
        <w:t>, restricted MCP servers</w:t>
      </w:r>
      <w:r>
        <w:rPr>
          <w:rFonts w:ascii="Arial Unicode MS" w:eastAsia="Arial Unicode MS" w:hAnsi="Arial Unicode MS" w:cs="Arial Unicode MS"/>
          <w:sz w:val="16"/>
          <w:szCs w:val="16"/>
        </w:rPr>
        <w:t>에</w:t>
      </w:r>
      <w:r>
        <w:rPr>
          <w:rFonts w:ascii="Arial Unicode MS" w:eastAsia="Arial Unicode MS" w:hAnsi="Arial Unicode MS" w:cs="Arial Unicode MS"/>
          <w:sz w:val="16"/>
          <w:szCs w:val="16"/>
        </w:rPr>
        <w:t xml:space="preserve"> </w:t>
      </w:r>
      <w:r>
        <w:rPr>
          <w:rFonts w:ascii="Arial Unicode MS" w:eastAsia="Arial Unicode MS" w:hAnsi="Arial Unicode MS" w:cs="Arial Unicode MS"/>
          <w:sz w:val="16"/>
          <w:szCs w:val="16"/>
        </w:rPr>
        <w:t>대해</w:t>
      </w:r>
      <w:r>
        <w:rPr>
          <w:rFonts w:ascii="Arial Unicode MS" w:eastAsia="Arial Unicode MS" w:hAnsi="Arial Unicode MS" w:cs="Arial Unicode MS"/>
          <w:sz w:val="16"/>
          <w:szCs w:val="16"/>
        </w:rPr>
        <w:t xml:space="preserve"> resource owner</w:t>
      </w:r>
      <w:r>
        <w:rPr>
          <w:rFonts w:ascii="Arial Unicode MS" w:eastAsia="Arial Unicode MS" w:hAnsi="Arial Unicode MS" w:cs="Arial Unicode MS"/>
          <w:sz w:val="16"/>
          <w:szCs w:val="16"/>
        </w:rPr>
        <w:t>를</w:t>
      </w:r>
      <w:r>
        <w:rPr>
          <w:rFonts w:ascii="Arial Unicode MS" w:eastAsia="Arial Unicode MS" w:hAnsi="Arial Unicode MS" w:cs="Arial Unicode MS"/>
          <w:sz w:val="16"/>
          <w:szCs w:val="16"/>
        </w:rPr>
        <w:t xml:space="preserve"> </w:t>
      </w:r>
      <w:r>
        <w:rPr>
          <w:rFonts w:ascii="Arial Unicode MS" w:eastAsia="Arial Unicode MS" w:hAnsi="Arial Unicode MS" w:cs="Arial Unicode MS"/>
          <w:sz w:val="16"/>
          <w:szCs w:val="16"/>
        </w:rPr>
        <w:t>대신해</w:t>
      </w:r>
      <w:r>
        <w:rPr>
          <w:rFonts w:ascii="Arial Unicode MS" w:eastAsia="Arial Unicode MS" w:hAnsi="Arial Unicode MS" w:cs="Arial Unicode MS"/>
          <w:sz w:val="16"/>
          <w:szCs w:val="16"/>
        </w:rPr>
        <w:t xml:space="preserve"> </w:t>
      </w:r>
      <w:r>
        <w:rPr>
          <w:rFonts w:ascii="Arial Unicode MS" w:eastAsia="Arial Unicode MS" w:hAnsi="Arial Unicode MS" w:cs="Arial Unicode MS"/>
          <w:sz w:val="16"/>
          <w:szCs w:val="16"/>
        </w:rPr>
        <w:t>접근하는</w:t>
      </w:r>
      <w:r>
        <w:rPr>
          <w:rFonts w:ascii="Arial Unicode MS" w:eastAsia="Arial Unicode MS" w:hAnsi="Arial Unicode MS" w:cs="Arial Unicode MS"/>
          <w:sz w:val="16"/>
          <w:szCs w:val="16"/>
        </w:rPr>
        <w:t xml:space="preserve"> </w:t>
      </w:r>
      <w:r>
        <w:rPr>
          <w:rFonts w:ascii="Arial Unicode MS" w:eastAsia="Arial Unicode MS" w:hAnsi="Arial Unicode MS" w:cs="Arial Unicode MS"/>
          <w:sz w:val="16"/>
          <w:szCs w:val="16"/>
        </w:rPr>
        <w:t>흐름을</w:t>
      </w:r>
      <w:r>
        <w:rPr>
          <w:rFonts w:ascii="Arial Unicode MS" w:eastAsia="Arial Unicode MS" w:hAnsi="Arial Unicode MS" w:cs="Arial Unicode MS"/>
          <w:sz w:val="16"/>
          <w:szCs w:val="16"/>
        </w:rPr>
        <w:t xml:space="preserve"> </w:t>
      </w:r>
      <w:r>
        <w:rPr>
          <w:rFonts w:ascii="Arial Unicode MS" w:eastAsia="Arial Unicode MS" w:hAnsi="Arial Unicode MS" w:cs="Arial Unicode MS"/>
          <w:sz w:val="16"/>
          <w:szCs w:val="16"/>
        </w:rPr>
        <w:t>명시</w:t>
      </w:r>
      <w:r>
        <w:rPr>
          <w:rFonts w:ascii="Arial Unicode MS" w:eastAsia="Arial Unicode MS" w:hAnsi="Arial Unicode MS" w:cs="Arial Unicode MS"/>
          <w:sz w:val="16"/>
          <w:szCs w:val="16"/>
        </w:rPr>
        <w:t>(</w:t>
      </w:r>
      <w:r>
        <w:rPr>
          <w:rFonts w:ascii="Arial Unicode MS" w:eastAsia="Arial Unicode MS" w:hAnsi="Arial Unicode MS" w:cs="Arial Unicode MS"/>
          <w:sz w:val="16"/>
          <w:szCs w:val="16"/>
        </w:rPr>
        <w:t>더</w:t>
      </w:r>
      <w:r>
        <w:rPr>
          <w:rFonts w:ascii="Arial Unicode MS" w:eastAsia="Arial Unicode MS" w:hAnsi="Arial Unicode MS" w:cs="Arial Unicode MS"/>
          <w:sz w:val="16"/>
          <w:szCs w:val="16"/>
        </w:rPr>
        <w:t xml:space="preserve"> </w:t>
      </w:r>
      <w:r>
        <w:rPr>
          <w:rFonts w:ascii="Arial Unicode MS" w:eastAsia="Arial Unicode MS" w:hAnsi="Arial Unicode MS" w:cs="Arial Unicode MS"/>
          <w:sz w:val="16"/>
          <w:szCs w:val="16"/>
        </w:rPr>
        <w:t>체계적인</w:t>
      </w:r>
      <w:r>
        <w:rPr>
          <w:rFonts w:ascii="Arial Unicode MS" w:eastAsia="Arial Unicode MS" w:hAnsi="Arial Unicode MS" w:cs="Arial Unicode MS"/>
          <w:sz w:val="16"/>
          <w:szCs w:val="16"/>
        </w:rPr>
        <w:t xml:space="preserve"> </w:t>
      </w:r>
      <w:r>
        <w:rPr>
          <w:rFonts w:ascii="Arial Unicode MS" w:eastAsia="Arial Unicode MS" w:hAnsi="Arial Unicode MS" w:cs="Arial Unicode MS"/>
          <w:sz w:val="16"/>
          <w:szCs w:val="16"/>
        </w:rPr>
        <w:t>권한</w:t>
      </w:r>
      <w:r>
        <w:rPr>
          <w:rFonts w:ascii="Arial Unicode MS" w:eastAsia="Arial Unicode MS" w:hAnsi="Arial Unicode MS" w:cs="Arial Unicode MS"/>
          <w:sz w:val="16"/>
          <w:szCs w:val="16"/>
        </w:rPr>
        <w:t xml:space="preserve"> </w:t>
      </w:r>
      <w:r>
        <w:rPr>
          <w:rFonts w:ascii="Arial Unicode MS" w:eastAsia="Arial Unicode MS" w:hAnsi="Arial Unicode MS" w:cs="Arial Unicode MS"/>
          <w:sz w:val="16"/>
          <w:szCs w:val="16"/>
        </w:rPr>
        <w:t>모델을</w:t>
      </w:r>
      <w:r>
        <w:rPr>
          <w:rFonts w:ascii="Arial Unicode MS" w:eastAsia="Arial Unicode MS" w:hAnsi="Arial Unicode MS" w:cs="Arial Unicode MS"/>
          <w:sz w:val="16"/>
          <w:szCs w:val="16"/>
        </w:rPr>
        <w:t xml:space="preserve"> </w:t>
      </w:r>
      <w:r>
        <w:rPr>
          <w:rFonts w:ascii="Arial Unicode MS" w:eastAsia="Arial Unicode MS" w:hAnsi="Arial Unicode MS" w:cs="Arial Unicode MS"/>
          <w:sz w:val="16"/>
          <w:szCs w:val="16"/>
        </w:rPr>
        <w:t>제공</w:t>
      </w:r>
      <w:r>
        <w:rPr>
          <w:rFonts w:ascii="Arial Unicode MS" w:eastAsia="Arial Unicode MS" w:hAnsi="Arial Unicode MS" w:cs="Arial Unicode MS"/>
          <w:sz w:val="16"/>
          <w:szCs w:val="16"/>
        </w:rPr>
        <w:t xml:space="preserve">) </w:t>
      </w:r>
      <w:hyperlink r:id="rId3">
        <w:r>
          <w:rPr>
            <w:color w:val="1155CC"/>
            <w:sz w:val="16"/>
            <w:szCs w:val="16"/>
            <w:u w:val="single"/>
          </w:rPr>
          <w:t>https://</w:t>
        </w:r>
        <w:r>
          <w:rPr>
            <w:color w:val="1155CC"/>
            <w:sz w:val="16"/>
            <w:szCs w:val="16"/>
            <w:u w:val="single"/>
          </w:rPr>
          <w:t>modelcontextprotocol.io/specification/2025-03-26/basic/authorization</w:t>
        </w:r>
      </w:hyperlink>
      <w:r>
        <w:rPr>
          <w:sz w:val="16"/>
          <w:szCs w:val="16"/>
        </w:rPr>
        <w:t xml:space="preserve"> </w:t>
      </w:r>
    </w:p>
  </w:footnote>
  <w:footnote w:id="4">
    <w:p w14:paraId="3A189CDF" w14:textId="77777777" w:rsidR="00D80D8A" w:rsidRDefault="00BE6280">
      <w:pPr>
        <w:spacing w:line="240" w:lineRule="auto"/>
        <w:rPr>
          <w:sz w:val="16"/>
          <w:szCs w:val="16"/>
        </w:rPr>
      </w:pPr>
      <w:r>
        <w:rPr>
          <w:vertAlign w:val="superscript"/>
        </w:rPr>
        <w:footnoteRef/>
      </w:r>
      <w:r>
        <w:rPr>
          <w:rFonts w:ascii="Arial Unicode MS" w:eastAsia="Arial Unicode MS" w:hAnsi="Arial Unicode MS" w:cs="Arial Unicode MS"/>
          <w:sz w:val="16"/>
          <w:szCs w:val="16"/>
        </w:rPr>
        <w:t xml:space="preserve"> MCP</w:t>
      </w:r>
      <w:r>
        <w:rPr>
          <w:rFonts w:ascii="Arial Unicode MS" w:eastAsia="Arial Unicode MS" w:hAnsi="Arial Unicode MS" w:cs="Arial Unicode MS"/>
          <w:sz w:val="16"/>
          <w:szCs w:val="16"/>
        </w:rPr>
        <w:t>는</w:t>
      </w:r>
      <w:r>
        <w:rPr>
          <w:rFonts w:ascii="Arial Unicode MS" w:eastAsia="Arial Unicode MS" w:hAnsi="Arial Unicode MS" w:cs="Arial Unicode MS"/>
          <w:sz w:val="16"/>
          <w:szCs w:val="16"/>
        </w:rPr>
        <w:t xml:space="preserve"> client–server–transport </w:t>
      </w:r>
      <w:r>
        <w:rPr>
          <w:rFonts w:ascii="Arial Unicode MS" w:eastAsia="Arial Unicode MS" w:hAnsi="Arial Unicode MS" w:cs="Arial Unicode MS"/>
          <w:sz w:val="16"/>
          <w:szCs w:val="16"/>
        </w:rPr>
        <w:t>구조를</w:t>
      </w:r>
      <w:r>
        <w:rPr>
          <w:rFonts w:ascii="Arial Unicode MS" w:eastAsia="Arial Unicode MS" w:hAnsi="Arial Unicode MS" w:cs="Arial Unicode MS"/>
          <w:sz w:val="16"/>
          <w:szCs w:val="16"/>
        </w:rPr>
        <w:t xml:space="preserve"> </w:t>
      </w:r>
      <w:r>
        <w:rPr>
          <w:rFonts w:ascii="Arial Unicode MS" w:eastAsia="Arial Unicode MS" w:hAnsi="Arial Unicode MS" w:cs="Arial Unicode MS"/>
          <w:sz w:val="16"/>
          <w:szCs w:val="16"/>
        </w:rPr>
        <w:t>전제하기</w:t>
      </w:r>
      <w:r>
        <w:rPr>
          <w:rFonts w:ascii="Arial Unicode MS" w:eastAsia="Arial Unicode MS" w:hAnsi="Arial Unicode MS" w:cs="Arial Unicode MS"/>
          <w:sz w:val="16"/>
          <w:szCs w:val="16"/>
        </w:rPr>
        <w:t xml:space="preserve"> </w:t>
      </w:r>
      <w:r>
        <w:rPr>
          <w:rFonts w:ascii="Arial Unicode MS" w:eastAsia="Arial Unicode MS" w:hAnsi="Arial Unicode MS" w:cs="Arial Unicode MS"/>
          <w:sz w:val="16"/>
          <w:szCs w:val="16"/>
        </w:rPr>
        <w:t>때문</w:t>
      </w:r>
      <w:r>
        <w:rPr>
          <w:rFonts w:ascii="Arial Unicode MS" w:eastAsia="Arial Unicode MS" w:hAnsi="Arial Unicode MS" w:cs="Arial Unicode MS"/>
          <w:sz w:val="16"/>
          <w:szCs w:val="16"/>
        </w:rPr>
        <w:t xml:space="preserve"> https://modelcontextprotocol.io/specification/2025-06-18</w:t>
      </w:r>
    </w:p>
  </w:footnote>
  <w:footnote w:id="5">
    <w:p w14:paraId="5D46E84F" w14:textId="77777777" w:rsidR="00D80D8A" w:rsidRDefault="00BE6280">
      <w:pPr>
        <w:spacing w:line="240" w:lineRule="auto"/>
        <w:rPr>
          <w:sz w:val="20"/>
          <w:szCs w:val="20"/>
        </w:rPr>
      </w:pPr>
      <w:r>
        <w:rPr>
          <w:vertAlign w:val="superscript"/>
        </w:rPr>
        <w:footnoteRef/>
      </w:r>
      <w:r>
        <w:rPr>
          <w:sz w:val="16"/>
          <w:szCs w:val="16"/>
        </w:rPr>
        <w:t xml:space="preserve"> </w:t>
      </w:r>
      <w:r>
        <w:rPr>
          <w:rFonts w:ascii="Arial Unicode MS" w:eastAsia="Arial Unicode MS" w:hAnsi="Arial Unicode MS" w:cs="Arial Unicode MS"/>
          <w:i/>
          <w:iCs/>
          <w:sz w:val="16"/>
          <w:szCs w:val="16"/>
        </w:rPr>
        <w:t xml:space="preserve">A2A </w:t>
      </w:r>
      <w:r>
        <w:rPr>
          <w:rFonts w:ascii="Arial Unicode MS" w:eastAsia="Arial Unicode MS" w:hAnsi="Arial Unicode MS" w:cs="Arial Unicode MS"/>
          <w:i/>
          <w:iCs/>
          <w:sz w:val="16"/>
          <w:szCs w:val="16"/>
        </w:rPr>
        <w:t>공식</w:t>
      </w:r>
      <w:r>
        <w:rPr>
          <w:rFonts w:ascii="Arial Unicode MS" w:eastAsia="Arial Unicode MS" w:hAnsi="Arial Unicode MS" w:cs="Arial Unicode MS"/>
          <w:i/>
          <w:iCs/>
          <w:sz w:val="16"/>
          <w:szCs w:val="16"/>
        </w:rPr>
        <w:t xml:space="preserve"> </w:t>
      </w:r>
      <w:r>
        <w:rPr>
          <w:rFonts w:ascii="Arial Unicode MS" w:eastAsia="Arial Unicode MS" w:hAnsi="Arial Unicode MS" w:cs="Arial Unicode MS"/>
          <w:i/>
          <w:iCs/>
          <w:sz w:val="16"/>
          <w:szCs w:val="16"/>
        </w:rPr>
        <w:t>사양</w:t>
      </w:r>
      <w:r>
        <w:rPr>
          <w:rFonts w:ascii="Arial Unicode MS" w:eastAsia="Arial Unicode MS" w:hAnsi="Arial Unicode MS" w:cs="Arial Unicode MS"/>
          <w:i/>
          <w:iCs/>
          <w:sz w:val="16"/>
          <w:szCs w:val="16"/>
        </w:rPr>
        <w:t>: Agent</w:t>
      </w:r>
      <w:r>
        <w:rPr>
          <w:rFonts w:ascii="Arial Unicode MS" w:eastAsia="Arial Unicode MS" w:hAnsi="Arial Unicode MS" w:cs="Arial Unicode MS"/>
          <w:i/>
          <w:iCs/>
          <w:sz w:val="16"/>
          <w:szCs w:val="16"/>
        </w:rPr>
        <w:t>는</w:t>
      </w:r>
      <w:r>
        <w:rPr>
          <w:rFonts w:ascii="Arial Unicode MS" w:eastAsia="Arial Unicode MS" w:hAnsi="Arial Unicode MS" w:cs="Arial Unicode MS"/>
          <w:i/>
          <w:iCs/>
          <w:sz w:val="16"/>
          <w:szCs w:val="16"/>
        </w:rPr>
        <w:t xml:space="preserve"> "</w:t>
      </w:r>
      <w:r>
        <w:rPr>
          <w:rFonts w:ascii="Arial Unicode MS" w:eastAsia="Arial Unicode MS" w:hAnsi="Arial Unicode MS" w:cs="Arial Unicode MS"/>
          <w:i/>
          <w:iCs/>
          <w:sz w:val="16"/>
          <w:szCs w:val="16"/>
        </w:rPr>
        <w:t>불투명</w:t>
      </w:r>
      <w:r>
        <w:rPr>
          <w:rFonts w:ascii="Arial Unicode MS" w:eastAsia="Arial Unicode MS" w:hAnsi="Arial Unicode MS" w:cs="Arial Unicode MS"/>
          <w:i/>
          <w:iCs/>
          <w:sz w:val="16"/>
          <w:szCs w:val="16"/>
        </w:rPr>
        <w:t>(opaque)"</w:t>
      </w:r>
      <w:r>
        <w:rPr>
          <w:rFonts w:ascii="Arial Unicode MS" w:eastAsia="Arial Unicode MS" w:hAnsi="Arial Unicode MS" w:cs="Arial Unicode MS"/>
          <w:i/>
          <w:iCs/>
          <w:sz w:val="16"/>
          <w:szCs w:val="16"/>
        </w:rPr>
        <w:t>으로</w:t>
      </w:r>
      <w:r>
        <w:rPr>
          <w:rFonts w:ascii="Arial Unicode MS" w:eastAsia="Arial Unicode MS" w:hAnsi="Arial Unicode MS" w:cs="Arial Unicode MS"/>
          <w:i/>
          <w:iCs/>
          <w:sz w:val="16"/>
          <w:szCs w:val="16"/>
        </w:rPr>
        <w:t xml:space="preserve"> </w:t>
      </w:r>
      <w:r>
        <w:rPr>
          <w:rFonts w:ascii="Arial Unicode MS" w:eastAsia="Arial Unicode MS" w:hAnsi="Arial Unicode MS" w:cs="Arial Unicode MS"/>
          <w:i/>
          <w:iCs/>
          <w:sz w:val="16"/>
          <w:szCs w:val="16"/>
        </w:rPr>
        <w:t>설계되며</w:t>
      </w:r>
      <w:r>
        <w:rPr>
          <w:rFonts w:ascii="Arial Unicode MS" w:eastAsia="Arial Unicode MS" w:hAnsi="Arial Unicode MS" w:cs="Arial Unicode MS"/>
          <w:i/>
          <w:iCs/>
          <w:sz w:val="16"/>
          <w:szCs w:val="16"/>
        </w:rPr>
        <w:t xml:space="preserve">, </w:t>
      </w:r>
      <w:r>
        <w:rPr>
          <w:rFonts w:ascii="Arial Unicode MS" w:eastAsia="Arial Unicode MS" w:hAnsi="Arial Unicode MS" w:cs="Arial Unicode MS"/>
          <w:i/>
          <w:iCs/>
          <w:sz w:val="16"/>
          <w:szCs w:val="16"/>
        </w:rPr>
        <w:t>내부</w:t>
      </w:r>
      <w:r>
        <w:rPr>
          <w:rFonts w:ascii="Arial Unicode MS" w:eastAsia="Arial Unicode MS" w:hAnsi="Arial Unicode MS" w:cs="Arial Unicode MS"/>
          <w:i/>
          <w:iCs/>
          <w:sz w:val="16"/>
          <w:szCs w:val="16"/>
        </w:rPr>
        <w:t xml:space="preserve"> </w:t>
      </w:r>
      <w:r>
        <w:rPr>
          <w:rFonts w:ascii="Arial Unicode MS" w:eastAsia="Arial Unicode MS" w:hAnsi="Arial Unicode MS" w:cs="Arial Unicode MS"/>
          <w:i/>
          <w:iCs/>
          <w:sz w:val="16"/>
          <w:szCs w:val="16"/>
        </w:rPr>
        <w:t>도구</w:t>
      </w:r>
      <w:r>
        <w:rPr>
          <w:rFonts w:ascii="Arial Unicode MS" w:eastAsia="Arial Unicode MS" w:hAnsi="Arial Unicode MS" w:cs="Arial Unicode MS"/>
          <w:i/>
          <w:iCs/>
          <w:sz w:val="16"/>
          <w:szCs w:val="16"/>
        </w:rPr>
        <w:t>/</w:t>
      </w:r>
      <w:r>
        <w:rPr>
          <w:rFonts w:ascii="Arial Unicode MS" w:eastAsia="Arial Unicode MS" w:hAnsi="Arial Unicode MS" w:cs="Arial Unicode MS"/>
          <w:i/>
          <w:iCs/>
          <w:sz w:val="16"/>
          <w:szCs w:val="16"/>
        </w:rPr>
        <w:t>메모리를</w:t>
      </w:r>
      <w:r>
        <w:rPr>
          <w:rFonts w:ascii="Arial Unicode MS" w:eastAsia="Arial Unicode MS" w:hAnsi="Arial Unicode MS" w:cs="Arial Unicode MS"/>
          <w:i/>
          <w:iCs/>
          <w:sz w:val="16"/>
          <w:szCs w:val="16"/>
        </w:rPr>
        <w:t xml:space="preserve"> </w:t>
      </w:r>
      <w:r>
        <w:rPr>
          <w:rFonts w:ascii="Arial Unicode MS" w:eastAsia="Arial Unicode MS" w:hAnsi="Arial Unicode MS" w:cs="Arial Unicode MS"/>
          <w:i/>
          <w:iCs/>
          <w:sz w:val="16"/>
          <w:szCs w:val="16"/>
        </w:rPr>
        <w:t>공유하지</w:t>
      </w:r>
      <w:r>
        <w:rPr>
          <w:rFonts w:ascii="Arial Unicode MS" w:eastAsia="Arial Unicode MS" w:hAnsi="Arial Unicode MS" w:cs="Arial Unicode MS"/>
          <w:i/>
          <w:iCs/>
          <w:sz w:val="16"/>
          <w:szCs w:val="16"/>
        </w:rPr>
        <w:t xml:space="preserve"> </w:t>
      </w:r>
      <w:r>
        <w:rPr>
          <w:rFonts w:ascii="Arial Unicode MS" w:eastAsia="Arial Unicode MS" w:hAnsi="Arial Unicode MS" w:cs="Arial Unicode MS"/>
          <w:i/>
          <w:iCs/>
          <w:sz w:val="16"/>
          <w:szCs w:val="16"/>
        </w:rPr>
        <w:t>않는</w:t>
      </w:r>
      <w:r>
        <w:rPr>
          <w:rFonts w:ascii="Arial Unicode MS" w:eastAsia="Arial Unicode MS" w:hAnsi="Arial Unicode MS" w:cs="Arial Unicode MS"/>
          <w:i/>
          <w:iCs/>
          <w:sz w:val="16"/>
          <w:szCs w:val="16"/>
        </w:rPr>
        <w:t xml:space="preserve"> </w:t>
      </w:r>
      <w:r>
        <w:rPr>
          <w:rFonts w:ascii="Arial Unicode MS" w:eastAsia="Arial Unicode MS" w:hAnsi="Arial Unicode MS" w:cs="Arial Unicode MS"/>
          <w:i/>
          <w:iCs/>
          <w:sz w:val="16"/>
          <w:szCs w:val="16"/>
        </w:rPr>
        <w:t>것이</w:t>
      </w:r>
      <w:r>
        <w:rPr>
          <w:rFonts w:ascii="Arial Unicode MS" w:eastAsia="Arial Unicode MS" w:hAnsi="Arial Unicode MS" w:cs="Arial Unicode MS"/>
          <w:i/>
          <w:iCs/>
          <w:sz w:val="16"/>
          <w:szCs w:val="16"/>
        </w:rPr>
        <w:t xml:space="preserve"> </w:t>
      </w:r>
      <w:r>
        <w:rPr>
          <w:rFonts w:ascii="Arial Unicode MS" w:eastAsia="Arial Unicode MS" w:hAnsi="Arial Unicode MS" w:cs="Arial Unicode MS"/>
          <w:i/>
          <w:iCs/>
          <w:sz w:val="16"/>
          <w:szCs w:val="16"/>
        </w:rPr>
        <w:t>핵심</w:t>
      </w:r>
      <w:r>
        <w:rPr>
          <w:rFonts w:ascii="Arial Unicode MS" w:eastAsia="Arial Unicode MS" w:hAnsi="Arial Unicode MS" w:cs="Arial Unicode MS"/>
          <w:i/>
          <w:iCs/>
          <w:sz w:val="16"/>
          <w:szCs w:val="16"/>
        </w:rPr>
        <w:t xml:space="preserve"> </w:t>
      </w:r>
      <w:r>
        <w:rPr>
          <w:rFonts w:ascii="Arial Unicode MS" w:eastAsia="Arial Unicode MS" w:hAnsi="Arial Unicode MS" w:cs="Arial Unicode MS"/>
          <w:i/>
          <w:iCs/>
          <w:sz w:val="16"/>
          <w:szCs w:val="16"/>
        </w:rPr>
        <w:t>원칙</w:t>
      </w:r>
      <w:r>
        <w:rPr>
          <w:rFonts w:ascii="Arial Unicode MS" w:eastAsia="Arial Unicode MS" w:hAnsi="Arial Unicode MS" w:cs="Arial Unicode MS"/>
          <w:i/>
          <w:iCs/>
          <w:sz w:val="16"/>
          <w:szCs w:val="16"/>
        </w:rPr>
        <w:t xml:space="preserve">. </w:t>
      </w:r>
      <w:r>
        <w:rPr>
          <w:rFonts w:ascii="Arial Unicode MS" w:eastAsia="Arial Unicode MS" w:hAnsi="Arial Unicode MS" w:cs="Arial Unicode MS"/>
          <w:i/>
          <w:iCs/>
          <w:sz w:val="16"/>
          <w:szCs w:val="16"/>
        </w:rPr>
        <w:t>이</w:t>
      </w:r>
      <w:r>
        <w:rPr>
          <w:rFonts w:ascii="Arial Unicode MS" w:eastAsia="Arial Unicode MS" w:hAnsi="Arial Unicode MS" w:cs="Arial Unicode MS"/>
          <w:i/>
          <w:iCs/>
          <w:sz w:val="16"/>
          <w:szCs w:val="16"/>
        </w:rPr>
        <w:t xml:space="preserve"> </w:t>
      </w:r>
      <w:r>
        <w:rPr>
          <w:rFonts w:ascii="Arial Unicode MS" w:eastAsia="Arial Unicode MS" w:hAnsi="Arial Unicode MS" w:cs="Arial Unicode MS"/>
          <w:i/>
          <w:iCs/>
          <w:sz w:val="16"/>
          <w:szCs w:val="16"/>
        </w:rPr>
        <w:t>불투명성이</w:t>
      </w:r>
      <w:r>
        <w:rPr>
          <w:rFonts w:ascii="Arial Unicode MS" w:eastAsia="Arial Unicode MS" w:hAnsi="Arial Unicode MS" w:cs="Arial Unicode MS"/>
          <w:i/>
          <w:iCs/>
          <w:sz w:val="16"/>
          <w:szCs w:val="16"/>
        </w:rPr>
        <w:t xml:space="preserve"> </w:t>
      </w:r>
      <w:r>
        <w:rPr>
          <w:rFonts w:ascii="Arial Unicode MS" w:eastAsia="Arial Unicode MS" w:hAnsi="Arial Unicode MS" w:cs="Arial Unicode MS"/>
          <w:i/>
          <w:iCs/>
          <w:sz w:val="16"/>
          <w:szCs w:val="16"/>
        </w:rPr>
        <w:t>작업</w:t>
      </w:r>
      <w:r>
        <w:rPr>
          <w:rFonts w:ascii="Arial Unicode MS" w:eastAsia="Arial Unicode MS" w:hAnsi="Arial Unicode MS" w:cs="Arial Unicode MS"/>
          <w:i/>
          <w:iCs/>
          <w:sz w:val="16"/>
          <w:szCs w:val="16"/>
        </w:rPr>
        <w:t xml:space="preserve"> </w:t>
      </w:r>
      <w:r>
        <w:rPr>
          <w:rFonts w:ascii="Arial Unicode MS" w:eastAsia="Arial Unicode MS" w:hAnsi="Arial Unicode MS" w:cs="Arial Unicode MS"/>
          <w:i/>
          <w:iCs/>
          <w:sz w:val="16"/>
          <w:szCs w:val="16"/>
        </w:rPr>
        <w:t>위임의</w:t>
      </w:r>
      <w:r>
        <w:rPr>
          <w:rFonts w:ascii="Arial Unicode MS" w:eastAsia="Arial Unicode MS" w:hAnsi="Arial Unicode MS" w:cs="Arial Unicode MS"/>
          <w:i/>
          <w:iCs/>
          <w:sz w:val="16"/>
          <w:szCs w:val="16"/>
        </w:rPr>
        <w:t xml:space="preserve"> </w:t>
      </w:r>
      <w:r>
        <w:rPr>
          <w:rFonts w:ascii="Arial Unicode MS" w:eastAsia="Arial Unicode MS" w:hAnsi="Arial Unicode MS" w:cs="Arial Unicode MS"/>
          <w:i/>
          <w:iCs/>
          <w:sz w:val="16"/>
          <w:szCs w:val="16"/>
        </w:rPr>
        <w:t>본질이다</w:t>
      </w:r>
      <w:r>
        <w:rPr>
          <w:rFonts w:ascii="Arial Unicode MS" w:eastAsia="Arial Unicode MS" w:hAnsi="Arial Unicode MS" w:cs="Arial Unicode MS"/>
          <w:i/>
          <w:iCs/>
          <w:sz w:val="16"/>
          <w:szCs w:val="16"/>
        </w:rPr>
        <w:t>.</w:t>
      </w:r>
    </w:p>
  </w:footnote>
  <w:footnote w:id="6">
    <w:p w14:paraId="044AFB9D" w14:textId="77777777" w:rsidR="00D80D8A" w:rsidRDefault="00BE6280">
      <w:pPr>
        <w:spacing w:line="240" w:lineRule="auto"/>
        <w:rPr>
          <w:sz w:val="16"/>
          <w:szCs w:val="16"/>
        </w:rPr>
      </w:pPr>
      <w:r>
        <w:rPr>
          <w:vertAlign w:val="superscript"/>
        </w:rPr>
        <w:footnoteRef/>
      </w:r>
      <w:r>
        <w:rPr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sz w:val="16"/>
          <w:szCs w:val="16"/>
        </w:rPr>
        <w:t xml:space="preserve">A2A </w:t>
      </w:r>
      <w:r>
        <w:rPr>
          <w:rFonts w:ascii="Arial Unicode MS" w:eastAsia="Arial Unicode MS" w:hAnsi="Arial Unicode MS" w:cs="Arial Unicode MS"/>
          <w:sz w:val="16"/>
          <w:szCs w:val="16"/>
        </w:rPr>
        <w:t>공식</w:t>
      </w:r>
      <w:r>
        <w:rPr>
          <w:rFonts w:ascii="Arial Unicode MS" w:eastAsia="Arial Unicode MS" w:hAnsi="Arial Unicode MS" w:cs="Arial Unicode MS"/>
          <w:sz w:val="16"/>
          <w:szCs w:val="16"/>
        </w:rPr>
        <w:t xml:space="preserve"> </w:t>
      </w:r>
      <w:r>
        <w:rPr>
          <w:rFonts w:ascii="Arial Unicode MS" w:eastAsia="Arial Unicode MS" w:hAnsi="Arial Unicode MS" w:cs="Arial Unicode MS"/>
          <w:sz w:val="16"/>
          <w:szCs w:val="16"/>
        </w:rPr>
        <w:t>사양</w:t>
      </w:r>
      <w:r>
        <w:rPr>
          <w:rFonts w:ascii="Arial Unicode MS" w:eastAsia="Arial Unicode MS" w:hAnsi="Arial Unicode MS" w:cs="Arial Unicode MS"/>
          <w:sz w:val="16"/>
          <w:szCs w:val="16"/>
        </w:rPr>
        <w:t>: MCP</w:t>
      </w:r>
      <w:r>
        <w:rPr>
          <w:rFonts w:ascii="Arial Unicode MS" w:eastAsia="Arial Unicode MS" w:hAnsi="Arial Unicode MS" w:cs="Arial Unicode MS"/>
          <w:sz w:val="16"/>
          <w:szCs w:val="16"/>
        </w:rPr>
        <w:t>와</w:t>
      </w:r>
      <w:r>
        <w:rPr>
          <w:rFonts w:ascii="Arial Unicode MS" w:eastAsia="Arial Unicode MS" w:hAnsi="Arial Unicode MS" w:cs="Arial Unicode MS"/>
          <w:sz w:val="16"/>
          <w:szCs w:val="16"/>
        </w:rPr>
        <w:t xml:space="preserve"> A2A</w:t>
      </w:r>
      <w:r>
        <w:rPr>
          <w:rFonts w:ascii="Arial Unicode MS" w:eastAsia="Arial Unicode MS" w:hAnsi="Arial Unicode MS" w:cs="Arial Unicode MS"/>
          <w:sz w:val="16"/>
          <w:szCs w:val="16"/>
        </w:rPr>
        <w:t>는</w:t>
      </w:r>
      <w:r>
        <w:rPr>
          <w:rFonts w:ascii="Arial Unicode MS" w:eastAsia="Arial Unicode MS" w:hAnsi="Arial Unicode MS" w:cs="Arial Unicode MS"/>
          <w:sz w:val="16"/>
          <w:szCs w:val="16"/>
        </w:rPr>
        <w:t xml:space="preserve"> </w:t>
      </w:r>
      <w:r>
        <w:rPr>
          <w:rFonts w:ascii="Arial Unicode MS" w:eastAsia="Arial Unicode MS" w:hAnsi="Arial Unicode MS" w:cs="Arial Unicode MS"/>
          <w:sz w:val="16"/>
          <w:szCs w:val="16"/>
        </w:rPr>
        <w:t>보완</w:t>
      </w:r>
      <w:r>
        <w:rPr>
          <w:rFonts w:ascii="Arial Unicode MS" w:eastAsia="Arial Unicode MS" w:hAnsi="Arial Unicode MS" w:cs="Arial Unicode MS"/>
          <w:sz w:val="16"/>
          <w:szCs w:val="16"/>
        </w:rPr>
        <w:t xml:space="preserve"> </w:t>
      </w:r>
      <w:r>
        <w:rPr>
          <w:rFonts w:ascii="Arial Unicode MS" w:eastAsia="Arial Unicode MS" w:hAnsi="Arial Unicode MS" w:cs="Arial Unicode MS"/>
          <w:sz w:val="16"/>
          <w:szCs w:val="16"/>
        </w:rPr>
        <w:t>관계이지만</w:t>
      </w:r>
      <w:r>
        <w:rPr>
          <w:rFonts w:ascii="Arial Unicode MS" w:eastAsia="Arial Unicode MS" w:hAnsi="Arial Unicode MS" w:cs="Arial Unicode MS"/>
          <w:sz w:val="16"/>
          <w:szCs w:val="16"/>
        </w:rPr>
        <w:t xml:space="preserve"> </w:t>
      </w:r>
      <w:r>
        <w:rPr>
          <w:rFonts w:ascii="Arial Unicode MS" w:eastAsia="Arial Unicode MS" w:hAnsi="Arial Unicode MS" w:cs="Arial Unicode MS"/>
          <w:sz w:val="16"/>
          <w:szCs w:val="16"/>
        </w:rPr>
        <w:t>아키텍처</w:t>
      </w:r>
      <w:r>
        <w:rPr>
          <w:rFonts w:ascii="Arial Unicode MS" w:eastAsia="Arial Unicode MS" w:hAnsi="Arial Unicode MS" w:cs="Arial Unicode MS"/>
          <w:sz w:val="16"/>
          <w:szCs w:val="16"/>
        </w:rPr>
        <w:t xml:space="preserve"> </w:t>
      </w:r>
      <w:r>
        <w:rPr>
          <w:rFonts w:ascii="Arial Unicode MS" w:eastAsia="Arial Unicode MS" w:hAnsi="Arial Unicode MS" w:cs="Arial Unicode MS"/>
          <w:sz w:val="16"/>
          <w:szCs w:val="16"/>
        </w:rPr>
        <w:t>레이어가</w:t>
      </w:r>
      <w:r>
        <w:rPr>
          <w:rFonts w:ascii="Arial Unicode MS" w:eastAsia="Arial Unicode MS" w:hAnsi="Arial Unicode MS" w:cs="Arial Unicode MS"/>
          <w:sz w:val="16"/>
          <w:szCs w:val="16"/>
        </w:rPr>
        <w:t xml:space="preserve"> </w:t>
      </w:r>
      <w:r>
        <w:rPr>
          <w:rFonts w:ascii="Arial Unicode MS" w:eastAsia="Arial Unicode MS" w:hAnsi="Arial Unicode MS" w:cs="Arial Unicode MS"/>
          <w:sz w:val="16"/>
          <w:szCs w:val="16"/>
        </w:rPr>
        <w:t>다르므로</w:t>
      </w:r>
      <w:r>
        <w:rPr>
          <w:rFonts w:ascii="Arial Unicode MS" w:eastAsia="Arial Unicode MS" w:hAnsi="Arial Unicode MS" w:cs="Arial Unicode MS"/>
          <w:sz w:val="16"/>
          <w:szCs w:val="16"/>
        </w:rPr>
        <w:t xml:space="preserve"> </w:t>
      </w:r>
      <w:r>
        <w:rPr>
          <w:rFonts w:ascii="Arial Unicode MS" w:eastAsia="Arial Unicode MS" w:hAnsi="Arial Unicode MS" w:cs="Arial Unicode MS"/>
          <w:sz w:val="16"/>
          <w:szCs w:val="16"/>
        </w:rPr>
        <w:t>변환</w:t>
      </w:r>
      <w:r>
        <w:rPr>
          <w:rFonts w:ascii="Arial Unicode MS" w:eastAsia="Arial Unicode MS" w:hAnsi="Arial Unicode MS" w:cs="Arial Unicode MS"/>
          <w:sz w:val="16"/>
          <w:szCs w:val="16"/>
        </w:rPr>
        <w:t xml:space="preserve"> </w:t>
      </w:r>
      <w:r>
        <w:rPr>
          <w:rFonts w:ascii="Arial Unicode MS" w:eastAsia="Arial Unicode MS" w:hAnsi="Arial Unicode MS" w:cs="Arial Unicode MS"/>
          <w:sz w:val="16"/>
          <w:szCs w:val="16"/>
        </w:rPr>
        <w:t>계층이</w:t>
      </w:r>
      <w:r>
        <w:rPr>
          <w:rFonts w:ascii="Arial Unicode MS" w:eastAsia="Arial Unicode MS" w:hAnsi="Arial Unicode MS" w:cs="Arial Unicode MS"/>
          <w:sz w:val="16"/>
          <w:szCs w:val="16"/>
        </w:rPr>
        <w:t xml:space="preserve"> </w:t>
      </w:r>
      <w:r>
        <w:rPr>
          <w:rFonts w:ascii="Arial Unicode MS" w:eastAsia="Arial Unicode MS" w:hAnsi="Arial Unicode MS" w:cs="Arial Unicode MS"/>
          <w:sz w:val="16"/>
          <w:szCs w:val="16"/>
        </w:rPr>
        <w:t>필수적이다</w:t>
      </w:r>
      <w:r>
        <w:rPr>
          <w:rFonts w:ascii="Arial Unicode MS" w:eastAsia="Arial Unicode MS" w:hAnsi="Arial Unicode MS" w:cs="Arial Unicode MS"/>
          <w:sz w:val="16"/>
          <w:szCs w:val="16"/>
        </w:rPr>
        <w:t>.</w:t>
      </w:r>
    </w:p>
  </w:footnote>
  <w:footnote w:id="7">
    <w:p w14:paraId="4BA37280" w14:textId="77777777" w:rsidR="00D80D8A" w:rsidRDefault="00BE6280">
      <w:pPr>
        <w:spacing w:line="240" w:lineRule="auto"/>
        <w:rPr>
          <w:sz w:val="16"/>
          <w:szCs w:val="16"/>
        </w:rPr>
      </w:pPr>
      <w:r>
        <w:rPr>
          <w:vertAlign w:val="superscript"/>
        </w:rPr>
        <w:footnoteRef/>
      </w:r>
      <w:r>
        <w:rPr>
          <w:rFonts w:ascii="Arial Unicode MS" w:eastAsia="Arial Unicode MS" w:hAnsi="Arial Unicode MS" w:cs="Arial Unicode MS"/>
          <w:sz w:val="16"/>
          <w:szCs w:val="16"/>
        </w:rPr>
        <w:t xml:space="preserve"> Google A2A </w:t>
      </w:r>
      <w:r>
        <w:rPr>
          <w:rFonts w:ascii="Arial Unicode MS" w:eastAsia="Arial Unicode MS" w:hAnsi="Arial Unicode MS" w:cs="Arial Unicode MS"/>
          <w:sz w:val="16"/>
          <w:szCs w:val="16"/>
        </w:rPr>
        <w:t>공식</w:t>
      </w:r>
      <w:r>
        <w:rPr>
          <w:rFonts w:ascii="Arial Unicode MS" w:eastAsia="Arial Unicode MS" w:hAnsi="Arial Unicode MS" w:cs="Arial Unicode MS"/>
          <w:sz w:val="16"/>
          <w:szCs w:val="16"/>
        </w:rPr>
        <w:t xml:space="preserve"> </w:t>
      </w:r>
      <w:r>
        <w:rPr>
          <w:rFonts w:ascii="Arial Unicode MS" w:eastAsia="Arial Unicode MS" w:hAnsi="Arial Unicode MS" w:cs="Arial Unicode MS"/>
          <w:sz w:val="16"/>
          <w:szCs w:val="16"/>
        </w:rPr>
        <w:t>소개</w:t>
      </w:r>
      <w:r>
        <w:rPr>
          <w:rFonts w:ascii="Arial Unicode MS" w:eastAsia="Arial Unicode MS" w:hAnsi="Arial Unicode MS" w:cs="Arial Unicode MS"/>
          <w:sz w:val="16"/>
          <w:szCs w:val="16"/>
        </w:rPr>
        <w:t xml:space="preserve"> </w:t>
      </w:r>
      <w:hyperlink r:id="rId4">
        <w:r>
          <w:rPr>
            <w:color w:val="1155CC"/>
            <w:sz w:val="16"/>
            <w:szCs w:val="16"/>
            <w:u w:val="single"/>
          </w:rPr>
          <w:t>https://developers.googleblog.com/en/a2a-a-new-era-of-agent-interoperability</w:t>
        </w:r>
      </w:hyperlink>
      <w:r>
        <w:rPr>
          <w:sz w:val="16"/>
          <w:szCs w:val="16"/>
        </w:rPr>
        <w:t xml:space="preserve"> </w:t>
      </w:r>
      <w:r>
        <w:rPr>
          <w:sz w:val="16"/>
          <w:szCs w:val="16"/>
        </w:rPr>
        <w:br/>
        <w:t xml:space="preserve">IETF RFC 2796/ RFC 4456 </w:t>
      </w:r>
      <w:hyperlink r:id="rId5">
        <w:r>
          <w:rPr>
            <w:color w:val="1155CC"/>
            <w:sz w:val="16"/>
            <w:szCs w:val="16"/>
            <w:u w:val="single"/>
          </w:rPr>
          <w:t>https://datatracker.ietf.org/doc/html/rfc2796</w:t>
        </w:r>
      </w:hyperlink>
      <w:r>
        <w:rPr>
          <w:rFonts w:ascii="Arial Unicode MS" w:eastAsia="Arial Unicode MS" w:hAnsi="Arial Unicode MS" w:cs="Arial Unicode MS"/>
          <w:sz w:val="16"/>
          <w:szCs w:val="16"/>
        </w:rPr>
        <w:t xml:space="preserve"> </w:t>
      </w:r>
      <w:r>
        <w:rPr>
          <w:rFonts w:ascii="Arial Unicode MS" w:eastAsia="Arial Unicode MS" w:hAnsi="Arial Unicode MS" w:cs="Arial Unicode MS"/>
          <w:sz w:val="16"/>
          <w:szCs w:val="16"/>
        </w:rPr>
        <w:br/>
        <w:t>HiveMQ (2025.</w:t>
      </w:r>
      <w:r>
        <w:rPr>
          <w:rFonts w:ascii="Arial Unicode MS" w:eastAsia="Arial Unicode MS" w:hAnsi="Arial Unicode MS" w:cs="Arial Unicode MS"/>
          <w:sz w:val="16"/>
          <w:szCs w:val="16"/>
        </w:rPr>
        <w:t xml:space="preserve">08) A2A Enterprise </w:t>
      </w:r>
      <w:r>
        <w:rPr>
          <w:rFonts w:ascii="Arial Unicode MS" w:eastAsia="Arial Unicode MS" w:hAnsi="Arial Unicode MS" w:cs="Arial Unicode MS"/>
          <w:sz w:val="16"/>
          <w:szCs w:val="16"/>
        </w:rPr>
        <w:t>분석</w:t>
      </w:r>
      <w:r>
        <w:rPr>
          <w:rFonts w:ascii="Arial Unicode MS" w:eastAsia="Arial Unicode MS" w:hAnsi="Arial Unicode MS" w:cs="Arial Unicode MS"/>
          <w:sz w:val="16"/>
          <w:szCs w:val="16"/>
        </w:rPr>
        <w:t xml:space="preserve"> </w:t>
      </w:r>
      <w:hyperlink r:id="rId6">
        <w:r>
          <w:rPr>
            <w:color w:val="1155CC"/>
            <w:sz w:val="16"/>
            <w:szCs w:val="16"/>
            <w:u w:val="single"/>
          </w:rPr>
          <w:t>https://www.hivemq.com/blog/a2a-enterprise-scale-agentic-ai-collaboration-part-1/</w:t>
        </w:r>
      </w:hyperlink>
      <w:r>
        <w:rPr>
          <w:sz w:val="16"/>
          <w:szCs w:val="16"/>
        </w:rPr>
        <w:t xml:space="preserve"> </w:t>
      </w:r>
    </w:p>
  </w:footnote>
  <w:footnote w:id="8">
    <w:p w14:paraId="586C88BE" w14:textId="77777777" w:rsidR="00D80D8A" w:rsidRPr="00633BE3" w:rsidRDefault="00BE6280">
      <w:pPr>
        <w:spacing w:line="240" w:lineRule="auto"/>
        <w:rPr>
          <w:sz w:val="16"/>
          <w:szCs w:val="16"/>
          <w:lang w:val="en-US"/>
        </w:rPr>
      </w:pPr>
      <w:r>
        <w:rPr>
          <w:vertAlign w:val="superscript"/>
        </w:rPr>
        <w:footnoteRef/>
      </w:r>
      <w:r w:rsidRPr="00633BE3">
        <w:rPr>
          <w:sz w:val="16"/>
          <w:szCs w:val="16"/>
          <w:lang w:val="en-US"/>
        </w:rPr>
        <w:t xml:space="preserve"> Solace </w:t>
      </w:r>
      <w:hyperlink r:id="rId7">
        <w:r w:rsidRPr="00633BE3">
          <w:rPr>
            <w:color w:val="1155CC"/>
            <w:sz w:val="16"/>
            <w:szCs w:val="16"/>
            <w:u w:val="single"/>
            <w:lang w:val="en-US"/>
          </w:rPr>
          <w:t>https://solace.com/blog/why-googles-agent2agent-needs-an-event-mesh/</w:t>
        </w:r>
      </w:hyperlink>
      <w:r w:rsidRPr="00633BE3">
        <w:rPr>
          <w:sz w:val="16"/>
          <w:szCs w:val="16"/>
          <w:lang w:val="en-US"/>
        </w:rPr>
        <w:t xml:space="preserve"> </w:t>
      </w:r>
    </w:p>
    <w:p w14:paraId="56C6BE9C" w14:textId="77777777" w:rsidR="00D80D8A" w:rsidRPr="00633BE3" w:rsidRDefault="00BE6280">
      <w:pPr>
        <w:spacing w:line="240" w:lineRule="auto"/>
        <w:rPr>
          <w:sz w:val="16"/>
          <w:szCs w:val="16"/>
          <w:lang w:val="en-US"/>
        </w:rPr>
      </w:pPr>
      <w:r w:rsidRPr="00633BE3">
        <w:rPr>
          <w:sz w:val="16"/>
          <w:szCs w:val="16"/>
          <w:lang w:val="en-US"/>
        </w:rPr>
        <w:t>CXO Focus / ManageEngine (2025)</w:t>
      </w:r>
    </w:p>
    <w:p w14:paraId="218B3B7E" w14:textId="77777777" w:rsidR="00D80D8A" w:rsidRPr="00633BE3" w:rsidRDefault="00BE6280">
      <w:pPr>
        <w:spacing w:line="240" w:lineRule="auto"/>
        <w:rPr>
          <w:sz w:val="16"/>
          <w:szCs w:val="16"/>
          <w:lang w:val="en-US"/>
        </w:rPr>
      </w:pPr>
      <w:r w:rsidRPr="00633BE3">
        <w:rPr>
          <w:sz w:val="16"/>
          <w:szCs w:val="16"/>
          <w:lang w:val="en-US"/>
        </w:rPr>
        <w:t>Microsoft Azure Architecture Center (2025)</w:t>
      </w:r>
    </w:p>
  </w:footnote>
  <w:footnote w:id="9">
    <w:p w14:paraId="75761BEC" w14:textId="77777777" w:rsidR="00D80D8A" w:rsidRPr="00633BE3" w:rsidRDefault="00BE6280">
      <w:pPr>
        <w:spacing w:line="240" w:lineRule="auto"/>
        <w:rPr>
          <w:sz w:val="16"/>
          <w:szCs w:val="16"/>
          <w:lang w:val="en-US"/>
        </w:rPr>
      </w:pPr>
      <w:r>
        <w:rPr>
          <w:vertAlign w:val="superscript"/>
        </w:rPr>
        <w:footnoteRef/>
      </w:r>
      <w:r w:rsidRPr="00633BE3">
        <w:rPr>
          <w:sz w:val="16"/>
          <w:szCs w:val="16"/>
          <w:lang w:val="en-US"/>
        </w:rPr>
        <w:t xml:space="preserve">  Cognitive Architectures for Language Agents, Sumers et al., 2023 (</w:t>
      </w:r>
      <w:hyperlink r:id="rId8">
        <w:r w:rsidRPr="00633BE3">
          <w:rPr>
            <w:color w:val="1155CC"/>
            <w:sz w:val="16"/>
            <w:szCs w:val="16"/>
            <w:u w:val="single"/>
            <w:lang w:val="en-US"/>
          </w:rPr>
          <w:t>https://arxiv.org/pdf/2309.0242</w:t>
        </w:r>
      </w:hyperlink>
      <w:r w:rsidRPr="00633BE3">
        <w:rPr>
          <w:sz w:val="16"/>
          <w:szCs w:val="16"/>
          <w:lang w:val="en-US"/>
        </w:rPr>
        <w:t xml:space="preserve">) </w:t>
      </w:r>
    </w:p>
  </w:footnote>
  <w:footnote w:id="10">
    <w:p w14:paraId="4F1A340E" w14:textId="77777777" w:rsidR="00D80D8A" w:rsidRDefault="00BE6280">
      <w:pPr>
        <w:spacing w:line="240" w:lineRule="auto"/>
        <w:rPr>
          <w:sz w:val="20"/>
          <w:szCs w:val="20"/>
        </w:rPr>
      </w:pPr>
      <w:r>
        <w:rPr>
          <w:vertAlign w:val="superscript"/>
        </w:rPr>
        <w:footnoteRef/>
      </w:r>
      <w:r>
        <w:rPr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color w:val="434343"/>
          <w:sz w:val="18"/>
          <w:szCs w:val="18"/>
        </w:rPr>
        <w:t>OpenAI</w:t>
      </w:r>
      <w:r>
        <w:rPr>
          <w:rFonts w:ascii="Arial Unicode MS" w:eastAsia="Arial Unicode MS" w:hAnsi="Arial Unicode MS" w:cs="Arial Unicode MS"/>
          <w:color w:val="434343"/>
          <w:sz w:val="18"/>
          <w:szCs w:val="18"/>
        </w:rPr>
        <w:t>와</w:t>
      </w:r>
      <w:r>
        <w:rPr>
          <w:rFonts w:ascii="Arial Unicode MS" w:eastAsia="Arial Unicode MS" w:hAnsi="Arial Unicode MS" w:cs="Arial Unicode MS"/>
          <w:color w:val="434343"/>
          <w:sz w:val="18"/>
          <w:szCs w:val="18"/>
        </w:rPr>
        <w:t xml:space="preserve"> Anthropic</w:t>
      </w:r>
      <w:r>
        <w:rPr>
          <w:rFonts w:ascii="Arial Unicode MS" w:eastAsia="Arial Unicode MS" w:hAnsi="Arial Unicode MS" w:cs="Arial Unicode MS"/>
          <w:color w:val="434343"/>
          <w:sz w:val="18"/>
          <w:szCs w:val="18"/>
        </w:rPr>
        <w:t>의</w:t>
      </w:r>
      <w:r>
        <w:rPr>
          <w:rFonts w:ascii="Arial Unicode MS" w:eastAsia="Arial Unicode MS" w:hAnsi="Arial Unicode MS" w:cs="Arial Unicode MS"/>
          <w:color w:val="434343"/>
          <w:sz w:val="18"/>
          <w:szCs w:val="18"/>
        </w:rPr>
        <w:t xml:space="preserve"> </w:t>
      </w:r>
      <w:r>
        <w:rPr>
          <w:rFonts w:ascii="Arial Unicode MS" w:eastAsia="Arial Unicode MS" w:hAnsi="Arial Unicode MS" w:cs="Arial Unicode MS"/>
          <w:color w:val="434343"/>
          <w:sz w:val="18"/>
          <w:szCs w:val="18"/>
        </w:rPr>
        <w:t>공식</w:t>
      </w:r>
      <w:r>
        <w:rPr>
          <w:rFonts w:ascii="Arial Unicode MS" w:eastAsia="Arial Unicode MS" w:hAnsi="Arial Unicode MS" w:cs="Arial Unicode MS"/>
          <w:color w:val="434343"/>
          <w:sz w:val="18"/>
          <w:szCs w:val="18"/>
        </w:rPr>
        <w:t xml:space="preserve"> </w:t>
      </w:r>
      <w:r>
        <w:rPr>
          <w:rFonts w:ascii="Arial Unicode MS" w:eastAsia="Arial Unicode MS" w:hAnsi="Arial Unicode MS" w:cs="Arial Unicode MS"/>
          <w:color w:val="434343"/>
          <w:sz w:val="18"/>
          <w:szCs w:val="18"/>
        </w:rPr>
        <w:t>자료</w:t>
      </w:r>
      <w:r>
        <w:rPr>
          <w:rFonts w:ascii="Arial Unicode MS" w:eastAsia="Arial Unicode MS" w:hAnsi="Arial Unicode MS" w:cs="Arial Unicode MS"/>
          <w:color w:val="434343"/>
          <w:sz w:val="18"/>
          <w:szCs w:val="18"/>
        </w:rPr>
        <w:t xml:space="preserve"> </w:t>
      </w:r>
      <w:hyperlink r:id="rId9">
        <w:r>
          <w:rPr>
            <w:color w:val="1155CC"/>
            <w:sz w:val="20"/>
            <w:szCs w:val="20"/>
            <w:u w:val="single"/>
          </w:rPr>
          <w:t>https://developers.openai.com/cookbook/examples/context_summarization_with_realtime_api/</w:t>
        </w:r>
      </w:hyperlink>
      <w:r>
        <w:rPr>
          <w:sz w:val="20"/>
          <w:szCs w:val="20"/>
        </w:rPr>
        <w:t xml:space="preserve"> , </w:t>
      </w:r>
      <w:hyperlink r:id="rId10">
        <w:r>
          <w:rPr>
            <w:color w:val="1155CC"/>
            <w:sz w:val="20"/>
            <w:szCs w:val="20"/>
            <w:u w:val="single"/>
          </w:rPr>
          <w:t>https://www.anthropic.com/engineering/effective-cont</w:t>
        </w:r>
        <w:r>
          <w:rPr>
            <w:color w:val="1155CC"/>
            <w:sz w:val="20"/>
            <w:szCs w:val="20"/>
            <w:u w:val="single"/>
          </w:rPr>
          <w:t>ext-engineering-for-ai-agents</w:t>
        </w:r>
      </w:hyperlink>
      <w:r>
        <w:rPr>
          <w:sz w:val="20"/>
          <w:szCs w:val="20"/>
        </w:rPr>
        <w:t xml:space="preserve"> </w:t>
      </w:r>
    </w:p>
  </w:footnote>
  <w:footnote w:id="11">
    <w:p w14:paraId="3B4BD8B9" w14:textId="77777777" w:rsidR="00D80D8A" w:rsidRDefault="00BE6280">
      <w:pPr>
        <w:spacing w:line="240" w:lineRule="auto"/>
        <w:rPr>
          <w:sz w:val="16"/>
          <w:szCs w:val="16"/>
        </w:rPr>
      </w:pPr>
      <w:r>
        <w:rPr>
          <w:vertAlign w:val="superscript"/>
        </w:rPr>
        <w:footnoteRef/>
      </w:r>
      <w:r>
        <w:rPr>
          <w:sz w:val="16"/>
          <w:szCs w:val="16"/>
        </w:rPr>
        <w:t xml:space="preserve"> </w:t>
      </w:r>
      <w:r>
        <w:rPr>
          <w:rFonts w:ascii="Arial Unicode MS" w:eastAsia="Arial Unicode MS" w:hAnsi="Arial Unicode MS" w:cs="Arial Unicode MS"/>
          <w:sz w:val="16"/>
          <w:szCs w:val="16"/>
        </w:rPr>
        <w:t>Park et al.</w:t>
      </w:r>
      <w:r>
        <w:rPr>
          <w:rFonts w:ascii="Arial Unicode MS" w:eastAsia="Arial Unicode MS" w:hAnsi="Arial Unicode MS" w:cs="Arial Unicode MS"/>
          <w:sz w:val="16"/>
          <w:szCs w:val="16"/>
        </w:rPr>
        <w:t xml:space="preserve"> (2023)</w:t>
      </w:r>
      <w:r>
        <w:rPr>
          <w:rFonts w:ascii="Arial Unicode MS" w:eastAsia="Arial Unicode MS" w:hAnsi="Arial Unicode MS" w:cs="Arial Unicode MS"/>
          <w:sz w:val="16"/>
          <w:szCs w:val="16"/>
        </w:rPr>
        <w:t>의</w:t>
      </w:r>
      <w:r>
        <w:rPr>
          <w:rFonts w:ascii="Arial Unicode MS" w:eastAsia="Arial Unicode MS" w:hAnsi="Arial Unicode MS" w:cs="Arial Unicode MS"/>
          <w:sz w:val="16"/>
          <w:szCs w:val="16"/>
        </w:rPr>
        <w:t xml:space="preserve"> recency-based retrieval (</w:t>
      </w:r>
      <w:hyperlink r:id="rId11">
        <w:r>
          <w:rPr>
            <w:color w:val="1155CC"/>
            <w:sz w:val="16"/>
            <w:szCs w:val="16"/>
            <w:u w:val="single"/>
          </w:rPr>
          <w:t>https://ar5iv.labs.arxiv.org/html/2304.03442</w:t>
        </w:r>
      </w:hyperlink>
      <w:r>
        <w:rPr>
          <w:rFonts w:ascii="Arial Unicode MS" w:eastAsia="Arial Unicode MS" w:hAnsi="Arial Unicode MS" w:cs="Arial Unicode MS"/>
          <w:sz w:val="16"/>
          <w:szCs w:val="16"/>
        </w:rPr>
        <w:t>)</w:t>
      </w:r>
      <w:r>
        <w:rPr>
          <w:rFonts w:ascii="Arial Unicode MS" w:eastAsia="Arial Unicode MS" w:hAnsi="Arial Unicode MS" w:cs="Arial Unicode MS"/>
          <w:sz w:val="16"/>
          <w:szCs w:val="16"/>
        </w:rPr>
        <w:br/>
        <w:t>MemoryBank (2024)</w:t>
      </w:r>
      <w:r>
        <w:rPr>
          <w:rFonts w:ascii="Arial Unicode MS" w:eastAsia="Arial Unicode MS" w:hAnsi="Arial Unicode MS" w:cs="Arial Unicode MS"/>
          <w:sz w:val="16"/>
          <w:szCs w:val="16"/>
        </w:rPr>
        <w:t>의</w:t>
      </w:r>
      <w:r>
        <w:rPr>
          <w:rFonts w:ascii="Arial Unicode MS" w:eastAsia="Arial Unicode MS" w:hAnsi="Arial Unicode MS" w:cs="Arial Unicode MS"/>
          <w:sz w:val="16"/>
          <w:szCs w:val="16"/>
        </w:rPr>
        <w:t xml:space="preserve"> forgetting-curve </w:t>
      </w:r>
      <w:r>
        <w:rPr>
          <w:rFonts w:ascii="Arial Unicode MS" w:eastAsia="Arial Unicode MS" w:hAnsi="Arial Unicode MS" w:cs="Arial Unicode MS"/>
          <w:sz w:val="16"/>
          <w:szCs w:val="16"/>
        </w:rPr>
        <w:t>기반</w:t>
      </w:r>
      <w:r>
        <w:rPr>
          <w:rFonts w:ascii="Arial Unicode MS" w:eastAsia="Arial Unicode MS" w:hAnsi="Arial Unicode MS" w:cs="Arial Unicode MS"/>
          <w:sz w:val="16"/>
          <w:szCs w:val="16"/>
        </w:rPr>
        <w:t xml:space="preserve"> </w:t>
      </w:r>
      <w:r>
        <w:rPr>
          <w:rFonts w:ascii="Arial Unicode MS" w:eastAsia="Arial Unicode MS" w:hAnsi="Arial Unicode MS" w:cs="Arial Unicode MS"/>
          <w:sz w:val="16"/>
          <w:szCs w:val="16"/>
        </w:rPr>
        <w:t>메모리</w:t>
      </w:r>
      <w:r>
        <w:rPr>
          <w:rFonts w:ascii="Arial Unicode MS" w:eastAsia="Arial Unicode MS" w:hAnsi="Arial Unicode MS" w:cs="Arial Unicode MS"/>
          <w:sz w:val="16"/>
          <w:szCs w:val="16"/>
        </w:rPr>
        <w:t xml:space="preserve"> </w:t>
      </w:r>
      <w:r>
        <w:rPr>
          <w:rFonts w:ascii="Arial Unicode MS" w:eastAsia="Arial Unicode MS" w:hAnsi="Arial Unicode MS" w:cs="Arial Unicode MS"/>
          <w:sz w:val="16"/>
          <w:szCs w:val="16"/>
        </w:rPr>
        <w:t>갱신</w:t>
      </w:r>
      <w:r>
        <w:rPr>
          <w:rFonts w:ascii="Arial Unicode MS" w:eastAsia="Arial Unicode MS" w:hAnsi="Arial Unicode MS" w:cs="Arial Unicode MS"/>
          <w:sz w:val="16"/>
          <w:szCs w:val="16"/>
        </w:rPr>
        <w:t xml:space="preserve"> (</w:t>
      </w:r>
      <w:hyperlink r:id="rId12">
        <w:r>
          <w:rPr>
            <w:color w:val="1155CC"/>
            <w:sz w:val="16"/>
            <w:szCs w:val="16"/>
            <w:u w:val="single"/>
          </w:rPr>
          <w:t>https://ojs.aaai.org/index.php/AAAI/article/view/29946</w:t>
        </w:r>
      </w:hyperlink>
      <w:r>
        <w:rPr>
          <w:sz w:val="16"/>
          <w:szCs w:val="16"/>
        </w:rPr>
        <w:t>)</w:t>
      </w:r>
    </w:p>
  </w:footnote>
  <w:footnote w:id="12">
    <w:p w14:paraId="67C610AA" w14:textId="77777777" w:rsidR="00D80D8A" w:rsidRDefault="00BE6280">
      <w:pPr>
        <w:spacing w:line="240" w:lineRule="auto"/>
        <w:rPr>
          <w:sz w:val="16"/>
          <w:szCs w:val="16"/>
        </w:rPr>
      </w:pPr>
      <w:r>
        <w:rPr>
          <w:vertAlign w:val="superscript"/>
        </w:rPr>
        <w:footnoteRef/>
      </w:r>
      <w:r>
        <w:rPr>
          <w:rFonts w:ascii="Arial Unicode MS" w:eastAsia="Arial Unicode MS" w:hAnsi="Arial Unicode MS" w:cs="Arial Unicode MS"/>
          <w:sz w:val="16"/>
          <w:szCs w:val="16"/>
        </w:rPr>
        <w:t xml:space="preserve"> Hou et al. (2024)</w:t>
      </w:r>
      <w:r>
        <w:rPr>
          <w:rFonts w:ascii="Arial Unicode MS" w:eastAsia="Arial Unicode MS" w:hAnsi="Arial Unicode MS" w:cs="Arial Unicode MS"/>
          <w:sz w:val="16"/>
          <w:szCs w:val="16"/>
        </w:rPr>
        <w:t>의</w:t>
      </w:r>
      <w:r>
        <w:rPr>
          <w:rFonts w:ascii="Arial Unicode MS" w:eastAsia="Arial Unicode MS" w:hAnsi="Arial Unicode MS" w:cs="Arial Unicode MS"/>
          <w:sz w:val="16"/>
          <w:szCs w:val="16"/>
        </w:rPr>
        <w:t xml:space="preserve"> recall frequency </w:t>
      </w:r>
      <w:r>
        <w:rPr>
          <w:rFonts w:ascii="Arial Unicode MS" w:eastAsia="Arial Unicode MS" w:hAnsi="Arial Unicode MS" w:cs="Arial Unicode MS"/>
          <w:sz w:val="16"/>
          <w:szCs w:val="16"/>
        </w:rPr>
        <w:t>고려</w:t>
      </w:r>
      <w:r>
        <w:rPr>
          <w:rFonts w:ascii="Arial Unicode MS" w:eastAsia="Arial Unicode MS" w:hAnsi="Arial Unicode MS" w:cs="Arial Unicode MS"/>
          <w:sz w:val="16"/>
          <w:szCs w:val="16"/>
        </w:rPr>
        <w:t xml:space="preserve"> </w:t>
      </w:r>
      <w:r>
        <w:rPr>
          <w:rFonts w:ascii="Arial Unicode MS" w:eastAsia="Arial Unicode MS" w:hAnsi="Arial Unicode MS" w:cs="Arial Unicode MS"/>
          <w:sz w:val="16"/>
          <w:szCs w:val="16"/>
        </w:rPr>
        <w:t>모델</w:t>
      </w:r>
      <w:r>
        <w:rPr>
          <w:rFonts w:ascii="Arial Unicode MS" w:eastAsia="Arial Unicode MS" w:hAnsi="Arial Unicode MS" w:cs="Arial Unicode MS"/>
          <w:sz w:val="16"/>
          <w:szCs w:val="16"/>
        </w:rPr>
        <w:t xml:space="preserve"> (</w:t>
      </w:r>
      <w:hyperlink r:id="rId13">
        <w:r>
          <w:rPr>
            <w:color w:val="1155CC"/>
            <w:sz w:val="16"/>
            <w:szCs w:val="16"/>
            <w:u w:val="single"/>
          </w:rPr>
          <w:t>https://arxiv.org/pdf/2404.00573</w:t>
        </w:r>
      </w:hyperlink>
      <w:r>
        <w:rPr>
          <w:sz w:val="16"/>
          <w:szCs w:val="16"/>
        </w:rPr>
        <w:t>)</w:t>
      </w:r>
    </w:p>
  </w:footnote>
  <w:footnote w:id="13">
    <w:p w14:paraId="347A3355" w14:textId="77777777" w:rsidR="00D80D8A" w:rsidRDefault="00BE6280">
      <w:pPr>
        <w:spacing w:line="240" w:lineRule="auto"/>
        <w:rPr>
          <w:sz w:val="16"/>
          <w:szCs w:val="16"/>
        </w:rPr>
      </w:pPr>
      <w:r>
        <w:rPr>
          <w:vertAlign w:val="superscript"/>
        </w:rPr>
        <w:footnoteRef/>
      </w:r>
      <w:r>
        <w:rPr>
          <w:sz w:val="16"/>
          <w:szCs w:val="16"/>
        </w:rPr>
        <w:t xml:space="preserve"> 1)  Diagnosing Retrieval vs. Utilization Bottlenecks (2025, arxiv 2603.02473) (</w:t>
      </w:r>
      <w:hyperlink r:id="rId14">
        <w:r>
          <w:rPr>
            <w:color w:val="1155CC"/>
            <w:sz w:val="16"/>
            <w:szCs w:val="16"/>
            <w:u w:val="single"/>
          </w:rPr>
          <w:t>https://arxiv.org/html/2603.02473v1</w:t>
        </w:r>
      </w:hyperlink>
      <w:r>
        <w:rPr>
          <w:sz w:val="16"/>
          <w:szCs w:val="16"/>
        </w:rPr>
        <w:t>)</w:t>
      </w:r>
      <w:r>
        <w:rPr>
          <w:rFonts w:ascii="Arial Unicode MS" w:eastAsia="Arial Unicode MS" w:hAnsi="Arial Unicode MS" w:cs="Arial Unicode MS"/>
          <w:sz w:val="16"/>
          <w:szCs w:val="16"/>
        </w:rPr>
        <w:t xml:space="preserve"> LoCoMo</w:t>
      </w:r>
      <w:r>
        <w:rPr>
          <w:rFonts w:ascii="Arial Unicode MS" w:eastAsia="Arial Unicode MS" w:hAnsi="Arial Unicode MS" w:cs="Arial Unicode MS"/>
          <w:sz w:val="16"/>
          <w:szCs w:val="16"/>
        </w:rPr>
        <w:t>에서</w:t>
      </w:r>
      <w:r>
        <w:rPr>
          <w:rFonts w:ascii="Arial Unicode MS" w:eastAsia="Arial Unicode MS" w:hAnsi="Arial Unicode MS" w:cs="Arial Unicode MS"/>
          <w:sz w:val="16"/>
          <w:szCs w:val="16"/>
        </w:rPr>
        <w:t xml:space="preserve"> </w:t>
      </w:r>
      <w:r>
        <w:rPr>
          <w:rFonts w:ascii="Arial Unicode MS" w:eastAsia="Arial Unicode MS" w:hAnsi="Arial Unicode MS" w:cs="Arial Unicode MS"/>
          <w:sz w:val="16"/>
          <w:szCs w:val="16"/>
        </w:rPr>
        <w:t>검색</w:t>
      </w:r>
      <w:r>
        <w:rPr>
          <w:rFonts w:ascii="Arial Unicode MS" w:eastAsia="Arial Unicode MS" w:hAnsi="Arial Unicode MS" w:cs="Arial Unicode MS"/>
          <w:sz w:val="16"/>
          <w:szCs w:val="16"/>
        </w:rPr>
        <w:t xml:space="preserve"> </w:t>
      </w:r>
      <w:r>
        <w:rPr>
          <w:rFonts w:ascii="Arial Unicode MS" w:eastAsia="Arial Unicode MS" w:hAnsi="Arial Unicode MS" w:cs="Arial Unicode MS"/>
          <w:sz w:val="16"/>
          <w:szCs w:val="16"/>
        </w:rPr>
        <w:t>방식</w:t>
      </w:r>
      <w:r>
        <w:rPr>
          <w:rFonts w:ascii="Arial Unicode MS" w:eastAsia="Arial Unicode MS" w:hAnsi="Arial Unicode MS" w:cs="Arial Unicode MS"/>
          <w:sz w:val="16"/>
          <w:szCs w:val="16"/>
        </w:rPr>
        <w:t xml:space="preserve"> </w:t>
      </w:r>
      <w:r>
        <w:rPr>
          <w:rFonts w:ascii="Arial Unicode MS" w:eastAsia="Arial Unicode MS" w:hAnsi="Arial Unicode MS" w:cs="Arial Unicode MS"/>
          <w:sz w:val="16"/>
          <w:szCs w:val="16"/>
        </w:rPr>
        <w:t>차이가</w:t>
      </w:r>
      <w:r>
        <w:rPr>
          <w:rFonts w:ascii="Arial Unicode MS" w:eastAsia="Arial Unicode MS" w:hAnsi="Arial Unicode MS" w:cs="Arial Unicode MS"/>
          <w:sz w:val="16"/>
          <w:szCs w:val="16"/>
        </w:rPr>
        <w:t xml:space="preserve"> </w:t>
      </w:r>
      <w:r>
        <w:rPr>
          <w:rFonts w:ascii="Arial Unicode MS" w:eastAsia="Arial Unicode MS" w:hAnsi="Arial Unicode MS" w:cs="Arial Unicode MS"/>
          <w:sz w:val="16"/>
          <w:szCs w:val="16"/>
        </w:rPr>
        <w:t>정확도</w:t>
      </w:r>
      <w:r>
        <w:rPr>
          <w:rFonts w:ascii="Arial Unicode MS" w:eastAsia="Arial Unicode MS" w:hAnsi="Arial Unicode MS" w:cs="Arial Unicode MS"/>
          <w:sz w:val="16"/>
          <w:szCs w:val="16"/>
        </w:rPr>
        <w:t xml:space="preserve"> 20%p(57.1%→77.2%), </w:t>
      </w:r>
      <w:r>
        <w:rPr>
          <w:rFonts w:ascii="Arial Unicode MS" w:eastAsia="Arial Unicode MS" w:hAnsi="Arial Unicode MS" w:cs="Arial Unicode MS"/>
          <w:sz w:val="16"/>
          <w:szCs w:val="16"/>
        </w:rPr>
        <w:t>저장</w:t>
      </w:r>
      <w:r>
        <w:rPr>
          <w:rFonts w:ascii="Arial Unicode MS" w:eastAsia="Arial Unicode MS" w:hAnsi="Arial Unicode MS" w:cs="Arial Unicode MS"/>
          <w:sz w:val="16"/>
          <w:szCs w:val="16"/>
        </w:rPr>
        <w:t xml:space="preserve"> </w:t>
      </w:r>
      <w:r>
        <w:rPr>
          <w:rFonts w:ascii="Arial Unicode MS" w:eastAsia="Arial Unicode MS" w:hAnsi="Arial Unicode MS" w:cs="Arial Unicode MS"/>
          <w:sz w:val="16"/>
          <w:szCs w:val="16"/>
        </w:rPr>
        <w:t>방식</w:t>
      </w:r>
      <w:r>
        <w:rPr>
          <w:rFonts w:ascii="Arial Unicode MS" w:eastAsia="Arial Unicode MS" w:hAnsi="Arial Unicode MS" w:cs="Arial Unicode MS"/>
          <w:sz w:val="16"/>
          <w:szCs w:val="16"/>
        </w:rPr>
        <w:t xml:space="preserve"> </w:t>
      </w:r>
      <w:r>
        <w:rPr>
          <w:rFonts w:ascii="Arial Unicode MS" w:eastAsia="Arial Unicode MS" w:hAnsi="Arial Unicode MS" w:cs="Arial Unicode MS"/>
          <w:sz w:val="16"/>
          <w:szCs w:val="16"/>
        </w:rPr>
        <w:t>차이는</w:t>
      </w:r>
      <w:r>
        <w:rPr>
          <w:rFonts w:ascii="Arial Unicode MS" w:eastAsia="Arial Unicode MS" w:hAnsi="Arial Unicode MS" w:cs="Arial Unicode MS"/>
          <w:sz w:val="16"/>
          <w:szCs w:val="16"/>
        </w:rPr>
        <w:t xml:space="preserve"> </w:t>
      </w:r>
      <w:r>
        <w:rPr>
          <w:rFonts w:ascii="Arial Unicode MS" w:eastAsia="Arial Unicode MS" w:hAnsi="Arial Unicode MS" w:cs="Arial Unicode MS"/>
          <w:sz w:val="16"/>
          <w:szCs w:val="16"/>
        </w:rPr>
        <w:t>같은</w:t>
      </w:r>
      <w:r>
        <w:rPr>
          <w:rFonts w:ascii="Arial Unicode MS" w:eastAsia="Arial Unicode MS" w:hAnsi="Arial Unicode MS" w:cs="Arial Unicode MS"/>
          <w:sz w:val="16"/>
          <w:szCs w:val="16"/>
        </w:rPr>
        <w:t xml:space="preserve"> </w:t>
      </w:r>
      <w:r>
        <w:rPr>
          <w:rFonts w:ascii="Arial Unicode MS" w:eastAsia="Arial Unicode MS" w:hAnsi="Arial Unicode MS" w:cs="Arial Unicode MS"/>
          <w:sz w:val="16"/>
          <w:szCs w:val="16"/>
        </w:rPr>
        <w:t>검색</w:t>
      </w:r>
      <w:r>
        <w:rPr>
          <w:rFonts w:ascii="Arial Unicode MS" w:eastAsia="Arial Unicode MS" w:hAnsi="Arial Unicode MS" w:cs="Arial Unicode MS"/>
          <w:sz w:val="16"/>
          <w:szCs w:val="16"/>
        </w:rPr>
        <w:t xml:space="preserve"> </w:t>
      </w:r>
      <w:r>
        <w:rPr>
          <w:rFonts w:ascii="Arial Unicode MS" w:eastAsia="Arial Unicode MS" w:hAnsi="Arial Unicode MS" w:cs="Arial Unicode MS"/>
          <w:sz w:val="16"/>
          <w:szCs w:val="16"/>
        </w:rPr>
        <w:t>방식</w:t>
      </w:r>
      <w:r>
        <w:rPr>
          <w:rFonts w:ascii="Arial Unicode MS" w:eastAsia="Arial Unicode MS" w:hAnsi="Arial Unicode MS" w:cs="Arial Unicode MS"/>
          <w:sz w:val="16"/>
          <w:szCs w:val="16"/>
        </w:rPr>
        <w:t xml:space="preserve"> </w:t>
      </w:r>
      <w:r>
        <w:rPr>
          <w:rFonts w:ascii="Arial Unicode MS" w:eastAsia="Arial Unicode MS" w:hAnsi="Arial Unicode MS" w:cs="Arial Unicode MS"/>
          <w:sz w:val="16"/>
          <w:szCs w:val="16"/>
        </w:rPr>
        <w:t>내에서</w:t>
      </w:r>
      <w:r>
        <w:rPr>
          <w:rFonts w:ascii="Arial Unicode MS" w:eastAsia="Arial Unicode MS" w:hAnsi="Arial Unicode MS" w:cs="Arial Unicode MS"/>
          <w:sz w:val="16"/>
          <w:szCs w:val="16"/>
        </w:rPr>
        <w:t xml:space="preserve"> 3~8%p</w:t>
      </w:r>
      <w:r>
        <w:rPr>
          <w:rFonts w:ascii="Arial Unicode MS" w:eastAsia="Arial Unicode MS" w:hAnsi="Arial Unicode MS" w:cs="Arial Unicode MS"/>
          <w:sz w:val="16"/>
          <w:szCs w:val="16"/>
        </w:rPr>
        <w:t>라고</w:t>
      </w:r>
      <w:r>
        <w:rPr>
          <w:rFonts w:ascii="Arial Unicode MS" w:eastAsia="Arial Unicode MS" w:hAnsi="Arial Unicode MS" w:cs="Arial Unicode MS"/>
          <w:sz w:val="16"/>
          <w:szCs w:val="16"/>
        </w:rPr>
        <w:t xml:space="preserve"> </w:t>
      </w:r>
      <w:r>
        <w:rPr>
          <w:rFonts w:ascii="Arial Unicode MS" w:eastAsia="Arial Unicode MS" w:hAnsi="Arial Unicode MS" w:cs="Arial Unicode MS"/>
          <w:sz w:val="16"/>
          <w:szCs w:val="16"/>
        </w:rPr>
        <w:t>보고</w:t>
      </w:r>
      <w:r>
        <w:rPr>
          <w:rFonts w:ascii="Arial Unicode MS" w:eastAsia="Arial Unicode MS" w:hAnsi="Arial Unicode MS" w:cs="Arial Unicode MS"/>
          <w:sz w:val="16"/>
          <w:szCs w:val="16"/>
        </w:rPr>
        <w:t xml:space="preserve">, </w:t>
      </w:r>
      <w:r>
        <w:rPr>
          <w:rFonts w:ascii="Arial Unicode MS" w:eastAsia="Arial Unicode MS" w:hAnsi="Arial Unicode MS" w:cs="Arial Unicode MS"/>
          <w:sz w:val="16"/>
          <w:szCs w:val="16"/>
        </w:rPr>
        <w:t>검색</w:t>
      </w:r>
      <w:r>
        <w:rPr>
          <w:rFonts w:ascii="Arial Unicode MS" w:eastAsia="Arial Unicode MS" w:hAnsi="Arial Unicode MS" w:cs="Arial Unicode MS"/>
          <w:sz w:val="16"/>
          <w:szCs w:val="16"/>
        </w:rPr>
        <w:t xml:space="preserve"> </w:t>
      </w:r>
      <w:r>
        <w:rPr>
          <w:rFonts w:ascii="Arial Unicode MS" w:eastAsia="Arial Unicode MS" w:hAnsi="Arial Unicode MS" w:cs="Arial Unicode MS"/>
          <w:sz w:val="16"/>
          <w:szCs w:val="16"/>
        </w:rPr>
        <w:t>실패가</w:t>
      </w:r>
      <w:r>
        <w:rPr>
          <w:rFonts w:ascii="Arial Unicode MS" w:eastAsia="Arial Unicode MS" w:hAnsi="Arial Unicode MS" w:cs="Arial Unicode MS"/>
          <w:sz w:val="16"/>
          <w:szCs w:val="16"/>
        </w:rPr>
        <w:t xml:space="preserve"> </w:t>
      </w:r>
      <w:r>
        <w:rPr>
          <w:rFonts w:ascii="Arial Unicode MS" w:eastAsia="Arial Unicode MS" w:hAnsi="Arial Unicode MS" w:cs="Arial Unicode MS"/>
          <w:sz w:val="16"/>
          <w:szCs w:val="16"/>
        </w:rPr>
        <w:t>전체</w:t>
      </w:r>
      <w:r>
        <w:rPr>
          <w:rFonts w:ascii="Arial Unicode MS" w:eastAsia="Arial Unicode MS" w:hAnsi="Arial Unicode MS" w:cs="Arial Unicode MS"/>
          <w:sz w:val="16"/>
          <w:szCs w:val="16"/>
        </w:rPr>
        <w:t xml:space="preserve"> </w:t>
      </w:r>
      <w:r>
        <w:rPr>
          <w:rFonts w:ascii="Arial Unicode MS" w:eastAsia="Arial Unicode MS" w:hAnsi="Arial Unicode MS" w:cs="Arial Unicode MS"/>
          <w:sz w:val="16"/>
          <w:szCs w:val="16"/>
        </w:rPr>
        <w:t>질문</w:t>
      </w:r>
      <w:r>
        <w:rPr>
          <w:rFonts w:ascii="Arial Unicode MS" w:eastAsia="Arial Unicode MS" w:hAnsi="Arial Unicode MS" w:cs="Arial Unicode MS"/>
          <w:sz w:val="16"/>
          <w:szCs w:val="16"/>
        </w:rPr>
        <w:t xml:space="preserve"> </w:t>
      </w:r>
      <w:r>
        <w:rPr>
          <w:rFonts w:ascii="Arial Unicode MS" w:eastAsia="Arial Unicode MS" w:hAnsi="Arial Unicode MS" w:cs="Arial Unicode MS"/>
          <w:sz w:val="16"/>
          <w:szCs w:val="16"/>
        </w:rPr>
        <w:t>중</w:t>
      </w:r>
      <w:r>
        <w:rPr>
          <w:rFonts w:ascii="Arial Unicode MS" w:eastAsia="Arial Unicode MS" w:hAnsi="Arial Unicode MS" w:cs="Arial Unicode MS"/>
          <w:sz w:val="16"/>
          <w:szCs w:val="16"/>
        </w:rPr>
        <w:t xml:space="preserve"> 11~46%</w:t>
      </w:r>
      <w:r>
        <w:rPr>
          <w:rFonts w:ascii="Arial Unicode MS" w:eastAsia="Arial Unicode MS" w:hAnsi="Arial Unicode MS" w:cs="Arial Unicode MS"/>
          <w:sz w:val="16"/>
          <w:szCs w:val="16"/>
        </w:rPr>
        <w:t>를</w:t>
      </w:r>
      <w:r>
        <w:rPr>
          <w:rFonts w:ascii="Arial Unicode MS" w:eastAsia="Arial Unicode MS" w:hAnsi="Arial Unicode MS" w:cs="Arial Unicode MS"/>
          <w:sz w:val="16"/>
          <w:szCs w:val="16"/>
        </w:rPr>
        <w:t xml:space="preserve"> </w:t>
      </w:r>
      <w:r>
        <w:rPr>
          <w:rFonts w:ascii="Arial Unicode MS" w:eastAsia="Arial Unicode MS" w:hAnsi="Arial Unicode MS" w:cs="Arial Unicode MS"/>
          <w:sz w:val="16"/>
          <w:szCs w:val="16"/>
        </w:rPr>
        <w:t>차지</w:t>
      </w:r>
      <w:r>
        <w:rPr>
          <w:rFonts w:ascii="Arial Unicode MS" w:eastAsia="Arial Unicode MS" w:hAnsi="Arial Unicode MS" w:cs="Arial Unicode MS"/>
          <w:sz w:val="16"/>
          <w:szCs w:val="16"/>
        </w:rPr>
        <w:t xml:space="preserve">. </w:t>
      </w:r>
      <w:r>
        <w:rPr>
          <w:rFonts w:ascii="Arial Unicode MS" w:eastAsia="Arial Unicode MS" w:hAnsi="Arial Unicode MS" w:cs="Arial Unicode MS"/>
          <w:sz w:val="16"/>
          <w:szCs w:val="16"/>
        </w:rPr>
        <w:t>따라서</w:t>
      </w:r>
      <w:r>
        <w:rPr>
          <w:rFonts w:ascii="Arial Unicode MS" w:eastAsia="Arial Unicode MS" w:hAnsi="Arial Unicode MS" w:cs="Arial Unicode MS"/>
          <w:sz w:val="16"/>
          <w:szCs w:val="16"/>
        </w:rPr>
        <w:t xml:space="preserve"> </w:t>
      </w:r>
      <w:r>
        <w:rPr>
          <w:rFonts w:ascii="Arial Unicode MS" w:eastAsia="Arial Unicode MS" w:hAnsi="Arial Unicode MS" w:cs="Arial Unicode MS"/>
          <w:sz w:val="16"/>
          <w:szCs w:val="16"/>
        </w:rPr>
        <w:t>장기</w:t>
      </w:r>
      <w:r>
        <w:rPr>
          <w:rFonts w:ascii="Arial Unicode MS" w:eastAsia="Arial Unicode MS" w:hAnsi="Arial Unicode MS" w:cs="Arial Unicode MS"/>
          <w:sz w:val="16"/>
          <w:szCs w:val="16"/>
        </w:rPr>
        <w:t xml:space="preserve"> </w:t>
      </w:r>
      <w:r>
        <w:rPr>
          <w:rFonts w:ascii="Arial Unicode MS" w:eastAsia="Arial Unicode MS" w:hAnsi="Arial Unicode MS" w:cs="Arial Unicode MS"/>
          <w:sz w:val="16"/>
          <w:szCs w:val="16"/>
        </w:rPr>
        <w:t>메모리의</w:t>
      </w:r>
      <w:r>
        <w:rPr>
          <w:rFonts w:ascii="Arial Unicode MS" w:eastAsia="Arial Unicode MS" w:hAnsi="Arial Unicode MS" w:cs="Arial Unicode MS"/>
          <w:sz w:val="16"/>
          <w:szCs w:val="16"/>
        </w:rPr>
        <w:t xml:space="preserve"> </w:t>
      </w:r>
      <w:r>
        <w:rPr>
          <w:rFonts w:ascii="Arial Unicode MS" w:eastAsia="Arial Unicode MS" w:hAnsi="Arial Unicode MS" w:cs="Arial Unicode MS"/>
          <w:sz w:val="16"/>
          <w:szCs w:val="16"/>
        </w:rPr>
        <w:t>성능은</w:t>
      </w:r>
      <w:r>
        <w:rPr>
          <w:rFonts w:ascii="Arial Unicode MS" w:eastAsia="Arial Unicode MS" w:hAnsi="Arial Unicode MS" w:cs="Arial Unicode MS"/>
          <w:sz w:val="16"/>
          <w:szCs w:val="16"/>
        </w:rPr>
        <w:t xml:space="preserve"> </w:t>
      </w:r>
      <w:r>
        <w:rPr>
          <w:rFonts w:ascii="Arial Unicode MS" w:eastAsia="Arial Unicode MS" w:hAnsi="Arial Unicode MS" w:cs="Arial Unicode MS"/>
          <w:sz w:val="16"/>
          <w:szCs w:val="16"/>
        </w:rPr>
        <w:t>저장보다</w:t>
      </w:r>
      <w:r>
        <w:rPr>
          <w:rFonts w:ascii="Arial Unicode MS" w:eastAsia="Arial Unicode MS" w:hAnsi="Arial Unicode MS" w:cs="Arial Unicode MS"/>
          <w:sz w:val="16"/>
          <w:szCs w:val="16"/>
        </w:rPr>
        <w:t xml:space="preserve"> </w:t>
      </w:r>
      <w:r>
        <w:rPr>
          <w:rFonts w:ascii="Arial Unicode MS" w:eastAsia="Arial Unicode MS" w:hAnsi="Arial Unicode MS" w:cs="Arial Unicode MS"/>
          <w:sz w:val="16"/>
          <w:szCs w:val="16"/>
        </w:rPr>
        <w:t>검색</w:t>
      </w:r>
      <w:r>
        <w:rPr>
          <w:rFonts w:ascii="Arial Unicode MS" w:eastAsia="Arial Unicode MS" w:hAnsi="Arial Unicode MS" w:cs="Arial Unicode MS"/>
          <w:sz w:val="16"/>
          <w:szCs w:val="16"/>
        </w:rPr>
        <w:t xml:space="preserve"> </w:t>
      </w:r>
      <w:r>
        <w:rPr>
          <w:rFonts w:ascii="Arial Unicode MS" w:eastAsia="Arial Unicode MS" w:hAnsi="Arial Unicode MS" w:cs="Arial Unicode MS"/>
          <w:sz w:val="16"/>
          <w:szCs w:val="16"/>
        </w:rPr>
        <w:t>품질의</w:t>
      </w:r>
      <w:r>
        <w:rPr>
          <w:rFonts w:ascii="Arial Unicode MS" w:eastAsia="Arial Unicode MS" w:hAnsi="Arial Unicode MS" w:cs="Arial Unicode MS"/>
          <w:sz w:val="16"/>
          <w:szCs w:val="16"/>
        </w:rPr>
        <w:t xml:space="preserve"> </w:t>
      </w:r>
      <w:r>
        <w:rPr>
          <w:rFonts w:ascii="Arial Unicode MS" w:eastAsia="Arial Unicode MS" w:hAnsi="Arial Unicode MS" w:cs="Arial Unicode MS"/>
          <w:sz w:val="16"/>
          <w:szCs w:val="16"/>
        </w:rPr>
        <w:t>영향을</w:t>
      </w:r>
      <w:r>
        <w:rPr>
          <w:rFonts w:ascii="Arial Unicode MS" w:eastAsia="Arial Unicode MS" w:hAnsi="Arial Unicode MS" w:cs="Arial Unicode MS"/>
          <w:sz w:val="16"/>
          <w:szCs w:val="16"/>
        </w:rPr>
        <w:t xml:space="preserve"> </w:t>
      </w:r>
      <w:r>
        <w:rPr>
          <w:rFonts w:ascii="Arial Unicode MS" w:eastAsia="Arial Unicode MS" w:hAnsi="Arial Unicode MS" w:cs="Arial Unicode MS"/>
          <w:sz w:val="16"/>
          <w:szCs w:val="16"/>
        </w:rPr>
        <w:t>더</w:t>
      </w:r>
      <w:r>
        <w:rPr>
          <w:rFonts w:ascii="Arial Unicode MS" w:eastAsia="Arial Unicode MS" w:hAnsi="Arial Unicode MS" w:cs="Arial Unicode MS"/>
          <w:sz w:val="16"/>
          <w:szCs w:val="16"/>
        </w:rPr>
        <w:t xml:space="preserve"> </w:t>
      </w:r>
      <w:r>
        <w:rPr>
          <w:rFonts w:ascii="Arial Unicode MS" w:eastAsia="Arial Unicode MS" w:hAnsi="Arial Unicode MS" w:cs="Arial Unicode MS"/>
          <w:sz w:val="16"/>
          <w:szCs w:val="16"/>
        </w:rPr>
        <w:t>크게</w:t>
      </w:r>
      <w:r>
        <w:rPr>
          <w:rFonts w:ascii="Arial Unicode MS" w:eastAsia="Arial Unicode MS" w:hAnsi="Arial Unicode MS" w:cs="Arial Unicode MS"/>
          <w:sz w:val="16"/>
          <w:szCs w:val="16"/>
        </w:rPr>
        <w:t xml:space="preserve"> </w:t>
      </w:r>
      <w:r>
        <w:rPr>
          <w:rFonts w:ascii="Arial Unicode MS" w:eastAsia="Arial Unicode MS" w:hAnsi="Arial Unicode MS" w:cs="Arial Unicode MS"/>
          <w:sz w:val="16"/>
          <w:szCs w:val="16"/>
        </w:rPr>
        <w:t>받을</w:t>
      </w:r>
      <w:r>
        <w:rPr>
          <w:rFonts w:ascii="Arial Unicode MS" w:eastAsia="Arial Unicode MS" w:hAnsi="Arial Unicode MS" w:cs="Arial Unicode MS"/>
          <w:sz w:val="16"/>
          <w:szCs w:val="16"/>
        </w:rPr>
        <w:t xml:space="preserve"> </w:t>
      </w:r>
      <w:r>
        <w:rPr>
          <w:rFonts w:ascii="Arial Unicode MS" w:eastAsia="Arial Unicode MS" w:hAnsi="Arial Unicode MS" w:cs="Arial Unicode MS"/>
          <w:sz w:val="16"/>
          <w:szCs w:val="16"/>
        </w:rPr>
        <w:t>수</w:t>
      </w:r>
      <w:r>
        <w:rPr>
          <w:rFonts w:ascii="Arial Unicode MS" w:eastAsia="Arial Unicode MS" w:hAnsi="Arial Unicode MS" w:cs="Arial Unicode MS"/>
          <w:sz w:val="16"/>
          <w:szCs w:val="16"/>
        </w:rPr>
        <w:t xml:space="preserve"> </w:t>
      </w:r>
      <w:r>
        <w:rPr>
          <w:rFonts w:ascii="Arial Unicode MS" w:eastAsia="Arial Unicode MS" w:hAnsi="Arial Unicode MS" w:cs="Arial Unicode MS"/>
          <w:sz w:val="16"/>
          <w:szCs w:val="16"/>
        </w:rPr>
        <w:t>있음을</w:t>
      </w:r>
      <w:r>
        <w:rPr>
          <w:rFonts w:ascii="Arial Unicode MS" w:eastAsia="Arial Unicode MS" w:hAnsi="Arial Unicode MS" w:cs="Arial Unicode MS"/>
          <w:sz w:val="16"/>
          <w:szCs w:val="16"/>
        </w:rPr>
        <w:t xml:space="preserve"> </w:t>
      </w:r>
      <w:r>
        <w:rPr>
          <w:rFonts w:ascii="Arial Unicode MS" w:eastAsia="Arial Unicode MS" w:hAnsi="Arial Unicode MS" w:cs="Arial Unicode MS"/>
          <w:sz w:val="16"/>
          <w:szCs w:val="16"/>
        </w:rPr>
        <w:t>시사함</w:t>
      </w:r>
      <w:r>
        <w:rPr>
          <w:rFonts w:ascii="Arial Unicode MS" w:eastAsia="Arial Unicode MS" w:hAnsi="Arial Unicode MS" w:cs="Arial Unicode MS"/>
          <w:sz w:val="16"/>
          <w:szCs w:val="16"/>
        </w:rPr>
        <w:t>.</w:t>
      </w:r>
      <w:r>
        <w:rPr>
          <w:rFonts w:ascii="Arial Unicode MS" w:eastAsia="Arial Unicode MS" w:hAnsi="Arial Unicode MS" w:cs="Arial Unicode MS"/>
          <w:sz w:val="16"/>
          <w:szCs w:val="16"/>
        </w:rPr>
        <w:br/>
        <w:t>2) Park et al.(2023) Generative Agents: Recency+Relevance+Importance (</w:t>
      </w:r>
      <w:hyperlink r:id="rId15">
        <w:r>
          <w:rPr>
            <w:color w:val="1155CC"/>
            <w:sz w:val="16"/>
            <w:szCs w:val="16"/>
            <w:u w:val="single"/>
          </w:rPr>
          <w:t>https://arxiv.org/pdf/2304.03442</w:t>
        </w:r>
      </w:hyperlink>
      <w:r>
        <w:rPr>
          <w:rFonts w:ascii="Arial Unicode MS" w:eastAsia="Arial Unicode MS" w:hAnsi="Arial Unicode MS" w:cs="Arial Unicode MS"/>
          <w:sz w:val="16"/>
          <w:szCs w:val="16"/>
        </w:rPr>
        <w:t xml:space="preserve">) RRI </w:t>
      </w:r>
      <w:r>
        <w:rPr>
          <w:rFonts w:ascii="Arial Unicode MS" w:eastAsia="Arial Unicode MS" w:hAnsi="Arial Unicode MS" w:cs="Arial Unicode MS"/>
          <w:sz w:val="16"/>
          <w:szCs w:val="16"/>
        </w:rPr>
        <w:t>결합</w:t>
      </w:r>
      <w:r>
        <w:rPr>
          <w:rFonts w:ascii="Arial Unicode MS" w:eastAsia="Arial Unicode MS" w:hAnsi="Arial Unicode MS" w:cs="Arial Unicode MS"/>
          <w:sz w:val="16"/>
          <w:szCs w:val="16"/>
        </w:rPr>
        <w:t xml:space="preserve"> </w:t>
      </w:r>
      <w:r>
        <w:rPr>
          <w:rFonts w:ascii="Arial Unicode MS" w:eastAsia="Arial Unicode MS" w:hAnsi="Arial Unicode MS" w:cs="Arial Unicode MS"/>
          <w:sz w:val="16"/>
          <w:szCs w:val="16"/>
        </w:rPr>
        <w:t>검색의</w:t>
      </w:r>
      <w:r>
        <w:rPr>
          <w:rFonts w:ascii="Arial Unicode MS" w:eastAsia="Arial Unicode MS" w:hAnsi="Arial Unicode MS" w:cs="Arial Unicode MS"/>
          <w:sz w:val="16"/>
          <w:szCs w:val="16"/>
        </w:rPr>
        <w:t xml:space="preserve"> </w:t>
      </w:r>
      <w:r>
        <w:rPr>
          <w:rFonts w:ascii="Arial Unicode MS" w:eastAsia="Arial Unicode MS" w:hAnsi="Arial Unicode MS" w:cs="Arial Unicode MS"/>
          <w:sz w:val="16"/>
          <w:szCs w:val="16"/>
        </w:rPr>
        <w:t>대표</w:t>
      </w:r>
      <w:r>
        <w:rPr>
          <w:rFonts w:ascii="Arial Unicode MS" w:eastAsia="Arial Unicode MS" w:hAnsi="Arial Unicode MS" w:cs="Arial Unicode MS"/>
          <w:sz w:val="16"/>
          <w:szCs w:val="16"/>
        </w:rPr>
        <w:t xml:space="preserve"> </w:t>
      </w:r>
      <w:r>
        <w:rPr>
          <w:rFonts w:ascii="Arial Unicode MS" w:eastAsia="Arial Unicode MS" w:hAnsi="Arial Unicode MS" w:cs="Arial Unicode MS"/>
          <w:sz w:val="16"/>
          <w:szCs w:val="16"/>
        </w:rPr>
        <w:t>사례</w:t>
      </w:r>
      <w:r>
        <w:rPr>
          <w:rFonts w:ascii="Arial Unicode MS" w:eastAsia="Arial Unicode MS" w:hAnsi="Arial Unicode MS" w:cs="Arial Unicode MS"/>
          <w:sz w:val="16"/>
          <w:szCs w:val="16"/>
        </w:rPr>
        <w:t xml:space="preserve"> - RRI </w:t>
      </w:r>
      <w:r>
        <w:rPr>
          <w:rFonts w:ascii="Arial Unicode MS" w:eastAsia="Arial Unicode MS" w:hAnsi="Arial Unicode MS" w:cs="Arial Unicode MS"/>
          <w:sz w:val="16"/>
          <w:szCs w:val="16"/>
        </w:rPr>
        <w:t>결합</w:t>
      </w:r>
      <w:r>
        <w:rPr>
          <w:rFonts w:ascii="Arial Unicode MS" w:eastAsia="Arial Unicode MS" w:hAnsi="Arial Unicode MS" w:cs="Arial Unicode MS"/>
          <w:sz w:val="16"/>
          <w:szCs w:val="16"/>
        </w:rPr>
        <w:t xml:space="preserve"> </w:t>
      </w:r>
      <w:r>
        <w:rPr>
          <w:rFonts w:ascii="Arial Unicode MS" w:eastAsia="Arial Unicode MS" w:hAnsi="Arial Unicode MS" w:cs="Arial Unicode MS"/>
          <w:sz w:val="16"/>
          <w:szCs w:val="16"/>
        </w:rPr>
        <w:t>검색</w:t>
      </w:r>
      <w:r>
        <w:rPr>
          <w:rFonts w:ascii="Arial Unicode MS" w:eastAsia="Arial Unicode MS" w:hAnsi="Arial Unicode MS" w:cs="Arial Unicode MS"/>
          <w:sz w:val="16"/>
          <w:szCs w:val="16"/>
        </w:rPr>
        <w:t xml:space="preserve"> </w:t>
      </w:r>
      <w:r>
        <w:rPr>
          <w:rFonts w:ascii="Arial Unicode MS" w:eastAsia="Arial Unicode MS" w:hAnsi="Arial Unicode MS" w:cs="Arial Unicode MS"/>
          <w:sz w:val="16"/>
          <w:szCs w:val="16"/>
        </w:rPr>
        <w:t>구조를</w:t>
      </w:r>
      <w:r>
        <w:rPr>
          <w:rFonts w:ascii="Arial Unicode MS" w:eastAsia="Arial Unicode MS" w:hAnsi="Arial Unicode MS" w:cs="Arial Unicode MS"/>
          <w:sz w:val="16"/>
          <w:szCs w:val="16"/>
        </w:rPr>
        <w:t xml:space="preserve"> </w:t>
      </w:r>
      <w:r>
        <w:rPr>
          <w:rFonts w:ascii="Arial Unicode MS" w:eastAsia="Arial Unicode MS" w:hAnsi="Arial Unicode MS" w:cs="Arial Unicode MS"/>
          <w:sz w:val="16"/>
          <w:szCs w:val="16"/>
        </w:rPr>
        <w:t>제시</w:t>
      </w:r>
    </w:p>
  </w:footnote>
  <w:footnote w:id="14">
    <w:p w14:paraId="4F101B18" w14:textId="77777777" w:rsidR="00D80D8A" w:rsidRPr="00633BE3" w:rsidRDefault="00BE6280">
      <w:pPr>
        <w:spacing w:line="240" w:lineRule="auto"/>
        <w:rPr>
          <w:sz w:val="16"/>
          <w:szCs w:val="16"/>
          <w:lang w:val="en-US"/>
        </w:rPr>
      </w:pPr>
      <w:r>
        <w:rPr>
          <w:vertAlign w:val="superscript"/>
        </w:rPr>
        <w:footnoteRef/>
      </w:r>
      <w:r w:rsidRPr="00633BE3">
        <w:rPr>
          <w:sz w:val="16"/>
          <w:szCs w:val="16"/>
          <w:lang w:val="en-US"/>
        </w:rPr>
        <w:t xml:space="preserve"> A-MEM: Agentic Memory for LLM Agents (</w:t>
      </w:r>
      <w:hyperlink r:id="rId16">
        <w:r w:rsidRPr="00633BE3">
          <w:rPr>
            <w:color w:val="1155CC"/>
            <w:sz w:val="16"/>
            <w:szCs w:val="16"/>
            <w:u w:val="single"/>
            <w:lang w:val="en-US"/>
          </w:rPr>
          <w:t>https://arxiv.org/abs/2502.12110</w:t>
        </w:r>
      </w:hyperlink>
      <w:r w:rsidRPr="00633BE3">
        <w:rPr>
          <w:sz w:val="16"/>
          <w:szCs w:val="16"/>
          <w:lang w:val="en-US"/>
        </w:rPr>
        <w:t>)</w:t>
      </w:r>
    </w:p>
  </w:footnote>
  <w:footnote w:id="15">
    <w:p w14:paraId="37EC520B" w14:textId="77777777" w:rsidR="00D80D8A" w:rsidRDefault="00BE6280">
      <w:pPr>
        <w:spacing w:line="240" w:lineRule="auto"/>
        <w:rPr>
          <w:sz w:val="16"/>
          <w:szCs w:val="16"/>
        </w:rPr>
      </w:pPr>
      <w:r>
        <w:rPr>
          <w:vertAlign w:val="superscript"/>
        </w:rPr>
        <w:footnoteRef/>
      </w:r>
      <w:r>
        <w:rPr>
          <w:rFonts w:ascii="Arial Unicode MS" w:eastAsia="Arial Unicode MS" w:hAnsi="Arial Unicode MS" w:cs="Arial Unicode MS"/>
          <w:sz w:val="16"/>
          <w:szCs w:val="16"/>
        </w:rPr>
        <w:t xml:space="preserve"> SQLite </w:t>
      </w:r>
      <w:r>
        <w:rPr>
          <w:rFonts w:ascii="Arial Unicode MS" w:eastAsia="Arial Unicode MS" w:hAnsi="Arial Unicode MS" w:cs="Arial Unicode MS"/>
          <w:sz w:val="16"/>
          <w:szCs w:val="16"/>
        </w:rPr>
        <w:t>공식</w:t>
      </w:r>
      <w:r>
        <w:rPr>
          <w:rFonts w:ascii="Arial Unicode MS" w:eastAsia="Arial Unicode MS" w:hAnsi="Arial Unicode MS" w:cs="Arial Unicode MS"/>
          <w:sz w:val="16"/>
          <w:szCs w:val="16"/>
        </w:rPr>
        <w:t xml:space="preserve"> </w:t>
      </w:r>
      <w:r>
        <w:rPr>
          <w:rFonts w:ascii="Arial Unicode MS" w:eastAsia="Arial Unicode MS" w:hAnsi="Arial Unicode MS" w:cs="Arial Unicode MS"/>
          <w:sz w:val="16"/>
          <w:szCs w:val="16"/>
        </w:rPr>
        <w:t>문</w:t>
      </w:r>
      <w:r>
        <w:rPr>
          <w:rFonts w:ascii="Arial Unicode MS" w:eastAsia="Arial Unicode MS" w:hAnsi="Arial Unicode MS" w:cs="Arial Unicode MS"/>
          <w:sz w:val="16"/>
          <w:szCs w:val="16"/>
        </w:rPr>
        <w:t xml:space="preserve"> (</w:t>
      </w:r>
      <w:hyperlink r:id="rId17">
        <w:r>
          <w:rPr>
            <w:color w:val="1155CC"/>
            <w:sz w:val="16"/>
            <w:szCs w:val="16"/>
            <w:u w:val="single"/>
          </w:rPr>
          <w:t>https://sqlite.org/different.html</w:t>
        </w:r>
      </w:hyperlink>
      <w:r>
        <w:rPr>
          <w:sz w:val="16"/>
          <w:szCs w:val="16"/>
        </w:rPr>
        <w:t>)</w:t>
      </w:r>
    </w:p>
  </w:footnote>
  <w:footnote w:id="16">
    <w:p w14:paraId="0014402C" w14:textId="77777777" w:rsidR="00D80D8A" w:rsidRDefault="00BE6280">
      <w:pPr>
        <w:spacing w:line="240" w:lineRule="auto"/>
        <w:rPr>
          <w:sz w:val="16"/>
          <w:szCs w:val="16"/>
        </w:rPr>
      </w:pPr>
      <w:r>
        <w:rPr>
          <w:vertAlign w:val="superscript"/>
        </w:rPr>
        <w:footnoteRef/>
      </w:r>
      <w:r>
        <w:rPr>
          <w:rFonts w:ascii="Arial Unicode MS" w:eastAsia="Arial Unicode MS" w:hAnsi="Arial Unicode MS" w:cs="Arial Unicode MS"/>
          <w:sz w:val="16"/>
          <w:szCs w:val="16"/>
        </w:rPr>
        <w:t xml:space="preserve"> PostgreSQL </w:t>
      </w:r>
      <w:r>
        <w:rPr>
          <w:rFonts w:ascii="Arial Unicode MS" w:eastAsia="Arial Unicode MS" w:hAnsi="Arial Unicode MS" w:cs="Arial Unicode MS"/>
          <w:sz w:val="16"/>
          <w:szCs w:val="16"/>
        </w:rPr>
        <w:t>공식</w:t>
      </w:r>
      <w:r>
        <w:rPr>
          <w:rFonts w:ascii="Arial Unicode MS" w:eastAsia="Arial Unicode MS" w:hAnsi="Arial Unicode MS" w:cs="Arial Unicode MS"/>
          <w:sz w:val="16"/>
          <w:szCs w:val="16"/>
        </w:rPr>
        <w:t xml:space="preserve"> </w:t>
      </w:r>
      <w:r>
        <w:rPr>
          <w:rFonts w:ascii="Arial Unicode MS" w:eastAsia="Arial Unicode MS" w:hAnsi="Arial Unicode MS" w:cs="Arial Unicode MS"/>
          <w:sz w:val="16"/>
          <w:szCs w:val="16"/>
        </w:rPr>
        <w:t>문서</w:t>
      </w:r>
      <w:r>
        <w:rPr>
          <w:rFonts w:ascii="Arial Unicode MS" w:eastAsia="Arial Unicode MS" w:hAnsi="Arial Unicode MS" w:cs="Arial Unicode MS"/>
          <w:sz w:val="16"/>
          <w:szCs w:val="16"/>
        </w:rPr>
        <w:t xml:space="preserve"> (</w:t>
      </w:r>
      <w:hyperlink r:id="rId18">
        <w:r>
          <w:rPr>
            <w:color w:val="1155CC"/>
            <w:sz w:val="16"/>
            <w:szCs w:val="16"/>
            <w:u w:val="single"/>
          </w:rPr>
          <w:t>https://www.postgresql.org/about/</w:t>
        </w:r>
      </w:hyperlink>
      <w:r>
        <w:rPr>
          <w:sz w:val="16"/>
          <w:szCs w:val="16"/>
        </w:rPr>
        <w:t xml:space="preserve">) </w:t>
      </w:r>
    </w:p>
  </w:footnote>
  <w:footnote w:id="17">
    <w:p w14:paraId="23EE9919" w14:textId="77777777" w:rsidR="00D80D8A" w:rsidRDefault="00BE6280">
      <w:pPr>
        <w:spacing w:line="240" w:lineRule="auto"/>
        <w:rPr>
          <w:sz w:val="16"/>
          <w:szCs w:val="16"/>
        </w:rPr>
      </w:pPr>
      <w:r>
        <w:rPr>
          <w:vertAlign w:val="superscript"/>
        </w:rPr>
        <w:footnoteRef/>
      </w:r>
      <w:r>
        <w:rPr>
          <w:rFonts w:ascii="Arial Unicode MS" w:eastAsia="Arial Unicode MS" w:hAnsi="Arial Unicode MS" w:cs="Arial Unicode MS"/>
          <w:sz w:val="16"/>
          <w:szCs w:val="16"/>
        </w:rPr>
        <w:t xml:space="preserve"> AWS Aurora PostgreSQL + pgvector 0.8.0 </w:t>
      </w:r>
      <w:r>
        <w:rPr>
          <w:rFonts w:ascii="Arial Unicode MS" w:eastAsia="Arial Unicode MS" w:hAnsi="Arial Unicode MS" w:cs="Arial Unicode MS"/>
          <w:sz w:val="16"/>
          <w:szCs w:val="16"/>
        </w:rPr>
        <w:t>성능</w:t>
      </w:r>
      <w:r>
        <w:rPr>
          <w:rFonts w:ascii="Arial Unicode MS" w:eastAsia="Arial Unicode MS" w:hAnsi="Arial Unicode MS" w:cs="Arial Unicode MS"/>
          <w:sz w:val="16"/>
          <w:szCs w:val="16"/>
        </w:rPr>
        <w:t xml:space="preserve"> </w:t>
      </w:r>
      <w:r>
        <w:rPr>
          <w:rFonts w:ascii="Arial Unicode MS" w:eastAsia="Arial Unicode MS" w:hAnsi="Arial Unicode MS" w:cs="Arial Unicode MS"/>
          <w:sz w:val="16"/>
          <w:szCs w:val="16"/>
        </w:rPr>
        <w:t>향상</w:t>
      </w:r>
      <w:r>
        <w:rPr>
          <w:rFonts w:ascii="Arial Unicode MS" w:eastAsia="Arial Unicode MS" w:hAnsi="Arial Unicode MS" w:cs="Arial Unicode MS"/>
          <w:sz w:val="16"/>
          <w:szCs w:val="16"/>
        </w:rPr>
        <w:t xml:space="preserve">, Aurora “millions or billions of vectors” </w:t>
      </w:r>
      <w:r>
        <w:rPr>
          <w:rFonts w:ascii="Arial Unicode MS" w:eastAsia="Arial Unicode MS" w:hAnsi="Arial Unicode MS" w:cs="Arial Unicode MS"/>
          <w:sz w:val="16"/>
          <w:szCs w:val="16"/>
        </w:rPr>
        <w:t>규모를</w:t>
      </w:r>
      <w:r>
        <w:rPr>
          <w:rFonts w:ascii="Arial Unicode MS" w:eastAsia="Arial Unicode MS" w:hAnsi="Arial Unicode MS" w:cs="Arial Unicode MS"/>
          <w:sz w:val="16"/>
          <w:szCs w:val="16"/>
        </w:rPr>
        <w:t xml:space="preserve"> </w:t>
      </w:r>
      <w:r>
        <w:rPr>
          <w:rFonts w:ascii="Arial Unicode MS" w:eastAsia="Arial Unicode MS" w:hAnsi="Arial Unicode MS" w:cs="Arial Unicode MS"/>
          <w:sz w:val="16"/>
          <w:szCs w:val="16"/>
        </w:rPr>
        <w:t>겨냥</w:t>
      </w:r>
      <w:r>
        <w:rPr>
          <w:rFonts w:ascii="Arial Unicode MS" w:eastAsia="Arial Unicode MS" w:hAnsi="Arial Unicode MS" w:cs="Arial Unicode MS"/>
          <w:sz w:val="16"/>
          <w:szCs w:val="16"/>
        </w:rPr>
        <w:t xml:space="preserve"> (</w:t>
      </w:r>
      <w:hyperlink r:id="rId19">
        <w:r>
          <w:rPr>
            <w:color w:val="1155CC"/>
            <w:sz w:val="16"/>
            <w:szCs w:val="16"/>
            <w:u w:val="single"/>
          </w:rPr>
          <w:t>https://aws.amazon.com/blogs/database/supercharging-vector-search-performance-and-relevance-with-pgvector-0-8-0-on-amazon-aurora-postgresql/</w:t>
        </w:r>
      </w:hyperlink>
      <w:r>
        <w:rPr>
          <w:sz w:val="16"/>
          <w:szCs w:val="16"/>
        </w:rPr>
        <w:t>)</w:t>
      </w:r>
    </w:p>
  </w:footnote>
  <w:footnote w:id="18">
    <w:p w14:paraId="13742802" w14:textId="77777777" w:rsidR="00D80D8A" w:rsidRDefault="00BE6280">
      <w:pPr>
        <w:spacing w:line="240" w:lineRule="auto"/>
        <w:rPr>
          <w:sz w:val="16"/>
          <w:szCs w:val="16"/>
        </w:rPr>
      </w:pPr>
      <w:r>
        <w:rPr>
          <w:vertAlign w:val="superscript"/>
        </w:rPr>
        <w:footnoteRef/>
      </w:r>
      <w:r>
        <w:rPr>
          <w:rFonts w:ascii="Arial Unicode MS" w:eastAsia="Arial Unicode MS" w:hAnsi="Arial Unicode MS" w:cs="Arial Unicode MS"/>
          <w:sz w:val="16"/>
          <w:szCs w:val="16"/>
        </w:rPr>
        <w:t xml:space="preserve">Firecrawl </w:t>
      </w:r>
      <w:r>
        <w:rPr>
          <w:rFonts w:ascii="Arial Unicode MS" w:eastAsia="Arial Unicode MS" w:hAnsi="Arial Unicode MS" w:cs="Arial Unicode MS"/>
          <w:sz w:val="16"/>
          <w:szCs w:val="16"/>
        </w:rPr>
        <w:t>공식</w:t>
      </w:r>
      <w:r>
        <w:rPr>
          <w:rFonts w:ascii="Arial Unicode MS" w:eastAsia="Arial Unicode MS" w:hAnsi="Arial Unicode MS" w:cs="Arial Unicode MS"/>
          <w:sz w:val="16"/>
          <w:szCs w:val="16"/>
        </w:rPr>
        <w:t xml:space="preserve"> </w:t>
      </w:r>
      <w:r>
        <w:rPr>
          <w:rFonts w:ascii="Arial Unicode MS" w:eastAsia="Arial Unicode MS" w:hAnsi="Arial Unicode MS" w:cs="Arial Unicode MS"/>
          <w:sz w:val="16"/>
          <w:szCs w:val="16"/>
        </w:rPr>
        <w:t>문서</w:t>
      </w:r>
      <w:r>
        <w:rPr>
          <w:rFonts w:ascii="Arial Unicode MS" w:eastAsia="Arial Unicode MS" w:hAnsi="Arial Unicode MS" w:cs="Arial Unicode MS"/>
          <w:sz w:val="16"/>
          <w:szCs w:val="16"/>
        </w:rPr>
        <w:t xml:space="preserve"> ‘</w:t>
      </w:r>
      <w:r>
        <w:rPr>
          <w:sz w:val="16"/>
          <w:szCs w:val="16"/>
        </w:rPr>
        <w:t>pgvectorscale achieves 471 QPS at 99% recall on 50M vectors’ (</w:t>
      </w:r>
      <w:hyperlink r:id="rId20">
        <w:r>
          <w:rPr>
            <w:color w:val="1155CC"/>
            <w:sz w:val="16"/>
            <w:szCs w:val="16"/>
            <w:u w:val="single"/>
          </w:rPr>
          <w:t>https://www.firecrawl.dev/blog/best-vector-databases</w:t>
        </w:r>
      </w:hyperlink>
      <w:r>
        <w:rPr>
          <w:sz w:val="16"/>
          <w:szCs w:val="16"/>
        </w:rPr>
        <w:t>)</w:t>
      </w:r>
    </w:p>
  </w:footnote>
  <w:footnote w:id="19">
    <w:p w14:paraId="6A2F8042" w14:textId="77777777" w:rsidR="00D80D8A" w:rsidRDefault="00BE6280">
      <w:pPr>
        <w:spacing w:line="240" w:lineRule="auto"/>
        <w:rPr>
          <w:sz w:val="16"/>
          <w:szCs w:val="16"/>
        </w:rPr>
      </w:pPr>
      <w:r>
        <w:rPr>
          <w:vertAlign w:val="superscript"/>
        </w:rPr>
        <w:footnoteRef/>
      </w:r>
      <w:r>
        <w:rPr>
          <w:rFonts w:ascii="Arial Unicode MS" w:eastAsia="Arial Unicode MS" w:hAnsi="Arial Unicode MS" w:cs="Arial Unicode MS"/>
          <w:sz w:val="16"/>
          <w:szCs w:val="16"/>
        </w:rPr>
        <w:t xml:space="preserve"> LangGraph </w:t>
      </w:r>
      <w:r>
        <w:rPr>
          <w:rFonts w:ascii="Arial Unicode MS" w:eastAsia="Arial Unicode MS" w:hAnsi="Arial Unicode MS" w:cs="Arial Unicode MS"/>
          <w:sz w:val="16"/>
          <w:szCs w:val="16"/>
        </w:rPr>
        <w:t>공식</w:t>
      </w:r>
      <w:r>
        <w:rPr>
          <w:rFonts w:ascii="Arial Unicode MS" w:eastAsia="Arial Unicode MS" w:hAnsi="Arial Unicode MS" w:cs="Arial Unicode MS"/>
          <w:sz w:val="16"/>
          <w:szCs w:val="16"/>
        </w:rPr>
        <w:t xml:space="preserve"> </w:t>
      </w:r>
      <w:r>
        <w:rPr>
          <w:rFonts w:ascii="Arial Unicode MS" w:eastAsia="Arial Unicode MS" w:hAnsi="Arial Unicode MS" w:cs="Arial Unicode MS"/>
          <w:sz w:val="16"/>
          <w:szCs w:val="16"/>
        </w:rPr>
        <w:t>문서</w:t>
      </w:r>
      <w:r>
        <w:rPr>
          <w:rFonts w:ascii="Arial Unicode MS" w:eastAsia="Arial Unicode MS" w:hAnsi="Arial Unicode MS" w:cs="Arial Unicode MS"/>
          <w:sz w:val="16"/>
          <w:szCs w:val="16"/>
        </w:rPr>
        <w:t xml:space="preserve"> (</w:t>
      </w:r>
      <w:hyperlink r:id="rId21">
        <w:r>
          <w:rPr>
            <w:color w:val="1155CC"/>
            <w:sz w:val="16"/>
            <w:szCs w:val="16"/>
            <w:u w:val="single"/>
          </w:rPr>
          <w:t>https://docs.langchain.com/oss/python/langgraph/persistence</w:t>
        </w:r>
      </w:hyperlink>
      <w:r>
        <w:rPr>
          <w:sz w:val="16"/>
          <w:szCs w:val="16"/>
        </w:rPr>
        <w:t>)</w:t>
      </w:r>
    </w:p>
  </w:footnote>
  <w:footnote w:id="20">
    <w:p w14:paraId="3B585246" w14:textId="77777777" w:rsidR="00D80D8A" w:rsidRDefault="00BE6280">
      <w:pPr>
        <w:spacing w:line="240" w:lineRule="auto"/>
        <w:rPr>
          <w:sz w:val="16"/>
          <w:szCs w:val="16"/>
        </w:rPr>
      </w:pPr>
      <w:r>
        <w:rPr>
          <w:vertAlign w:val="superscript"/>
        </w:rPr>
        <w:footnoteRef/>
      </w:r>
      <w:r>
        <w:rPr>
          <w:rFonts w:ascii="Arial Unicode MS" w:eastAsia="Arial Unicode MS" w:hAnsi="Arial Unicode MS" w:cs="Arial Unicode MS"/>
          <w:sz w:val="16"/>
          <w:szCs w:val="16"/>
        </w:rPr>
        <w:t xml:space="preserve"> CrewAI </w:t>
      </w:r>
      <w:r>
        <w:rPr>
          <w:rFonts w:ascii="Arial Unicode MS" w:eastAsia="Arial Unicode MS" w:hAnsi="Arial Unicode MS" w:cs="Arial Unicode MS"/>
          <w:sz w:val="16"/>
          <w:szCs w:val="16"/>
        </w:rPr>
        <w:t>공식</w:t>
      </w:r>
      <w:r>
        <w:rPr>
          <w:rFonts w:ascii="Arial Unicode MS" w:eastAsia="Arial Unicode MS" w:hAnsi="Arial Unicode MS" w:cs="Arial Unicode MS"/>
          <w:sz w:val="16"/>
          <w:szCs w:val="16"/>
        </w:rPr>
        <w:t xml:space="preserve"> </w:t>
      </w:r>
      <w:r>
        <w:rPr>
          <w:rFonts w:ascii="Arial Unicode MS" w:eastAsia="Arial Unicode MS" w:hAnsi="Arial Unicode MS" w:cs="Arial Unicode MS"/>
          <w:sz w:val="16"/>
          <w:szCs w:val="16"/>
        </w:rPr>
        <w:t>문서</w:t>
      </w:r>
      <w:r>
        <w:rPr>
          <w:rFonts w:ascii="Arial Unicode MS" w:eastAsia="Arial Unicode MS" w:hAnsi="Arial Unicode MS" w:cs="Arial Unicode MS"/>
          <w:sz w:val="16"/>
          <w:szCs w:val="16"/>
        </w:rPr>
        <w:t xml:space="preserve"> (</w:t>
      </w:r>
      <w:hyperlink r:id="rId22">
        <w:r>
          <w:rPr>
            <w:color w:val="1155CC"/>
            <w:sz w:val="16"/>
            <w:szCs w:val="16"/>
            <w:u w:val="single"/>
          </w:rPr>
          <w:t>https://docs.crewai.com/en/concepts/memory</w:t>
        </w:r>
      </w:hyperlink>
      <w:r>
        <w:rPr>
          <w:sz w:val="16"/>
          <w:szCs w:val="16"/>
        </w:rPr>
        <w:t>)</w:t>
      </w:r>
    </w:p>
  </w:footnote>
  <w:footnote w:id="21">
    <w:p w14:paraId="4659094B" w14:textId="77777777" w:rsidR="00D80D8A" w:rsidRDefault="00BE6280">
      <w:pPr>
        <w:spacing w:line="240" w:lineRule="auto"/>
        <w:rPr>
          <w:sz w:val="16"/>
          <w:szCs w:val="16"/>
        </w:rPr>
      </w:pPr>
      <w:r>
        <w:rPr>
          <w:vertAlign w:val="superscript"/>
        </w:rPr>
        <w:footnoteRef/>
      </w:r>
      <w:r>
        <w:rPr>
          <w:rFonts w:ascii="Arial Unicode MS" w:eastAsia="Arial Unicode MS" w:hAnsi="Arial Unicode MS" w:cs="Arial Unicode MS"/>
          <w:sz w:val="16"/>
          <w:szCs w:val="16"/>
        </w:rPr>
        <w:t xml:space="preserve"> AutoGen </w:t>
      </w:r>
      <w:r>
        <w:rPr>
          <w:rFonts w:ascii="Arial Unicode MS" w:eastAsia="Arial Unicode MS" w:hAnsi="Arial Unicode MS" w:cs="Arial Unicode MS"/>
          <w:sz w:val="16"/>
          <w:szCs w:val="16"/>
        </w:rPr>
        <w:t>공식</w:t>
      </w:r>
      <w:r>
        <w:rPr>
          <w:rFonts w:ascii="Arial Unicode MS" w:eastAsia="Arial Unicode MS" w:hAnsi="Arial Unicode MS" w:cs="Arial Unicode MS"/>
          <w:sz w:val="16"/>
          <w:szCs w:val="16"/>
        </w:rPr>
        <w:t xml:space="preserve"> </w:t>
      </w:r>
      <w:r>
        <w:rPr>
          <w:rFonts w:ascii="Arial Unicode MS" w:eastAsia="Arial Unicode MS" w:hAnsi="Arial Unicode MS" w:cs="Arial Unicode MS"/>
          <w:sz w:val="16"/>
          <w:szCs w:val="16"/>
        </w:rPr>
        <w:t>문서</w:t>
      </w:r>
      <w:r>
        <w:rPr>
          <w:rFonts w:ascii="Arial Unicode MS" w:eastAsia="Arial Unicode MS" w:hAnsi="Arial Unicode MS" w:cs="Arial Unicode MS"/>
          <w:sz w:val="16"/>
          <w:szCs w:val="16"/>
        </w:rPr>
        <w:t xml:space="preserve"> (</w:t>
      </w:r>
      <w:hyperlink r:id="rId23">
        <w:r>
          <w:rPr>
            <w:color w:val="1155CC"/>
            <w:sz w:val="16"/>
            <w:szCs w:val="16"/>
            <w:u w:val="single"/>
          </w:rPr>
          <w:t>https://microsoft.github.io/autogen/stable//user-guide/agentchat-user-guide/memory.html</w:t>
        </w:r>
      </w:hyperlink>
      <w:r>
        <w:rPr>
          <w:sz w:val="16"/>
          <w:szCs w:val="16"/>
        </w:rPr>
        <w:t>)</w:t>
      </w:r>
    </w:p>
  </w:footnote>
  <w:footnote w:id="22">
    <w:p w14:paraId="60C64F1F" w14:textId="77777777" w:rsidR="00D80D8A" w:rsidRDefault="00BE6280">
      <w:pPr>
        <w:spacing w:line="240" w:lineRule="auto"/>
        <w:rPr>
          <w:sz w:val="16"/>
          <w:szCs w:val="16"/>
        </w:rPr>
      </w:pPr>
      <w:r>
        <w:rPr>
          <w:vertAlign w:val="superscript"/>
        </w:rPr>
        <w:footnoteRef/>
      </w:r>
      <w:r>
        <w:rPr>
          <w:rFonts w:ascii="Arial Unicode MS" w:eastAsia="Arial Unicode MS" w:hAnsi="Arial Unicode MS" w:cs="Arial Unicode MS"/>
          <w:sz w:val="16"/>
          <w:szCs w:val="16"/>
        </w:rPr>
        <w:t xml:space="preserve"> OpenAI SDK </w:t>
      </w:r>
      <w:r>
        <w:rPr>
          <w:rFonts w:ascii="Arial Unicode MS" w:eastAsia="Arial Unicode MS" w:hAnsi="Arial Unicode MS" w:cs="Arial Unicode MS"/>
          <w:sz w:val="16"/>
          <w:szCs w:val="16"/>
        </w:rPr>
        <w:t>공식</w:t>
      </w:r>
      <w:r>
        <w:rPr>
          <w:rFonts w:ascii="Arial Unicode MS" w:eastAsia="Arial Unicode MS" w:hAnsi="Arial Unicode MS" w:cs="Arial Unicode MS"/>
          <w:sz w:val="16"/>
          <w:szCs w:val="16"/>
        </w:rPr>
        <w:t xml:space="preserve"> </w:t>
      </w:r>
      <w:r>
        <w:rPr>
          <w:rFonts w:ascii="Arial Unicode MS" w:eastAsia="Arial Unicode MS" w:hAnsi="Arial Unicode MS" w:cs="Arial Unicode MS"/>
          <w:sz w:val="16"/>
          <w:szCs w:val="16"/>
        </w:rPr>
        <w:t>문서</w:t>
      </w:r>
      <w:r>
        <w:rPr>
          <w:rFonts w:ascii="Arial Unicode MS" w:eastAsia="Arial Unicode MS" w:hAnsi="Arial Unicode MS" w:cs="Arial Unicode MS"/>
          <w:sz w:val="16"/>
          <w:szCs w:val="16"/>
        </w:rPr>
        <w:t xml:space="preserve"> (</w:t>
      </w:r>
      <w:hyperlink r:id="rId24">
        <w:r>
          <w:rPr>
            <w:color w:val="1155CC"/>
            <w:sz w:val="16"/>
            <w:szCs w:val="16"/>
            <w:u w:val="single"/>
          </w:rPr>
          <w:t>https://openai.github.io/openai-agents-python/sessions/</w:t>
        </w:r>
      </w:hyperlink>
      <w:r>
        <w:rPr>
          <w:sz w:val="16"/>
          <w:szCs w:val="16"/>
        </w:rPr>
        <w:t>)</w:t>
      </w:r>
    </w:p>
  </w:footnote>
  <w:footnote w:id="23">
    <w:p w14:paraId="32D6400A" w14:textId="77777777" w:rsidR="00D80D8A" w:rsidRDefault="00BE6280">
      <w:pPr>
        <w:spacing w:line="240" w:lineRule="auto"/>
        <w:rPr>
          <w:sz w:val="16"/>
          <w:szCs w:val="16"/>
        </w:rPr>
      </w:pPr>
      <w:r>
        <w:rPr>
          <w:vertAlign w:val="superscript"/>
        </w:rPr>
        <w:footnoteRef/>
      </w:r>
      <w:r>
        <w:rPr>
          <w:sz w:val="16"/>
          <w:szCs w:val="16"/>
        </w:rPr>
        <w:t xml:space="preserve"> mem0</w:t>
      </w:r>
      <w:r>
        <w:rPr>
          <w:rFonts w:ascii="Arial Unicode MS" w:eastAsia="Arial Unicode MS" w:hAnsi="Arial Unicode MS" w:cs="Arial Unicode MS"/>
          <w:sz w:val="16"/>
          <w:szCs w:val="16"/>
        </w:rPr>
        <w:t xml:space="preserve">LLM </w:t>
      </w:r>
      <w:r>
        <w:rPr>
          <w:rFonts w:ascii="Arial Unicode MS" w:eastAsia="Arial Unicode MS" w:hAnsi="Arial Unicode MS" w:cs="Arial Unicode MS"/>
          <w:sz w:val="16"/>
          <w:szCs w:val="16"/>
        </w:rPr>
        <w:t>애플리케이션용</w:t>
      </w:r>
      <w:r>
        <w:rPr>
          <w:rFonts w:ascii="Arial Unicode MS" w:eastAsia="Arial Unicode MS" w:hAnsi="Arial Unicode MS" w:cs="Arial Unicode MS"/>
          <w:sz w:val="16"/>
          <w:szCs w:val="16"/>
        </w:rPr>
        <w:t xml:space="preserve"> </w:t>
      </w:r>
      <w:r>
        <w:rPr>
          <w:rFonts w:ascii="Arial Unicode MS" w:eastAsia="Arial Unicode MS" w:hAnsi="Arial Unicode MS" w:cs="Arial Unicode MS"/>
          <w:sz w:val="16"/>
          <w:szCs w:val="16"/>
        </w:rPr>
        <w:t>메모리</w:t>
      </w:r>
      <w:r>
        <w:rPr>
          <w:rFonts w:ascii="Arial Unicode MS" w:eastAsia="Arial Unicode MS" w:hAnsi="Arial Unicode MS" w:cs="Arial Unicode MS"/>
          <w:sz w:val="16"/>
          <w:szCs w:val="16"/>
        </w:rPr>
        <w:t xml:space="preserve"> </w:t>
      </w:r>
      <w:r>
        <w:rPr>
          <w:rFonts w:ascii="Arial Unicode MS" w:eastAsia="Arial Unicode MS" w:hAnsi="Arial Unicode MS" w:cs="Arial Unicode MS"/>
          <w:sz w:val="16"/>
          <w:szCs w:val="16"/>
        </w:rPr>
        <w:t>레이어</w:t>
      </w:r>
      <w:r>
        <w:rPr>
          <w:rFonts w:ascii="Arial Unicode MS" w:eastAsia="Arial Unicode MS" w:hAnsi="Arial Unicode MS" w:cs="Arial Unicode MS"/>
          <w:sz w:val="16"/>
          <w:szCs w:val="16"/>
        </w:rPr>
        <w:t xml:space="preserve">. </w:t>
      </w:r>
      <w:r>
        <w:rPr>
          <w:rFonts w:ascii="Arial Unicode MS" w:eastAsia="Arial Unicode MS" w:hAnsi="Arial Unicode MS" w:cs="Arial Unicode MS"/>
          <w:sz w:val="16"/>
          <w:szCs w:val="16"/>
        </w:rPr>
        <w:t>관리형</w:t>
      </w:r>
      <w:r>
        <w:rPr>
          <w:rFonts w:ascii="Arial Unicode MS" w:eastAsia="Arial Unicode MS" w:hAnsi="Arial Unicode MS" w:cs="Arial Unicode MS"/>
          <w:sz w:val="16"/>
          <w:szCs w:val="16"/>
        </w:rPr>
        <w:t>(Platform)</w:t>
      </w:r>
      <w:r>
        <w:rPr>
          <w:rFonts w:ascii="Arial Unicode MS" w:eastAsia="Arial Unicode MS" w:hAnsi="Arial Unicode MS" w:cs="Arial Unicode MS"/>
          <w:sz w:val="16"/>
          <w:szCs w:val="16"/>
        </w:rPr>
        <w:t>과</w:t>
      </w:r>
      <w:r>
        <w:rPr>
          <w:rFonts w:ascii="Arial Unicode MS" w:eastAsia="Arial Unicode MS" w:hAnsi="Arial Unicode MS" w:cs="Arial Unicode MS"/>
          <w:sz w:val="16"/>
          <w:szCs w:val="16"/>
        </w:rPr>
        <w:t xml:space="preserve"> </w:t>
      </w:r>
      <w:r>
        <w:rPr>
          <w:rFonts w:ascii="Arial Unicode MS" w:eastAsia="Arial Unicode MS" w:hAnsi="Arial Unicode MS" w:cs="Arial Unicode MS"/>
          <w:sz w:val="16"/>
          <w:szCs w:val="16"/>
        </w:rPr>
        <w:t>오픈소스</w:t>
      </w:r>
      <w:r>
        <w:rPr>
          <w:rFonts w:ascii="Arial Unicode MS" w:eastAsia="Arial Unicode MS" w:hAnsi="Arial Unicode MS" w:cs="Arial Unicode MS"/>
          <w:sz w:val="16"/>
          <w:szCs w:val="16"/>
        </w:rPr>
        <w:t xml:space="preserve"> </w:t>
      </w:r>
      <w:r>
        <w:rPr>
          <w:rFonts w:ascii="Arial Unicode MS" w:eastAsia="Arial Unicode MS" w:hAnsi="Arial Unicode MS" w:cs="Arial Unicode MS"/>
          <w:sz w:val="16"/>
          <w:szCs w:val="16"/>
        </w:rPr>
        <w:t>셀프호스팅을</w:t>
      </w:r>
      <w:r>
        <w:rPr>
          <w:rFonts w:ascii="Arial Unicode MS" w:eastAsia="Arial Unicode MS" w:hAnsi="Arial Unicode MS" w:cs="Arial Unicode MS"/>
          <w:sz w:val="16"/>
          <w:szCs w:val="16"/>
        </w:rPr>
        <w:t xml:space="preserve"> </w:t>
      </w:r>
      <w:r>
        <w:rPr>
          <w:rFonts w:ascii="Arial Unicode MS" w:eastAsia="Arial Unicode MS" w:hAnsi="Arial Unicode MS" w:cs="Arial Unicode MS"/>
          <w:sz w:val="16"/>
          <w:szCs w:val="16"/>
        </w:rPr>
        <w:t>모두</w:t>
      </w:r>
      <w:r>
        <w:rPr>
          <w:rFonts w:ascii="Arial Unicode MS" w:eastAsia="Arial Unicode MS" w:hAnsi="Arial Unicode MS" w:cs="Arial Unicode MS"/>
          <w:sz w:val="16"/>
          <w:szCs w:val="16"/>
        </w:rPr>
        <w:t xml:space="preserve"> </w:t>
      </w:r>
      <w:r>
        <w:rPr>
          <w:rFonts w:ascii="Arial Unicode MS" w:eastAsia="Arial Unicode MS" w:hAnsi="Arial Unicode MS" w:cs="Arial Unicode MS"/>
          <w:sz w:val="16"/>
          <w:szCs w:val="16"/>
        </w:rPr>
        <w:t>제공하며</w:t>
      </w:r>
      <w:r>
        <w:rPr>
          <w:rFonts w:ascii="Arial Unicode MS" w:eastAsia="Arial Unicode MS" w:hAnsi="Arial Unicode MS" w:cs="Arial Unicode MS"/>
          <w:sz w:val="16"/>
          <w:szCs w:val="16"/>
        </w:rPr>
        <w:t xml:space="preserve">, </w:t>
      </w:r>
      <w:r>
        <w:rPr>
          <w:rFonts w:ascii="Arial Unicode MS" w:eastAsia="Arial Unicode MS" w:hAnsi="Arial Unicode MS" w:cs="Arial Unicode MS"/>
          <w:sz w:val="16"/>
          <w:szCs w:val="16"/>
        </w:rPr>
        <w:t>대화에서</w:t>
      </w:r>
      <w:r>
        <w:rPr>
          <w:rFonts w:ascii="Arial Unicode MS" w:eastAsia="Arial Unicode MS" w:hAnsi="Arial Unicode MS" w:cs="Arial Unicode MS"/>
          <w:sz w:val="16"/>
          <w:szCs w:val="16"/>
        </w:rPr>
        <w:t xml:space="preserve"> </w:t>
      </w:r>
      <w:r>
        <w:rPr>
          <w:rFonts w:ascii="Arial Unicode MS" w:eastAsia="Arial Unicode MS" w:hAnsi="Arial Unicode MS" w:cs="Arial Unicode MS"/>
          <w:sz w:val="16"/>
          <w:szCs w:val="16"/>
        </w:rPr>
        <w:t>중요</w:t>
      </w:r>
      <w:r>
        <w:rPr>
          <w:rFonts w:ascii="Arial Unicode MS" w:eastAsia="Arial Unicode MS" w:hAnsi="Arial Unicode MS" w:cs="Arial Unicode MS"/>
          <w:sz w:val="16"/>
          <w:szCs w:val="16"/>
        </w:rPr>
        <w:t xml:space="preserve"> </w:t>
      </w:r>
      <w:r>
        <w:rPr>
          <w:rFonts w:ascii="Arial Unicode MS" w:eastAsia="Arial Unicode MS" w:hAnsi="Arial Unicode MS" w:cs="Arial Unicode MS"/>
          <w:sz w:val="16"/>
          <w:szCs w:val="16"/>
        </w:rPr>
        <w:t>정보를</w:t>
      </w:r>
      <w:r>
        <w:rPr>
          <w:rFonts w:ascii="Arial Unicode MS" w:eastAsia="Arial Unicode MS" w:hAnsi="Arial Unicode MS" w:cs="Arial Unicode MS"/>
          <w:sz w:val="16"/>
          <w:szCs w:val="16"/>
        </w:rPr>
        <w:t xml:space="preserve"> </w:t>
      </w:r>
      <w:r>
        <w:rPr>
          <w:rFonts w:ascii="Arial Unicode MS" w:eastAsia="Arial Unicode MS" w:hAnsi="Arial Unicode MS" w:cs="Arial Unicode MS"/>
          <w:sz w:val="16"/>
          <w:szCs w:val="16"/>
        </w:rPr>
        <w:t>자</w:t>
      </w:r>
      <w:r>
        <w:rPr>
          <w:rFonts w:ascii="Arial Unicode MS" w:eastAsia="Arial Unicode MS" w:hAnsi="Arial Unicode MS" w:cs="Arial Unicode MS"/>
          <w:sz w:val="16"/>
          <w:szCs w:val="16"/>
        </w:rPr>
        <w:t>동</w:t>
      </w:r>
      <w:r>
        <w:rPr>
          <w:rFonts w:ascii="Arial Unicode MS" w:eastAsia="Arial Unicode MS" w:hAnsi="Arial Unicode MS" w:cs="Arial Unicode MS"/>
          <w:sz w:val="16"/>
          <w:szCs w:val="16"/>
        </w:rPr>
        <w:t xml:space="preserve"> </w:t>
      </w:r>
      <w:r>
        <w:rPr>
          <w:rFonts w:ascii="Arial Unicode MS" w:eastAsia="Arial Unicode MS" w:hAnsi="Arial Unicode MS" w:cs="Arial Unicode MS"/>
          <w:sz w:val="16"/>
          <w:szCs w:val="16"/>
        </w:rPr>
        <w:t>추출하고</w:t>
      </w:r>
      <w:r>
        <w:rPr>
          <w:rFonts w:ascii="Arial Unicode MS" w:eastAsia="Arial Unicode MS" w:hAnsi="Arial Unicode MS" w:cs="Arial Unicode MS"/>
          <w:sz w:val="16"/>
          <w:szCs w:val="16"/>
        </w:rPr>
        <w:t xml:space="preserve"> </w:t>
      </w:r>
      <w:r>
        <w:rPr>
          <w:rFonts w:ascii="Arial Unicode MS" w:eastAsia="Arial Unicode MS" w:hAnsi="Arial Unicode MS" w:cs="Arial Unicode MS"/>
          <w:sz w:val="16"/>
          <w:szCs w:val="16"/>
        </w:rPr>
        <w:t>기존</w:t>
      </w:r>
      <w:r>
        <w:rPr>
          <w:rFonts w:ascii="Arial Unicode MS" w:eastAsia="Arial Unicode MS" w:hAnsi="Arial Unicode MS" w:cs="Arial Unicode MS"/>
          <w:sz w:val="16"/>
          <w:szCs w:val="16"/>
        </w:rPr>
        <w:t xml:space="preserve"> </w:t>
      </w:r>
      <w:r>
        <w:rPr>
          <w:rFonts w:ascii="Arial Unicode MS" w:eastAsia="Arial Unicode MS" w:hAnsi="Arial Unicode MS" w:cs="Arial Unicode MS"/>
          <w:sz w:val="16"/>
          <w:szCs w:val="16"/>
        </w:rPr>
        <w:t>메모리와</w:t>
      </w:r>
      <w:r>
        <w:rPr>
          <w:rFonts w:ascii="Arial Unicode MS" w:eastAsia="Arial Unicode MS" w:hAnsi="Arial Unicode MS" w:cs="Arial Unicode MS"/>
          <w:sz w:val="16"/>
          <w:szCs w:val="16"/>
        </w:rPr>
        <w:t xml:space="preserve"> </w:t>
      </w:r>
      <w:r>
        <w:rPr>
          <w:rFonts w:ascii="Arial Unicode MS" w:eastAsia="Arial Unicode MS" w:hAnsi="Arial Unicode MS" w:cs="Arial Unicode MS"/>
          <w:sz w:val="16"/>
          <w:szCs w:val="16"/>
        </w:rPr>
        <w:t>충돌</w:t>
      </w:r>
      <w:r>
        <w:rPr>
          <w:rFonts w:ascii="Arial Unicode MS" w:eastAsia="Arial Unicode MS" w:hAnsi="Arial Unicode MS" w:cs="Arial Unicode MS"/>
          <w:sz w:val="16"/>
          <w:szCs w:val="16"/>
        </w:rPr>
        <w:t xml:space="preserve"> </w:t>
      </w:r>
      <w:r>
        <w:rPr>
          <w:rFonts w:ascii="Arial Unicode MS" w:eastAsia="Arial Unicode MS" w:hAnsi="Arial Unicode MS" w:cs="Arial Unicode MS"/>
          <w:sz w:val="16"/>
          <w:szCs w:val="16"/>
        </w:rPr>
        <w:t>시</w:t>
      </w:r>
      <w:r>
        <w:rPr>
          <w:rFonts w:ascii="Arial Unicode MS" w:eastAsia="Arial Unicode MS" w:hAnsi="Arial Unicode MS" w:cs="Arial Unicode MS"/>
          <w:sz w:val="16"/>
          <w:szCs w:val="16"/>
        </w:rPr>
        <w:t xml:space="preserve"> </w:t>
      </w:r>
      <w:r>
        <w:rPr>
          <w:rFonts w:ascii="Arial Unicode MS" w:eastAsia="Arial Unicode MS" w:hAnsi="Arial Unicode MS" w:cs="Arial Unicode MS"/>
          <w:sz w:val="16"/>
          <w:szCs w:val="16"/>
        </w:rPr>
        <w:t>병합하여</w:t>
      </w:r>
      <w:r>
        <w:rPr>
          <w:rFonts w:ascii="Arial Unicode MS" w:eastAsia="Arial Unicode MS" w:hAnsi="Arial Unicode MS" w:cs="Arial Unicode MS"/>
          <w:sz w:val="16"/>
          <w:szCs w:val="16"/>
        </w:rPr>
        <w:t xml:space="preserve"> </w:t>
      </w:r>
      <w:r>
        <w:rPr>
          <w:rFonts w:ascii="Arial Unicode MS" w:eastAsia="Arial Unicode MS" w:hAnsi="Arial Unicode MS" w:cs="Arial Unicode MS"/>
          <w:sz w:val="16"/>
          <w:szCs w:val="16"/>
        </w:rPr>
        <w:t>저장한다</w:t>
      </w:r>
      <w:r>
        <w:rPr>
          <w:rFonts w:ascii="Arial Unicode MS" w:eastAsia="Arial Unicode MS" w:hAnsi="Arial Unicode MS" w:cs="Arial Unicode MS"/>
          <w:sz w:val="16"/>
          <w:szCs w:val="16"/>
        </w:rPr>
        <w:t>.</w:t>
      </w:r>
    </w:p>
    <w:p w14:paraId="60638910" w14:textId="77777777" w:rsidR="00D80D8A" w:rsidRDefault="00D80D8A">
      <w:pPr>
        <w:spacing w:line="240" w:lineRule="auto"/>
        <w:rPr>
          <w:sz w:val="20"/>
          <w:szCs w:val="20"/>
        </w:rPr>
      </w:pPr>
    </w:p>
  </w:footnote>
  <w:footnote w:id="24">
    <w:p w14:paraId="658E04F3" w14:textId="77777777" w:rsidR="00D80D8A" w:rsidRDefault="00BE6280">
      <w:pPr>
        <w:spacing w:line="240" w:lineRule="auto"/>
        <w:rPr>
          <w:sz w:val="16"/>
          <w:szCs w:val="16"/>
        </w:rPr>
      </w:pPr>
      <w:r>
        <w:rPr>
          <w:vertAlign w:val="superscript"/>
        </w:rPr>
        <w:footnoteRef/>
      </w:r>
      <w:r>
        <w:rPr>
          <w:rFonts w:ascii="Arial Unicode MS" w:eastAsia="Arial Unicode MS" w:hAnsi="Arial Unicode MS" w:cs="Arial Unicode MS"/>
          <w:sz w:val="16"/>
          <w:szCs w:val="16"/>
        </w:rPr>
        <w:t xml:space="preserve"> Zep: </w:t>
      </w:r>
      <w:r>
        <w:rPr>
          <w:rFonts w:ascii="Arial Unicode MS" w:eastAsia="Arial Unicode MS" w:hAnsi="Arial Unicode MS" w:cs="Arial Unicode MS"/>
          <w:sz w:val="16"/>
          <w:szCs w:val="16"/>
        </w:rPr>
        <w:t>대화</w:t>
      </w:r>
      <w:r>
        <w:rPr>
          <w:rFonts w:ascii="Arial Unicode MS" w:eastAsia="Arial Unicode MS" w:hAnsi="Arial Unicode MS" w:cs="Arial Unicode MS"/>
          <w:sz w:val="16"/>
          <w:szCs w:val="16"/>
        </w:rPr>
        <w:t xml:space="preserve"> </w:t>
      </w:r>
      <w:r>
        <w:rPr>
          <w:rFonts w:ascii="Arial Unicode MS" w:eastAsia="Arial Unicode MS" w:hAnsi="Arial Unicode MS" w:cs="Arial Unicode MS"/>
          <w:sz w:val="16"/>
          <w:szCs w:val="16"/>
        </w:rPr>
        <w:t>기록</w:t>
      </w:r>
      <w:r>
        <w:rPr>
          <w:rFonts w:ascii="Arial Unicode MS" w:eastAsia="Arial Unicode MS" w:hAnsi="Arial Unicode MS" w:cs="Arial Unicode MS"/>
          <w:sz w:val="16"/>
          <w:szCs w:val="16"/>
        </w:rPr>
        <w:t xml:space="preserve">, </w:t>
      </w:r>
      <w:r>
        <w:rPr>
          <w:rFonts w:ascii="Arial Unicode MS" w:eastAsia="Arial Unicode MS" w:hAnsi="Arial Unicode MS" w:cs="Arial Unicode MS"/>
          <w:sz w:val="16"/>
          <w:szCs w:val="16"/>
        </w:rPr>
        <w:t>비즈니스</w:t>
      </w:r>
      <w:r>
        <w:rPr>
          <w:rFonts w:ascii="Arial Unicode MS" w:eastAsia="Arial Unicode MS" w:hAnsi="Arial Unicode MS" w:cs="Arial Unicode MS"/>
          <w:sz w:val="16"/>
          <w:szCs w:val="16"/>
        </w:rPr>
        <w:t xml:space="preserve"> </w:t>
      </w:r>
      <w:r>
        <w:rPr>
          <w:rFonts w:ascii="Arial Unicode MS" w:eastAsia="Arial Unicode MS" w:hAnsi="Arial Unicode MS" w:cs="Arial Unicode MS"/>
          <w:sz w:val="16"/>
          <w:szCs w:val="16"/>
        </w:rPr>
        <w:t>데이터</w:t>
      </w:r>
      <w:r>
        <w:rPr>
          <w:rFonts w:ascii="Arial Unicode MS" w:eastAsia="Arial Unicode MS" w:hAnsi="Arial Unicode MS" w:cs="Arial Unicode MS"/>
          <w:sz w:val="16"/>
          <w:szCs w:val="16"/>
        </w:rPr>
        <w:t xml:space="preserve"> </w:t>
      </w:r>
      <w:r>
        <w:rPr>
          <w:rFonts w:ascii="Arial Unicode MS" w:eastAsia="Arial Unicode MS" w:hAnsi="Arial Unicode MS" w:cs="Arial Unicode MS"/>
          <w:sz w:val="16"/>
          <w:szCs w:val="16"/>
        </w:rPr>
        <w:t>등을</w:t>
      </w:r>
      <w:r>
        <w:rPr>
          <w:rFonts w:ascii="Arial Unicode MS" w:eastAsia="Arial Unicode MS" w:hAnsi="Arial Unicode MS" w:cs="Arial Unicode MS"/>
          <w:sz w:val="16"/>
          <w:szCs w:val="16"/>
        </w:rPr>
        <w:t xml:space="preserve"> </w:t>
      </w:r>
      <w:r>
        <w:rPr>
          <w:rFonts w:ascii="Arial Unicode MS" w:eastAsia="Arial Unicode MS" w:hAnsi="Arial Unicode MS" w:cs="Arial Unicode MS"/>
          <w:sz w:val="16"/>
          <w:szCs w:val="16"/>
        </w:rPr>
        <w:t>시간</w:t>
      </w:r>
      <w:r>
        <w:rPr>
          <w:rFonts w:ascii="Arial Unicode MS" w:eastAsia="Arial Unicode MS" w:hAnsi="Arial Unicode MS" w:cs="Arial Unicode MS"/>
          <w:sz w:val="16"/>
          <w:szCs w:val="16"/>
        </w:rPr>
        <w:t xml:space="preserve"> </w:t>
      </w:r>
      <w:r>
        <w:rPr>
          <w:rFonts w:ascii="Arial Unicode MS" w:eastAsia="Arial Unicode MS" w:hAnsi="Arial Unicode MS" w:cs="Arial Unicode MS"/>
          <w:sz w:val="16"/>
          <w:szCs w:val="16"/>
        </w:rPr>
        <w:t>축이</w:t>
      </w:r>
      <w:r>
        <w:rPr>
          <w:rFonts w:ascii="Arial Unicode MS" w:eastAsia="Arial Unicode MS" w:hAnsi="Arial Unicode MS" w:cs="Arial Unicode MS"/>
          <w:sz w:val="16"/>
          <w:szCs w:val="16"/>
        </w:rPr>
        <w:t xml:space="preserve"> </w:t>
      </w:r>
      <w:r>
        <w:rPr>
          <w:rFonts w:ascii="Arial Unicode MS" w:eastAsia="Arial Unicode MS" w:hAnsi="Arial Unicode MS" w:cs="Arial Unicode MS"/>
          <w:sz w:val="16"/>
          <w:szCs w:val="16"/>
        </w:rPr>
        <w:t>포함된</w:t>
      </w:r>
      <w:r>
        <w:rPr>
          <w:rFonts w:ascii="Arial Unicode MS" w:eastAsia="Arial Unicode MS" w:hAnsi="Arial Unicode MS" w:cs="Arial Unicode MS"/>
          <w:sz w:val="16"/>
          <w:szCs w:val="16"/>
        </w:rPr>
        <w:t xml:space="preserve"> </w:t>
      </w:r>
      <w:r>
        <w:rPr>
          <w:rFonts w:ascii="Arial Unicode MS" w:eastAsia="Arial Unicode MS" w:hAnsi="Arial Unicode MS" w:cs="Arial Unicode MS"/>
          <w:sz w:val="16"/>
          <w:szCs w:val="16"/>
        </w:rPr>
        <w:t>지식</w:t>
      </w:r>
      <w:r>
        <w:rPr>
          <w:rFonts w:ascii="Arial Unicode MS" w:eastAsia="Arial Unicode MS" w:hAnsi="Arial Unicode MS" w:cs="Arial Unicode MS"/>
          <w:sz w:val="16"/>
          <w:szCs w:val="16"/>
        </w:rPr>
        <w:t xml:space="preserve"> </w:t>
      </w:r>
      <w:r>
        <w:rPr>
          <w:rFonts w:ascii="Arial Unicode MS" w:eastAsia="Arial Unicode MS" w:hAnsi="Arial Unicode MS" w:cs="Arial Unicode MS"/>
          <w:sz w:val="16"/>
          <w:szCs w:val="16"/>
        </w:rPr>
        <w:t>그래프로</w:t>
      </w:r>
      <w:r>
        <w:rPr>
          <w:rFonts w:ascii="Arial Unicode MS" w:eastAsia="Arial Unicode MS" w:hAnsi="Arial Unicode MS" w:cs="Arial Unicode MS"/>
          <w:sz w:val="16"/>
          <w:szCs w:val="16"/>
        </w:rPr>
        <w:t xml:space="preserve"> </w:t>
      </w:r>
      <w:r>
        <w:rPr>
          <w:rFonts w:ascii="Arial Unicode MS" w:eastAsia="Arial Unicode MS" w:hAnsi="Arial Unicode MS" w:cs="Arial Unicode MS"/>
          <w:sz w:val="16"/>
          <w:szCs w:val="16"/>
        </w:rPr>
        <w:t>구조화하여</w:t>
      </w:r>
      <w:r>
        <w:rPr>
          <w:rFonts w:ascii="Arial Unicode MS" w:eastAsia="Arial Unicode MS" w:hAnsi="Arial Unicode MS" w:cs="Arial Unicode MS"/>
          <w:sz w:val="16"/>
          <w:szCs w:val="16"/>
        </w:rPr>
        <w:t>, Agent</w:t>
      </w:r>
      <w:r>
        <w:rPr>
          <w:rFonts w:ascii="Arial Unicode MS" w:eastAsia="Arial Unicode MS" w:hAnsi="Arial Unicode MS" w:cs="Arial Unicode MS"/>
          <w:sz w:val="16"/>
          <w:szCs w:val="16"/>
        </w:rPr>
        <w:t>에</w:t>
      </w:r>
      <w:r>
        <w:rPr>
          <w:rFonts w:ascii="Arial Unicode MS" w:eastAsia="Arial Unicode MS" w:hAnsi="Arial Unicode MS" w:cs="Arial Unicode MS"/>
          <w:sz w:val="16"/>
          <w:szCs w:val="16"/>
        </w:rPr>
        <w:t xml:space="preserve"> </w:t>
      </w:r>
      <w:r>
        <w:rPr>
          <w:rFonts w:ascii="Arial Unicode MS" w:eastAsia="Arial Unicode MS" w:hAnsi="Arial Unicode MS" w:cs="Arial Unicode MS"/>
          <w:sz w:val="16"/>
          <w:szCs w:val="16"/>
        </w:rPr>
        <w:t>맞춤형</w:t>
      </w:r>
      <w:r>
        <w:rPr>
          <w:rFonts w:ascii="Arial Unicode MS" w:eastAsia="Arial Unicode MS" w:hAnsi="Arial Unicode MS" w:cs="Arial Unicode MS"/>
          <w:sz w:val="16"/>
          <w:szCs w:val="16"/>
        </w:rPr>
        <w:t xml:space="preserve"> </w:t>
      </w:r>
      <w:r>
        <w:rPr>
          <w:rFonts w:ascii="Arial Unicode MS" w:eastAsia="Arial Unicode MS" w:hAnsi="Arial Unicode MS" w:cs="Arial Unicode MS"/>
          <w:sz w:val="16"/>
          <w:szCs w:val="16"/>
        </w:rPr>
        <w:t>문맥을</w:t>
      </w:r>
      <w:r>
        <w:rPr>
          <w:rFonts w:ascii="Arial Unicode MS" w:eastAsia="Arial Unicode MS" w:hAnsi="Arial Unicode MS" w:cs="Arial Unicode MS"/>
          <w:sz w:val="16"/>
          <w:szCs w:val="16"/>
        </w:rPr>
        <w:t xml:space="preserve"> </w:t>
      </w:r>
      <w:r>
        <w:rPr>
          <w:rFonts w:ascii="Arial Unicode MS" w:eastAsia="Arial Unicode MS" w:hAnsi="Arial Unicode MS" w:cs="Arial Unicode MS"/>
          <w:sz w:val="16"/>
          <w:szCs w:val="16"/>
        </w:rPr>
        <w:t>조합</w:t>
      </w:r>
      <w:r>
        <w:rPr>
          <w:rFonts w:ascii="Arial Unicode MS" w:eastAsia="Arial Unicode MS" w:hAnsi="Arial Unicode MS" w:cs="Arial Unicode MS"/>
          <w:sz w:val="16"/>
          <w:szCs w:val="16"/>
        </w:rPr>
        <w:t>·</w:t>
      </w:r>
      <w:r>
        <w:rPr>
          <w:rFonts w:ascii="Arial Unicode MS" w:eastAsia="Arial Unicode MS" w:hAnsi="Arial Unicode MS" w:cs="Arial Unicode MS"/>
          <w:sz w:val="16"/>
          <w:szCs w:val="16"/>
        </w:rPr>
        <w:t>제공하는</w:t>
      </w:r>
      <w:r>
        <w:rPr>
          <w:rFonts w:ascii="Arial Unicode MS" w:eastAsia="Arial Unicode MS" w:hAnsi="Arial Unicode MS" w:cs="Arial Unicode MS"/>
          <w:sz w:val="16"/>
          <w:szCs w:val="16"/>
        </w:rPr>
        <w:t xml:space="preserve"> </w:t>
      </w:r>
      <w:r>
        <w:rPr>
          <w:rFonts w:ascii="Arial Unicode MS" w:eastAsia="Arial Unicode MS" w:hAnsi="Arial Unicode MS" w:cs="Arial Unicode MS"/>
          <w:sz w:val="16"/>
          <w:szCs w:val="16"/>
        </w:rPr>
        <w:t>플랫폼</w:t>
      </w:r>
      <w:r>
        <w:rPr>
          <w:rFonts w:ascii="Arial Unicode MS" w:eastAsia="Arial Unicode MS" w:hAnsi="Arial Unicode MS" w:cs="Arial Unicode MS"/>
          <w:sz w:val="16"/>
          <w:szCs w:val="16"/>
        </w:rPr>
        <w:t>.</w:t>
      </w:r>
    </w:p>
    <w:p w14:paraId="1460CBD3" w14:textId="77777777" w:rsidR="00D80D8A" w:rsidRDefault="00D80D8A">
      <w:pPr>
        <w:spacing w:line="240" w:lineRule="auto"/>
        <w:rPr>
          <w:sz w:val="20"/>
          <w:szCs w:val="20"/>
        </w:rPr>
      </w:pPr>
    </w:p>
  </w:footnote>
  <w:footnote w:id="25">
    <w:p w14:paraId="6078268E" w14:textId="77777777" w:rsidR="00D80D8A" w:rsidRDefault="00BE6280">
      <w:pPr>
        <w:spacing w:line="240" w:lineRule="auto"/>
        <w:rPr>
          <w:sz w:val="16"/>
          <w:szCs w:val="16"/>
        </w:rPr>
      </w:pPr>
      <w:r>
        <w:rPr>
          <w:vertAlign w:val="superscript"/>
        </w:rPr>
        <w:footnoteRef/>
      </w:r>
      <w:r>
        <w:rPr>
          <w:rFonts w:ascii="Arial Unicode MS" w:eastAsia="Arial Unicode MS" w:hAnsi="Arial Unicode MS" w:cs="Arial Unicode MS"/>
          <w:sz w:val="16"/>
          <w:szCs w:val="16"/>
        </w:rPr>
        <w:t xml:space="preserve"> Letta (formerly MemGPT): </w:t>
      </w:r>
      <w:r>
        <w:rPr>
          <w:rFonts w:ascii="Arial Unicode MS" w:eastAsia="Arial Unicode MS" w:hAnsi="Arial Unicode MS" w:cs="Arial Unicode MS"/>
          <w:sz w:val="16"/>
          <w:szCs w:val="16"/>
        </w:rPr>
        <w:t>상태를</w:t>
      </w:r>
      <w:r>
        <w:rPr>
          <w:rFonts w:ascii="Arial Unicode MS" w:eastAsia="Arial Unicode MS" w:hAnsi="Arial Unicode MS" w:cs="Arial Unicode MS"/>
          <w:sz w:val="16"/>
          <w:szCs w:val="16"/>
        </w:rPr>
        <w:t xml:space="preserve"> </w:t>
      </w:r>
      <w:r>
        <w:rPr>
          <w:rFonts w:ascii="Arial Unicode MS" w:eastAsia="Arial Unicode MS" w:hAnsi="Arial Unicode MS" w:cs="Arial Unicode MS"/>
          <w:sz w:val="16"/>
          <w:szCs w:val="16"/>
        </w:rPr>
        <w:t>유지하는</w:t>
      </w:r>
      <w:r>
        <w:rPr>
          <w:rFonts w:ascii="Arial Unicode MS" w:eastAsia="Arial Unicode MS" w:hAnsi="Arial Unicode MS" w:cs="Arial Unicode MS"/>
          <w:sz w:val="16"/>
          <w:szCs w:val="16"/>
        </w:rPr>
        <w:t xml:space="preserve"> Stateful Agent </w:t>
      </w:r>
      <w:r>
        <w:rPr>
          <w:rFonts w:ascii="Arial Unicode MS" w:eastAsia="Arial Unicode MS" w:hAnsi="Arial Unicode MS" w:cs="Arial Unicode MS"/>
          <w:sz w:val="16"/>
          <w:szCs w:val="16"/>
        </w:rPr>
        <w:t>구축</w:t>
      </w:r>
      <w:r>
        <w:rPr>
          <w:rFonts w:ascii="Arial Unicode MS" w:eastAsia="Arial Unicode MS" w:hAnsi="Arial Unicode MS" w:cs="Arial Unicode MS"/>
          <w:sz w:val="16"/>
          <w:szCs w:val="16"/>
        </w:rPr>
        <w:t xml:space="preserve"> </w:t>
      </w:r>
      <w:r>
        <w:rPr>
          <w:rFonts w:ascii="Arial Unicode MS" w:eastAsia="Arial Unicode MS" w:hAnsi="Arial Unicode MS" w:cs="Arial Unicode MS"/>
          <w:sz w:val="16"/>
          <w:szCs w:val="16"/>
        </w:rPr>
        <w:t>플랫폼</w:t>
      </w:r>
      <w:r>
        <w:rPr>
          <w:rFonts w:ascii="Arial Unicode MS" w:eastAsia="Arial Unicode MS" w:hAnsi="Arial Unicode MS" w:cs="Arial Unicode MS"/>
          <w:sz w:val="16"/>
          <w:szCs w:val="16"/>
        </w:rPr>
        <w:t xml:space="preserve">. </w:t>
      </w:r>
      <w:r>
        <w:rPr>
          <w:rFonts w:ascii="Arial Unicode MS" w:eastAsia="Arial Unicode MS" w:hAnsi="Arial Unicode MS" w:cs="Arial Unicode MS"/>
          <w:sz w:val="16"/>
          <w:szCs w:val="16"/>
        </w:rPr>
        <w:t>항상</w:t>
      </w:r>
      <w:r>
        <w:rPr>
          <w:rFonts w:ascii="Arial Unicode MS" w:eastAsia="Arial Unicode MS" w:hAnsi="Arial Unicode MS" w:cs="Arial Unicode MS"/>
          <w:sz w:val="16"/>
          <w:szCs w:val="16"/>
        </w:rPr>
        <w:t xml:space="preserve"> </w:t>
      </w:r>
      <w:r>
        <w:rPr>
          <w:rFonts w:ascii="Arial Unicode MS" w:eastAsia="Arial Unicode MS" w:hAnsi="Arial Unicode MS" w:cs="Arial Unicode MS"/>
          <w:sz w:val="16"/>
          <w:szCs w:val="16"/>
        </w:rPr>
        <w:t>문맥에</w:t>
      </w:r>
      <w:r>
        <w:rPr>
          <w:rFonts w:ascii="Arial Unicode MS" w:eastAsia="Arial Unicode MS" w:hAnsi="Arial Unicode MS" w:cs="Arial Unicode MS"/>
          <w:sz w:val="16"/>
          <w:szCs w:val="16"/>
        </w:rPr>
        <w:t xml:space="preserve"> </w:t>
      </w:r>
      <w:r>
        <w:rPr>
          <w:rFonts w:ascii="Arial Unicode MS" w:eastAsia="Arial Unicode MS" w:hAnsi="Arial Unicode MS" w:cs="Arial Unicode MS"/>
          <w:sz w:val="16"/>
          <w:szCs w:val="16"/>
        </w:rPr>
        <w:t>포함되는</w:t>
      </w:r>
      <w:r>
        <w:rPr>
          <w:rFonts w:ascii="Arial Unicode MS" w:eastAsia="Arial Unicode MS" w:hAnsi="Arial Unicode MS" w:cs="Arial Unicode MS"/>
          <w:sz w:val="16"/>
          <w:szCs w:val="16"/>
        </w:rPr>
        <w:t xml:space="preserve"> </w:t>
      </w:r>
      <w:r>
        <w:rPr>
          <w:rFonts w:ascii="Arial Unicode MS" w:eastAsia="Arial Unicode MS" w:hAnsi="Arial Unicode MS" w:cs="Arial Unicode MS"/>
          <w:sz w:val="16"/>
          <w:szCs w:val="16"/>
        </w:rPr>
        <w:t>핵심</w:t>
      </w:r>
      <w:r>
        <w:rPr>
          <w:rFonts w:ascii="Arial Unicode MS" w:eastAsia="Arial Unicode MS" w:hAnsi="Arial Unicode MS" w:cs="Arial Unicode MS"/>
          <w:sz w:val="16"/>
          <w:szCs w:val="16"/>
        </w:rPr>
        <w:t xml:space="preserve"> </w:t>
      </w:r>
      <w:r>
        <w:rPr>
          <w:rFonts w:ascii="Arial Unicode MS" w:eastAsia="Arial Unicode MS" w:hAnsi="Arial Unicode MS" w:cs="Arial Unicode MS"/>
          <w:sz w:val="16"/>
          <w:szCs w:val="16"/>
        </w:rPr>
        <w:t>메모리</w:t>
      </w:r>
      <w:r>
        <w:rPr>
          <w:rFonts w:ascii="Arial Unicode MS" w:eastAsia="Arial Unicode MS" w:hAnsi="Arial Unicode MS" w:cs="Arial Unicode MS"/>
          <w:sz w:val="16"/>
          <w:szCs w:val="16"/>
        </w:rPr>
        <w:t>(Core Memory)</w:t>
      </w:r>
      <w:r>
        <w:rPr>
          <w:rFonts w:ascii="Arial Unicode MS" w:eastAsia="Arial Unicode MS" w:hAnsi="Arial Unicode MS" w:cs="Arial Unicode MS"/>
          <w:sz w:val="16"/>
          <w:szCs w:val="16"/>
        </w:rPr>
        <w:t>와</w:t>
      </w:r>
      <w:r>
        <w:rPr>
          <w:rFonts w:ascii="Arial Unicode MS" w:eastAsia="Arial Unicode MS" w:hAnsi="Arial Unicode MS" w:cs="Arial Unicode MS"/>
          <w:sz w:val="16"/>
          <w:szCs w:val="16"/>
        </w:rPr>
        <w:t xml:space="preserve"> </w:t>
      </w:r>
      <w:r>
        <w:rPr>
          <w:rFonts w:ascii="Arial Unicode MS" w:eastAsia="Arial Unicode MS" w:hAnsi="Arial Unicode MS" w:cs="Arial Unicode MS"/>
          <w:sz w:val="16"/>
          <w:szCs w:val="16"/>
        </w:rPr>
        <w:t>필요</w:t>
      </w:r>
      <w:r>
        <w:rPr>
          <w:rFonts w:ascii="Arial Unicode MS" w:eastAsia="Arial Unicode MS" w:hAnsi="Arial Unicode MS" w:cs="Arial Unicode MS"/>
          <w:sz w:val="16"/>
          <w:szCs w:val="16"/>
        </w:rPr>
        <w:t xml:space="preserve"> </w:t>
      </w:r>
      <w:r>
        <w:rPr>
          <w:rFonts w:ascii="Arial Unicode MS" w:eastAsia="Arial Unicode MS" w:hAnsi="Arial Unicode MS" w:cs="Arial Unicode MS"/>
          <w:sz w:val="16"/>
          <w:szCs w:val="16"/>
        </w:rPr>
        <w:t>시</w:t>
      </w:r>
      <w:r>
        <w:rPr>
          <w:rFonts w:ascii="Arial Unicode MS" w:eastAsia="Arial Unicode MS" w:hAnsi="Arial Unicode MS" w:cs="Arial Unicode MS"/>
          <w:sz w:val="16"/>
          <w:szCs w:val="16"/>
        </w:rPr>
        <w:t xml:space="preserve"> </w:t>
      </w:r>
      <w:r>
        <w:rPr>
          <w:rFonts w:ascii="Arial Unicode MS" w:eastAsia="Arial Unicode MS" w:hAnsi="Arial Unicode MS" w:cs="Arial Unicode MS"/>
          <w:sz w:val="16"/>
          <w:szCs w:val="16"/>
        </w:rPr>
        <w:t>검색하는</w:t>
      </w:r>
      <w:r>
        <w:rPr>
          <w:rFonts w:ascii="Arial Unicode MS" w:eastAsia="Arial Unicode MS" w:hAnsi="Arial Unicode MS" w:cs="Arial Unicode MS"/>
          <w:sz w:val="16"/>
          <w:szCs w:val="16"/>
        </w:rPr>
        <w:t xml:space="preserve"> </w:t>
      </w:r>
      <w:r>
        <w:rPr>
          <w:rFonts w:ascii="Arial Unicode MS" w:eastAsia="Arial Unicode MS" w:hAnsi="Arial Unicode MS" w:cs="Arial Unicode MS"/>
          <w:sz w:val="16"/>
          <w:szCs w:val="16"/>
        </w:rPr>
        <w:t>장기</w:t>
      </w:r>
      <w:r>
        <w:rPr>
          <w:rFonts w:ascii="Arial Unicode MS" w:eastAsia="Arial Unicode MS" w:hAnsi="Arial Unicode MS" w:cs="Arial Unicode MS"/>
          <w:sz w:val="16"/>
          <w:szCs w:val="16"/>
        </w:rPr>
        <w:t xml:space="preserve"> </w:t>
      </w:r>
      <w:r>
        <w:rPr>
          <w:rFonts w:ascii="Arial Unicode MS" w:eastAsia="Arial Unicode MS" w:hAnsi="Arial Unicode MS" w:cs="Arial Unicode MS"/>
          <w:sz w:val="16"/>
          <w:szCs w:val="16"/>
        </w:rPr>
        <w:t>메모리</w:t>
      </w:r>
      <w:r>
        <w:rPr>
          <w:rFonts w:ascii="Arial Unicode MS" w:eastAsia="Arial Unicode MS" w:hAnsi="Arial Unicode MS" w:cs="Arial Unicode MS"/>
          <w:sz w:val="16"/>
          <w:szCs w:val="16"/>
        </w:rPr>
        <w:t>(Archival Memory)</w:t>
      </w:r>
      <w:r>
        <w:rPr>
          <w:rFonts w:ascii="Arial Unicode MS" w:eastAsia="Arial Unicode MS" w:hAnsi="Arial Unicode MS" w:cs="Arial Unicode MS"/>
          <w:sz w:val="16"/>
          <w:szCs w:val="16"/>
        </w:rPr>
        <w:t>로</w:t>
      </w:r>
      <w:r>
        <w:rPr>
          <w:rFonts w:ascii="Arial Unicode MS" w:eastAsia="Arial Unicode MS" w:hAnsi="Arial Unicode MS" w:cs="Arial Unicode MS"/>
          <w:sz w:val="16"/>
          <w:szCs w:val="16"/>
        </w:rPr>
        <w:t xml:space="preserve"> </w:t>
      </w:r>
      <w:r>
        <w:rPr>
          <w:rFonts w:ascii="Arial Unicode MS" w:eastAsia="Arial Unicode MS" w:hAnsi="Arial Unicode MS" w:cs="Arial Unicode MS"/>
          <w:sz w:val="16"/>
          <w:szCs w:val="16"/>
        </w:rPr>
        <w:t>계층을</w:t>
      </w:r>
      <w:r>
        <w:rPr>
          <w:rFonts w:ascii="Arial Unicode MS" w:eastAsia="Arial Unicode MS" w:hAnsi="Arial Unicode MS" w:cs="Arial Unicode MS"/>
          <w:sz w:val="16"/>
          <w:szCs w:val="16"/>
        </w:rPr>
        <w:t xml:space="preserve"> </w:t>
      </w:r>
      <w:r>
        <w:rPr>
          <w:rFonts w:ascii="Arial Unicode MS" w:eastAsia="Arial Unicode MS" w:hAnsi="Arial Unicode MS" w:cs="Arial Unicode MS"/>
          <w:sz w:val="16"/>
          <w:szCs w:val="16"/>
        </w:rPr>
        <w:t>나누어</w:t>
      </w:r>
      <w:r>
        <w:rPr>
          <w:rFonts w:ascii="Arial Unicode MS" w:eastAsia="Arial Unicode MS" w:hAnsi="Arial Unicode MS" w:cs="Arial Unicode MS"/>
          <w:sz w:val="16"/>
          <w:szCs w:val="16"/>
        </w:rPr>
        <w:t xml:space="preserve"> </w:t>
      </w:r>
      <w:r>
        <w:rPr>
          <w:rFonts w:ascii="Arial Unicode MS" w:eastAsia="Arial Unicode MS" w:hAnsi="Arial Unicode MS" w:cs="Arial Unicode MS"/>
          <w:sz w:val="16"/>
          <w:szCs w:val="16"/>
        </w:rPr>
        <w:t>관리한다</w:t>
      </w:r>
      <w:r>
        <w:rPr>
          <w:rFonts w:ascii="Arial Unicode MS" w:eastAsia="Arial Unicode MS" w:hAnsi="Arial Unicode MS" w:cs="Arial Unicode MS"/>
          <w:sz w:val="16"/>
          <w:szCs w:val="16"/>
        </w:rPr>
        <w:t>.</w:t>
      </w:r>
    </w:p>
    <w:p w14:paraId="7C6C0BAB" w14:textId="77777777" w:rsidR="00D80D8A" w:rsidRDefault="00D80D8A">
      <w:pPr>
        <w:spacing w:line="240" w:lineRule="auto"/>
        <w:rPr>
          <w:sz w:val="20"/>
          <w:szCs w:val="20"/>
        </w:rPr>
      </w:pPr>
    </w:p>
  </w:footnote>
  <w:footnote w:id="26">
    <w:p w14:paraId="5808A983" w14:textId="77777777" w:rsidR="00D80D8A" w:rsidRDefault="00BE6280">
      <w:pPr>
        <w:spacing w:line="240" w:lineRule="auto"/>
        <w:rPr>
          <w:sz w:val="16"/>
          <w:szCs w:val="16"/>
        </w:rPr>
      </w:pPr>
      <w:r>
        <w:rPr>
          <w:vertAlign w:val="superscript"/>
        </w:rPr>
        <w:footnoteRef/>
      </w:r>
      <w:r>
        <w:rPr>
          <w:sz w:val="16"/>
          <w:szCs w:val="16"/>
        </w:rPr>
        <w:t xml:space="preserve"> </w:t>
      </w:r>
      <w:r>
        <w:rPr>
          <w:rFonts w:ascii="Arial Unicode MS" w:eastAsia="Arial Unicode MS" w:hAnsi="Arial Unicode MS" w:cs="Arial Unicode MS"/>
          <w:i/>
          <w:iCs/>
          <w:color w:val="555555"/>
          <w:sz w:val="16"/>
          <w:szCs w:val="16"/>
        </w:rPr>
        <w:t xml:space="preserve">EmergentMind(2025) </w:t>
      </w:r>
      <w:r>
        <w:rPr>
          <w:rFonts w:ascii="Arial Unicode MS" w:eastAsia="Arial Unicode MS" w:hAnsi="Arial Unicode MS" w:cs="Arial Unicode MS"/>
          <w:i/>
          <w:iCs/>
          <w:color w:val="555555"/>
          <w:sz w:val="16"/>
          <w:szCs w:val="16"/>
        </w:rPr>
        <w:t>서베이</w:t>
      </w:r>
    </w:p>
  </w:footnote>
  <w:footnote w:id="27">
    <w:p w14:paraId="5F5BF34F" w14:textId="77777777" w:rsidR="00D80D8A" w:rsidRDefault="00BE6280">
      <w:pPr>
        <w:spacing w:line="240" w:lineRule="auto"/>
        <w:rPr>
          <w:sz w:val="20"/>
          <w:szCs w:val="20"/>
        </w:rPr>
      </w:pPr>
      <w:r>
        <w:rPr>
          <w:vertAlign w:val="superscript"/>
        </w:rPr>
        <w:footnoteRef/>
      </w:r>
      <w:r>
        <w:rPr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color w:val="333333"/>
          <w:sz w:val="20"/>
          <w:szCs w:val="20"/>
        </w:rPr>
        <w:t>[</w:t>
      </w:r>
      <w:r>
        <w:rPr>
          <w:rFonts w:ascii="Arial Unicode MS" w:eastAsia="Arial Unicode MS" w:hAnsi="Arial Unicode MS" w:cs="Arial Unicode MS"/>
          <w:b/>
          <w:bCs/>
          <w:color w:val="333333"/>
          <w:sz w:val="20"/>
          <w:szCs w:val="20"/>
        </w:rPr>
        <w:t>수정</w:t>
      </w:r>
      <w:r>
        <w:rPr>
          <w:rFonts w:ascii="Arial Unicode MS" w:eastAsia="Arial Unicode MS" w:hAnsi="Arial Unicode MS" w:cs="Arial Unicode MS"/>
          <w:b/>
          <w:bCs/>
          <w:color w:val="333333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b/>
          <w:bCs/>
          <w:color w:val="333333"/>
          <w:sz w:val="20"/>
          <w:szCs w:val="20"/>
        </w:rPr>
        <w:t>예정</w:t>
      </w:r>
      <w:r>
        <w:rPr>
          <w:rFonts w:ascii="Arial Unicode MS" w:eastAsia="Arial Unicode MS" w:hAnsi="Arial Unicode MS" w:cs="Arial Unicode MS"/>
          <w:b/>
          <w:bCs/>
          <w:color w:val="333333"/>
          <w:sz w:val="20"/>
          <w:szCs w:val="20"/>
        </w:rPr>
        <w:t xml:space="preserve">] </w:t>
      </w:r>
      <w:r>
        <w:rPr>
          <w:rFonts w:ascii="Arial Unicode MS" w:eastAsia="Arial Unicode MS" w:hAnsi="Arial Unicode MS" w:cs="Arial Unicode MS"/>
          <w:color w:val="333333"/>
          <w:sz w:val="20"/>
          <w:szCs w:val="20"/>
        </w:rPr>
        <w:t>(1) Vectara, NAACL 2025 Findings(arXiv:2410.13070): 48</w:t>
      </w:r>
      <w:r>
        <w:rPr>
          <w:rFonts w:ascii="Arial Unicode MS" w:eastAsia="Arial Unicode MS" w:hAnsi="Arial Unicode MS" w:cs="Arial Unicode MS"/>
          <w:color w:val="333333"/>
          <w:sz w:val="20"/>
          <w:szCs w:val="20"/>
        </w:rPr>
        <w:t>개</w:t>
      </w:r>
      <w:r>
        <w:rPr>
          <w:rFonts w:ascii="Arial Unicode MS" w:eastAsia="Arial Unicode MS" w:hAnsi="Arial Unicode MS" w:cs="Arial Unicode MS"/>
          <w:color w:val="333333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color w:val="333333"/>
          <w:sz w:val="20"/>
          <w:szCs w:val="20"/>
        </w:rPr>
        <w:t>임베딩</w:t>
      </w:r>
      <w:r>
        <w:rPr>
          <w:rFonts w:ascii="Arial Unicode MS" w:eastAsia="Arial Unicode MS" w:hAnsi="Arial Unicode MS" w:cs="Arial Unicode MS"/>
          <w:color w:val="333333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color w:val="333333"/>
          <w:sz w:val="20"/>
          <w:szCs w:val="20"/>
        </w:rPr>
        <w:t>모델</w:t>
      </w:r>
      <w:r>
        <w:rPr>
          <w:rFonts w:ascii="Arial Unicode MS" w:eastAsia="Arial Unicode MS" w:hAnsi="Arial Unicode MS" w:cs="Arial Unicode MS"/>
          <w:color w:val="333333"/>
          <w:sz w:val="20"/>
          <w:szCs w:val="20"/>
        </w:rPr>
        <w:t xml:space="preserve"> × 25</w:t>
      </w:r>
      <w:r>
        <w:rPr>
          <w:rFonts w:ascii="Arial Unicode MS" w:eastAsia="Arial Unicode MS" w:hAnsi="Arial Unicode MS" w:cs="Arial Unicode MS"/>
          <w:color w:val="333333"/>
          <w:sz w:val="20"/>
          <w:szCs w:val="20"/>
        </w:rPr>
        <w:t>개</w:t>
      </w:r>
      <w:r>
        <w:rPr>
          <w:rFonts w:ascii="Arial Unicode MS" w:eastAsia="Arial Unicode MS" w:hAnsi="Arial Unicode MS" w:cs="Arial Unicode MS"/>
          <w:color w:val="333333"/>
          <w:sz w:val="20"/>
          <w:szCs w:val="20"/>
        </w:rPr>
        <w:t xml:space="preserve"> chunking </w:t>
      </w:r>
      <w:r>
        <w:rPr>
          <w:rFonts w:ascii="Arial Unicode MS" w:eastAsia="Arial Unicode MS" w:hAnsi="Arial Unicode MS" w:cs="Arial Unicode MS"/>
          <w:color w:val="333333"/>
          <w:sz w:val="20"/>
          <w:szCs w:val="20"/>
        </w:rPr>
        <w:t>구성으로</w:t>
      </w:r>
      <w:r>
        <w:rPr>
          <w:rFonts w:ascii="Arial Unicode MS" w:eastAsia="Arial Unicode MS" w:hAnsi="Arial Unicode MS" w:cs="Arial Unicode MS"/>
          <w:color w:val="333333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color w:val="333333"/>
          <w:sz w:val="20"/>
          <w:szCs w:val="20"/>
        </w:rPr>
        <w:t>실험</w:t>
      </w:r>
      <w:r>
        <w:rPr>
          <w:rFonts w:ascii="Arial Unicode MS" w:eastAsia="Arial Unicode MS" w:hAnsi="Arial Unicode MS" w:cs="Arial Unicode MS"/>
          <w:color w:val="333333"/>
          <w:sz w:val="20"/>
          <w:szCs w:val="20"/>
        </w:rPr>
        <w:t xml:space="preserve">. </w:t>
      </w:r>
      <w:r>
        <w:rPr>
          <w:rFonts w:ascii="Arial Unicode MS" w:eastAsia="Arial Unicode MS" w:hAnsi="Arial Unicode MS" w:cs="Arial Unicode MS"/>
          <w:color w:val="333333"/>
          <w:sz w:val="20"/>
          <w:szCs w:val="20"/>
        </w:rPr>
        <w:t>범용</w:t>
      </w:r>
      <w:r>
        <w:rPr>
          <w:rFonts w:ascii="Arial Unicode MS" w:eastAsia="Arial Unicode MS" w:hAnsi="Arial Unicode MS" w:cs="Arial Unicode MS"/>
          <w:color w:val="333333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color w:val="333333"/>
          <w:sz w:val="20"/>
          <w:szCs w:val="20"/>
        </w:rPr>
        <w:t>문서에서</w:t>
      </w:r>
      <w:r>
        <w:rPr>
          <w:rFonts w:ascii="Arial Unicode MS" w:eastAsia="Arial Unicode MS" w:hAnsi="Arial Unicode MS" w:cs="Arial Unicode MS"/>
          <w:color w:val="333333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color w:val="333333"/>
          <w:sz w:val="20"/>
          <w:szCs w:val="20"/>
        </w:rPr>
        <w:t>고정</w:t>
      </w:r>
      <w:r>
        <w:rPr>
          <w:rFonts w:ascii="Arial Unicode MS" w:eastAsia="Arial Unicode MS" w:hAnsi="Arial Unicode MS" w:cs="Arial Unicode MS"/>
          <w:color w:val="333333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color w:val="333333"/>
          <w:sz w:val="20"/>
          <w:szCs w:val="20"/>
        </w:rPr>
        <w:t>크기</w:t>
      </w:r>
      <w:r>
        <w:rPr>
          <w:rFonts w:ascii="Arial Unicode MS" w:eastAsia="Arial Unicode MS" w:hAnsi="Arial Unicode MS" w:cs="Arial Unicode MS"/>
          <w:color w:val="333333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color w:val="333333"/>
          <w:sz w:val="20"/>
          <w:szCs w:val="20"/>
        </w:rPr>
        <w:t>청킹이</w:t>
      </w:r>
      <w:r>
        <w:rPr>
          <w:rFonts w:ascii="Arial Unicode MS" w:eastAsia="Arial Unicode MS" w:hAnsi="Arial Unicode MS" w:cs="Arial Unicode MS"/>
          <w:color w:val="333333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color w:val="333333"/>
          <w:sz w:val="20"/>
          <w:szCs w:val="20"/>
        </w:rPr>
        <w:t>시맨틱</w:t>
      </w:r>
      <w:r>
        <w:rPr>
          <w:rFonts w:ascii="Arial Unicode MS" w:eastAsia="Arial Unicode MS" w:hAnsi="Arial Unicode MS" w:cs="Arial Unicode MS"/>
          <w:color w:val="333333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color w:val="333333"/>
          <w:sz w:val="20"/>
          <w:szCs w:val="20"/>
        </w:rPr>
        <w:t>청킹을</w:t>
      </w:r>
      <w:r>
        <w:rPr>
          <w:rFonts w:ascii="Arial Unicode MS" w:eastAsia="Arial Unicode MS" w:hAnsi="Arial Unicode MS" w:cs="Arial Unicode MS"/>
          <w:color w:val="333333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color w:val="333333"/>
          <w:sz w:val="20"/>
          <w:szCs w:val="20"/>
        </w:rPr>
        <w:t>일관되게</w:t>
      </w:r>
      <w:r>
        <w:rPr>
          <w:rFonts w:ascii="Arial Unicode MS" w:eastAsia="Arial Unicode MS" w:hAnsi="Arial Unicode MS" w:cs="Arial Unicode MS"/>
          <w:color w:val="333333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color w:val="333333"/>
          <w:sz w:val="20"/>
          <w:szCs w:val="20"/>
        </w:rPr>
        <w:t>상회</w:t>
      </w:r>
      <w:r>
        <w:rPr>
          <w:rFonts w:ascii="Arial Unicode MS" w:eastAsia="Arial Unicode MS" w:hAnsi="Arial Unicode MS" w:cs="Arial Unicode MS"/>
          <w:color w:val="333333"/>
          <w:sz w:val="20"/>
          <w:szCs w:val="20"/>
        </w:rPr>
        <w:t xml:space="preserve">. </w:t>
      </w:r>
      <w:r>
        <w:rPr>
          <w:rFonts w:ascii="Arial Unicode MS" w:eastAsia="Arial Unicode MS" w:hAnsi="Arial Unicode MS" w:cs="Arial Unicode MS"/>
          <w:color w:val="333333"/>
          <w:sz w:val="20"/>
          <w:szCs w:val="20"/>
        </w:rPr>
        <w:br/>
        <w:t>(2) FloTorch(2026.02): 50</w:t>
      </w:r>
      <w:r>
        <w:rPr>
          <w:rFonts w:ascii="Arial Unicode MS" w:eastAsia="Arial Unicode MS" w:hAnsi="Arial Unicode MS" w:cs="Arial Unicode MS"/>
          <w:color w:val="333333"/>
          <w:sz w:val="20"/>
          <w:szCs w:val="20"/>
        </w:rPr>
        <w:t>편</w:t>
      </w:r>
      <w:r>
        <w:rPr>
          <w:rFonts w:ascii="Arial Unicode MS" w:eastAsia="Arial Unicode MS" w:hAnsi="Arial Unicode MS" w:cs="Arial Unicode MS"/>
          <w:color w:val="333333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color w:val="333333"/>
          <w:sz w:val="20"/>
          <w:szCs w:val="20"/>
        </w:rPr>
        <w:t>학술논문</w:t>
      </w:r>
      <w:r>
        <w:rPr>
          <w:rFonts w:ascii="Arial Unicode MS" w:eastAsia="Arial Unicode MS" w:hAnsi="Arial Unicode MS" w:cs="Arial Unicode MS"/>
          <w:color w:val="333333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color w:val="333333"/>
          <w:sz w:val="20"/>
          <w:szCs w:val="20"/>
        </w:rPr>
        <w:t>대상</w:t>
      </w:r>
      <w:r>
        <w:rPr>
          <w:rFonts w:ascii="Arial Unicode MS" w:eastAsia="Arial Unicode MS" w:hAnsi="Arial Unicode MS" w:cs="Arial Unicode MS"/>
          <w:color w:val="333333"/>
          <w:sz w:val="20"/>
          <w:szCs w:val="20"/>
        </w:rPr>
        <w:t xml:space="preserve"> 7</w:t>
      </w:r>
      <w:r>
        <w:rPr>
          <w:rFonts w:ascii="Arial Unicode MS" w:eastAsia="Arial Unicode MS" w:hAnsi="Arial Unicode MS" w:cs="Arial Unicode MS"/>
          <w:color w:val="333333"/>
          <w:sz w:val="20"/>
          <w:szCs w:val="20"/>
        </w:rPr>
        <w:t>개</w:t>
      </w:r>
      <w:r>
        <w:rPr>
          <w:rFonts w:ascii="Arial Unicode MS" w:eastAsia="Arial Unicode MS" w:hAnsi="Arial Unicode MS" w:cs="Arial Unicode MS"/>
          <w:color w:val="333333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color w:val="333333"/>
          <w:sz w:val="20"/>
          <w:szCs w:val="20"/>
        </w:rPr>
        <w:t>전략</w:t>
      </w:r>
      <w:r>
        <w:rPr>
          <w:rFonts w:ascii="Arial Unicode MS" w:eastAsia="Arial Unicode MS" w:hAnsi="Arial Unicode MS" w:cs="Arial Unicode MS"/>
          <w:color w:val="333333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color w:val="333333"/>
          <w:sz w:val="20"/>
          <w:szCs w:val="20"/>
        </w:rPr>
        <w:t>비교에서</w:t>
      </w:r>
      <w:r>
        <w:rPr>
          <w:rFonts w:ascii="Arial Unicode MS" w:eastAsia="Arial Unicode MS" w:hAnsi="Arial Unicode MS" w:cs="Arial Unicode MS"/>
          <w:color w:val="333333"/>
          <w:sz w:val="20"/>
          <w:szCs w:val="20"/>
        </w:rPr>
        <w:t xml:space="preserve"> Recursive 512 = 69% End-to-End Accuracy</w:t>
      </w:r>
      <w:r>
        <w:rPr>
          <w:rFonts w:ascii="Arial Unicode MS" w:eastAsia="Arial Unicode MS" w:hAnsi="Arial Unicode MS" w:cs="Arial Unicode MS"/>
          <w:color w:val="333333"/>
          <w:sz w:val="20"/>
          <w:szCs w:val="20"/>
        </w:rPr>
        <w:t>로</w:t>
      </w:r>
      <w:r>
        <w:rPr>
          <w:rFonts w:ascii="Arial Unicode MS" w:eastAsia="Arial Unicode MS" w:hAnsi="Arial Unicode MS" w:cs="Arial Unicode MS"/>
          <w:color w:val="333333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color w:val="333333"/>
          <w:sz w:val="20"/>
          <w:szCs w:val="20"/>
        </w:rPr>
        <w:t>최고</w:t>
      </w:r>
      <w:r>
        <w:rPr>
          <w:rFonts w:ascii="Arial Unicode MS" w:eastAsia="Arial Unicode MS" w:hAnsi="Arial Unicode MS" w:cs="Arial Unicode MS"/>
          <w:color w:val="333333"/>
          <w:sz w:val="20"/>
          <w:szCs w:val="20"/>
        </w:rPr>
        <w:t>. S</w:t>
      </w:r>
      <w:r>
        <w:rPr>
          <w:rFonts w:ascii="Arial Unicode MS" w:eastAsia="Arial Unicode MS" w:hAnsi="Arial Unicode MS" w:cs="Arial Unicode MS"/>
          <w:color w:val="333333"/>
          <w:sz w:val="20"/>
          <w:szCs w:val="20"/>
        </w:rPr>
        <w:t>emantic Chunking</w:t>
      </w:r>
      <w:r>
        <w:rPr>
          <w:rFonts w:ascii="Arial Unicode MS" w:eastAsia="Arial Unicode MS" w:hAnsi="Arial Unicode MS" w:cs="Arial Unicode MS"/>
          <w:color w:val="333333"/>
          <w:sz w:val="20"/>
          <w:szCs w:val="20"/>
        </w:rPr>
        <w:t>은</w:t>
      </w:r>
      <w:r>
        <w:rPr>
          <w:rFonts w:ascii="Arial Unicode MS" w:eastAsia="Arial Unicode MS" w:hAnsi="Arial Unicode MS" w:cs="Arial Unicode MS"/>
          <w:color w:val="333333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color w:val="333333"/>
          <w:sz w:val="20"/>
          <w:szCs w:val="20"/>
        </w:rPr>
        <w:t>평균</w:t>
      </w:r>
      <w:r>
        <w:rPr>
          <w:rFonts w:ascii="Arial Unicode MS" w:eastAsia="Arial Unicode MS" w:hAnsi="Arial Unicode MS" w:cs="Arial Unicode MS"/>
          <w:color w:val="333333"/>
          <w:sz w:val="20"/>
          <w:szCs w:val="20"/>
        </w:rPr>
        <w:t xml:space="preserve"> 43</w:t>
      </w:r>
      <w:r>
        <w:rPr>
          <w:rFonts w:ascii="Arial Unicode MS" w:eastAsia="Arial Unicode MS" w:hAnsi="Arial Unicode MS" w:cs="Arial Unicode MS"/>
          <w:color w:val="333333"/>
          <w:sz w:val="20"/>
          <w:szCs w:val="20"/>
        </w:rPr>
        <w:t>토큰의</w:t>
      </w:r>
      <w:r>
        <w:rPr>
          <w:rFonts w:ascii="Arial Unicode MS" w:eastAsia="Arial Unicode MS" w:hAnsi="Arial Unicode MS" w:cs="Arial Unicode MS"/>
          <w:color w:val="333333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color w:val="333333"/>
          <w:sz w:val="20"/>
          <w:szCs w:val="20"/>
        </w:rPr>
        <w:t>과도</w:t>
      </w:r>
      <w:r>
        <w:rPr>
          <w:rFonts w:ascii="Arial Unicode MS" w:eastAsia="Arial Unicode MS" w:hAnsi="Arial Unicode MS" w:cs="Arial Unicode MS"/>
          <w:color w:val="333333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color w:val="333333"/>
          <w:sz w:val="20"/>
          <w:szCs w:val="20"/>
        </w:rPr>
        <w:t>분할로</w:t>
      </w:r>
      <w:r>
        <w:rPr>
          <w:rFonts w:ascii="Arial Unicode MS" w:eastAsia="Arial Unicode MS" w:hAnsi="Arial Unicode MS" w:cs="Arial Unicode MS"/>
          <w:color w:val="333333"/>
          <w:sz w:val="20"/>
          <w:szCs w:val="20"/>
        </w:rPr>
        <w:t xml:space="preserve"> 54%</w:t>
      </w:r>
      <w:r>
        <w:rPr>
          <w:rFonts w:ascii="Arial Unicode MS" w:eastAsia="Arial Unicode MS" w:hAnsi="Arial Unicode MS" w:cs="Arial Unicode MS"/>
          <w:color w:val="333333"/>
          <w:sz w:val="20"/>
          <w:szCs w:val="20"/>
        </w:rPr>
        <w:t>에</w:t>
      </w:r>
      <w:r>
        <w:rPr>
          <w:rFonts w:ascii="Arial Unicode MS" w:eastAsia="Arial Unicode MS" w:hAnsi="Arial Unicode MS" w:cs="Arial Unicode MS"/>
          <w:color w:val="333333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color w:val="333333"/>
          <w:sz w:val="20"/>
          <w:szCs w:val="20"/>
        </w:rPr>
        <w:t>그침</w:t>
      </w:r>
      <w:r>
        <w:rPr>
          <w:rFonts w:ascii="Arial Unicode MS" w:eastAsia="Arial Unicode MS" w:hAnsi="Arial Unicode MS" w:cs="Arial Unicode MS"/>
          <w:color w:val="333333"/>
          <w:sz w:val="20"/>
          <w:szCs w:val="20"/>
        </w:rPr>
        <w:t xml:space="preserve">. </w:t>
      </w:r>
      <w:r>
        <w:rPr>
          <w:rFonts w:ascii="Arial Unicode MS" w:eastAsia="Arial Unicode MS" w:hAnsi="Arial Unicode MS" w:cs="Arial Unicode MS"/>
          <w:color w:val="333333"/>
          <w:sz w:val="20"/>
          <w:szCs w:val="20"/>
          <w:highlight w:val="yellow"/>
        </w:rPr>
        <w:t>(</w:t>
      </w:r>
      <w:r>
        <w:rPr>
          <w:rFonts w:ascii="Arial Unicode MS" w:eastAsia="Arial Unicode MS" w:hAnsi="Arial Unicode MS" w:cs="Arial Unicode MS"/>
          <w:color w:val="333333"/>
          <w:sz w:val="20"/>
          <w:szCs w:val="20"/>
          <w:highlight w:val="yellow"/>
        </w:rPr>
        <w:t>삭제예정</w:t>
      </w:r>
      <w:r>
        <w:rPr>
          <w:rFonts w:ascii="Arial Unicode MS" w:eastAsia="Arial Unicode MS" w:hAnsi="Arial Unicode MS" w:cs="Arial Unicode MS"/>
          <w:color w:val="333333"/>
          <w:sz w:val="20"/>
          <w:szCs w:val="20"/>
          <w:highlight w:val="yellow"/>
        </w:rPr>
        <w:t>)</w:t>
      </w:r>
      <w:r>
        <w:rPr>
          <w:color w:val="333333"/>
          <w:sz w:val="20"/>
          <w:szCs w:val="20"/>
        </w:rPr>
        <w:br/>
      </w:r>
      <w:r>
        <w:rPr>
          <w:rFonts w:ascii="Arial Unicode MS" w:eastAsia="Arial Unicode MS" w:hAnsi="Arial Unicode MS" w:cs="Arial Unicode MS"/>
          <w:color w:val="333333"/>
          <w:sz w:val="20"/>
          <w:szCs w:val="20"/>
        </w:rPr>
        <w:t xml:space="preserve">(3) Bioengineering 2025, 12(11):1194: </w:t>
      </w:r>
      <w:r>
        <w:rPr>
          <w:rFonts w:ascii="Arial Unicode MS" w:eastAsia="Arial Unicode MS" w:hAnsi="Arial Unicode MS" w:cs="Arial Unicode MS"/>
          <w:color w:val="333333"/>
          <w:sz w:val="20"/>
          <w:szCs w:val="20"/>
        </w:rPr>
        <w:t>비강성형</w:t>
      </w:r>
      <w:r>
        <w:rPr>
          <w:rFonts w:ascii="Arial Unicode MS" w:eastAsia="Arial Unicode MS" w:hAnsi="Arial Unicode MS" w:cs="Arial Unicode MS"/>
          <w:color w:val="333333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color w:val="333333"/>
          <w:sz w:val="20"/>
          <w:szCs w:val="20"/>
        </w:rPr>
        <w:t>수술</w:t>
      </w:r>
      <w:r>
        <w:rPr>
          <w:rFonts w:ascii="Arial Unicode MS" w:eastAsia="Arial Unicode MS" w:hAnsi="Arial Unicode MS" w:cs="Arial Unicode MS"/>
          <w:color w:val="333333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color w:val="333333"/>
          <w:sz w:val="20"/>
          <w:szCs w:val="20"/>
        </w:rPr>
        <w:t>후</w:t>
      </w:r>
      <w:r>
        <w:rPr>
          <w:rFonts w:ascii="Arial Unicode MS" w:eastAsia="Arial Unicode MS" w:hAnsi="Arial Unicode MS" w:cs="Arial Unicode MS"/>
          <w:color w:val="333333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color w:val="333333"/>
          <w:sz w:val="20"/>
          <w:szCs w:val="20"/>
        </w:rPr>
        <w:t>임상</w:t>
      </w:r>
      <w:r>
        <w:rPr>
          <w:rFonts w:ascii="Arial Unicode MS" w:eastAsia="Arial Unicode MS" w:hAnsi="Arial Unicode MS" w:cs="Arial Unicode MS"/>
          <w:color w:val="333333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color w:val="333333"/>
          <w:sz w:val="20"/>
          <w:szCs w:val="20"/>
        </w:rPr>
        <w:t>의사결정</w:t>
      </w:r>
      <w:r>
        <w:rPr>
          <w:rFonts w:ascii="Arial Unicode MS" w:eastAsia="Arial Unicode MS" w:hAnsi="Arial Unicode MS" w:cs="Arial Unicode MS"/>
          <w:color w:val="333333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color w:val="333333"/>
          <w:sz w:val="20"/>
          <w:szCs w:val="20"/>
        </w:rPr>
        <w:t>지원</w:t>
      </w:r>
      <w:r>
        <w:rPr>
          <w:rFonts w:ascii="Arial Unicode MS" w:eastAsia="Arial Unicode MS" w:hAnsi="Arial Unicode MS" w:cs="Arial Unicode MS"/>
          <w:color w:val="333333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color w:val="333333"/>
          <w:sz w:val="20"/>
          <w:szCs w:val="20"/>
        </w:rPr>
        <w:t>도메인에서</w:t>
      </w:r>
      <w:r>
        <w:rPr>
          <w:rFonts w:ascii="Arial Unicode MS" w:eastAsia="Arial Unicode MS" w:hAnsi="Arial Unicode MS" w:cs="Arial Unicode MS"/>
          <w:color w:val="333333"/>
          <w:sz w:val="20"/>
          <w:szCs w:val="20"/>
        </w:rPr>
        <w:t xml:space="preserve"> Adaptive 87% vs </w:t>
      </w:r>
      <w:r>
        <w:rPr>
          <w:rFonts w:ascii="Arial Unicode MS" w:eastAsia="Arial Unicode MS" w:hAnsi="Arial Unicode MS" w:cs="Arial Unicode MS"/>
          <w:color w:val="333333"/>
          <w:sz w:val="20"/>
          <w:szCs w:val="20"/>
        </w:rPr>
        <w:t>고정</w:t>
      </w:r>
      <w:r>
        <w:rPr>
          <w:rFonts w:ascii="Arial Unicode MS" w:eastAsia="Arial Unicode MS" w:hAnsi="Arial Unicode MS" w:cs="Arial Unicode MS"/>
          <w:color w:val="333333"/>
          <w:sz w:val="20"/>
          <w:szCs w:val="20"/>
        </w:rPr>
        <w:t xml:space="preserve"> 50%(3</w:t>
      </w:r>
      <w:r>
        <w:rPr>
          <w:rFonts w:ascii="Arial Unicode MS" w:eastAsia="Arial Unicode MS" w:hAnsi="Arial Unicode MS" w:cs="Arial Unicode MS"/>
          <w:color w:val="333333"/>
          <w:sz w:val="20"/>
          <w:szCs w:val="20"/>
        </w:rPr>
        <w:t>점</w:t>
      </w:r>
      <w:r>
        <w:rPr>
          <w:rFonts w:ascii="Arial Unicode MS" w:eastAsia="Arial Unicode MS" w:hAnsi="Arial Unicode MS" w:cs="Arial Unicode MS"/>
          <w:color w:val="333333"/>
          <w:sz w:val="20"/>
          <w:szCs w:val="20"/>
        </w:rPr>
        <w:t xml:space="preserve"> Likert </w:t>
      </w:r>
      <w:r>
        <w:rPr>
          <w:rFonts w:ascii="Arial Unicode MS" w:eastAsia="Arial Unicode MS" w:hAnsi="Arial Unicode MS" w:cs="Arial Unicode MS"/>
          <w:color w:val="333333"/>
          <w:sz w:val="20"/>
          <w:szCs w:val="20"/>
        </w:rPr>
        <w:t>기준</w:t>
      </w:r>
      <w:r>
        <w:rPr>
          <w:rFonts w:ascii="Arial Unicode MS" w:eastAsia="Arial Unicode MS" w:hAnsi="Arial Unicode MS" w:cs="Arial Unicode MS"/>
          <w:color w:val="333333"/>
          <w:sz w:val="20"/>
          <w:szCs w:val="20"/>
        </w:rPr>
        <w:t xml:space="preserve">, p=0.001). </w:t>
      </w:r>
      <w:r>
        <w:rPr>
          <w:rFonts w:ascii="Arial Unicode MS" w:eastAsia="Arial Unicode MS" w:hAnsi="Arial Unicode MS" w:cs="Arial Unicode MS"/>
          <w:color w:val="333333"/>
          <w:sz w:val="20"/>
          <w:szCs w:val="20"/>
        </w:rPr>
        <w:br/>
        <w:t xml:space="preserve">※ Mayo Clinic </w:t>
      </w:r>
      <w:r>
        <w:rPr>
          <w:rFonts w:ascii="Arial Unicode MS" w:eastAsia="Arial Unicode MS" w:hAnsi="Arial Unicode MS" w:cs="Arial Unicode MS"/>
          <w:color w:val="333333"/>
          <w:sz w:val="20"/>
          <w:szCs w:val="20"/>
        </w:rPr>
        <w:t>결과는</w:t>
      </w:r>
      <w:r>
        <w:rPr>
          <w:rFonts w:ascii="Arial Unicode MS" w:eastAsia="Arial Unicode MS" w:hAnsi="Arial Unicode MS" w:cs="Arial Unicode MS"/>
          <w:color w:val="333333"/>
          <w:sz w:val="20"/>
          <w:szCs w:val="20"/>
        </w:rPr>
        <w:t xml:space="preserve"> 30</w:t>
      </w:r>
      <w:r>
        <w:rPr>
          <w:rFonts w:ascii="Arial Unicode MS" w:eastAsia="Arial Unicode MS" w:hAnsi="Arial Unicode MS" w:cs="Arial Unicode MS"/>
          <w:color w:val="333333"/>
          <w:sz w:val="20"/>
          <w:szCs w:val="20"/>
        </w:rPr>
        <w:t>개</w:t>
      </w:r>
      <w:r>
        <w:rPr>
          <w:rFonts w:ascii="Arial Unicode MS" w:eastAsia="Arial Unicode MS" w:hAnsi="Arial Unicode MS" w:cs="Arial Unicode MS"/>
          <w:color w:val="333333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color w:val="333333"/>
          <w:sz w:val="20"/>
          <w:szCs w:val="20"/>
        </w:rPr>
        <w:t>질문의</w:t>
      </w:r>
      <w:r>
        <w:rPr>
          <w:rFonts w:ascii="Arial Unicode MS" w:eastAsia="Arial Unicode MS" w:hAnsi="Arial Unicode MS" w:cs="Arial Unicode MS"/>
          <w:color w:val="333333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color w:val="333333"/>
          <w:sz w:val="20"/>
          <w:szCs w:val="20"/>
        </w:rPr>
        <w:t>소규모</w:t>
      </w:r>
      <w:r>
        <w:rPr>
          <w:rFonts w:ascii="Arial Unicode MS" w:eastAsia="Arial Unicode MS" w:hAnsi="Arial Unicode MS" w:cs="Arial Unicode MS"/>
          <w:color w:val="333333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color w:val="333333"/>
          <w:sz w:val="20"/>
          <w:szCs w:val="20"/>
        </w:rPr>
        <w:t>임상</w:t>
      </w:r>
      <w:r>
        <w:rPr>
          <w:rFonts w:ascii="Arial Unicode MS" w:eastAsia="Arial Unicode MS" w:hAnsi="Arial Unicode MS" w:cs="Arial Unicode MS"/>
          <w:color w:val="333333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color w:val="333333"/>
          <w:sz w:val="20"/>
          <w:szCs w:val="20"/>
        </w:rPr>
        <w:t>도메인</w:t>
      </w:r>
      <w:r>
        <w:rPr>
          <w:rFonts w:ascii="Arial Unicode MS" w:eastAsia="Arial Unicode MS" w:hAnsi="Arial Unicode MS" w:cs="Arial Unicode MS"/>
          <w:color w:val="333333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color w:val="333333"/>
          <w:sz w:val="20"/>
          <w:szCs w:val="20"/>
        </w:rPr>
        <w:t>한정이며</w:t>
      </w:r>
      <w:r>
        <w:rPr>
          <w:rFonts w:ascii="Arial Unicode MS" w:eastAsia="Arial Unicode MS" w:hAnsi="Arial Unicode MS" w:cs="Arial Unicode MS"/>
          <w:color w:val="333333"/>
          <w:sz w:val="20"/>
          <w:szCs w:val="20"/>
        </w:rPr>
        <w:t xml:space="preserve">, </w:t>
      </w:r>
      <w:r>
        <w:rPr>
          <w:rFonts w:ascii="Arial Unicode MS" w:eastAsia="Arial Unicode MS" w:hAnsi="Arial Unicode MS" w:cs="Arial Unicode MS"/>
          <w:color w:val="333333"/>
          <w:sz w:val="20"/>
          <w:szCs w:val="20"/>
        </w:rPr>
        <w:t>범용</w:t>
      </w:r>
      <w:r>
        <w:rPr>
          <w:rFonts w:ascii="Arial Unicode MS" w:eastAsia="Arial Unicode MS" w:hAnsi="Arial Unicode MS" w:cs="Arial Unicode MS"/>
          <w:color w:val="333333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color w:val="333333"/>
          <w:sz w:val="20"/>
          <w:szCs w:val="20"/>
        </w:rPr>
        <w:t>문서에서의</w:t>
      </w:r>
      <w:r>
        <w:rPr>
          <w:rFonts w:ascii="Arial Unicode MS" w:eastAsia="Arial Unicode MS" w:hAnsi="Arial Unicode MS" w:cs="Arial Unicode MS"/>
          <w:color w:val="333333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color w:val="333333"/>
          <w:sz w:val="20"/>
          <w:szCs w:val="20"/>
        </w:rPr>
        <w:t>재현성은</w:t>
      </w:r>
      <w:r>
        <w:rPr>
          <w:rFonts w:ascii="Arial Unicode MS" w:eastAsia="Arial Unicode MS" w:hAnsi="Arial Unicode MS" w:cs="Arial Unicode MS"/>
          <w:color w:val="333333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color w:val="333333"/>
          <w:sz w:val="20"/>
          <w:szCs w:val="20"/>
        </w:rPr>
        <w:t>확인되지</w:t>
      </w:r>
      <w:r>
        <w:rPr>
          <w:rFonts w:ascii="Arial Unicode MS" w:eastAsia="Arial Unicode MS" w:hAnsi="Arial Unicode MS" w:cs="Arial Unicode MS"/>
          <w:color w:val="333333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color w:val="333333"/>
          <w:sz w:val="20"/>
          <w:szCs w:val="20"/>
        </w:rPr>
        <w:t>않았다</w:t>
      </w:r>
      <w:r>
        <w:rPr>
          <w:rFonts w:ascii="Arial Unicode MS" w:eastAsia="Arial Unicode MS" w:hAnsi="Arial Unicode MS" w:cs="Arial Unicode MS"/>
          <w:color w:val="333333"/>
          <w:sz w:val="20"/>
          <w:szCs w:val="20"/>
        </w:rPr>
        <w:t>.</w:t>
      </w:r>
    </w:p>
  </w:footnote>
  <w:footnote w:id="28">
    <w:p w14:paraId="65920D0A" w14:textId="77777777" w:rsidR="00D80D8A" w:rsidRDefault="00BE6280">
      <w:pPr>
        <w:spacing w:line="240" w:lineRule="auto"/>
        <w:rPr>
          <w:sz w:val="20"/>
          <w:szCs w:val="20"/>
        </w:rPr>
      </w:pPr>
      <w:r>
        <w:rPr>
          <w:vertAlign w:val="superscript"/>
        </w:rPr>
        <w:footnoteRef/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Guardrails AI </w:t>
      </w:r>
      <w:r>
        <w:rPr>
          <w:rFonts w:ascii="Arial Unicode MS" w:eastAsia="Arial Unicode MS" w:hAnsi="Arial Unicode MS" w:cs="Arial Unicode MS"/>
          <w:sz w:val="20"/>
          <w:szCs w:val="20"/>
        </w:rPr>
        <w:t>공식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sz w:val="20"/>
          <w:szCs w:val="20"/>
        </w:rPr>
        <w:t>문서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, “What is Guardrails?” / “Input/Output Guards”, </w:t>
      </w:r>
      <w:hyperlink r:id="rId25">
        <w:r>
          <w:rPr>
            <w:color w:val="1155CC"/>
            <w:sz w:val="20"/>
            <w:szCs w:val="20"/>
            <w:u w:val="single"/>
          </w:rPr>
          <w:t>https://guardrailsai.com/guardrails/docs</w:t>
        </w:r>
      </w:hyperlink>
    </w:p>
  </w:footnote>
  <w:footnote w:id="29">
    <w:p w14:paraId="2F0B35B1" w14:textId="77777777" w:rsidR="00D80D8A" w:rsidRDefault="00BE6280">
      <w:pPr>
        <w:spacing w:line="240" w:lineRule="auto"/>
        <w:rPr>
          <w:sz w:val="20"/>
          <w:szCs w:val="20"/>
        </w:rPr>
      </w:pPr>
      <w:r>
        <w:rPr>
          <w:vertAlign w:val="superscript"/>
        </w:rPr>
        <w:footnoteRef/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sz w:val="20"/>
          <w:szCs w:val="20"/>
        </w:rPr>
        <w:t>이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sz w:val="20"/>
          <w:szCs w:val="20"/>
        </w:rPr>
        <w:t>문장은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sz w:val="20"/>
          <w:szCs w:val="20"/>
        </w:rPr>
        <w:t>특정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sz w:val="20"/>
          <w:szCs w:val="20"/>
        </w:rPr>
        <w:t>벤더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sz w:val="20"/>
          <w:szCs w:val="20"/>
        </w:rPr>
        <w:t>문서의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sz w:val="20"/>
          <w:szCs w:val="20"/>
        </w:rPr>
        <w:t>직접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sz w:val="20"/>
          <w:szCs w:val="20"/>
        </w:rPr>
        <w:t>문구라기보다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sz w:val="20"/>
          <w:szCs w:val="20"/>
        </w:rPr>
        <w:t>아키텍처</w:t>
      </w:r>
      <w:r>
        <w:rPr>
          <w:rFonts w:ascii="Arial Unicode MS" w:eastAsia="Arial Unicode MS" w:hAnsi="Arial Unicode MS" w:cs="Arial Unicode MS"/>
          <w:sz w:val="20"/>
          <w:szCs w:val="20"/>
        </w:rPr>
        <w:t>/</w:t>
      </w:r>
      <w:r>
        <w:rPr>
          <w:rFonts w:ascii="Arial Unicode MS" w:eastAsia="Arial Unicode MS" w:hAnsi="Arial Unicode MS" w:cs="Arial Unicode MS"/>
          <w:sz w:val="20"/>
          <w:szCs w:val="20"/>
        </w:rPr>
        <w:t>감사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sz w:val="20"/>
          <w:szCs w:val="20"/>
        </w:rPr>
        <w:t>추적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sz w:val="20"/>
          <w:szCs w:val="20"/>
        </w:rPr>
        <w:t>관점의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sz w:val="20"/>
          <w:szCs w:val="20"/>
        </w:rPr>
        <w:t>실무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sz w:val="20"/>
          <w:szCs w:val="20"/>
        </w:rPr>
        <w:t>원칙이다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. </w:t>
      </w:r>
      <w:r>
        <w:rPr>
          <w:rFonts w:ascii="Arial Unicode MS" w:eastAsia="Arial Unicode MS" w:hAnsi="Arial Unicode MS" w:cs="Arial Unicode MS"/>
          <w:sz w:val="20"/>
          <w:szCs w:val="20"/>
        </w:rPr>
        <w:t>규제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sz w:val="20"/>
          <w:szCs w:val="20"/>
        </w:rPr>
        <w:t>준수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sz w:val="20"/>
          <w:szCs w:val="20"/>
        </w:rPr>
        <w:t>여부는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sz w:val="20"/>
          <w:szCs w:val="20"/>
        </w:rPr>
        <w:t>조직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sz w:val="20"/>
          <w:szCs w:val="20"/>
        </w:rPr>
        <w:t>정책</w:t>
      </w:r>
      <w:r>
        <w:rPr>
          <w:rFonts w:ascii="Arial Unicode MS" w:eastAsia="Arial Unicode MS" w:hAnsi="Arial Unicode MS" w:cs="Arial Unicode MS"/>
          <w:sz w:val="20"/>
          <w:szCs w:val="20"/>
        </w:rPr>
        <w:t>·</w:t>
      </w:r>
      <w:r>
        <w:rPr>
          <w:rFonts w:ascii="Arial Unicode MS" w:eastAsia="Arial Unicode MS" w:hAnsi="Arial Unicode MS" w:cs="Arial Unicode MS"/>
          <w:sz w:val="20"/>
          <w:szCs w:val="20"/>
        </w:rPr>
        <w:t>감사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sz w:val="20"/>
          <w:szCs w:val="20"/>
        </w:rPr>
        <w:t>기준으로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sz w:val="20"/>
          <w:szCs w:val="20"/>
        </w:rPr>
        <w:t>별도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sz w:val="20"/>
          <w:szCs w:val="20"/>
        </w:rPr>
        <w:t>확정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sz w:val="20"/>
          <w:szCs w:val="20"/>
        </w:rPr>
        <w:t>필요</w:t>
      </w:r>
      <w:r>
        <w:rPr>
          <w:rFonts w:ascii="Arial Unicode MS" w:eastAsia="Arial Unicode MS" w:hAnsi="Arial Unicode MS" w:cs="Arial Unicode MS"/>
          <w:sz w:val="20"/>
          <w:szCs w:val="20"/>
        </w:rPr>
        <w:t>.</w:t>
      </w:r>
    </w:p>
  </w:footnote>
  <w:footnote w:id="30">
    <w:p w14:paraId="5C1780D8" w14:textId="77777777" w:rsidR="00D80D8A" w:rsidRDefault="00BE6280">
      <w:pPr>
        <w:spacing w:line="240" w:lineRule="auto"/>
        <w:rPr>
          <w:sz w:val="20"/>
          <w:szCs w:val="20"/>
        </w:rPr>
      </w:pPr>
      <w:r>
        <w:rPr>
          <w:vertAlign w:val="superscript"/>
        </w:rPr>
        <w:footnoteRef/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OpenAI </w:t>
      </w:r>
      <w:r>
        <w:rPr>
          <w:rFonts w:ascii="Arial Unicode MS" w:eastAsia="Arial Unicode MS" w:hAnsi="Arial Unicode MS" w:cs="Arial Unicode MS"/>
          <w:sz w:val="20"/>
          <w:szCs w:val="20"/>
        </w:rPr>
        <w:t>공식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API </w:t>
      </w:r>
      <w:r>
        <w:rPr>
          <w:rFonts w:ascii="Arial Unicode MS" w:eastAsia="Arial Unicode MS" w:hAnsi="Arial Unicode MS" w:cs="Arial Unicode MS"/>
          <w:sz w:val="20"/>
          <w:szCs w:val="20"/>
        </w:rPr>
        <w:t>문서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, “Create moderation”, </w:t>
      </w:r>
      <w:hyperlink r:id="rId26">
        <w:r>
          <w:rPr>
            <w:color w:val="1155CC"/>
            <w:sz w:val="20"/>
            <w:szCs w:val="20"/>
            <w:u w:val="single"/>
          </w:rPr>
          <w:t>https://developers.openai.com/api/refer</w:t>
        </w:r>
        <w:r>
          <w:rPr>
            <w:color w:val="1155CC"/>
            <w:sz w:val="20"/>
            <w:szCs w:val="20"/>
            <w:u w:val="single"/>
          </w:rPr>
          <w:t>ence/resources/moderations/methods/create</w:t>
        </w:r>
      </w:hyperlink>
    </w:p>
  </w:footnote>
  <w:footnote w:id="31">
    <w:p w14:paraId="0CB6CB7E" w14:textId="77777777" w:rsidR="00D80D8A" w:rsidRDefault="00BE6280">
      <w:pPr>
        <w:spacing w:line="240" w:lineRule="auto"/>
        <w:rPr>
          <w:sz w:val="20"/>
          <w:szCs w:val="20"/>
        </w:rPr>
      </w:pPr>
      <w:r>
        <w:rPr>
          <w:vertAlign w:val="superscript"/>
        </w:rPr>
        <w:footnoteRef/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NVIDIA </w:t>
      </w:r>
      <w:r>
        <w:rPr>
          <w:rFonts w:ascii="Arial Unicode MS" w:eastAsia="Arial Unicode MS" w:hAnsi="Arial Unicode MS" w:cs="Arial Unicode MS"/>
          <w:sz w:val="20"/>
          <w:szCs w:val="20"/>
        </w:rPr>
        <w:t>공식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sz w:val="20"/>
          <w:szCs w:val="20"/>
        </w:rPr>
        <w:t>문서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, “LangGraph Integration”, </w:t>
      </w:r>
      <w:hyperlink r:id="rId27">
        <w:r>
          <w:rPr>
            <w:color w:val="1155CC"/>
            <w:sz w:val="20"/>
            <w:szCs w:val="20"/>
            <w:u w:val="single"/>
          </w:rPr>
          <w:t>https://docs.nvidia.com/nemo/guardrails/latest/integration</w:t>
        </w:r>
        <w:r>
          <w:rPr>
            <w:color w:val="1155CC"/>
            <w:sz w:val="20"/>
            <w:szCs w:val="20"/>
            <w:u w:val="single"/>
          </w:rPr>
          <w:t>/langchain/langgraph-integration.html</w:t>
        </w:r>
      </w:hyperlink>
    </w:p>
  </w:footnote>
  <w:footnote w:id="32">
    <w:p w14:paraId="5BA95F43" w14:textId="77777777" w:rsidR="00D80D8A" w:rsidRDefault="00BE6280">
      <w:pPr>
        <w:spacing w:line="240" w:lineRule="auto"/>
        <w:rPr>
          <w:sz w:val="16"/>
          <w:szCs w:val="16"/>
        </w:rPr>
      </w:pPr>
      <w:r>
        <w:rPr>
          <w:vertAlign w:val="superscript"/>
        </w:rPr>
        <w:footnoteRef/>
      </w:r>
      <w:r>
        <w:rPr>
          <w:sz w:val="16"/>
          <w:szCs w:val="16"/>
        </w:rPr>
        <w:t xml:space="preserve"> https://margindash.com/langsmith-pricing</w:t>
      </w:r>
    </w:p>
  </w:footnote>
  <w:footnote w:id="33">
    <w:p w14:paraId="0BB879EA" w14:textId="77777777" w:rsidR="00D80D8A" w:rsidRDefault="00BE6280">
      <w:pPr>
        <w:spacing w:line="240" w:lineRule="auto"/>
        <w:rPr>
          <w:sz w:val="16"/>
          <w:szCs w:val="16"/>
        </w:rPr>
      </w:pPr>
      <w:r>
        <w:rPr>
          <w:vertAlign w:val="superscript"/>
        </w:rPr>
        <w:footnoteRef/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https://www.helicone.ai/pricing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B36BCE"/>
    <w:multiLevelType w:val="multilevel"/>
    <w:tmpl w:val="3718DDCA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367049A"/>
    <w:multiLevelType w:val="multilevel"/>
    <w:tmpl w:val="6EAE8DC0"/>
    <w:lvl w:ilvl="0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65E25C4"/>
    <w:multiLevelType w:val="multilevel"/>
    <w:tmpl w:val="186C60B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9500C6B"/>
    <w:multiLevelType w:val="multilevel"/>
    <w:tmpl w:val="4394FF1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186307C"/>
    <w:multiLevelType w:val="hybridMultilevel"/>
    <w:tmpl w:val="920EC738"/>
    <w:lvl w:ilvl="0" w:tplc="04090009">
      <w:start w:val="1"/>
      <w:numFmt w:val="bullet"/>
      <w:lvlText w:val=""/>
      <w:lvlJc w:val="left"/>
      <w:pPr>
        <w:ind w:left="4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abstractNum w:abstractNumId="5" w15:restartNumberingAfterBreak="0">
    <w:nsid w:val="36CC7EB0"/>
    <w:multiLevelType w:val="multilevel"/>
    <w:tmpl w:val="CFE2946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3BCD7266"/>
    <w:multiLevelType w:val="multilevel"/>
    <w:tmpl w:val="205026F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54742D75"/>
    <w:multiLevelType w:val="multilevel"/>
    <w:tmpl w:val="4F82994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5A232C2C"/>
    <w:multiLevelType w:val="multilevel"/>
    <w:tmpl w:val="BDD2BF16"/>
    <w:lvl w:ilvl="0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 w15:restartNumberingAfterBreak="0">
    <w:nsid w:val="643807B6"/>
    <w:multiLevelType w:val="multilevel"/>
    <w:tmpl w:val="0BC4A3B2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 w15:restartNumberingAfterBreak="0">
    <w:nsid w:val="6C4F7325"/>
    <w:multiLevelType w:val="multilevel"/>
    <w:tmpl w:val="4B742348"/>
    <w:lvl w:ilvl="0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6CE00BE1"/>
    <w:multiLevelType w:val="multilevel"/>
    <w:tmpl w:val="B86804A0"/>
    <w:lvl w:ilvl="0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7544110A"/>
    <w:multiLevelType w:val="multilevel"/>
    <w:tmpl w:val="CDB2D58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7B204AC9"/>
    <w:multiLevelType w:val="multilevel"/>
    <w:tmpl w:val="A0F8D65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6"/>
  </w:num>
  <w:num w:numId="2">
    <w:abstractNumId w:val="8"/>
  </w:num>
  <w:num w:numId="3">
    <w:abstractNumId w:val="1"/>
  </w:num>
  <w:num w:numId="4">
    <w:abstractNumId w:val="5"/>
  </w:num>
  <w:num w:numId="5">
    <w:abstractNumId w:val="11"/>
  </w:num>
  <w:num w:numId="6">
    <w:abstractNumId w:val="10"/>
  </w:num>
  <w:num w:numId="7">
    <w:abstractNumId w:val="9"/>
  </w:num>
  <w:num w:numId="8">
    <w:abstractNumId w:val="2"/>
  </w:num>
  <w:num w:numId="9">
    <w:abstractNumId w:val="7"/>
  </w:num>
  <w:num w:numId="10">
    <w:abstractNumId w:val="13"/>
  </w:num>
  <w:num w:numId="11">
    <w:abstractNumId w:val="3"/>
  </w:num>
  <w:num w:numId="12">
    <w:abstractNumId w:val="12"/>
  </w:num>
  <w:num w:numId="13">
    <w:abstractNumId w:val="0"/>
  </w:num>
  <w:num w:numId="1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0D8A"/>
    <w:rsid w:val="00343AEA"/>
    <w:rsid w:val="00633BE3"/>
    <w:rsid w:val="00BE6280"/>
    <w:rsid w:val="00D80D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D38232"/>
  <w15:docId w15:val="{0DE1ECB8-2AA0-4FB5-83F0-3AF0DB48BA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EastAsia" w:hAnsi="Arial" w:cs="Arial"/>
        <w:sz w:val="22"/>
        <w:szCs w:val="22"/>
        <w:lang w:val="ko" w:eastAsia="ko-K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33BE3"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b/>
      <w:bCs/>
      <w:color w:val="073763"/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/>
      <w:outlineLvl w:val="1"/>
    </w:pPr>
    <w:rPr>
      <w:b/>
      <w:bCs/>
      <w:color w:val="1155CC"/>
      <w:sz w:val="32"/>
      <w:szCs w:val="32"/>
    </w:rPr>
  </w:style>
  <w:style w:type="paragraph" w:styleId="3">
    <w:name w:val="heading 3"/>
    <w:basedOn w:val="a"/>
    <w:next w:val="a"/>
    <w:link w:val="3Char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  <w:jc w:val="center"/>
    </w:pPr>
    <w:rPr>
      <w:b/>
      <w:bCs/>
      <w:color w:val="0C343D"/>
      <w:sz w:val="62"/>
      <w:szCs w:val="6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rFonts w:eastAsia="Arial"/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  <w:style w:type="table" w:customStyle="1" w:styleId="a8">
    <w:basedOn w:val="TableNormal"/>
    <w:tblPr>
      <w:tblStyleRowBandSize w:val="1"/>
      <w:tblStyleColBandSize w:val="1"/>
    </w:tblPr>
  </w:style>
  <w:style w:type="table" w:customStyle="1" w:styleId="a9">
    <w:basedOn w:val="TableNormal"/>
    <w:tblPr>
      <w:tblStyleRowBandSize w:val="1"/>
      <w:tblStyleColBandSize w:val="1"/>
    </w:tblPr>
  </w:style>
  <w:style w:type="table" w:customStyle="1" w:styleId="aa">
    <w:basedOn w:val="TableNormal"/>
    <w:tblPr>
      <w:tblStyleRowBandSize w:val="1"/>
      <w:tblStyleColBandSize w:val="1"/>
    </w:tblPr>
  </w:style>
  <w:style w:type="table" w:customStyle="1" w:styleId="ab">
    <w:basedOn w:val="TableNormal"/>
    <w:tblPr>
      <w:tblStyleRowBandSize w:val="1"/>
      <w:tblStyleColBandSize w:val="1"/>
    </w:tblPr>
  </w:style>
  <w:style w:type="table" w:customStyle="1" w:styleId="ac">
    <w:basedOn w:val="TableNormal"/>
    <w:tblPr>
      <w:tblStyleRowBandSize w:val="1"/>
      <w:tblStyleColBandSize w:val="1"/>
    </w:tblPr>
  </w:style>
  <w:style w:type="table" w:customStyle="1" w:styleId="ad">
    <w:basedOn w:val="TableNormal"/>
    <w:tblPr>
      <w:tblStyleRowBandSize w:val="1"/>
      <w:tblStyleColBandSize w:val="1"/>
    </w:tblPr>
  </w:style>
  <w:style w:type="table" w:customStyle="1" w:styleId="ae">
    <w:basedOn w:val="TableNormal"/>
    <w:tblPr>
      <w:tblStyleRowBandSize w:val="1"/>
      <w:tblStyleColBandSize w:val="1"/>
    </w:tblPr>
  </w:style>
  <w:style w:type="table" w:customStyle="1" w:styleId="af">
    <w:basedOn w:val="TableNormal"/>
    <w:tblPr>
      <w:tblStyleRowBandSize w:val="1"/>
      <w:tblStyleColBandSize w:val="1"/>
    </w:tblPr>
  </w:style>
  <w:style w:type="table" w:customStyle="1" w:styleId="af0">
    <w:basedOn w:val="TableNormal"/>
    <w:tblPr>
      <w:tblStyleRowBandSize w:val="1"/>
      <w:tblStyleColBandSize w:val="1"/>
    </w:tblPr>
  </w:style>
  <w:style w:type="table" w:customStyle="1" w:styleId="af1">
    <w:basedOn w:val="TableNormal"/>
    <w:tblPr>
      <w:tblStyleRowBandSize w:val="1"/>
      <w:tblStyleColBandSize w:val="1"/>
    </w:tblPr>
  </w:style>
  <w:style w:type="table" w:customStyle="1" w:styleId="af2">
    <w:basedOn w:val="TableNormal"/>
    <w:tblPr>
      <w:tblStyleRowBandSize w:val="1"/>
      <w:tblStyleColBandSize w:val="1"/>
    </w:tblPr>
  </w:style>
  <w:style w:type="table" w:customStyle="1" w:styleId="af3">
    <w:basedOn w:val="TableNormal"/>
    <w:tblPr>
      <w:tblStyleRowBandSize w:val="1"/>
      <w:tblStyleColBandSize w:val="1"/>
    </w:tblPr>
  </w:style>
  <w:style w:type="table" w:customStyle="1" w:styleId="af4">
    <w:basedOn w:val="TableNormal"/>
    <w:tblPr>
      <w:tblStyleRowBandSize w:val="1"/>
      <w:tblStyleColBandSize w:val="1"/>
    </w:tblPr>
  </w:style>
  <w:style w:type="table" w:customStyle="1" w:styleId="af5">
    <w:basedOn w:val="TableNormal"/>
    <w:tblPr>
      <w:tblStyleRowBandSize w:val="1"/>
      <w:tblStyleColBandSize w:val="1"/>
    </w:tblPr>
  </w:style>
  <w:style w:type="table" w:customStyle="1" w:styleId="af6">
    <w:basedOn w:val="TableNormal"/>
    <w:tblPr>
      <w:tblStyleRowBandSize w:val="1"/>
      <w:tblStyleColBandSize w:val="1"/>
    </w:tblPr>
  </w:style>
  <w:style w:type="table" w:customStyle="1" w:styleId="af7">
    <w:basedOn w:val="TableNormal"/>
    <w:tblPr>
      <w:tblStyleRowBandSize w:val="1"/>
      <w:tblStyleColBandSize w:val="1"/>
    </w:tblPr>
  </w:style>
  <w:style w:type="table" w:customStyle="1" w:styleId="af8">
    <w:basedOn w:val="TableNormal"/>
    <w:tblPr>
      <w:tblStyleRowBandSize w:val="1"/>
      <w:tblStyleColBandSize w:val="1"/>
    </w:tblPr>
  </w:style>
  <w:style w:type="table" w:customStyle="1" w:styleId="af9">
    <w:basedOn w:val="TableNormal"/>
    <w:tblPr>
      <w:tblStyleRowBandSize w:val="1"/>
      <w:tblStyleColBandSize w:val="1"/>
    </w:tblPr>
  </w:style>
  <w:style w:type="table" w:customStyle="1" w:styleId="afa">
    <w:basedOn w:val="TableNormal"/>
    <w:tblPr>
      <w:tblStyleRowBandSize w:val="1"/>
      <w:tblStyleColBandSize w:val="1"/>
    </w:tblPr>
  </w:style>
  <w:style w:type="table" w:customStyle="1" w:styleId="afb">
    <w:basedOn w:val="TableNormal"/>
    <w:tblPr>
      <w:tblStyleRowBandSize w:val="1"/>
      <w:tblStyleColBandSize w:val="1"/>
    </w:tblPr>
  </w:style>
  <w:style w:type="table" w:customStyle="1" w:styleId="afc">
    <w:basedOn w:val="TableNormal"/>
    <w:tblPr>
      <w:tblStyleRowBandSize w:val="1"/>
      <w:tblStyleColBandSize w:val="1"/>
    </w:tblPr>
  </w:style>
  <w:style w:type="table" w:customStyle="1" w:styleId="afd">
    <w:basedOn w:val="TableNormal"/>
    <w:tblPr>
      <w:tblStyleRowBandSize w:val="1"/>
      <w:tblStyleColBandSize w:val="1"/>
    </w:tblPr>
  </w:style>
  <w:style w:type="table" w:customStyle="1" w:styleId="afe">
    <w:basedOn w:val="TableNormal"/>
    <w:tblPr>
      <w:tblStyleRowBandSize w:val="1"/>
      <w:tblStyleColBandSize w:val="1"/>
    </w:tblPr>
  </w:style>
  <w:style w:type="table" w:customStyle="1" w:styleId="aff">
    <w:basedOn w:val="TableNormal"/>
    <w:tblPr>
      <w:tblStyleRowBandSize w:val="1"/>
      <w:tblStyleColBandSize w:val="1"/>
    </w:tblPr>
  </w:style>
  <w:style w:type="table" w:customStyle="1" w:styleId="aff0">
    <w:basedOn w:val="TableNormal"/>
    <w:tblPr>
      <w:tblStyleRowBandSize w:val="1"/>
      <w:tblStyleColBandSize w:val="1"/>
    </w:tblPr>
  </w:style>
  <w:style w:type="table" w:customStyle="1" w:styleId="aff1">
    <w:basedOn w:val="TableNormal"/>
    <w:tblPr>
      <w:tblStyleRowBandSize w:val="1"/>
      <w:tblStyleColBandSize w:val="1"/>
    </w:tblPr>
  </w:style>
  <w:style w:type="table" w:customStyle="1" w:styleId="aff2">
    <w:basedOn w:val="TableNormal"/>
    <w:tblPr>
      <w:tblStyleRowBandSize w:val="1"/>
      <w:tblStyleColBandSize w:val="1"/>
    </w:tblPr>
  </w:style>
  <w:style w:type="table" w:customStyle="1" w:styleId="aff3">
    <w:basedOn w:val="TableNormal"/>
    <w:tblPr>
      <w:tblStyleRowBandSize w:val="1"/>
      <w:tblStyleColBandSize w:val="1"/>
    </w:tblPr>
  </w:style>
  <w:style w:type="table" w:customStyle="1" w:styleId="aff4">
    <w:basedOn w:val="TableNormal"/>
    <w:tblPr>
      <w:tblStyleRowBandSize w:val="1"/>
      <w:tblStyleColBandSize w:val="1"/>
    </w:tblPr>
  </w:style>
  <w:style w:type="table" w:customStyle="1" w:styleId="aff5">
    <w:basedOn w:val="TableNormal"/>
    <w:tblPr>
      <w:tblStyleRowBandSize w:val="1"/>
      <w:tblStyleColBandSize w:val="1"/>
    </w:tblPr>
  </w:style>
  <w:style w:type="table" w:customStyle="1" w:styleId="aff6">
    <w:basedOn w:val="TableNormal"/>
    <w:tblPr>
      <w:tblStyleRowBandSize w:val="1"/>
      <w:tblStyleColBandSize w:val="1"/>
    </w:tblPr>
  </w:style>
  <w:style w:type="table" w:customStyle="1" w:styleId="aff7">
    <w:basedOn w:val="TableNormal"/>
    <w:tblPr>
      <w:tblStyleRowBandSize w:val="1"/>
      <w:tblStyleColBandSize w:val="1"/>
    </w:tblPr>
  </w:style>
  <w:style w:type="table" w:customStyle="1" w:styleId="aff8">
    <w:basedOn w:val="TableNormal"/>
    <w:tblPr>
      <w:tblStyleRowBandSize w:val="1"/>
      <w:tblStyleColBandSize w:val="1"/>
    </w:tblPr>
  </w:style>
  <w:style w:type="table" w:customStyle="1" w:styleId="aff9">
    <w:basedOn w:val="TableNormal"/>
    <w:tblPr>
      <w:tblStyleRowBandSize w:val="1"/>
      <w:tblStyleColBandSize w:val="1"/>
    </w:tblPr>
  </w:style>
  <w:style w:type="table" w:customStyle="1" w:styleId="affa">
    <w:basedOn w:val="TableNormal"/>
    <w:tblPr>
      <w:tblStyleRowBandSize w:val="1"/>
      <w:tblStyleColBandSize w:val="1"/>
    </w:tblPr>
  </w:style>
  <w:style w:type="table" w:customStyle="1" w:styleId="affb">
    <w:basedOn w:val="TableNormal"/>
    <w:tblPr>
      <w:tblStyleRowBandSize w:val="1"/>
      <w:tblStyleColBandSize w:val="1"/>
    </w:tblPr>
  </w:style>
  <w:style w:type="table" w:customStyle="1" w:styleId="affc">
    <w:basedOn w:val="TableNormal"/>
    <w:tblPr>
      <w:tblStyleRowBandSize w:val="1"/>
      <w:tblStyleColBandSize w:val="1"/>
    </w:tblPr>
  </w:style>
  <w:style w:type="table" w:customStyle="1" w:styleId="affd">
    <w:basedOn w:val="TableNormal"/>
    <w:tblPr>
      <w:tblStyleRowBandSize w:val="1"/>
      <w:tblStyleColBandSize w:val="1"/>
    </w:tblPr>
  </w:style>
  <w:style w:type="table" w:customStyle="1" w:styleId="affe">
    <w:basedOn w:val="TableNormal"/>
    <w:tblPr>
      <w:tblStyleRowBandSize w:val="1"/>
      <w:tblStyleColBandSize w:val="1"/>
    </w:tblPr>
  </w:style>
  <w:style w:type="table" w:customStyle="1" w:styleId="afff">
    <w:basedOn w:val="TableNormal"/>
    <w:tblPr>
      <w:tblStyleRowBandSize w:val="1"/>
      <w:tblStyleColBandSize w:val="1"/>
    </w:tblPr>
  </w:style>
  <w:style w:type="table" w:customStyle="1" w:styleId="afff0">
    <w:basedOn w:val="TableNormal"/>
    <w:tblPr>
      <w:tblStyleRowBandSize w:val="1"/>
      <w:tblStyleColBandSize w:val="1"/>
    </w:tblPr>
  </w:style>
  <w:style w:type="table" w:customStyle="1" w:styleId="afff1">
    <w:basedOn w:val="TableNormal"/>
    <w:tblPr>
      <w:tblStyleRowBandSize w:val="1"/>
      <w:tblStyleColBandSize w:val="1"/>
    </w:tblPr>
  </w:style>
  <w:style w:type="table" w:customStyle="1" w:styleId="afff2">
    <w:basedOn w:val="TableNormal"/>
    <w:tblPr>
      <w:tblStyleRowBandSize w:val="1"/>
      <w:tblStyleColBandSize w:val="1"/>
    </w:tblPr>
  </w:style>
  <w:style w:type="table" w:customStyle="1" w:styleId="afff3">
    <w:basedOn w:val="TableNormal"/>
    <w:tblPr>
      <w:tblStyleRowBandSize w:val="1"/>
      <w:tblStyleColBandSize w:val="1"/>
    </w:tblPr>
  </w:style>
  <w:style w:type="table" w:customStyle="1" w:styleId="afff4">
    <w:basedOn w:val="TableNormal"/>
    <w:tblPr>
      <w:tblStyleRowBandSize w:val="1"/>
      <w:tblStyleColBandSize w:val="1"/>
    </w:tblPr>
  </w:style>
  <w:style w:type="table" w:customStyle="1" w:styleId="afff5">
    <w:basedOn w:val="TableNormal"/>
    <w:tblPr>
      <w:tblStyleRowBandSize w:val="1"/>
      <w:tblStyleColBandSize w:val="1"/>
    </w:tblPr>
  </w:style>
  <w:style w:type="table" w:customStyle="1" w:styleId="afff6">
    <w:basedOn w:val="TableNormal"/>
    <w:tblPr>
      <w:tblStyleRowBandSize w:val="1"/>
      <w:tblStyleColBandSize w:val="1"/>
    </w:tblPr>
  </w:style>
  <w:style w:type="table" w:customStyle="1" w:styleId="afff7">
    <w:basedOn w:val="TableNormal"/>
    <w:tblPr>
      <w:tblStyleRowBandSize w:val="1"/>
      <w:tblStyleColBandSize w:val="1"/>
    </w:tblPr>
  </w:style>
  <w:style w:type="table" w:customStyle="1" w:styleId="afff8">
    <w:basedOn w:val="TableNormal"/>
    <w:tblPr>
      <w:tblStyleRowBandSize w:val="1"/>
      <w:tblStyleColBandSize w:val="1"/>
    </w:tblPr>
  </w:style>
  <w:style w:type="table" w:customStyle="1" w:styleId="afff9">
    <w:basedOn w:val="TableNormal"/>
    <w:tblPr>
      <w:tblStyleRowBandSize w:val="1"/>
      <w:tblStyleColBandSize w:val="1"/>
    </w:tblPr>
  </w:style>
  <w:style w:type="table" w:customStyle="1" w:styleId="afffa">
    <w:basedOn w:val="TableNormal"/>
    <w:tblPr>
      <w:tblStyleRowBandSize w:val="1"/>
      <w:tblStyleColBandSize w:val="1"/>
    </w:tblPr>
  </w:style>
  <w:style w:type="table" w:customStyle="1" w:styleId="afffb">
    <w:basedOn w:val="TableNormal"/>
    <w:tblPr>
      <w:tblStyleRowBandSize w:val="1"/>
      <w:tblStyleColBandSize w:val="1"/>
    </w:tblPr>
  </w:style>
  <w:style w:type="table" w:customStyle="1" w:styleId="afffc">
    <w:basedOn w:val="TableNormal"/>
    <w:tblPr>
      <w:tblStyleRowBandSize w:val="1"/>
      <w:tblStyleColBandSize w:val="1"/>
    </w:tblPr>
  </w:style>
  <w:style w:type="table" w:customStyle="1" w:styleId="afffd">
    <w:basedOn w:val="TableNormal"/>
    <w:tblPr>
      <w:tblStyleRowBandSize w:val="1"/>
      <w:tblStyleColBandSize w:val="1"/>
    </w:tblPr>
  </w:style>
  <w:style w:type="table" w:customStyle="1" w:styleId="afffe">
    <w:basedOn w:val="TableNormal"/>
    <w:tblPr>
      <w:tblStyleRowBandSize w:val="1"/>
      <w:tblStyleColBandSize w:val="1"/>
    </w:tblPr>
  </w:style>
  <w:style w:type="table" w:customStyle="1" w:styleId="affff">
    <w:basedOn w:val="TableNormal"/>
    <w:tblPr>
      <w:tblStyleRowBandSize w:val="1"/>
      <w:tblStyleColBandSize w:val="1"/>
    </w:tblPr>
  </w:style>
  <w:style w:type="table" w:customStyle="1" w:styleId="affff0">
    <w:basedOn w:val="TableNormal"/>
    <w:tblPr>
      <w:tblStyleRowBandSize w:val="1"/>
      <w:tblStyleColBandSize w:val="1"/>
    </w:tblPr>
  </w:style>
  <w:style w:type="table" w:customStyle="1" w:styleId="affff1">
    <w:basedOn w:val="TableNormal"/>
    <w:tblPr>
      <w:tblStyleRowBandSize w:val="1"/>
      <w:tblStyleColBandSize w:val="1"/>
    </w:tblPr>
  </w:style>
  <w:style w:type="table" w:customStyle="1" w:styleId="affff2">
    <w:basedOn w:val="TableNormal"/>
    <w:tblPr>
      <w:tblStyleRowBandSize w:val="1"/>
      <w:tblStyleColBandSize w:val="1"/>
    </w:tblPr>
  </w:style>
  <w:style w:type="table" w:customStyle="1" w:styleId="affff3">
    <w:basedOn w:val="TableNormal"/>
    <w:tblPr>
      <w:tblStyleRowBandSize w:val="1"/>
      <w:tblStyleColBandSize w:val="1"/>
    </w:tblPr>
  </w:style>
  <w:style w:type="table" w:customStyle="1" w:styleId="affff4">
    <w:basedOn w:val="TableNormal"/>
    <w:tblPr>
      <w:tblStyleRowBandSize w:val="1"/>
      <w:tblStyleColBandSize w:val="1"/>
    </w:tblPr>
  </w:style>
  <w:style w:type="table" w:customStyle="1" w:styleId="affff5">
    <w:basedOn w:val="TableNormal"/>
    <w:tblPr>
      <w:tblStyleRowBandSize w:val="1"/>
      <w:tblStyleColBandSize w:val="1"/>
    </w:tblPr>
  </w:style>
  <w:style w:type="table" w:customStyle="1" w:styleId="affff6">
    <w:basedOn w:val="TableNormal"/>
    <w:tblPr>
      <w:tblStyleRowBandSize w:val="1"/>
      <w:tblStyleColBandSize w:val="1"/>
    </w:tblPr>
  </w:style>
  <w:style w:type="table" w:customStyle="1" w:styleId="affff7">
    <w:basedOn w:val="TableNormal"/>
    <w:tblPr>
      <w:tblStyleRowBandSize w:val="1"/>
      <w:tblStyleColBandSize w:val="1"/>
    </w:tblPr>
  </w:style>
  <w:style w:type="table" w:customStyle="1" w:styleId="affff8">
    <w:basedOn w:val="TableNormal"/>
    <w:tblPr>
      <w:tblStyleRowBandSize w:val="1"/>
      <w:tblStyleColBandSize w:val="1"/>
    </w:tblPr>
  </w:style>
  <w:style w:type="table" w:customStyle="1" w:styleId="affff9">
    <w:basedOn w:val="TableNormal"/>
    <w:tblPr>
      <w:tblStyleRowBandSize w:val="1"/>
      <w:tblStyleColBandSize w:val="1"/>
    </w:tblPr>
  </w:style>
  <w:style w:type="table" w:customStyle="1" w:styleId="affffa">
    <w:basedOn w:val="TableNormal"/>
    <w:tblPr>
      <w:tblStyleRowBandSize w:val="1"/>
      <w:tblStyleColBandSize w:val="1"/>
    </w:tblPr>
  </w:style>
  <w:style w:type="table" w:customStyle="1" w:styleId="affffb">
    <w:basedOn w:val="TableNormal"/>
    <w:tblPr>
      <w:tblStyleRowBandSize w:val="1"/>
      <w:tblStyleColBandSize w:val="1"/>
    </w:tblPr>
  </w:style>
  <w:style w:type="table" w:customStyle="1" w:styleId="affffc">
    <w:basedOn w:val="TableNormal"/>
    <w:tblPr>
      <w:tblStyleRowBandSize w:val="1"/>
      <w:tblStyleColBandSize w:val="1"/>
    </w:tblPr>
  </w:style>
  <w:style w:type="table" w:customStyle="1" w:styleId="affffd">
    <w:basedOn w:val="TableNormal"/>
    <w:tblPr>
      <w:tblStyleRowBandSize w:val="1"/>
      <w:tblStyleColBandSize w:val="1"/>
    </w:tblPr>
  </w:style>
  <w:style w:type="table" w:customStyle="1" w:styleId="affffe">
    <w:basedOn w:val="TableNormal"/>
    <w:tblPr>
      <w:tblStyleRowBandSize w:val="1"/>
      <w:tblStyleColBandSize w:val="1"/>
    </w:tblPr>
  </w:style>
  <w:style w:type="table" w:customStyle="1" w:styleId="afffff">
    <w:basedOn w:val="TableNormal"/>
    <w:tblPr>
      <w:tblStyleRowBandSize w:val="1"/>
      <w:tblStyleColBandSize w:val="1"/>
    </w:tblPr>
  </w:style>
  <w:style w:type="table" w:customStyle="1" w:styleId="afffff0">
    <w:basedOn w:val="TableNormal"/>
    <w:tblPr>
      <w:tblStyleRowBandSize w:val="1"/>
      <w:tblStyleColBandSize w:val="1"/>
    </w:tblPr>
  </w:style>
  <w:style w:type="table" w:customStyle="1" w:styleId="afffff1">
    <w:basedOn w:val="TableNormal"/>
    <w:tblPr>
      <w:tblStyleRowBandSize w:val="1"/>
      <w:tblStyleColBandSize w:val="1"/>
    </w:tblPr>
  </w:style>
  <w:style w:type="table" w:customStyle="1" w:styleId="afffff2">
    <w:basedOn w:val="TableNormal"/>
    <w:tblPr>
      <w:tblStyleRowBandSize w:val="1"/>
      <w:tblStyleColBandSize w:val="1"/>
    </w:tblPr>
  </w:style>
  <w:style w:type="table" w:customStyle="1" w:styleId="afffff3">
    <w:basedOn w:val="TableNormal"/>
    <w:tblPr>
      <w:tblStyleRowBandSize w:val="1"/>
      <w:tblStyleColBandSize w:val="1"/>
    </w:tblPr>
  </w:style>
  <w:style w:type="table" w:customStyle="1" w:styleId="afffff4">
    <w:basedOn w:val="TableNormal"/>
    <w:tblPr>
      <w:tblStyleRowBandSize w:val="1"/>
      <w:tblStyleColBandSize w:val="1"/>
    </w:tblPr>
  </w:style>
  <w:style w:type="table" w:customStyle="1" w:styleId="afffff5">
    <w:basedOn w:val="TableNormal"/>
    <w:tblPr>
      <w:tblStyleRowBandSize w:val="1"/>
      <w:tblStyleColBandSize w:val="1"/>
    </w:tblPr>
  </w:style>
  <w:style w:type="table" w:customStyle="1" w:styleId="afffff6">
    <w:basedOn w:val="TableNormal"/>
    <w:tblPr>
      <w:tblStyleRowBandSize w:val="1"/>
      <w:tblStyleColBandSize w:val="1"/>
    </w:tblPr>
  </w:style>
  <w:style w:type="table" w:customStyle="1" w:styleId="afffff7">
    <w:basedOn w:val="TableNormal"/>
    <w:tblPr>
      <w:tblStyleRowBandSize w:val="1"/>
      <w:tblStyleColBandSize w:val="1"/>
    </w:tblPr>
  </w:style>
  <w:style w:type="table" w:customStyle="1" w:styleId="afffff8">
    <w:basedOn w:val="TableNormal"/>
    <w:tblPr>
      <w:tblStyleRowBandSize w:val="1"/>
      <w:tblStyleColBandSize w:val="1"/>
    </w:tblPr>
  </w:style>
  <w:style w:type="table" w:customStyle="1" w:styleId="afffff9">
    <w:basedOn w:val="TableNormal"/>
    <w:tblPr>
      <w:tblStyleRowBandSize w:val="1"/>
      <w:tblStyleColBandSize w:val="1"/>
    </w:tblPr>
  </w:style>
  <w:style w:type="table" w:customStyle="1" w:styleId="afffffa">
    <w:basedOn w:val="TableNormal"/>
    <w:tblPr>
      <w:tblStyleRowBandSize w:val="1"/>
      <w:tblStyleColBandSize w:val="1"/>
    </w:tblPr>
  </w:style>
  <w:style w:type="table" w:customStyle="1" w:styleId="afffffb">
    <w:basedOn w:val="TableNormal"/>
    <w:tblPr>
      <w:tblStyleRowBandSize w:val="1"/>
      <w:tblStyleColBandSize w:val="1"/>
    </w:tblPr>
  </w:style>
  <w:style w:type="table" w:customStyle="1" w:styleId="afffffc">
    <w:basedOn w:val="TableNormal"/>
    <w:tblPr>
      <w:tblStyleRowBandSize w:val="1"/>
      <w:tblStyleColBandSize w:val="1"/>
    </w:tblPr>
  </w:style>
  <w:style w:type="table" w:customStyle="1" w:styleId="afffffd">
    <w:basedOn w:val="TableNormal"/>
    <w:tblPr>
      <w:tblStyleRowBandSize w:val="1"/>
      <w:tblStyleColBandSize w:val="1"/>
    </w:tblPr>
  </w:style>
  <w:style w:type="table" w:customStyle="1" w:styleId="afffffe">
    <w:basedOn w:val="TableNormal"/>
    <w:tblPr>
      <w:tblStyleRowBandSize w:val="1"/>
      <w:tblStyleColBandSize w:val="1"/>
    </w:tblPr>
  </w:style>
  <w:style w:type="table" w:customStyle="1" w:styleId="affffff">
    <w:basedOn w:val="TableNormal"/>
    <w:tblPr>
      <w:tblStyleRowBandSize w:val="1"/>
      <w:tblStyleColBandSize w:val="1"/>
    </w:tblPr>
  </w:style>
  <w:style w:type="table" w:customStyle="1" w:styleId="affffff0">
    <w:basedOn w:val="TableNormal"/>
    <w:tblPr>
      <w:tblStyleRowBandSize w:val="1"/>
      <w:tblStyleColBandSize w:val="1"/>
    </w:tblPr>
  </w:style>
  <w:style w:type="table" w:customStyle="1" w:styleId="affffff1">
    <w:basedOn w:val="TableNormal"/>
    <w:tblPr>
      <w:tblStyleRowBandSize w:val="1"/>
      <w:tblStyleColBandSize w:val="1"/>
    </w:tblPr>
  </w:style>
  <w:style w:type="table" w:customStyle="1" w:styleId="affffff2">
    <w:basedOn w:val="TableNormal"/>
    <w:tblPr>
      <w:tblStyleRowBandSize w:val="1"/>
      <w:tblStyleColBandSize w:val="1"/>
    </w:tblPr>
  </w:style>
  <w:style w:type="table" w:customStyle="1" w:styleId="affffff3">
    <w:basedOn w:val="TableNormal"/>
    <w:tblPr>
      <w:tblStyleRowBandSize w:val="1"/>
      <w:tblStyleColBandSize w:val="1"/>
    </w:tblPr>
  </w:style>
  <w:style w:type="table" w:customStyle="1" w:styleId="affffff4">
    <w:basedOn w:val="TableNormal"/>
    <w:tblPr>
      <w:tblStyleRowBandSize w:val="1"/>
      <w:tblStyleColBandSize w:val="1"/>
    </w:tblPr>
  </w:style>
  <w:style w:type="table" w:customStyle="1" w:styleId="affffff5">
    <w:basedOn w:val="TableNormal"/>
    <w:tblPr>
      <w:tblStyleRowBandSize w:val="1"/>
      <w:tblStyleColBandSize w:val="1"/>
    </w:tblPr>
  </w:style>
  <w:style w:type="table" w:customStyle="1" w:styleId="affffff6">
    <w:basedOn w:val="TableNormal"/>
    <w:tblPr>
      <w:tblStyleRowBandSize w:val="1"/>
      <w:tblStyleColBandSize w:val="1"/>
    </w:tblPr>
  </w:style>
  <w:style w:type="table" w:customStyle="1" w:styleId="affffff7">
    <w:basedOn w:val="TableNormal"/>
    <w:tblPr>
      <w:tblStyleRowBandSize w:val="1"/>
      <w:tblStyleColBandSize w:val="1"/>
    </w:tblPr>
  </w:style>
  <w:style w:type="table" w:customStyle="1" w:styleId="affffff8">
    <w:basedOn w:val="TableNormal"/>
    <w:tblPr>
      <w:tblStyleRowBandSize w:val="1"/>
      <w:tblStyleColBandSize w:val="1"/>
    </w:tblPr>
  </w:style>
  <w:style w:type="table" w:customStyle="1" w:styleId="affffff9">
    <w:basedOn w:val="TableNormal"/>
    <w:tblPr>
      <w:tblStyleRowBandSize w:val="1"/>
      <w:tblStyleColBandSize w:val="1"/>
    </w:tblPr>
  </w:style>
  <w:style w:type="table" w:customStyle="1" w:styleId="affffffa">
    <w:basedOn w:val="TableNormal"/>
    <w:tblPr>
      <w:tblStyleRowBandSize w:val="1"/>
      <w:tblStyleColBandSize w:val="1"/>
    </w:tblPr>
  </w:style>
  <w:style w:type="table" w:customStyle="1" w:styleId="affffffb">
    <w:basedOn w:val="TableNormal"/>
    <w:tblPr>
      <w:tblStyleRowBandSize w:val="1"/>
      <w:tblStyleColBandSize w:val="1"/>
    </w:tblPr>
  </w:style>
  <w:style w:type="table" w:customStyle="1" w:styleId="affffffc">
    <w:basedOn w:val="TableNormal"/>
    <w:tblPr>
      <w:tblStyleRowBandSize w:val="1"/>
      <w:tblStyleColBandSize w:val="1"/>
    </w:tblPr>
  </w:style>
  <w:style w:type="table" w:customStyle="1" w:styleId="affffffd">
    <w:basedOn w:val="TableNormal"/>
    <w:tblPr>
      <w:tblStyleRowBandSize w:val="1"/>
      <w:tblStyleColBandSize w:val="1"/>
    </w:tblPr>
  </w:style>
  <w:style w:type="table" w:customStyle="1" w:styleId="affffffe">
    <w:basedOn w:val="TableNormal"/>
    <w:tblPr>
      <w:tblStyleRowBandSize w:val="1"/>
      <w:tblStyleColBandSize w:val="1"/>
    </w:tblPr>
  </w:style>
  <w:style w:type="table" w:customStyle="1" w:styleId="afffffff">
    <w:basedOn w:val="TableNormal"/>
    <w:tblPr>
      <w:tblStyleRowBandSize w:val="1"/>
      <w:tblStyleColBandSize w:val="1"/>
    </w:tblPr>
  </w:style>
  <w:style w:type="table" w:customStyle="1" w:styleId="afffffff0">
    <w:basedOn w:val="TableNormal"/>
    <w:tblPr>
      <w:tblStyleRowBandSize w:val="1"/>
      <w:tblStyleColBandSize w:val="1"/>
    </w:tblPr>
  </w:style>
  <w:style w:type="table" w:customStyle="1" w:styleId="afffffff1">
    <w:basedOn w:val="TableNormal"/>
    <w:tblPr>
      <w:tblStyleRowBandSize w:val="1"/>
      <w:tblStyleColBandSize w:val="1"/>
    </w:tblPr>
  </w:style>
  <w:style w:type="table" w:customStyle="1" w:styleId="afffffff2">
    <w:basedOn w:val="TableNormal"/>
    <w:tblPr>
      <w:tblStyleRowBandSize w:val="1"/>
      <w:tblStyleColBandSize w:val="1"/>
    </w:tblPr>
  </w:style>
  <w:style w:type="table" w:customStyle="1" w:styleId="afffffff3">
    <w:basedOn w:val="TableNormal"/>
    <w:tblPr>
      <w:tblStyleRowBandSize w:val="1"/>
      <w:tblStyleColBandSize w:val="1"/>
    </w:tblPr>
  </w:style>
  <w:style w:type="table" w:customStyle="1" w:styleId="afffffff4">
    <w:basedOn w:val="TableNormal"/>
    <w:tblPr>
      <w:tblStyleRowBandSize w:val="1"/>
      <w:tblStyleColBandSize w:val="1"/>
    </w:tblPr>
  </w:style>
  <w:style w:type="table" w:customStyle="1" w:styleId="afffffff5">
    <w:basedOn w:val="TableNormal"/>
    <w:tblPr>
      <w:tblStyleRowBandSize w:val="1"/>
      <w:tblStyleColBandSize w:val="1"/>
    </w:tblPr>
  </w:style>
  <w:style w:type="table" w:customStyle="1" w:styleId="afffffff6">
    <w:basedOn w:val="TableNormal"/>
    <w:tblPr>
      <w:tblStyleRowBandSize w:val="1"/>
      <w:tblStyleColBandSize w:val="1"/>
    </w:tblPr>
  </w:style>
  <w:style w:type="table" w:customStyle="1" w:styleId="afffffff7">
    <w:basedOn w:val="TableNormal"/>
    <w:tblPr>
      <w:tblStyleRowBandSize w:val="1"/>
      <w:tblStyleColBandSize w:val="1"/>
    </w:tblPr>
  </w:style>
  <w:style w:type="table" w:customStyle="1" w:styleId="afffffff8">
    <w:basedOn w:val="TableNormal"/>
    <w:tblPr>
      <w:tblStyleRowBandSize w:val="1"/>
      <w:tblStyleColBandSize w:val="1"/>
    </w:tblPr>
  </w:style>
  <w:style w:type="table" w:customStyle="1" w:styleId="afffffff9">
    <w:basedOn w:val="TableNormal"/>
    <w:tblPr>
      <w:tblStyleRowBandSize w:val="1"/>
      <w:tblStyleColBandSize w:val="1"/>
    </w:tblPr>
  </w:style>
  <w:style w:type="table" w:customStyle="1" w:styleId="afffffffa">
    <w:basedOn w:val="TableNormal"/>
    <w:tblPr>
      <w:tblStyleRowBandSize w:val="1"/>
      <w:tblStyleColBandSize w:val="1"/>
    </w:tblPr>
  </w:style>
  <w:style w:type="table" w:customStyle="1" w:styleId="afffffffb">
    <w:basedOn w:val="TableNormal"/>
    <w:tblPr>
      <w:tblStyleRowBandSize w:val="1"/>
      <w:tblStyleColBandSize w:val="1"/>
    </w:tblPr>
  </w:style>
  <w:style w:type="table" w:customStyle="1" w:styleId="afffffffc">
    <w:basedOn w:val="TableNormal"/>
    <w:tblPr>
      <w:tblStyleRowBandSize w:val="1"/>
      <w:tblStyleColBandSize w:val="1"/>
    </w:tblPr>
  </w:style>
  <w:style w:type="table" w:customStyle="1" w:styleId="afffffffd">
    <w:basedOn w:val="TableNormal"/>
    <w:tblPr>
      <w:tblStyleRowBandSize w:val="1"/>
      <w:tblStyleColBandSize w:val="1"/>
    </w:tblPr>
  </w:style>
  <w:style w:type="table" w:customStyle="1" w:styleId="afffffffe">
    <w:basedOn w:val="TableNormal"/>
    <w:tblPr>
      <w:tblStyleRowBandSize w:val="1"/>
      <w:tblStyleColBandSize w:val="1"/>
    </w:tblPr>
  </w:style>
  <w:style w:type="table" w:customStyle="1" w:styleId="affffffff">
    <w:basedOn w:val="TableNormal"/>
    <w:tblPr>
      <w:tblStyleRowBandSize w:val="1"/>
      <w:tblStyleColBandSize w:val="1"/>
    </w:tblPr>
  </w:style>
  <w:style w:type="table" w:customStyle="1" w:styleId="affffffff0">
    <w:basedOn w:val="TableNormal"/>
    <w:tblPr>
      <w:tblStyleRowBandSize w:val="1"/>
      <w:tblStyleColBandSize w:val="1"/>
    </w:tblPr>
  </w:style>
  <w:style w:type="table" w:customStyle="1" w:styleId="affffffff1">
    <w:basedOn w:val="TableNormal"/>
    <w:tblPr>
      <w:tblStyleRowBandSize w:val="1"/>
      <w:tblStyleColBandSize w:val="1"/>
    </w:tblPr>
  </w:style>
  <w:style w:type="table" w:customStyle="1" w:styleId="affffffff2">
    <w:basedOn w:val="TableNormal"/>
    <w:tblPr>
      <w:tblStyleRowBandSize w:val="1"/>
      <w:tblStyleColBandSize w:val="1"/>
    </w:tblPr>
  </w:style>
  <w:style w:type="table" w:customStyle="1" w:styleId="affffffff3">
    <w:basedOn w:val="TableNormal"/>
    <w:tblPr>
      <w:tblStyleRowBandSize w:val="1"/>
      <w:tblStyleColBandSize w:val="1"/>
    </w:tblPr>
  </w:style>
  <w:style w:type="table" w:customStyle="1" w:styleId="affffffff4">
    <w:basedOn w:val="TableNormal"/>
    <w:tblPr>
      <w:tblStyleRowBandSize w:val="1"/>
      <w:tblStyleColBandSize w:val="1"/>
    </w:tblPr>
  </w:style>
  <w:style w:type="table" w:customStyle="1" w:styleId="affffffff5">
    <w:basedOn w:val="TableNormal"/>
    <w:tblPr>
      <w:tblStyleRowBandSize w:val="1"/>
      <w:tblStyleColBandSize w:val="1"/>
    </w:tblPr>
  </w:style>
  <w:style w:type="table" w:customStyle="1" w:styleId="affffffff6">
    <w:basedOn w:val="TableNormal"/>
    <w:tblPr>
      <w:tblStyleRowBandSize w:val="1"/>
      <w:tblStyleColBandSize w:val="1"/>
    </w:tblPr>
  </w:style>
  <w:style w:type="table" w:customStyle="1" w:styleId="affffffff7">
    <w:basedOn w:val="TableNormal"/>
    <w:tblPr>
      <w:tblStyleRowBandSize w:val="1"/>
      <w:tblStyleColBandSize w:val="1"/>
    </w:tblPr>
  </w:style>
  <w:style w:type="table" w:customStyle="1" w:styleId="affffffff8">
    <w:basedOn w:val="TableNormal"/>
    <w:tblPr>
      <w:tblStyleRowBandSize w:val="1"/>
      <w:tblStyleColBandSize w:val="1"/>
    </w:tblPr>
  </w:style>
  <w:style w:type="table" w:customStyle="1" w:styleId="affffffff9">
    <w:basedOn w:val="TableNormal"/>
    <w:tblPr>
      <w:tblStyleRowBandSize w:val="1"/>
      <w:tblStyleColBandSize w:val="1"/>
    </w:tblPr>
  </w:style>
  <w:style w:type="table" w:customStyle="1" w:styleId="affffffffa">
    <w:basedOn w:val="TableNormal"/>
    <w:tblPr>
      <w:tblStyleRowBandSize w:val="1"/>
      <w:tblStyleColBandSize w:val="1"/>
    </w:tblPr>
  </w:style>
  <w:style w:type="table" w:customStyle="1" w:styleId="affffffffb">
    <w:basedOn w:val="TableNormal"/>
    <w:tblPr>
      <w:tblStyleRowBandSize w:val="1"/>
      <w:tblStyleColBandSize w:val="1"/>
    </w:tblPr>
  </w:style>
  <w:style w:type="table" w:customStyle="1" w:styleId="affffffffc">
    <w:basedOn w:val="TableNormal"/>
    <w:tblPr>
      <w:tblStyleRowBandSize w:val="1"/>
      <w:tblStyleColBandSize w:val="1"/>
    </w:tblPr>
  </w:style>
  <w:style w:type="table" w:customStyle="1" w:styleId="affffffffd">
    <w:basedOn w:val="TableNormal"/>
    <w:tblPr>
      <w:tblStyleRowBandSize w:val="1"/>
      <w:tblStyleColBandSize w:val="1"/>
    </w:tblPr>
  </w:style>
  <w:style w:type="table" w:customStyle="1" w:styleId="affffffffe">
    <w:basedOn w:val="TableNormal"/>
    <w:tblPr>
      <w:tblStyleRowBandSize w:val="1"/>
      <w:tblStyleColBandSize w:val="1"/>
    </w:tblPr>
  </w:style>
  <w:style w:type="table" w:customStyle="1" w:styleId="afffffffff">
    <w:basedOn w:val="TableNormal"/>
    <w:tblPr>
      <w:tblStyleRowBandSize w:val="1"/>
      <w:tblStyleColBandSize w:val="1"/>
    </w:tblPr>
  </w:style>
  <w:style w:type="table" w:customStyle="1" w:styleId="afffffffff0">
    <w:basedOn w:val="TableNormal"/>
    <w:tblPr>
      <w:tblStyleRowBandSize w:val="1"/>
      <w:tblStyleColBandSize w:val="1"/>
    </w:tblPr>
  </w:style>
  <w:style w:type="table" w:customStyle="1" w:styleId="afffffffff1">
    <w:basedOn w:val="TableNormal"/>
    <w:tblPr>
      <w:tblStyleRowBandSize w:val="1"/>
      <w:tblStyleColBandSize w:val="1"/>
    </w:tblPr>
  </w:style>
  <w:style w:type="table" w:customStyle="1" w:styleId="afffffffff2">
    <w:basedOn w:val="TableNormal"/>
    <w:tblPr>
      <w:tblStyleRowBandSize w:val="1"/>
      <w:tblStyleColBandSize w:val="1"/>
    </w:tblPr>
  </w:style>
  <w:style w:type="table" w:customStyle="1" w:styleId="afffffffff3">
    <w:basedOn w:val="TableNormal"/>
    <w:tblPr>
      <w:tblStyleRowBandSize w:val="1"/>
      <w:tblStyleColBandSize w:val="1"/>
    </w:tblPr>
  </w:style>
  <w:style w:type="table" w:customStyle="1" w:styleId="afffffffff4">
    <w:basedOn w:val="TableNormal"/>
    <w:tblPr>
      <w:tblStyleRowBandSize w:val="1"/>
      <w:tblStyleColBandSize w:val="1"/>
    </w:tblPr>
  </w:style>
  <w:style w:type="table" w:customStyle="1" w:styleId="afffffffff5">
    <w:basedOn w:val="TableNormal"/>
    <w:tblPr>
      <w:tblStyleRowBandSize w:val="1"/>
      <w:tblStyleColBandSize w:val="1"/>
    </w:tblPr>
  </w:style>
  <w:style w:type="table" w:customStyle="1" w:styleId="afffffffff6">
    <w:basedOn w:val="TableNormal"/>
    <w:tblPr>
      <w:tblStyleRowBandSize w:val="1"/>
      <w:tblStyleColBandSize w:val="1"/>
    </w:tblPr>
  </w:style>
  <w:style w:type="table" w:customStyle="1" w:styleId="afffffffff7">
    <w:basedOn w:val="TableNormal"/>
    <w:tblPr>
      <w:tblStyleRowBandSize w:val="1"/>
      <w:tblStyleColBandSize w:val="1"/>
    </w:tblPr>
  </w:style>
  <w:style w:type="table" w:customStyle="1" w:styleId="afffffffff8">
    <w:basedOn w:val="TableNormal"/>
    <w:tblPr>
      <w:tblStyleRowBandSize w:val="1"/>
      <w:tblStyleColBandSize w:val="1"/>
    </w:tblPr>
  </w:style>
  <w:style w:type="table" w:customStyle="1" w:styleId="afffffffff9">
    <w:basedOn w:val="TableNormal"/>
    <w:tblPr>
      <w:tblStyleRowBandSize w:val="1"/>
      <w:tblStyleColBandSize w:val="1"/>
    </w:tblPr>
  </w:style>
  <w:style w:type="table" w:customStyle="1" w:styleId="afffffffffa">
    <w:basedOn w:val="TableNormal"/>
    <w:tblPr>
      <w:tblStyleRowBandSize w:val="1"/>
      <w:tblStyleColBandSize w:val="1"/>
    </w:tblPr>
  </w:style>
  <w:style w:type="table" w:customStyle="1" w:styleId="afffffffffb">
    <w:basedOn w:val="TableNormal"/>
    <w:tblPr>
      <w:tblStyleRowBandSize w:val="1"/>
      <w:tblStyleColBandSize w:val="1"/>
    </w:tblPr>
  </w:style>
  <w:style w:type="table" w:customStyle="1" w:styleId="afffffffffc">
    <w:basedOn w:val="TableNormal"/>
    <w:tblPr>
      <w:tblStyleRowBandSize w:val="1"/>
      <w:tblStyleColBandSize w:val="1"/>
    </w:tblPr>
  </w:style>
  <w:style w:type="table" w:customStyle="1" w:styleId="afffffffffd">
    <w:basedOn w:val="TableNormal"/>
    <w:tblPr>
      <w:tblStyleRowBandSize w:val="1"/>
      <w:tblStyleColBandSize w:val="1"/>
    </w:tblPr>
  </w:style>
  <w:style w:type="table" w:customStyle="1" w:styleId="afffffffffe">
    <w:basedOn w:val="TableNormal"/>
    <w:tblPr>
      <w:tblStyleRowBandSize w:val="1"/>
      <w:tblStyleColBandSize w:val="1"/>
    </w:tblPr>
  </w:style>
  <w:style w:type="table" w:customStyle="1" w:styleId="affffffffff">
    <w:basedOn w:val="TableNormal"/>
    <w:tblPr>
      <w:tblStyleRowBandSize w:val="1"/>
      <w:tblStyleColBandSize w:val="1"/>
    </w:tblPr>
  </w:style>
  <w:style w:type="table" w:customStyle="1" w:styleId="affffffffff0">
    <w:basedOn w:val="TableNormal"/>
    <w:tblPr>
      <w:tblStyleRowBandSize w:val="1"/>
      <w:tblStyleColBandSize w:val="1"/>
    </w:tblPr>
  </w:style>
  <w:style w:type="table" w:customStyle="1" w:styleId="affffffffff1">
    <w:basedOn w:val="TableNormal"/>
    <w:tblPr>
      <w:tblStyleRowBandSize w:val="1"/>
      <w:tblStyleColBandSize w:val="1"/>
    </w:tblPr>
  </w:style>
  <w:style w:type="table" w:customStyle="1" w:styleId="affffffffff2">
    <w:basedOn w:val="TableNormal"/>
    <w:tblPr>
      <w:tblStyleRowBandSize w:val="1"/>
      <w:tblStyleColBandSize w:val="1"/>
    </w:tblPr>
  </w:style>
  <w:style w:type="table" w:customStyle="1" w:styleId="affffffffff3">
    <w:basedOn w:val="TableNormal"/>
    <w:tblPr>
      <w:tblStyleRowBandSize w:val="1"/>
      <w:tblStyleColBandSize w:val="1"/>
    </w:tblPr>
  </w:style>
  <w:style w:type="table" w:customStyle="1" w:styleId="affffffffff4">
    <w:basedOn w:val="TableNormal"/>
    <w:tblPr>
      <w:tblStyleRowBandSize w:val="1"/>
      <w:tblStyleColBandSize w:val="1"/>
    </w:tblPr>
  </w:style>
  <w:style w:type="table" w:customStyle="1" w:styleId="affffffffff5">
    <w:basedOn w:val="TableNormal"/>
    <w:tblPr>
      <w:tblStyleRowBandSize w:val="1"/>
      <w:tblStyleColBandSize w:val="1"/>
    </w:tblPr>
  </w:style>
  <w:style w:type="table" w:customStyle="1" w:styleId="affffffffff6">
    <w:basedOn w:val="TableNormal"/>
    <w:tblPr>
      <w:tblStyleRowBandSize w:val="1"/>
      <w:tblStyleColBandSize w:val="1"/>
    </w:tblPr>
  </w:style>
  <w:style w:type="table" w:customStyle="1" w:styleId="affffffffff7">
    <w:basedOn w:val="TableNormal"/>
    <w:tblPr>
      <w:tblStyleRowBandSize w:val="1"/>
      <w:tblStyleColBandSize w:val="1"/>
    </w:tblPr>
  </w:style>
  <w:style w:type="table" w:customStyle="1" w:styleId="affffffffff8">
    <w:basedOn w:val="TableNormal"/>
    <w:tblPr>
      <w:tblStyleRowBandSize w:val="1"/>
      <w:tblStyleColBandSize w:val="1"/>
    </w:tblPr>
  </w:style>
  <w:style w:type="table" w:customStyle="1" w:styleId="affffffffff9">
    <w:basedOn w:val="TableNormal"/>
    <w:tblPr>
      <w:tblStyleRowBandSize w:val="1"/>
      <w:tblStyleColBandSize w:val="1"/>
    </w:tblPr>
  </w:style>
  <w:style w:type="table" w:customStyle="1" w:styleId="affffffffffa">
    <w:basedOn w:val="TableNormal"/>
    <w:tblPr>
      <w:tblStyleRowBandSize w:val="1"/>
      <w:tblStyleColBandSize w:val="1"/>
    </w:tblPr>
  </w:style>
  <w:style w:type="table" w:customStyle="1" w:styleId="affffffffffb">
    <w:basedOn w:val="TableNormal"/>
    <w:tblPr>
      <w:tblStyleRowBandSize w:val="1"/>
      <w:tblStyleColBandSize w:val="1"/>
    </w:tblPr>
  </w:style>
  <w:style w:type="table" w:customStyle="1" w:styleId="affffffffffc">
    <w:basedOn w:val="TableNormal"/>
    <w:tblPr>
      <w:tblStyleRowBandSize w:val="1"/>
      <w:tblStyleColBandSize w:val="1"/>
    </w:tblPr>
  </w:style>
  <w:style w:type="table" w:customStyle="1" w:styleId="affffffffffd">
    <w:basedOn w:val="TableNormal"/>
    <w:tblPr>
      <w:tblStyleRowBandSize w:val="1"/>
      <w:tblStyleColBandSize w:val="1"/>
    </w:tblPr>
  </w:style>
  <w:style w:type="table" w:customStyle="1" w:styleId="affffffffffe">
    <w:basedOn w:val="TableNormal"/>
    <w:tblPr>
      <w:tblStyleRowBandSize w:val="1"/>
      <w:tblStyleColBandSize w:val="1"/>
    </w:tblPr>
  </w:style>
  <w:style w:type="table" w:customStyle="1" w:styleId="afffffffffff">
    <w:basedOn w:val="TableNormal"/>
    <w:tblPr>
      <w:tblStyleRowBandSize w:val="1"/>
      <w:tblStyleColBandSize w:val="1"/>
    </w:tblPr>
  </w:style>
  <w:style w:type="table" w:customStyle="1" w:styleId="afffffffffff0">
    <w:basedOn w:val="TableNormal"/>
    <w:tblPr>
      <w:tblStyleRowBandSize w:val="1"/>
      <w:tblStyleColBandSize w:val="1"/>
    </w:tblPr>
  </w:style>
  <w:style w:type="table" w:customStyle="1" w:styleId="afffffffffff1">
    <w:basedOn w:val="TableNormal"/>
    <w:tblPr>
      <w:tblStyleRowBandSize w:val="1"/>
      <w:tblStyleColBandSize w:val="1"/>
    </w:tblPr>
  </w:style>
  <w:style w:type="table" w:customStyle="1" w:styleId="afffffffffff2">
    <w:basedOn w:val="TableNormal"/>
    <w:tblPr>
      <w:tblStyleRowBandSize w:val="1"/>
      <w:tblStyleColBandSize w:val="1"/>
    </w:tblPr>
  </w:style>
  <w:style w:type="table" w:customStyle="1" w:styleId="afffffffffff3">
    <w:basedOn w:val="TableNormal"/>
    <w:tblPr>
      <w:tblStyleRowBandSize w:val="1"/>
      <w:tblStyleColBandSize w:val="1"/>
    </w:tblPr>
  </w:style>
  <w:style w:type="table" w:customStyle="1" w:styleId="afffffffffff4">
    <w:basedOn w:val="TableNormal"/>
    <w:tblPr>
      <w:tblStyleRowBandSize w:val="1"/>
      <w:tblStyleColBandSize w:val="1"/>
    </w:tblPr>
  </w:style>
  <w:style w:type="table" w:customStyle="1" w:styleId="afffffffffff5">
    <w:basedOn w:val="TableNormal"/>
    <w:tblPr>
      <w:tblStyleRowBandSize w:val="1"/>
      <w:tblStyleColBandSize w:val="1"/>
    </w:tblPr>
  </w:style>
  <w:style w:type="table" w:customStyle="1" w:styleId="afffffffffff6">
    <w:basedOn w:val="TableNormal"/>
    <w:tblPr>
      <w:tblStyleRowBandSize w:val="1"/>
      <w:tblStyleColBandSize w:val="1"/>
    </w:tblPr>
  </w:style>
  <w:style w:type="table" w:customStyle="1" w:styleId="afffffffffff7">
    <w:basedOn w:val="TableNormal"/>
    <w:tblPr>
      <w:tblStyleRowBandSize w:val="1"/>
      <w:tblStyleColBandSize w:val="1"/>
    </w:tblPr>
  </w:style>
  <w:style w:type="table" w:customStyle="1" w:styleId="afffffffffff8">
    <w:basedOn w:val="TableNormal"/>
    <w:tblPr>
      <w:tblStyleRowBandSize w:val="1"/>
      <w:tblStyleColBandSize w:val="1"/>
    </w:tblPr>
  </w:style>
  <w:style w:type="table" w:customStyle="1" w:styleId="afffffffffff9">
    <w:basedOn w:val="TableNormal"/>
    <w:tblPr>
      <w:tblStyleRowBandSize w:val="1"/>
      <w:tblStyleColBandSize w:val="1"/>
    </w:tblPr>
  </w:style>
  <w:style w:type="table" w:customStyle="1" w:styleId="afffffffffffa">
    <w:basedOn w:val="TableNormal"/>
    <w:tblPr>
      <w:tblStyleRowBandSize w:val="1"/>
      <w:tblStyleColBandSize w:val="1"/>
    </w:tblPr>
  </w:style>
  <w:style w:type="table" w:customStyle="1" w:styleId="afffffffffffb">
    <w:basedOn w:val="TableNormal"/>
    <w:tblPr>
      <w:tblStyleRowBandSize w:val="1"/>
      <w:tblStyleColBandSize w:val="1"/>
    </w:tblPr>
  </w:style>
  <w:style w:type="table" w:customStyle="1" w:styleId="afffffffffffc">
    <w:basedOn w:val="TableNormal"/>
    <w:tblPr>
      <w:tblStyleRowBandSize w:val="1"/>
      <w:tblStyleColBandSize w:val="1"/>
    </w:tblPr>
  </w:style>
  <w:style w:type="table" w:customStyle="1" w:styleId="afffffffffffd">
    <w:basedOn w:val="TableNormal"/>
    <w:tblPr>
      <w:tblStyleRowBandSize w:val="1"/>
      <w:tblStyleColBandSize w:val="1"/>
    </w:tblPr>
  </w:style>
  <w:style w:type="table" w:customStyle="1" w:styleId="afffffffffffe">
    <w:basedOn w:val="TableNormal"/>
    <w:tblPr>
      <w:tblStyleRowBandSize w:val="1"/>
      <w:tblStyleColBandSize w:val="1"/>
    </w:tblPr>
  </w:style>
  <w:style w:type="table" w:customStyle="1" w:styleId="affffffffffff">
    <w:basedOn w:val="TableNormal"/>
    <w:tblPr>
      <w:tblStyleRowBandSize w:val="1"/>
      <w:tblStyleColBandSize w:val="1"/>
    </w:tblPr>
  </w:style>
  <w:style w:type="table" w:customStyle="1" w:styleId="affffffffffff0">
    <w:basedOn w:val="TableNormal"/>
    <w:tblPr>
      <w:tblStyleRowBandSize w:val="1"/>
      <w:tblStyleColBandSize w:val="1"/>
    </w:tblPr>
  </w:style>
  <w:style w:type="table" w:customStyle="1" w:styleId="affffffffffff1">
    <w:basedOn w:val="TableNormal"/>
    <w:tblPr>
      <w:tblStyleRowBandSize w:val="1"/>
      <w:tblStyleColBandSize w:val="1"/>
    </w:tblPr>
  </w:style>
  <w:style w:type="table" w:customStyle="1" w:styleId="affffffffffff2">
    <w:basedOn w:val="TableNormal"/>
    <w:tblPr>
      <w:tblStyleRowBandSize w:val="1"/>
      <w:tblStyleColBandSize w:val="1"/>
    </w:tblPr>
  </w:style>
  <w:style w:type="table" w:customStyle="1" w:styleId="affffffffffff3">
    <w:basedOn w:val="TableNormal"/>
    <w:tblPr>
      <w:tblStyleRowBandSize w:val="1"/>
      <w:tblStyleColBandSize w:val="1"/>
    </w:tblPr>
  </w:style>
  <w:style w:type="table" w:customStyle="1" w:styleId="affffffffffff4">
    <w:basedOn w:val="TableNormal"/>
    <w:tblPr>
      <w:tblStyleRowBandSize w:val="1"/>
      <w:tblStyleColBandSize w:val="1"/>
    </w:tblPr>
  </w:style>
  <w:style w:type="table" w:customStyle="1" w:styleId="affffffffffff5">
    <w:basedOn w:val="TableNormal"/>
    <w:tblPr>
      <w:tblStyleRowBandSize w:val="1"/>
      <w:tblStyleColBandSize w:val="1"/>
    </w:tblPr>
  </w:style>
  <w:style w:type="table" w:customStyle="1" w:styleId="affffffffffff6">
    <w:basedOn w:val="TableNormal"/>
    <w:tblPr>
      <w:tblStyleRowBandSize w:val="1"/>
      <w:tblStyleColBandSize w:val="1"/>
    </w:tblPr>
  </w:style>
  <w:style w:type="table" w:customStyle="1" w:styleId="affffffffffff7">
    <w:basedOn w:val="TableNormal"/>
    <w:tblPr>
      <w:tblStyleRowBandSize w:val="1"/>
      <w:tblStyleColBandSize w:val="1"/>
    </w:tblPr>
  </w:style>
  <w:style w:type="table" w:customStyle="1" w:styleId="affffffffffff8">
    <w:basedOn w:val="TableNormal"/>
    <w:tblPr>
      <w:tblStyleRowBandSize w:val="1"/>
      <w:tblStyleColBandSize w:val="1"/>
    </w:tblPr>
  </w:style>
  <w:style w:type="table" w:customStyle="1" w:styleId="affffffffffff9">
    <w:basedOn w:val="TableNormal"/>
    <w:tblPr>
      <w:tblStyleRowBandSize w:val="1"/>
      <w:tblStyleColBandSize w:val="1"/>
    </w:tblPr>
  </w:style>
  <w:style w:type="table" w:customStyle="1" w:styleId="affffffffffffa">
    <w:basedOn w:val="TableNormal"/>
    <w:tblPr>
      <w:tblStyleRowBandSize w:val="1"/>
      <w:tblStyleColBandSize w:val="1"/>
    </w:tblPr>
  </w:style>
  <w:style w:type="table" w:customStyle="1" w:styleId="affffffffffffb">
    <w:basedOn w:val="TableNormal"/>
    <w:tblPr>
      <w:tblStyleRowBandSize w:val="1"/>
      <w:tblStyleColBandSize w:val="1"/>
    </w:tblPr>
  </w:style>
  <w:style w:type="table" w:customStyle="1" w:styleId="affffffffffffc">
    <w:basedOn w:val="TableNormal"/>
    <w:tblPr>
      <w:tblStyleRowBandSize w:val="1"/>
      <w:tblStyleColBandSize w:val="1"/>
    </w:tblPr>
  </w:style>
  <w:style w:type="table" w:customStyle="1" w:styleId="affffffffffffd">
    <w:basedOn w:val="TableNormal"/>
    <w:tblPr>
      <w:tblStyleRowBandSize w:val="1"/>
      <w:tblStyleColBandSize w:val="1"/>
    </w:tblPr>
  </w:style>
  <w:style w:type="table" w:customStyle="1" w:styleId="affffffffffffe">
    <w:basedOn w:val="TableNormal"/>
    <w:tblPr>
      <w:tblStyleRowBandSize w:val="1"/>
      <w:tblStyleColBandSize w:val="1"/>
    </w:tblPr>
  </w:style>
  <w:style w:type="table" w:customStyle="1" w:styleId="afffffffffffff">
    <w:basedOn w:val="TableNormal"/>
    <w:tblPr>
      <w:tblStyleRowBandSize w:val="1"/>
      <w:tblStyleColBandSize w:val="1"/>
    </w:tblPr>
  </w:style>
  <w:style w:type="table" w:customStyle="1" w:styleId="afffffffffffff0">
    <w:basedOn w:val="TableNormal"/>
    <w:tblPr>
      <w:tblStyleRowBandSize w:val="1"/>
      <w:tblStyleColBandSize w:val="1"/>
    </w:tblPr>
  </w:style>
  <w:style w:type="table" w:customStyle="1" w:styleId="afffffffffffff1">
    <w:basedOn w:val="TableNormal"/>
    <w:tblPr>
      <w:tblStyleRowBandSize w:val="1"/>
      <w:tblStyleColBandSize w:val="1"/>
    </w:tblPr>
  </w:style>
  <w:style w:type="table" w:customStyle="1" w:styleId="afffffffffffff2">
    <w:basedOn w:val="TableNormal"/>
    <w:tblPr>
      <w:tblStyleRowBandSize w:val="1"/>
      <w:tblStyleColBandSize w:val="1"/>
    </w:tblPr>
  </w:style>
  <w:style w:type="table" w:customStyle="1" w:styleId="afffffffffffff3">
    <w:basedOn w:val="TableNormal"/>
    <w:tblPr>
      <w:tblStyleRowBandSize w:val="1"/>
      <w:tblStyleColBandSize w:val="1"/>
    </w:tblPr>
  </w:style>
  <w:style w:type="table" w:customStyle="1" w:styleId="afffffffffffff4">
    <w:basedOn w:val="TableNormal"/>
    <w:tblPr>
      <w:tblStyleRowBandSize w:val="1"/>
      <w:tblStyleColBandSize w:val="1"/>
    </w:tblPr>
  </w:style>
  <w:style w:type="table" w:customStyle="1" w:styleId="afffffffffffff5">
    <w:basedOn w:val="TableNormal"/>
    <w:tblPr>
      <w:tblStyleRowBandSize w:val="1"/>
      <w:tblStyleColBandSize w:val="1"/>
    </w:tblPr>
  </w:style>
  <w:style w:type="table" w:customStyle="1" w:styleId="afffffffffffff6">
    <w:basedOn w:val="TableNormal"/>
    <w:tblPr>
      <w:tblStyleRowBandSize w:val="1"/>
      <w:tblStyleColBandSize w:val="1"/>
    </w:tblPr>
  </w:style>
  <w:style w:type="table" w:customStyle="1" w:styleId="afffffffffffff7">
    <w:basedOn w:val="TableNormal"/>
    <w:tblPr>
      <w:tblStyleRowBandSize w:val="1"/>
      <w:tblStyleColBandSize w:val="1"/>
    </w:tblPr>
  </w:style>
  <w:style w:type="paragraph" w:styleId="afffffffffffff8">
    <w:name w:val="annotation text"/>
    <w:basedOn w:val="a"/>
    <w:link w:val="Char"/>
    <w:uiPriority w:val="99"/>
    <w:semiHidden/>
    <w:unhideWhenUsed/>
  </w:style>
  <w:style w:type="character" w:customStyle="1" w:styleId="Char">
    <w:name w:val="메모 텍스트 Char"/>
    <w:basedOn w:val="a0"/>
    <w:link w:val="afffffffffffff8"/>
    <w:uiPriority w:val="99"/>
    <w:semiHidden/>
  </w:style>
  <w:style w:type="character" w:styleId="afffffffffffff9">
    <w:name w:val="annotation reference"/>
    <w:basedOn w:val="a0"/>
    <w:uiPriority w:val="99"/>
    <w:semiHidden/>
    <w:unhideWhenUsed/>
    <w:rPr>
      <w:sz w:val="18"/>
      <w:szCs w:val="18"/>
    </w:rPr>
  </w:style>
  <w:style w:type="paragraph" w:styleId="afffffffffffffa">
    <w:name w:val="List Paragraph"/>
    <w:basedOn w:val="a"/>
    <w:uiPriority w:val="34"/>
    <w:qFormat/>
    <w:rsid w:val="00633BE3"/>
    <w:pPr>
      <w:ind w:leftChars="400" w:left="800"/>
    </w:pPr>
  </w:style>
  <w:style w:type="character" w:customStyle="1" w:styleId="3Char">
    <w:name w:val="제목 3 Char"/>
    <w:basedOn w:val="a0"/>
    <w:link w:val="3"/>
    <w:uiPriority w:val="9"/>
    <w:rsid w:val="00633BE3"/>
    <w:rPr>
      <w:color w:val="434343"/>
      <w:sz w:val="28"/>
      <w:szCs w:val="28"/>
    </w:rPr>
  </w:style>
  <w:style w:type="character" w:styleId="afffffffffffffb">
    <w:name w:val="Placeholder Text"/>
    <w:basedOn w:val="a0"/>
    <w:uiPriority w:val="99"/>
    <w:semiHidden/>
    <w:rsid w:val="00633BE3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5756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047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365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82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353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906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479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png"/><Relationship Id="rId5" Type="http://schemas.openxmlformats.org/officeDocument/2006/relationships/footnotes" Target="footnotes.xml"/><Relationship Id="rId15" Type="http://schemas.openxmlformats.org/officeDocument/2006/relationships/image" Target="media/image6.png"/><Relationship Id="rId10" Type="http://schemas.microsoft.com/office/2016/09/relationships/commentsIds" Target="commentsIds.xml"/><Relationship Id="rId19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microsoft.com/office/2011/relationships/commentsExtended" Target="commentsExtended.xml"/><Relationship Id="rId14" Type="http://schemas.openxmlformats.org/officeDocument/2006/relationships/image" Target="media/image5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notes.xml.rels><?xml version="1.0" encoding="UTF-8" standalone="yes"?>
<Relationships xmlns="http://schemas.openxmlformats.org/package/2006/relationships"><Relationship Id="rId8" Type="http://schemas.openxmlformats.org/officeDocument/2006/relationships/hyperlink" Target="https://arxiv.org/pdf/2309.0242" TargetMode="External"/><Relationship Id="rId13" Type="http://schemas.openxmlformats.org/officeDocument/2006/relationships/hyperlink" Target="https://arxiv.org/pdf/2404.00573" TargetMode="External"/><Relationship Id="rId18" Type="http://schemas.openxmlformats.org/officeDocument/2006/relationships/hyperlink" Target="https://www.postgresql.org/about/?utm_source=chatgpt.com" TargetMode="External"/><Relationship Id="rId26" Type="http://schemas.openxmlformats.org/officeDocument/2006/relationships/hyperlink" Target="https://developers.openai.com/api/reference/resources/moderations/methods/create" TargetMode="External"/><Relationship Id="rId3" Type="http://schemas.openxmlformats.org/officeDocument/2006/relationships/hyperlink" Target="https://modelcontextprotocol.io/specification/2025-03-26/basic/authorization" TargetMode="External"/><Relationship Id="rId21" Type="http://schemas.openxmlformats.org/officeDocument/2006/relationships/hyperlink" Target="https://docs.langchain.com/oss/python/langgraph/persistence" TargetMode="External"/><Relationship Id="rId7" Type="http://schemas.openxmlformats.org/officeDocument/2006/relationships/hyperlink" Target="https://solace.com/blog/why-googles-agent2agent-needs-an-event-mesh/" TargetMode="External"/><Relationship Id="rId12" Type="http://schemas.openxmlformats.org/officeDocument/2006/relationships/hyperlink" Target="https://ojs.aaai.org/index.php/AAAI/article/view/29946" TargetMode="External"/><Relationship Id="rId17" Type="http://schemas.openxmlformats.org/officeDocument/2006/relationships/hyperlink" Target="https://sqlite.org/different.html" TargetMode="External"/><Relationship Id="rId25" Type="http://schemas.openxmlformats.org/officeDocument/2006/relationships/hyperlink" Target="https://guardrailsai.com/guardrails/docs" TargetMode="External"/><Relationship Id="rId2" Type="http://schemas.openxmlformats.org/officeDocument/2006/relationships/hyperlink" Target="https://openai.github.io/openai-agents-python/tools/" TargetMode="External"/><Relationship Id="rId16" Type="http://schemas.openxmlformats.org/officeDocument/2006/relationships/hyperlink" Target="https://arxiv.org/abs/2502.12110" TargetMode="External"/><Relationship Id="rId20" Type="http://schemas.openxmlformats.org/officeDocument/2006/relationships/hyperlink" Target="https://www.firecrawl.dev/blog/best-vector-databases" TargetMode="External"/><Relationship Id="rId1" Type="http://schemas.openxmlformats.org/officeDocument/2006/relationships/hyperlink" Target="https://developers.openai.com/api/docs/guides/function-calling" TargetMode="External"/><Relationship Id="rId6" Type="http://schemas.openxmlformats.org/officeDocument/2006/relationships/hyperlink" Target="https://www.hivemq.com/blog/a2a-enterprise-scale-agentic-ai-collaboration-part-1/" TargetMode="External"/><Relationship Id="rId11" Type="http://schemas.openxmlformats.org/officeDocument/2006/relationships/hyperlink" Target="https://ar5iv.labs.arxiv.org/html/2304.03442" TargetMode="External"/><Relationship Id="rId24" Type="http://schemas.openxmlformats.org/officeDocument/2006/relationships/hyperlink" Target="https://openai.github.io/openai-agents-python/sessions/" TargetMode="External"/><Relationship Id="rId5" Type="http://schemas.openxmlformats.org/officeDocument/2006/relationships/hyperlink" Target="https://datatracker.ietf.org/doc/html/rfc2796" TargetMode="External"/><Relationship Id="rId15" Type="http://schemas.openxmlformats.org/officeDocument/2006/relationships/hyperlink" Target="https://arxiv.org/pdf/2304.03442" TargetMode="External"/><Relationship Id="rId23" Type="http://schemas.openxmlformats.org/officeDocument/2006/relationships/hyperlink" Target="https://microsoft.github.io/autogen/stable//user-guide/agentchat-user-guide/memory.html" TargetMode="External"/><Relationship Id="rId10" Type="http://schemas.openxmlformats.org/officeDocument/2006/relationships/hyperlink" Target="https://www.anthropic.com/engineering/effective-context-engineering-for-ai-agents" TargetMode="External"/><Relationship Id="rId19" Type="http://schemas.openxmlformats.org/officeDocument/2006/relationships/hyperlink" Target="https://aws.amazon.com/blogs/database/supercharging-vector-search-performance-and-relevance-with-pgvector-0-8-0-on-amazon-aurora-postgresql/" TargetMode="External"/><Relationship Id="rId4" Type="http://schemas.openxmlformats.org/officeDocument/2006/relationships/hyperlink" Target="https://developers.googleblog.com/en/a2a-a-new-era-of-agent-interoperability" TargetMode="External"/><Relationship Id="rId9" Type="http://schemas.openxmlformats.org/officeDocument/2006/relationships/hyperlink" Target="https://developers.openai.com/cookbook/examples/context_summarization_with_realtime_api/" TargetMode="External"/><Relationship Id="rId14" Type="http://schemas.openxmlformats.org/officeDocument/2006/relationships/hyperlink" Target="https://arxiv.org/html/2603.02473v1" TargetMode="External"/><Relationship Id="rId22" Type="http://schemas.openxmlformats.org/officeDocument/2006/relationships/hyperlink" Target="https://docs.crewai.com/en/concepts/memory" TargetMode="External"/><Relationship Id="rId27" Type="http://schemas.openxmlformats.org/officeDocument/2006/relationships/hyperlink" Target="https://docs.nvidia.com/nemo/guardrails/latest/integration/langchain/langgraph-integration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</TotalTime>
  <Pages>149</Pages>
  <Words>19851</Words>
  <Characters>113157</Characters>
  <Application>Microsoft Office Word</Application>
  <DocSecurity>0</DocSecurity>
  <Lines>942</Lines>
  <Paragraphs>265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방용재(BANG Yongjae)/AI Architect팀/SK</cp:lastModifiedBy>
  <cp:revision>2</cp:revision>
  <dcterms:created xsi:type="dcterms:W3CDTF">2026-03-23T05:51:00Z</dcterms:created>
  <dcterms:modified xsi:type="dcterms:W3CDTF">2026-03-23T07:37:00Z</dcterms:modified>
</cp:coreProperties>
</file>