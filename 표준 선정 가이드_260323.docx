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3wemx6x1d4s" w:id="0"/>
      <w:bookmarkEnd w:id="0"/>
      <w:r w:rsidDel="00000000" w:rsidR="00000000" w:rsidRPr="00000000">
        <w:rPr>
          <w:rFonts w:ascii="Arial Unicode MS" w:cs="Arial Unicode MS" w:eastAsia="Arial Unicode MS" w:hAnsi="Arial Unicode MS"/>
          <w:rtl w:val="0"/>
        </w:rPr>
        <w:t xml:space="preserve">AI Agent 레퍼런스 선정 가이드</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벤치마크·비용 분석·호환성 검증 기반 기술 선정 원칙</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문서 유형: 레퍼런스 선정 가이드 (권고)</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Version 1.0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2026.XX.XX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[회사명 / 조직명]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AI Architecture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6466yww6v0uk" w:id="1"/>
      <w:bookmarkEnd w:id="1"/>
      <w:r w:rsidDel="00000000" w:rsidR="00000000" w:rsidRPr="00000000">
        <w:rPr>
          <w:rFonts w:ascii="Arial Unicode MS" w:cs="Arial Unicode MS" w:eastAsia="Arial Unicode MS" w:hAnsi="Arial Unicode MS"/>
          <w:rtl w:val="0"/>
        </w:rPr>
        <w:t xml:space="preserve">문서 이력</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rFonts w:ascii="Arial Unicode MS" w:cs="Arial Unicode MS" w:eastAsia="Arial Unicode MS" w:hAnsi="Arial Unicode MS"/>
                <w:b w:val="1"/>
                <w:bCs w:val="1"/>
                <w:rtl w:val="0"/>
              </w:rPr>
              <w:t xml:space="preserve">버전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rFonts w:ascii="Arial Unicode MS" w:cs="Arial Unicode MS" w:eastAsia="Arial Unicode MS" w:hAnsi="Arial Unicode MS"/>
                <w:b w:val="1"/>
                <w:bCs w:val="1"/>
                <w:rtl w:val="0"/>
              </w:rPr>
              <w:t xml:space="preserve">일자</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rPr>
                <w:b w:val="1"/>
                <w:bCs w:val="1"/>
              </w:rPr>
            </w:pPr>
            <w:r w:rsidDel="00000000" w:rsidR="00000000" w:rsidRPr="00000000">
              <w:rPr>
                <w:rFonts w:ascii="Arial Unicode MS" w:cs="Arial Unicode MS" w:eastAsia="Arial Unicode MS" w:hAnsi="Arial Unicode MS"/>
                <w:b w:val="1"/>
                <w:bCs w:val="1"/>
                <w:rtl w:val="0"/>
              </w:rPr>
              <w:t xml:space="preserve">작성자</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rFonts w:ascii="Arial Unicode MS" w:cs="Arial Unicode MS" w:eastAsia="Arial Unicode MS" w:hAnsi="Arial Unicode MS"/>
                <w:b w:val="1"/>
                <w:bCs w:val="1"/>
                <w:rtl w:val="0"/>
              </w:rPr>
              <w:t xml:space="preserve">변경 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2026.XX.XX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AI Architect 팀</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초안 작성</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pPr>
      <w:bookmarkStart w:colFirst="0" w:colLast="0" w:name="_vy8t68xg7hi9" w:id="2"/>
      <w:bookmarkEnd w:id="2"/>
      <w:r w:rsidDel="00000000" w:rsidR="00000000" w:rsidRPr="00000000">
        <w:rPr>
          <w:rFonts w:ascii="Arial Unicode MS" w:cs="Arial Unicode MS" w:eastAsia="Arial Unicode MS" w:hAnsi="Arial Unicode MS"/>
          <w:rtl w:val="0"/>
        </w:rPr>
        <w:t xml:space="preserve">1. 문서 개요</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본 레퍼런스 선정 가이드는 LLM 기반 AI Agent 시스템을 구성하는 기술 영역별 선정 기준, 비교 데이터, 의사결정 프레임워크를 제공한다. 특정 조직에 종속되지 않으며, 벤치마크·비용 분석·호환성 검증을 근거로 기술 선정 판단을 지원한다.</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AI Agent 기술 생태계는 빠르게 팽창하고 있으며, 각 기술 영역마다 경쟁하는 선택지가 동시에 늘어나고 있다. LLM만 해도 OpenAI, Anthropic, Google, xAI, DeepSeek 등 주요 Provider가 수개월 단위로 신규 모델을 출시하고 있고, Agent Framework 역시 LangGraph, CrewAI, AutoGen, OpenAI Agents SDK 등이 각각 다른 설계 철학으로 빠르게 진화하고 있다. 여기에 Tool 연동 프로토콜(MCP, A2A), Vector DB, Embedding 모델, Observability 도구까지 더하면 AI Agent를 구성하는 기술 스택의 조합은 수백 가지에 달한다.</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문제는 이 선택지들이 독립적이지 않다는 점이다. LLM의 컨텍스트 윈도우 크기는 Memory 전략에 영향을 주고, Framework의 선택은 MCP 지원 방식과 Memory 백엔드를 제한하며, Embedding 모델을 변경하면 Vector DB의 기존 인덱스를 전면 재구축해야 한다. 개별 기술을 잘 골랐더라도 조합 수준에서 호환성이 맞지 않으면 전체 아키텍처가 흔들린다.</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이 가이드는 이러한 환경에서 프로젝트마다 기술 조사를 처음부터 반복하는 비효율을 줄이고, 조합 수준의 호환성 검증까지 체계적으로 지원하기 위해 작성되었다.</w:t>
      </w:r>
    </w:p>
    <w:p w:rsidR="00000000" w:rsidDel="00000000" w:rsidP="00000000" w:rsidRDefault="00000000" w:rsidRPr="00000000" w14:paraId="00000020">
      <w:pPr>
        <w:pStyle w:val="Heading2"/>
        <w:rPr/>
      </w:pPr>
      <w:bookmarkStart w:colFirst="0" w:colLast="0" w:name="_50um0hwihb32" w:id="3"/>
      <w:bookmarkEnd w:id="3"/>
      <w:r w:rsidDel="00000000" w:rsidR="00000000" w:rsidRPr="00000000">
        <w:rPr>
          <w:rFonts w:ascii="Arial Unicode MS" w:cs="Arial Unicode MS" w:eastAsia="Arial Unicode MS" w:hAnsi="Arial Unicode MS"/>
          <w:rtl w:val="0"/>
        </w:rPr>
        <w:t xml:space="preserve">1.1 적용 범위와 구속력</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이 가이드가 다루는 것:</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AI Agent를 구성하는 주요 기술 영역(LLM, Framework, Tool 연동, Memory, Data Store, RAG Pipeline, Guardrails, Observability) 전반에 걸쳐, 각 영역의 선택지를 비교하고 조건별 권장안을 제시한다. 클라우드·온프레미스·하이브리드 환경 모두를 다루며, 환경 특성에 따른 선택지 차이를 명시한다.</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이 가이드의 구속력:</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권고(Recommended) 수준의 문서이다. 프로젝트 팀은 이 가이드의 권장안을 참고하되, 프로젝트의 고유한 요구사항에 따라 자율적으로 기술을 선택할 수 있다. 전사 표준 선정 가이드가 별도로 존재하는 경우, 해당 문서의 승인·금지 목록이 이 가이드의 권장안보다 우선한다. 또한 어떤 기술을 선택하든 전사 표준 아키텍처 정의서가 정한 필수 규칙(보안, 데이터, 품질 기준 등)은 반드시 준수해야 한다.</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이 가이드가 다루지 않는 것:</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ind w:left="720" w:hanging="360"/>
      </w:pPr>
      <w:r w:rsidDel="00000000" w:rsidR="00000000" w:rsidRPr="00000000">
        <w:rPr>
          <w:rFonts w:ascii="Arial Unicode MS" w:cs="Arial Unicode MS" w:eastAsia="Arial Unicode MS" w:hAnsi="Arial Unicode MS"/>
          <w:rtl w:val="0"/>
        </w:rPr>
        <w:t xml:space="preserve">각 기술의 설치·구현 상세 방법 (설계 이해를 돕는 예시 코드 수준으로 제시)</w:t>
      </w:r>
    </w:p>
    <w:p w:rsidR="00000000" w:rsidDel="00000000" w:rsidP="00000000" w:rsidRDefault="00000000" w:rsidRPr="00000000" w14:paraId="0000002C">
      <w:pPr>
        <w:numPr>
          <w:ilvl w:val="0"/>
          <w:numId w:val="4"/>
        </w:numPr>
        <w:ind w:left="720" w:hanging="360"/>
      </w:pPr>
      <w:r w:rsidDel="00000000" w:rsidR="00000000" w:rsidRPr="00000000">
        <w:rPr>
          <w:rFonts w:ascii="Arial Unicode MS" w:cs="Arial Unicode MS" w:eastAsia="Arial Unicode MS" w:hAnsi="Arial Unicode MS"/>
          <w:rtl w:val="0"/>
        </w:rPr>
        <w:t xml:space="preserve">AI Agent 시스템의 구조·계층·거버넌스 규칙 (→ 아키텍처 정의서 영역)</w:t>
      </w:r>
    </w:p>
    <w:p w:rsidR="00000000" w:rsidDel="00000000" w:rsidP="00000000" w:rsidRDefault="00000000" w:rsidRPr="00000000" w14:paraId="0000002D">
      <w:pPr>
        <w:numPr>
          <w:ilvl w:val="0"/>
          <w:numId w:val="4"/>
        </w:numPr>
        <w:ind w:left="720" w:hanging="360"/>
      </w:pPr>
      <w:r w:rsidDel="00000000" w:rsidR="00000000" w:rsidRPr="00000000">
        <w:rPr>
          <w:rFonts w:ascii="Arial Unicode MS" w:cs="Arial Unicode MS" w:eastAsia="Arial Unicode MS" w:hAnsi="Arial Unicode MS"/>
          <w:rtl w:val="0"/>
        </w:rPr>
        <w:t xml:space="preserve">AI Agent 개발의 단계별 절차와 산출물 (→ 방법론 영역)</w:t>
      </w:r>
    </w:p>
    <w:p w:rsidR="00000000" w:rsidDel="00000000" w:rsidP="00000000" w:rsidRDefault="00000000" w:rsidRPr="00000000" w14:paraId="0000002E">
      <w:pPr>
        <w:numPr>
          <w:ilvl w:val="0"/>
          <w:numId w:val="4"/>
        </w:numPr>
        <w:ind w:left="720" w:hanging="360"/>
      </w:pPr>
      <w:r w:rsidDel="00000000" w:rsidR="00000000" w:rsidRPr="00000000">
        <w:rPr>
          <w:rFonts w:ascii="Arial Unicode MS" w:cs="Arial Unicode MS" w:eastAsia="Arial Unicode MS" w:hAnsi="Arial Unicode MS"/>
          <w:rtl w:val="0"/>
        </w:rPr>
        <w:t xml:space="preserve">특정 기술의 심화 운영 가이드 (MLOps 파이프라인 구축 등)</w:t>
      </w:r>
    </w:p>
    <w:p w:rsidR="00000000" w:rsidDel="00000000" w:rsidP="00000000" w:rsidRDefault="00000000" w:rsidRPr="00000000" w14:paraId="0000002F">
      <w:pPr>
        <w:pStyle w:val="Heading2"/>
        <w:rPr/>
      </w:pPr>
      <w:bookmarkStart w:colFirst="0" w:colLast="0" w:name="_q224a88vhiwu" w:id="4"/>
      <w:bookmarkEnd w:id="4"/>
      <w:r w:rsidDel="00000000" w:rsidR="00000000" w:rsidRPr="00000000">
        <w:rPr>
          <w:rFonts w:ascii="Arial Unicode MS" w:cs="Arial Unicode MS" w:eastAsia="Arial Unicode MS" w:hAnsi="Arial Unicode MS"/>
          <w:rtl w:val="0"/>
        </w:rPr>
        <w:t xml:space="preserve">1.2 관련 문서</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이 가이드는 AI Agent 표준 문서 체계를 구성하는 문서 중 하나이다.</w:t>
      </w:r>
    </w:p>
    <w:p w:rsidR="00000000" w:rsidDel="00000000" w:rsidP="00000000" w:rsidRDefault="00000000" w:rsidRPr="00000000" w14:paraId="00000031">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rFonts w:ascii="Arial Unicode MS" w:cs="Arial Unicode MS" w:eastAsia="Arial Unicode MS" w:hAnsi="Arial Unicode MS"/>
                <w:b w:val="1"/>
                <w:bCs w:val="1"/>
                <w:rtl w:val="0"/>
              </w:rPr>
              <w:t xml:space="preserve">문서명</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b w:val="1"/>
                <w:bCs w:val="1"/>
                <w:rtl w:val="0"/>
              </w:rPr>
              <w:t xml:space="preserve">역할</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rFonts w:ascii="Arial Unicode MS" w:cs="Arial Unicode MS" w:eastAsia="Arial Unicode MS" w:hAnsi="Arial Unicode MS"/>
                <w:b w:val="1"/>
                <w:bCs w:val="1"/>
                <w:rtl w:val="0"/>
              </w:rPr>
              <w:t xml:space="preserve">이 가이드와의 관계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AI Agent 레퍼런스 아키텍처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설계 원리·패턴·트레이드오프 (구조 관점)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상호 참조 — 아키텍처 원리가 기술 선정의 전제 조건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AI Agent 표준 아키텍처 정의서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사내 구조·규칙·거버넌스 확정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거버넌스 영역(MCP 관리, 권한 등)은 정의서로 위임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전사 표준 선정 가이드 (해당 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사내 승인·금지 목록, 확정 조합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이 가이드의 비교 근거를 바탕으로 사내 결정 확정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AI Agent 방법론 (해당 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요구분석~운영 단계별 절차·산출물</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방법론의 "설계 단계"에서 이 가이드의 판단 기준을 활용</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b w:val="1"/>
          <w:bCs w:val="1"/>
          <w:rtl w:val="0"/>
        </w:rPr>
        <w:t xml:space="preserve">역할 경계 원칙:</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4"/>
        </w:numPr>
        <w:ind w:left="720" w:hanging="360"/>
      </w:pPr>
      <w:r w:rsidDel="00000000" w:rsidR="00000000" w:rsidRPr="00000000">
        <w:rPr>
          <w:rFonts w:ascii="Arial Unicode MS" w:cs="Arial Unicode MS" w:eastAsia="Arial Unicode MS" w:hAnsi="Arial Unicode MS"/>
          <w:rtl w:val="0"/>
        </w:rPr>
        <w:t xml:space="preserve">이 가이드: "쓸 것인가, 무엇을 고를 것인가, 어떻게 전환할 것인가" (도입 판단, 기술 비교, 마이그레이션)</w:t>
      </w:r>
    </w:p>
    <w:p w:rsidR="00000000" w:rsidDel="00000000" w:rsidP="00000000" w:rsidRDefault="00000000" w:rsidRPr="00000000" w14:paraId="00000045">
      <w:pPr>
        <w:numPr>
          <w:ilvl w:val="0"/>
          <w:numId w:val="4"/>
        </w:numPr>
        <w:ind w:left="720" w:hanging="360"/>
      </w:pPr>
      <w:r w:rsidDel="00000000" w:rsidR="00000000" w:rsidRPr="00000000">
        <w:rPr>
          <w:rFonts w:ascii="Arial Unicode MS" w:cs="Arial Unicode MS" w:eastAsia="Arial Unicode MS" w:hAnsi="Arial Unicode MS"/>
          <w:rtl w:val="0"/>
        </w:rPr>
        <w:t xml:space="preserve">아키텍처 정의서: "쓰기로 했으면 어떻게 관리할 것인가" (거버넌스, 승인 체계, 권한, 모니터링, 폐기)</w:t>
      </w:r>
    </w:p>
    <w:p w:rsidR="00000000" w:rsidDel="00000000" w:rsidP="00000000" w:rsidRDefault="00000000" w:rsidRPr="00000000" w14:paraId="00000046">
      <w:pPr>
        <w:numPr>
          <w:ilvl w:val="0"/>
          <w:numId w:val="4"/>
        </w:numPr>
        <w:ind w:left="720" w:hanging="360"/>
      </w:pPr>
      <w:r w:rsidDel="00000000" w:rsidR="00000000" w:rsidRPr="00000000">
        <w:rPr>
          <w:rFonts w:ascii="Arial Unicode MS" w:cs="Arial Unicode MS" w:eastAsia="Arial Unicode MS" w:hAnsi="Arial Unicode MS"/>
          <w:rtl w:val="0"/>
        </w:rPr>
        <w:t xml:space="preserve">겹치는 영역이 발생하면, 한쪽에서만 서술하고 다른 쪽은 참조로 위임한다</w:t>
      </w:r>
    </w:p>
    <w:p w:rsidR="00000000" w:rsidDel="00000000" w:rsidP="00000000" w:rsidRDefault="00000000" w:rsidRPr="00000000" w14:paraId="00000047">
      <w:pPr>
        <w:pStyle w:val="Heading2"/>
        <w:rPr/>
      </w:pPr>
      <w:bookmarkStart w:colFirst="0" w:colLast="0" w:name="_48c9lnlctw5e" w:id="5"/>
      <w:bookmarkEnd w:id="5"/>
      <w:r w:rsidDel="00000000" w:rsidR="00000000" w:rsidRPr="00000000">
        <w:rPr>
          <w:rFonts w:ascii="Arial Unicode MS" w:cs="Arial Unicode MS" w:eastAsia="Arial Unicode MS" w:hAnsi="Arial Unicode MS"/>
          <w:rtl w:val="0"/>
        </w:rPr>
        <w:t xml:space="preserve">1.3 대상 독자</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2"/>
        <w:gridCol w:w="7158.000000000001"/>
        <w:tblGridChange w:id="0">
          <w:tblGrid>
            <w:gridCol w:w="1842"/>
            <w:gridCol w:w="7158.000000000001"/>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rFonts w:ascii="Arial Unicode MS" w:cs="Arial Unicode MS" w:eastAsia="Arial Unicode MS" w:hAnsi="Arial Unicode MS"/>
                <w:b w:val="1"/>
                <w:bCs w:val="1"/>
                <w:rtl w:val="0"/>
              </w:rPr>
              <w:t xml:space="preserve">역할</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rFonts w:ascii="Arial Unicode MS" w:cs="Arial Unicode MS" w:eastAsia="Arial Unicode MS" w:hAnsi="Arial Unicode MS"/>
                <w:b w:val="1"/>
                <w:bCs w:val="1"/>
                <w:rtl w:val="0"/>
              </w:rPr>
              <w:t xml:space="preserve">활용 방식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아키텍트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프로젝트 요구사항을 각 장의 선정 기준 매트릭스에 대입하여 최적 기술 조합을 도출. 2장의 영역 간 의존 관계 맵으로 조합 수준 호환성 검증. 팀이 제안한 기술 스택의 검토·승인 시 평가 기준으로 활용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개발자 (신규)</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각 기술 영역의 선택지 파악. 13장의 유스케이스별 조합 권장안에서 출발점 확보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개발자 (고도화)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현재 스택의 대안 탐색. LLM 교체, Vector DB 전환 시 영향 범위 사전 파악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PM·기획자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기술 선택이 비용·일정·성능에 미치는 영향 파악. 리소스 산정 참고</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rPr/>
      </w:pPr>
      <w:bookmarkStart w:colFirst="0" w:colLast="0" w:name="_olvwl41brmht" w:id="6"/>
      <w:bookmarkEnd w:id="6"/>
      <w:r w:rsidDel="00000000" w:rsidR="00000000" w:rsidRPr="00000000">
        <w:rPr>
          <w:rFonts w:ascii="Arial Unicode MS" w:cs="Arial Unicode MS" w:eastAsia="Arial Unicode MS" w:hAnsi="Arial Unicode MS"/>
          <w:rtl w:val="0"/>
        </w:rPr>
        <w:t xml:space="preserve">2. 기술 선정 프레임워크</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기술 영역별 선정에 앞서, 전체 선정을 관통하는 아키텍처 표준 정의 대상을 정의한다.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731200" cy="29337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2장의 세 가지 전제인 Topology, 배포 환경, 의존 관계가 3장~11장의 입력 조건이 되므로, 개별 영역 선정 전에 반드시 확정해야 한다.</w:t>
      </w:r>
    </w:p>
    <w:p w:rsidR="00000000" w:rsidDel="00000000" w:rsidP="00000000" w:rsidRDefault="00000000" w:rsidRPr="00000000" w14:paraId="0000005A">
      <w:pPr>
        <w:pStyle w:val="Heading2"/>
        <w:rPr/>
      </w:pPr>
      <w:bookmarkStart w:colFirst="0" w:colLast="0" w:name="_wtigrhs8zirq" w:id="7"/>
      <w:bookmarkEnd w:id="7"/>
      <w:r w:rsidDel="00000000" w:rsidR="00000000" w:rsidRPr="00000000">
        <w:rPr>
          <w:rFonts w:ascii="Arial Unicode MS" w:cs="Arial Unicode MS" w:eastAsia="Arial Unicode MS" w:hAnsi="Arial Unicode MS"/>
          <w:rtl w:val="0"/>
        </w:rPr>
        <w:t xml:space="preserve">2.1 아키텍처 전제: Agent Topology</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이 가이드의 기술 선정은 「AI Agent 레퍼런스 아키텍처」§2의 SAS/MAS 선택 원칙을 전제로 한다. Topology에 따라 3장~11장의 선정 기준이 달라지므로, 기술 선정 전에 Topology를 먼저 결정해야 한다.</w:t>
      </w:r>
    </w:p>
    <w:p w:rsidR="00000000" w:rsidDel="00000000" w:rsidP="00000000" w:rsidRDefault="00000000" w:rsidRPr="00000000" w14:paraId="0000005C">
      <w:pPr>
        <w:pStyle w:val="Heading3"/>
        <w:rPr/>
      </w:pPr>
      <w:bookmarkStart w:colFirst="0" w:colLast="0" w:name="_1ttv1zbdrxxn" w:id="8"/>
      <w:bookmarkEnd w:id="8"/>
      <w:r w:rsidDel="00000000" w:rsidR="00000000" w:rsidRPr="00000000">
        <w:rPr>
          <w:rtl w:val="0"/>
        </w:rPr>
        <w:t xml:space="preserve">2.1.1 Single Agent</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단일 LLM이 추론, 계획, 도구 호출, 결과 검증을 하나의 실행 루프 안에서 처리하는 구조이다. 검색(Retrieval), 도구(Tools), 기억(Memory)으로 강화된 단일 LLM을 기본 빌딩 블록으로 하며, 내부적으로 다양한 워크플로우 패턴(체이닝, 라우팅, 병렬화 등)을 적용할 수 있으나, 외부에 별도 조율 계층을 두지 않는 것이 원칙이다.</w:t>
      </w:r>
    </w:p>
    <w:p w:rsidR="00000000" w:rsidDel="00000000" w:rsidP="00000000" w:rsidRDefault="00000000" w:rsidRPr="00000000" w14:paraId="0000005E">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5.9999999999995"/>
        <w:gridCol w:w="5844.000000000001"/>
        <w:tblGridChange w:id="0">
          <w:tblGrid>
            <w:gridCol w:w="3155.9999999999995"/>
            <w:gridCol w:w="5844.000000000001"/>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rFonts w:ascii="Arial Unicode MS" w:cs="Arial Unicode MS" w:eastAsia="Arial Unicode MS" w:hAnsi="Arial Unicode MS"/>
                <w:b w:val="1"/>
                <w:bCs w:val="1"/>
                <w:rtl w:val="0"/>
              </w:rPr>
              <w:t xml:space="preserve">적용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비적용 조건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순차 의존성이 강한 추론/계획</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독립 하위 태스크 3개 이상 병렬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단일 컨텍스트 통합 핵심 업무</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SAS 정확도 &lt; 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실시간 응답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복수 도메인 교차 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SAS 정확도 ≥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참조: 레퍼런스 아키텍처 §2.3 SAS 설계 원리</w:t>
      </w:r>
    </w:p>
    <w:p w:rsidR="00000000" w:rsidDel="00000000" w:rsidP="00000000" w:rsidRDefault="00000000" w:rsidRPr="00000000" w14:paraId="0000006B">
      <w:pPr>
        <w:pStyle w:val="Heading3"/>
        <w:rPr/>
      </w:pPr>
      <w:bookmarkStart w:colFirst="0" w:colLast="0" w:name="_b4vj7tudbmu6" w:id="9"/>
      <w:bookmarkEnd w:id="9"/>
      <w:r w:rsidDel="00000000" w:rsidR="00000000" w:rsidRPr="00000000">
        <w:rPr>
          <w:rFonts w:ascii="Arial Unicode MS" w:cs="Arial Unicode MS" w:eastAsia="Arial Unicode MS" w:hAnsi="Arial Unicode MS"/>
          <w:rtl w:val="0"/>
        </w:rPr>
        <w:t xml:space="preserve">2.1.2 Multi-Agent (Centralized 표준)</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복수의 전문화된 Agent가 역할별로 분리되어 협업하는 구조이다. Centralized 패턴(단일 Orchestrator가 하위 Agent를 직접 선택·호출·결과 통합)을 표준으로 하며, Orchestrator의 실행 방식에 따라 복잡도가 달라진다.</w:t>
      </w:r>
    </w:p>
    <w:p w:rsidR="00000000" w:rsidDel="00000000" w:rsidP="00000000" w:rsidRDefault="00000000" w:rsidRPr="00000000" w14:paraId="0000006D">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rFonts w:ascii="Arial Unicode MS" w:cs="Arial Unicode MS" w:eastAsia="Arial Unicode MS" w:hAnsi="Arial Unicode MS"/>
                <w:b w:val="1"/>
                <w:bCs w:val="1"/>
                <w:rtl w:val="0"/>
              </w:rPr>
              <w:t xml:space="preserve">실행 복잡도 수준</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0">
            <w:pPr>
              <w:rPr>
                <w:b w:val="1"/>
                <w:bCs w:val="1"/>
              </w:rPr>
            </w:pPr>
            <w:r w:rsidDel="00000000" w:rsidR="00000000" w:rsidRPr="00000000">
              <w:rPr>
                <w:rFonts w:ascii="Arial Unicode MS" w:cs="Arial Unicode MS" w:eastAsia="Arial Unicode MS" w:hAnsi="Arial Unicode MS"/>
                <w:b w:val="1"/>
                <w:bCs w:val="1"/>
                <w:rtl w:val="0"/>
              </w:rPr>
              <w:t xml:space="preserve">예시</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71">
            <w:pPr>
              <w:rPr>
                <w:b w:val="1"/>
                <w:bCs w:val="1"/>
              </w:rPr>
            </w:pPr>
            <w:r w:rsidDel="00000000" w:rsidR="00000000" w:rsidRPr="00000000">
              <w:rPr>
                <w:rFonts w:ascii="Arial Unicode MS" w:cs="Arial Unicode MS" w:eastAsia="Arial Unicode MS" w:hAnsi="Arial Unicode MS"/>
                <w:b w:val="1"/>
                <w:bCs w:val="1"/>
                <w:rtl w:val="0"/>
              </w:rPr>
              <w:t xml:space="preserve">기술 선정 영향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선형 실행</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순차/병렬 호출. 분기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A→B→C 파이프라인, A+B 병렬 후 C 통합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Framework 요구 수준 낮음, A2A 불필요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조건분기·루프</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결과에 따라 경로 분기, 재시도, HITL 승인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결과 검증 실패 시 재시도, 인간 승인 대기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Durable Execution 지원 Framework 필요, Observability 트레이싱 깊이 증가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계층 위임</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Supervisor + Worker 구조</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상위 Agent가 하위 Agent 그룹에 태스크 위임</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분산 트레이싱 필수, A2A 검토 대상, Memory 공유/격리 설계 필요</w:t>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참조: 레퍼런스 아키텍처 §2.4 MAS 설계 원리, §3.1 계층형 구조 근거</w:t>
      </w:r>
    </w:p>
    <w:p w:rsidR="00000000" w:rsidDel="00000000" w:rsidP="00000000" w:rsidRDefault="00000000" w:rsidRPr="00000000" w14:paraId="00000080">
      <w:pPr>
        <w:pStyle w:val="Heading3"/>
        <w:rPr/>
      </w:pPr>
      <w:bookmarkStart w:colFirst="0" w:colLast="0" w:name="_bhuf2kqjdcz4" w:id="10"/>
      <w:bookmarkEnd w:id="10"/>
      <w:r w:rsidDel="00000000" w:rsidR="00000000" w:rsidRPr="00000000">
        <w:rPr>
          <w:rFonts w:ascii="Arial Unicode MS" w:cs="Arial Unicode MS" w:eastAsia="Arial Unicode MS" w:hAnsi="Arial Unicode MS"/>
          <w:rtl w:val="0"/>
        </w:rPr>
        <w:t xml:space="preserve">2.1.3 비표준 참조 패턴</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Collaborative(자율 토론), Decentralized 등은 표준 대상이 아니다. PoC·연구 목적으로 참조할 수 있으며, 프로덕션 적용 시 예외 사유를 명시해야 한다. 12장에서 참조용 기술 조합을 제시한다.</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참조: 레퍼런스 아키텍처 §3.1.1 확장 패턴</w:t>
      </w:r>
    </w:p>
    <w:p w:rsidR="00000000" w:rsidDel="00000000" w:rsidP="00000000" w:rsidRDefault="00000000" w:rsidRPr="00000000" w14:paraId="00000084">
      <w:pPr>
        <w:pStyle w:val="Heading2"/>
        <w:rPr/>
      </w:pPr>
      <w:bookmarkStart w:colFirst="0" w:colLast="0" w:name="_1dmxso5sue2c" w:id="11"/>
      <w:bookmarkEnd w:id="11"/>
      <w:r w:rsidDel="00000000" w:rsidR="00000000" w:rsidRPr="00000000">
        <w:rPr>
          <w:rFonts w:ascii="Arial Unicode MS" w:cs="Arial Unicode MS" w:eastAsia="Arial Unicode MS" w:hAnsi="Arial Unicode MS"/>
          <w:rtl w:val="0"/>
        </w:rPr>
        <w:t xml:space="preserve">2.2 배포 환경 유형과 인프라 제약</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기술 선정은 "어떤 기술을 고르는가"뿐 아니라 "어디에서 실행하는가"에 의해 크게 달라진다. 배포 환경은 3장~11장 전체에 걸쳐 선택지를 제한하는 횡단 조건이므로, 개별 영역 선정에 앞서 환경 유형을 먼저 확정해야 한다.</w:t>
      </w:r>
    </w:p>
    <w:p w:rsidR="00000000" w:rsidDel="00000000" w:rsidP="00000000" w:rsidRDefault="00000000" w:rsidRPr="00000000" w14:paraId="00000086">
      <w:pPr>
        <w:pStyle w:val="Heading3"/>
        <w:rPr/>
      </w:pPr>
      <w:bookmarkStart w:colFirst="0" w:colLast="0" w:name="_7j2nl4zafxr5" w:id="12"/>
      <w:bookmarkEnd w:id="12"/>
      <w:r w:rsidDel="00000000" w:rsidR="00000000" w:rsidRPr="00000000">
        <w:rPr>
          <w:rFonts w:ascii="Arial Unicode MS" w:cs="Arial Unicode MS" w:eastAsia="Arial Unicode MS" w:hAnsi="Arial Unicode MS"/>
          <w:rtl w:val="0"/>
        </w:rPr>
        <w:t xml:space="preserve">2.2.1 클라우드 환경</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특성: 관리형 서비스 활용 가능, 자동 스케일링, 인프라 운영 부담 최소화.</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기술 선정 영향: 상용 LLM API 즉시 사용 가능, 관리형 Vector DB(Pinecone 등) 활용 가능, 관리형 Observability 도구 연동 용이.</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고려사항: 데이터가 외부 클라우드로 전송되므로 데이터 주권·규제 요건 확인 필수.</w:t>
      </w:r>
    </w:p>
    <w:p w:rsidR="00000000" w:rsidDel="00000000" w:rsidP="00000000" w:rsidRDefault="00000000" w:rsidRPr="00000000" w14:paraId="0000008C">
      <w:pPr>
        <w:pStyle w:val="Heading3"/>
        <w:rPr/>
      </w:pPr>
      <w:bookmarkStart w:colFirst="0" w:colLast="0" w:name="_3qdc4alehosh" w:id="13"/>
      <w:bookmarkEnd w:id="13"/>
      <w:r w:rsidDel="00000000" w:rsidR="00000000" w:rsidRPr="00000000">
        <w:rPr>
          <w:rFonts w:ascii="Arial Unicode MS" w:cs="Arial Unicode MS" w:eastAsia="Arial Unicode MS" w:hAnsi="Arial Unicode MS"/>
          <w:rtl w:val="0"/>
        </w:rPr>
        <w:t xml:space="preserve">2.2.2 온프레미스 환경</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특성: 데이터가 외부로 나가지 않음, 인프라 직접 구축·운영 필요.</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기술 선정 영향: LLM은 오픈소스 셀프호스팅(LLaMA, Mistral, EXAONE 등) 필수, Vector DB는 셀프호스팅 가능 제품(Milvus, Qdrant, Weaviate 등)으로 제한, Observability도 셀프호스팅 도구(Langfuse, Arize Phoenix 등) 선택.</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고려사항: GPU 서버 확보, 모델 서빙 인프라(vLLM 등) 구축, 운영 인력 필요.</w:t>
      </w:r>
    </w:p>
    <w:p w:rsidR="00000000" w:rsidDel="00000000" w:rsidP="00000000" w:rsidRDefault="00000000" w:rsidRPr="00000000" w14:paraId="00000092">
      <w:pPr>
        <w:pStyle w:val="Heading3"/>
        <w:rPr/>
      </w:pPr>
      <w:bookmarkStart w:colFirst="0" w:colLast="0" w:name="_89bk7s36zdos" w:id="14"/>
      <w:bookmarkEnd w:id="14"/>
      <w:r w:rsidDel="00000000" w:rsidR="00000000" w:rsidRPr="00000000">
        <w:rPr>
          <w:rFonts w:ascii="Arial Unicode MS" w:cs="Arial Unicode MS" w:eastAsia="Arial Unicode MS" w:hAnsi="Arial Unicode MS"/>
          <w:rtl w:val="0"/>
        </w:rPr>
        <w:t xml:space="preserve">2.2.3 하이브리드 환경</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특성: 민감 데이터는 온프레미스, 비민감 처리는 클라우드에서 수행.</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기술 선정 영향: 데이터 분류에 따라 LLM 호출 경로가 분기(민감 → 온프레미스 모델, 비민감 → 클라우드 API), 네트워크 연결과 지연 시간 설계 필요.</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고려사항: 데이터 분류 기준 사전 정의, 온프레미스↔클라우드 간 통신 보안.</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참조: 레퍼런스 아키텍처 §4.1.3 하이브리드 클라우드 설계 원리</w:t>
      </w:r>
    </w:p>
    <w:p w:rsidR="00000000" w:rsidDel="00000000" w:rsidP="00000000" w:rsidRDefault="00000000" w:rsidRPr="00000000" w14:paraId="0000009A">
      <w:pPr>
        <w:pStyle w:val="Heading3"/>
        <w:rPr/>
      </w:pPr>
      <w:bookmarkStart w:colFirst="0" w:colLast="0" w:name="_vkn0n5qqkgbf" w:id="15"/>
      <w:bookmarkEnd w:id="15"/>
      <w:commentRangeStart w:id="0"/>
      <w:r w:rsidDel="00000000" w:rsidR="00000000" w:rsidRPr="00000000">
        <w:rPr>
          <w:rFonts w:ascii="Arial Unicode MS" w:cs="Arial Unicode MS" w:eastAsia="Arial Unicode MS" w:hAnsi="Arial Unicode MS"/>
          <w:rtl w:val="0"/>
        </w:rPr>
        <w:t xml:space="preserve">2.2.4 배포 환경이 기술 선정에 미치는 영향 요약</w:t>
      </w:r>
      <w:commentRangeEnd w:id="0"/>
      <w:r w:rsidDel="00000000" w:rsidR="00000000" w:rsidRPr="00000000">
        <w:commentReference w:id="0"/>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rFonts w:ascii="Arial Unicode MS" w:cs="Arial Unicode MS" w:eastAsia="Arial Unicode MS" w:hAnsi="Arial Unicode MS"/>
                <w:b w:val="1"/>
                <w:bCs w:val="1"/>
                <w:rtl w:val="0"/>
              </w:rPr>
              <w:t xml:space="preserve">기술 영역</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rFonts w:ascii="Arial Unicode MS" w:cs="Arial Unicode MS" w:eastAsia="Arial Unicode MS" w:hAnsi="Arial Unicode MS"/>
                <w:b w:val="1"/>
                <w:bCs w:val="1"/>
                <w:rtl w:val="0"/>
              </w:rPr>
              <w:t xml:space="preserve">클라우드</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rFonts w:ascii="Arial Unicode MS" w:cs="Arial Unicode MS" w:eastAsia="Arial Unicode MS" w:hAnsi="Arial Unicode MS"/>
                <w:b w:val="1"/>
                <w:bCs w:val="1"/>
                <w:rtl w:val="0"/>
              </w:rPr>
              <w:t xml:space="preserve">온프레미스</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E">
            <w:pPr>
              <w:rPr>
                <w:b w:val="1"/>
                <w:bCs w:val="1"/>
              </w:rPr>
            </w:pPr>
            <w:r w:rsidDel="00000000" w:rsidR="00000000" w:rsidRPr="00000000">
              <w:rPr>
                <w:rFonts w:ascii="Arial Unicode MS" w:cs="Arial Unicode MS" w:eastAsia="Arial Unicode MS" w:hAnsi="Arial Unicode MS"/>
                <w:b w:val="1"/>
                <w:bCs w:val="1"/>
                <w:rtl w:val="0"/>
              </w:rPr>
              <w:t xml:space="preserve">하이브리드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LLM (3장)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상용 API 전체 사용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오픈소스 셀프호스팅만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데이터 등급별 경로 분기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Framework (4장)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제약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제약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제약 없음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Tool 연동 (5장)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MCP 관리형 서비스 활용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MCP 서버 자체 운영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환경별 MCP 서버 분리 운영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Memory (7장)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관리형 Redis/DB 활용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자체 운영</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민감 메모리 온프레미스 격리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Data Store (8장)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Pinecone 등 관리형 Vector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Milvus, Qdrant 셀프호스팅</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환경별 분리 또는 온프레미스 단일화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RAG Pipeline (9장)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관리형 임베딩 API 활용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임베딩 모델 셀프호스팅</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데이터 등급별 파이프라인 분리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Guardrails (10장)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SaaS 도구 활용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셀프호스팅 전용 도구</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SaaS + 셀프호스팅 조합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Observability (11장)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LangSmith 등 SaaS 활용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Langfuse, Phoenix 셀프호스팅</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민감 로그 온프레미스, 비민감 SaaS</w:t>
            </w:r>
          </w:p>
        </w:tc>
      </w:tr>
    </w:tbl>
    <w:p w:rsidR="00000000" w:rsidDel="00000000" w:rsidP="00000000" w:rsidRDefault="00000000" w:rsidRPr="00000000" w14:paraId="000000BF">
      <w:pPr>
        <w:pStyle w:val="Heading3"/>
        <w:rPr/>
      </w:pPr>
      <w:bookmarkStart w:colFirst="0" w:colLast="0" w:name="_40pjyuw0cp8s" w:id="16"/>
      <w:bookmarkEnd w:id="16"/>
      <w:r w:rsidDel="00000000" w:rsidR="00000000" w:rsidRPr="00000000">
        <w:rPr>
          <w:rFonts w:ascii="Arial Unicode MS" w:cs="Arial Unicode MS" w:eastAsia="Arial Unicode MS" w:hAnsi="Arial Unicode MS"/>
          <w:rtl w:val="0"/>
        </w:rPr>
        <w:t xml:space="preserve">2.2.5 최소 인프라 요구사항 기준선</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2"/>
        <w:gridCol w:w="7368.000000000001"/>
        <w:tblGridChange w:id="0">
          <w:tblGrid>
            <w:gridCol w:w="1632"/>
            <w:gridCol w:w="7368.000000000001"/>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C0">
            <w:pPr>
              <w:rPr>
                <w:b w:val="1"/>
                <w:bCs w:val="1"/>
              </w:rPr>
            </w:pPr>
            <w:r w:rsidDel="00000000" w:rsidR="00000000" w:rsidRPr="00000000">
              <w:rPr>
                <w:rFonts w:ascii="Arial Unicode MS" w:cs="Arial Unicode MS" w:eastAsia="Arial Unicode MS" w:hAnsi="Arial Unicode MS"/>
                <w:b w:val="1"/>
                <w:bCs w:val="1"/>
                <w:rtl w:val="0"/>
              </w:rPr>
              <w:t xml:space="preserve">환경</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rPr>
                <w:b w:val="1"/>
                <w:bCs w:val="1"/>
              </w:rPr>
            </w:pPr>
            <w:r w:rsidDel="00000000" w:rsidR="00000000" w:rsidRPr="00000000">
              <w:rPr>
                <w:rFonts w:ascii="Arial Unicode MS" w:cs="Arial Unicode MS" w:eastAsia="Arial Unicode MS" w:hAnsi="Arial Unicode MS"/>
                <w:b w:val="1"/>
                <w:bCs w:val="1"/>
                <w:rtl w:val="0"/>
              </w:rPr>
              <w:t xml:space="preserve">최소 요구사항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클라우드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LLM API 키, 컨테이너 런타임(Docker/K8s), 관리형 DB 접근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온프레미스</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GPU 서버(LLM 서빙용, 최소 A100 40GB 이상 권장), LLM 서빙 프레임워크(vLLM 등), CPU 서버(Agent/MCP 실행), 스토리지(Vector DB, 로그), 네트워크(GPU↔Agent 간 저지연)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하이브리드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온프레미스 요구사항 + 클라우드 접근 + 환경 간 보안 네트워크(VPN/전용선)</w:t>
            </w:r>
          </w:p>
        </w:tc>
      </w:tr>
    </w:tbl>
    <w:p w:rsidR="00000000" w:rsidDel="00000000" w:rsidP="00000000" w:rsidRDefault="00000000" w:rsidRPr="00000000" w14:paraId="000000C8">
      <w:pPr>
        <w:pStyle w:val="Heading2"/>
        <w:rPr/>
      </w:pPr>
      <w:bookmarkStart w:colFirst="0" w:colLast="0" w:name="_4uneenipo0cd" w:id="17"/>
      <w:bookmarkEnd w:id="17"/>
      <w:r w:rsidDel="00000000" w:rsidR="00000000" w:rsidRPr="00000000">
        <w:rPr>
          <w:rFonts w:ascii="Arial Unicode MS" w:cs="Arial Unicode MS" w:eastAsia="Arial Unicode MS" w:hAnsi="Arial Unicode MS"/>
          <w:rtl w:val="0"/>
        </w:rPr>
        <w:t xml:space="preserve">2.3 기술 영역 간 의존 관계</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각 기술 영역의 선택은 독립적이지 않다. 한 영역의 결정이 다른 영역의 선택지를 제한하거나 변경 비용을 발생시킨다.</w:t>
      </w:r>
    </w:p>
    <w:p w:rsidR="00000000" w:rsidDel="00000000" w:rsidP="00000000" w:rsidRDefault="00000000" w:rsidRPr="00000000" w14:paraId="000000CA">
      <w:pPr>
        <w:pStyle w:val="Heading3"/>
        <w:rPr/>
      </w:pPr>
      <w:bookmarkStart w:colFirst="0" w:colLast="0" w:name="_z8ovv8wx70gk" w:id="18"/>
      <w:bookmarkEnd w:id="18"/>
      <w:r w:rsidDel="00000000" w:rsidR="00000000" w:rsidRPr="00000000">
        <w:rPr>
          <w:rFonts w:ascii="Arial Unicode MS" w:cs="Arial Unicode MS" w:eastAsia="Arial Unicode MS" w:hAnsi="Arial Unicode MS"/>
          <w:rtl w:val="0"/>
        </w:rPr>
        <w:t xml:space="preserve">2.3.1 핵심 의존 관계 맵</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070"/>
        <w:gridCol w:w="4560"/>
        <w:tblGridChange w:id="0">
          <w:tblGrid>
            <w:gridCol w:w="2370"/>
            <w:gridCol w:w="2070"/>
            <w:gridCol w:w="456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rFonts w:ascii="Arial Unicode MS" w:cs="Arial Unicode MS" w:eastAsia="Arial Unicode MS" w:hAnsi="Arial Unicode MS"/>
                <w:b w:val="1"/>
                <w:bCs w:val="1"/>
                <w:rtl w:val="0"/>
              </w:rPr>
              <w:t xml:space="preserve">선행 결정</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b w:val="1"/>
                <w:bCs w:val="1"/>
              </w:rPr>
            </w:pPr>
            <w:r w:rsidDel="00000000" w:rsidR="00000000" w:rsidRPr="00000000">
              <w:rPr>
                <w:rFonts w:ascii="Arial Unicode MS" w:cs="Arial Unicode MS" w:eastAsia="Arial Unicode MS" w:hAnsi="Arial Unicode MS"/>
                <w:b w:val="1"/>
                <w:bCs w:val="1"/>
                <w:rtl w:val="0"/>
              </w:rPr>
              <w:t xml:space="preserve">후행 영향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b w:val="1"/>
                <w:bCs w:val="1"/>
              </w:rPr>
            </w:pPr>
            <w:r w:rsidDel="00000000" w:rsidR="00000000" w:rsidRPr="00000000">
              <w:rPr>
                <w:rFonts w:ascii="Arial Unicode MS" w:cs="Arial Unicode MS" w:eastAsia="Arial Unicode MS" w:hAnsi="Arial Unicode MS"/>
                <w:b w:val="1"/>
                <w:bCs w:val="1"/>
                <w:rtl w:val="0"/>
              </w:rPr>
              <w:t xml:space="preserve">영향 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LLM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Fonts w:ascii="Arial Unicode MS" w:cs="Arial Unicode MS" w:eastAsia="Arial Unicode MS" w:hAnsi="Arial Unicode MS"/>
                <w:rtl w:val="0"/>
              </w:rPr>
              <w:t xml:space="preserve">LLM Provider 호환성이 Framework 선택지를 제한 (예: OpenAI Agents SDK는 OpenAI 모델 전용)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LLM 컨텍스트 윈도우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Memory 전략</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윈도우 크기가 Sliding Window 크기, 요약 주기를 결정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Tool 연동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Framework의 MCP 지원 수준이 Tool 연동 방식을 제한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Embedding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Vector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Embedding 모델 변경 시 Vector DB 인덱스 전면 재구축 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Vector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RAG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Vector DB의 하이브리드 검색 지원 여부가 검색 방식을 제한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Topology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전체</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Single Agent이면 A2A 불필요, 계층 구조이면 분산 트레이싱 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배포 환경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전체</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온프레미스이면 상용 API 사용 불가, 3장~11장 전체 선택지 변동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Orchestration 복잡도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Guardrails·Observability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멀티 Agent 구조일수록 Guardrails 배치 지점과 트레이싱 깊이가 복잡해짐</w:t>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bookmarkStart w:colFirst="0" w:colLast="0" w:name="_s7rf0q65nh2i" w:id="19"/>
      <w:bookmarkEnd w:id="19"/>
      <w:r w:rsidDel="00000000" w:rsidR="00000000" w:rsidRPr="00000000">
        <w:rPr>
          <w:rFonts w:ascii="Arial Unicode MS" w:cs="Arial Unicode MS" w:eastAsia="Arial Unicode MS" w:hAnsi="Arial Unicode MS"/>
          <w:b w:val="1"/>
          <w:bCs w:val="1"/>
          <w:rtl w:val="0"/>
        </w:rPr>
        <w:t xml:space="preserve">3. LLM 선정</w:t>
      </w: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AI Agent의 추론 엔진인 LLM은 전체 시스템의 성능·비용·아키텍처를 결정짓는 가장 영향력 있는 선택이다. 어떤 모델을 선택하느냐에 따라 Agent의 정확도, 응답 속도, 운영 비용뿐 아니라 Framework 호환성(4장), Memory 전략(6장), Guardrails 설계(9장), Observability 구성(10장)까지 연쇄적으로 영향을 받는다.</w:t>
      </w:r>
    </w:p>
    <w:p w:rsidR="00000000" w:rsidDel="00000000" w:rsidP="00000000" w:rsidRDefault="00000000" w:rsidRPr="00000000" w14:paraId="000000EE">
      <w:pPr>
        <w:pStyle w:val="Heading3"/>
        <w:rPr/>
      </w:pPr>
      <w:bookmarkStart w:colFirst="0" w:colLast="0" w:name="_h7sw3q2yo2z9" w:id="20"/>
      <w:bookmarkEnd w:id="20"/>
      <w:r w:rsidDel="00000000" w:rsidR="00000000" w:rsidRPr="00000000">
        <w:rPr>
          <w:rFonts w:ascii="Arial Unicode MS" w:cs="Arial Unicode MS" w:eastAsia="Arial Unicode MS" w:hAnsi="Arial Unicode MS"/>
          <w:rtl w:val="0"/>
        </w:rPr>
        <w:t xml:space="preserve">모델 시장 티어 맵 (2026.03)</w:t>
      </w:r>
    </w:p>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개별 모델을 비교하기 전에, 현재 LLM 시장을 아래 6개 역할군으로 먼저 파악하면 모델이 바뀌더라도 판단 프레임을 유지할 수 있다. 각 역할군에 해당하는 구체 모델·가격·스펙은 3.3절 비교표에서 다룬다.</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2310"/>
        <w:gridCol w:w="2160"/>
        <w:gridCol w:w="1590"/>
        <w:gridCol w:w="1800"/>
        <w:tblGridChange w:id="0">
          <w:tblGrid>
            <w:gridCol w:w="1140"/>
            <w:gridCol w:w="2310"/>
            <w:gridCol w:w="2160"/>
            <w:gridCol w:w="1590"/>
            <w:gridCol w:w="1800"/>
          </w:tblGrid>
        </w:tblGridChange>
      </w:tblGrid>
      <w:tr>
        <w:trPr>
          <w:cantSplit w:val="0"/>
          <w:trHeight w:val="521.8505859375" w:hRule="atLeast"/>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rFonts w:ascii="Arial Unicode MS" w:cs="Arial Unicode MS" w:eastAsia="Arial Unicode MS" w:hAnsi="Arial Unicode MS"/>
                <w:b w:val="1"/>
                <w:bCs w:val="1"/>
                <w:rtl w:val="0"/>
              </w:rPr>
              <w:t xml:space="preserve">역할군</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2">
            <w:pPr>
              <w:jc w:val="left"/>
              <w:rPr>
                <w:b w:val="1"/>
                <w:bCs w:val="1"/>
              </w:rPr>
            </w:pPr>
            <w:r w:rsidDel="00000000" w:rsidR="00000000" w:rsidRPr="00000000">
              <w:rPr>
                <w:rFonts w:ascii="Arial Unicode MS" w:cs="Arial Unicode MS" w:eastAsia="Arial Unicode MS" w:hAnsi="Arial Unicode MS"/>
                <w:b w:val="1"/>
                <w:bCs w:val="1"/>
                <w:rtl w:val="0"/>
              </w:rPr>
              <w:t xml:space="preserve">대표 예시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rFonts w:ascii="Arial Unicode MS" w:cs="Arial Unicode MS" w:eastAsia="Arial Unicode MS" w:hAnsi="Arial Unicode MS"/>
                <w:b w:val="1"/>
                <w:bCs w:val="1"/>
                <w:rtl w:val="0"/>
              </w:rPr>
              <w:t xml:space="preserve">특성 및 강점</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4">
            <w:pPr>
              <w:jc w:val="left"/>
              <w:rPr>
                <w:b w:val="1"/>
                <w:bCs w:val="1"/>
              </w:rPr>
            </w:pPr>
            <w:r w:rsidDel="00000000" w:rsidR="00000000" w:rsidRPr="00000000">
              <w:rPr>
                <w:rFonts w:ascii="Arial Unicode MS" w:cs="Arial Unicode MS" w:eastAsia="Arial Unicode MS" w:hAnsi="Arial Unicode MS"/>
                <w:b w:val="1"/>
                <w:bCs w:val="1"/>
                <w:rtl w:val="0"/>
              </w:rPr>
              <w:t xml:space="preserve">주의사항</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5">
            <w:pPr>
              <w:jc w:val="left"/>
              <w:rPr>
                <w:b w:val="1"/>
                <w:bCs w:val="1"/>
              </w:rPr>
            </w:pPr>
            <w:r w:rsidDel="00000000" w:rsidR="00000000" w:rsidRPr="00000000">
              <w:rPr>
                <w:rFonts w:ascii="Arial Unicode MS" w:cs="Arial Unicode MS" w:eastAsia="Arial Unicode MS" w:hAnsi="Arial Unicode MS"/>
                <w:b w:val="1"/>
                <w:bCs w:val="1"/>
                <w:rtl w:val="0"/>
              </w:rPr>
              <w:t xml:space="preserve">대표 Use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Fonts w:ascii="Arial Unicode MS" w:cs="Arial Unicode MS" w:eastAsia="Arial Unicode MS" w:hAnsi="Arial Unicode MS"/>
                <w:b w:val="1"/>
                <w:bCs w:val="1"/>
                <w:rtl w:val="0"/>
              </w:rPr>
              <w:t xml:space="preserve">상용 플래그십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GPT-5.4, Claude Opus 4.6, Gemini 3.1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Fonts w:ascii="Arial Unicode MS" w:cs="Arial Unicode MS" w:eastAsia="Arial Unicode MS" w:hAnsi="Arial Unicode MS"/>
                <w:rtl w:val="0"/>
              </w:rPr>
              <w:t xml:space="preserve">최고 수준 범용 성능, 멀티모달·도구 연동 강점. 품질 상한이 높고 최신 기능 반영 빠름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Fonts w:ascii="Arial Unicode MS" w:cs="Arial Unicode MS" w:eastAsia="Arial Unicode MS" w:hAnsi="Arial Unicode MS"/>
                <w:rtl w:val="0"/>
              </w:rPr>
              <w:t xml:space="preserve">비용이 높고 Provider 의존성 증가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Arial Unicode MS" w:cs="Arial Unicode MS" w:eastAsia="Arial Unicode MS" w:hAnsi="Arial Unicode MS"/>
                <w:rtl w:val="0"/>
              </w:rPr>
              <w:t xml:space="preserve">복잡 Agent 오케스트레이션, 정밀 코딩·분석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Fonts w:ascii="Arial Unicode MS" w:cs="Arial Unicode MS" w:eastAsia="Arial Unicode MS" w:hAnsi="Arial Unicode MS"/>
                <w:b w:val="1"/>
                <w:bCs w:val="1"/>
                <w:rtl w:val="0"/>
              </w:rPr>
              <w:t xml:space="preserve">상용 범용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GPT-5, Claude Sonnet 4.6, Gemini 2.5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Arial Unicode MS" w:cs="Arial Unicode MS" w:eastAsia="Arial Unicode MS" w:hAnsi="Arial Unicode MS"/>
                <w:rtl w:val="0"/>
              </w:rPr>
              <w:t xml:space="preserve">비용과 품질의 균형. 프로덕션 서비스의 기본 선택지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Fonts w:ascii="Arial Unicode MS" w:cs="Arial Unicode MS" w:eastAsia="Arial Unicode MS" w:hAnsi="Arial Unicode MS"/>
                <w:rtl w:val="0"/>
              </w:rPr>
              <w:t xml:space="preserve">극한 추론이나 초장문에서는 한계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Fonts w:ascii="Arial Unicode MS" w:cs="Arial Unicode MS" w:eastAsia="Arial Unicode MS" w:hAnsi="Arial Unicode MS"/>
                <w:rtl w:val="0"/>
              </w:rPr>
              <w:t xml:space="preserve">주력 서비스 챗봇, 문서 요약, 코드 생성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b w:val="1"/>
                <w:bCs w:val="1"/>
                <w:rtl w:val="0"/>
              </w:rPr>
              <w:t xml:space="preserve">상용 경량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GPT-4.1 mini/Nano, Haiku 4.5, 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Fonts w:ascii="Arial Unicode MS" w:cs="Arial Unicode MS" w:eastAsia="Arial Unicode MS" w:hAnsi="Arial Unicode MS"/>
                <w:rtl w:val="0"/>
              </w:rPr>
              <w:t xml:space="preserve">빠른 응답, 낮은 비용. 라우팅·분류·대량 처리에 유리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Fonts w:ascii="Arial Unicode MS" w:cs="Arial Unicode MS" w:eastAsia="Arial Unicode MS" w:hAnsi="Arial Unicode MS"/>
                <w:rtl w:val="0"/>
              </w:rPr>
              <w:t xml:space="preserve">복잡 추론·형식 안정성이 상대적으로 약함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Arial Unicode MS" w:cs="Arial Unicode MS" w:eastAsia="Arial Unicode MS" w:hAnsi="Arial Unicode MS"/>
                <w:rtl w:val="0"/>
              </w:rPr>
              <w:t xml:space="preserve">의도 분류, 라우팅, 대량 단순 처리, 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Arial Unicode MS" w:cs="Arial Unicode MS" w:eastAsia="Arial Unicode MS" w:hAnsi="Arial Unicode MS"/>
                <w:b w:val="1"/>
                <w:bCs w:val="1"/>
                <w:rtl w:val="0"/>
              </w:rPr>
              <w:t xml:space="preserve">Reasoning 특화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GPT o3, o4-mini, Extended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Fonts w:ascii="Arial Unicode MS" w:cs="Arial Unicode MS" w:eastAsia="Arial Unicode MS" w:hAnsi="Arial Unicode MS"/>
                <w:rtl w:val="0"/>
              </w:rPr>
              <w:t xml:space="preserve">다단계 추론·수학·정밀 코딩 강점. 어려운 문제 해결에 유리</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Arial Unicode MS" w:cs="Arial Unicode MS" w:eastAsia="Arial Unicode MS" w:hAnsi="Arial Unicode MS"/>
                <w:rtl w:val="0"/>
              </w:rPr>
              <w:t xml:space="preserve">비용·지연이 높아 전체 트래픽 기본값으로 부적합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Fonts w:ascii="Arial Unicode MS" w:cs="Arial Unicode MS" w:eastAsia="Arial Unicode MS" w:hAnsi="Arial Unicode MS"/>
                <w:rtl w:val="0"/>
              </w:rPr>
              <w:t xml:space="preserve">고난도 수학·논리, 정밀 디버깅 (선별 적용)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b w:val="1"/>
                <w:bCs w:val="1"/>
                <w:rtl w:val="0"/>
              </w:rPr>
              <w:t xml:space="preserve">대형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DeepSeek V3.2/R1, 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Arial Unicode MS" w:cs="Arial Unicode MS" w:eastAsia="Arial Unicode MS" w:hAnsi="Arial Unicode MS"/>
                <w:rtl w:val="0"/>
              </w:rPr>
              <w:t xml:space="preserve">셀프호스팅 고성능. 데이터 주권, 커스터마이징, 장기 비용 최적화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Fonts w:ascii="Arial Unicode MS" w:cs="Arial Unicode MS" w:eastAsia="Arial Unicode MS" w:hAnsi="Arial Unicode MS"/>
                <w:rtl w:val="0"/>
              </w:rPr>
              <w:t xml:space="preserve">GPU 인프라와 운영 역량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온프레미스 주력, 규제 산업, 대규모 트래픽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Arial Unicode MS" w:cs="Arial Unicode MS" w:eastAsia="Arial Unicode MS" w:hAnsi="Arial Unicode MS"/>
                <w:b w:val="1"/>
                <w:bCs w:val="1"/>
                <w:rtl w:val="0"/>
              </w:rPr>
              <w:t xml:space="preserve">중형/경량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Qwen 3, Llama 4 Scout/Lite, Gemma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Fonts w:ascii="Arial Unicode MS" w:cs="Arial Unicode MS" w:eastAsia="Arial Unicode MS" w:hAnsi="Arial Unicode MS"/>
                <w:rtl w:val="0"/>
              </w:rPr>
              <w:t xml:space="preserve">인프라 부담 낮고 조합 유연. 비용 효율, 내부 배포 용이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rtl w:val="0"/>
              </w:rPr>
              <w:t xml:space="preserve">상용 플래그십 대비 성능 격차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Fonts w:ascii="Arial Unicode MS" w:cs="Arial Unicode MS" w:eastAsia="Arial Unicode MS" w:hAnsi="Arial Unicode MS"/>
                <w:rtl w:val="0"/>
              </w:rPr>
              <w:t xml:space="preserve">사내 보조 도구, 경량 라우팅, 엣지 배포</w:t>
            </w:r>
          </w:p>
        </w:tc>
      </w:tr>
    </w:tbl>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(2026.03 기준. 모델 출시 주기가 수개월 단위이므로 도입 시점에 최신 모델을 재확인한다.)</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y434afub4sys" w:id="21"/>
      <w:bookmarkEnd w:id="21"/>
      <w:r w:rsidDel="00000000" w:rsidR="00000000" w:rsidRPr="00000000">
        <w:rPr>
          <w:rFonts w:ascii="Arial Unicode MS" w:cs="Arial Unicode MS" w:eastAsia="Arial Unicode MS" w:hAnsi="Arial Unicode MS"/>
          <w:rtl w:val="0"/>
        </w:rPr>
        <w:t xml:space="preserve">이 장의 활용 흐름</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b w:val="1"/>
          <w:bCs w:val="1"/>
          <w:rtl w:val="0"/>
        </w:rPr>
        <w:t xml:space="preserve">초기 선정 (1~4단계)</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3.1 선정 기준 매트릭스</w:t>
      </w:r>
      <w:r w:rsidDel="00000000" w:rsidR="00000000" w:rsidRPr="00000000">
        <w:rPr>
          <w:rFonts w:ascii="Arial Unicode MS" w:cs="Arial Unicode MS" w:eastAsia="Arial Unicode MS" w:hAnsi="Arial Unicode MS"/>
          <w:rtl w:val="0"/>
        </w:rPr>
        <w:t xml:space="preserve"> — 9개 평가 기준별로 자사 프로젝트 조건을 대입하여, 각 기준이 후보를 제한하는 </w:t>
      </w:r>
      <w:r w:rsidDel="00000000" w:rsidR="00000000" w:rsidRPr="00000000">
        <w:rPr>
          <w:rFonts w:ascii="Arial Unicode MS" w:cs="Arial Unicode MS" w:eastAsia="Arial Unicode MS" w:hAnsi="Arial Unicode MS"/>
          <w:b w:val="1"/>
          <w:bCs w:val="1"/>
          <w:rtl w:val="0"/>
        </w:rPr>
        <w:t xml:space="preserve">필터</w:t>
      </w:r>
      <w:r w:rsidDel="00000000" w:rsidR="00000000" w:rsidRPr="00000000">
        <w:rPr>
          <w:rFonts w:ascii="Arial Unicode MS" w:cs="Arial Unicode MS" w:eastAsia="Arial Unicode MS" w:hAnsi="Arial Unicode MS"/>
          <w:rtl w:val="0"/>
        </w:rPr>
        <w:t xml:space="preserve">(미충족 시 후보 제외)인지, 후보 간 우열을 비교하는 </w:t>
      </w:r>
      <w:r w:rsidDel="00000000" w:rsidR="00000000" w:rsidRPr="00000000">
        <w:rPr>
          <w:rFonts w:ascii="Arial Unicode MS" w:cs="Arial Unicode MS" w:eastAsia="Arial Unicode MS" w:hAnsi="Arial Unicode MS"/>
          <w:b w:val="1"/>
          <w:bCs w:val="1"/>
          <w:rtl w:val="0"/>
        </w:rPr>
        <w:t xml:space="preserve">비교 조건</w:t>
      </w:r>
      <w:r w:rsidDel="00000000" w:rsidR="00000000" w:rsidRPr="00000000">
        <w:rPr>
          <w:rFonts w:ascii="Arial Unicode MS" w:cs="Arial Unicode MS" w:eastAsia="Arial Unicode MS" w:hAnsi="Arial Unicode MS"/>
          <w:rtl w:val="0"/>
        </w:rPr>
        <w:t xml:space="preserve">인지를 구분한다.</w:t>
      </w:r>
    </w:p>
    <w:p w:rsidR="00000000" w:rsidDel="00000000" w:rsidP="00000000" w:rsidRDefault="00000000" w:rsidRPr="00000000" w14:paraId="0000011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3.2 의사결정 트리 (3단계 필터링)</w:t>
      </w:r>
      <w:r w:rsidDel="00000000" w:rsidR="00000000" w:rsidRPr="00000000">
        <w:rPr>
          <w:rFonts w:ascii="Arial Unicode MS" w:cs="Arial Unicode MS" w:eastAsia="Arial Unicode MS" w:hAnsi="Arial Unicode MS"/>
          <w:rtl w:val="0"/>
        </w:rPr>
        <w:t xml:space="preserve"> — 분기 1(배포 환경)과 분기 2(서비스 규모)로 검토 대상 티어를 결정한 뒤, 분기 3(요구사항 매칭)에서 1단계에서 구분한 필터·비교 조건을 적용하여 구체 모델을 선택한다.</w:t>
      </w:r>
    </w:p>
    <w:p w:rsidR="00000000" w:rsidDel="00000000" w:rsidP="00000000" w:rsidRDefault="00000000" w:rsidRPr="00000000" w14:paraId="0000011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3.3 비교표</w:t>
      </w:r>
      <w:r w:rsidDel="00000000" w:rsidR="00000000" w:rsidRPr="00000000">
        <w:rPr>
          <w:rFonts w:ascii="Arial Unicode MS" w:cs="Arial Unicode MS" w:eastAsia="Arial Unicode MS" w:hAnsi="Arial Unicode MS"/>
          <w:rtl w:val="0"/>
        </w:rPr>
        <w:t xml:space="preserve"> — 선택한 모델의 가격·컨텍스트·멀티모달·Reasoning 등 상세 스펙을 확인한다. 스펙이 요구사항과 맞지 않으면 분기 3으로 돌아가 차순위 모델을 검토한다.</w:t>
      </w:r>
    </w:p>
    <w:p w:rsidR="00000000" w:rsidDel="00000000" w:rsidP="00000000" w:rsidRDefault="00000000" w:rsidRPr="00000000" w14:paraId="0000011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3.4 모델 조합 전략</w:t>
      </w:r>
      <w:r w:rsidDel="00000000" w:rsidR="00000000" w:rsidRPr="00000000">
        <w:rPr>
          <w:rFonts w:ascii="Arial Unicode MS" w:cs="Arial Unicode MS" w:eastAsia="Arial Unicode MS" w:hAnsi="Arial Unicode MS"/>
          <w:rtl w:val="0"/>
        </w:rPr>
        <w:t xml:space="preserve"> — 분기 2에서 "대규모 고도화 → 라우팅 조합"으로 도달했거나, 3.3 비교 과정에서 단일 모델로 비용·품질 균형이 어렵다고 판단되면 3.4절을 참조한다.</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b w:val="1"/>
          <w:bCs w:val="1"/>
          <w:rtl w:val="0"/>
        </w:rPr>
        <w:t xml:space="preserve">운영 단계</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3.5 교체 체크리스트</w:t>
      </w:r>
      <w:r w:rsidDel="00000000" w:rsidR="00000000" w:rsidRPr="00000000">
        <w:rPr>
          <w:rFonts w:ascii="Arial Unicode MS" w:cs="Arial Unicode MS" w:eastAsia="Arial Unicode MS" w:hAnsi="Arial Unicode MS"/>
          <w:rtl w:val="0"/>
        </w:rPr>
        <w:t xml:space="preserve"> — 서비스 운영 중 신규 모델 출시, 비용 구조 변화, 성능 요구 변경 등으로 모델 교체가 필요한 경우 적용한다. 단일 모델에서 멀티 모델로 전환하는 경우에도 3.4절과 함께 참조한다.</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rPr/>
      </w:pPr>
      <w:bookmarkStart w:colFirst="0" w:colLast="0" w:name="_3gyxfg94prnw" w:id="22"/>
      <w:bookmarkEnd w:id="22"/>
      <w:r w:rsidDel="00000000" w:rsidR="00000000" w:rsidRPr="00000000">
        <w:rPr>
          <w:rFonts w:ascii="Arial Unicode MS" w:cs="Arial Unicode MS" w:eastAsia="Arial Unicode MS" w:hAnsi="Arial Unicode MS"/>
          <w:rtl w:val="0"/>
        </w:rPr>
        <w:t xml:space="preserve">3.1 LLM 선정 기준</w:t>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프로젝트 착수 시 PM·아키텍트·개발자가 아래 표를 출발점으로 삼아, 각 기준이 미충족 시 후보에서 제외하는 필터인지, 후보 간 우열을 가리는 비교 조건인지를 구분하고, 그 근거를 설계 문서에 기록할 것을 권장한다.</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rFonts w:ascii="Arial Unicode MS" w:cs="Arial Unicode MS" w:eastAsia="Arial Unicode MS" w:hAnsi="Arial Unicode MS"/>
                <w:b w:val="1"/>
                <w:bCs w:val="1"/>
                <w:rtl w:val="0"/>
              </w:rPr>
              <w:t xml:space="preserve">기준</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rFonts w:ascii="Arial Unicode MS" w:cs="Arial Unicode MS" w:eastAsia="Arial Unicode MS" w:hAnsi="Arial Unicode MS"/>
                <w:b w:val="1"/>
                <w:bCs w:val="1"/>
                <w:rtl w:val="0"/>
              </w:rPr>
              <w:t xml:space="preserve">설명</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A">
            <w:pPr>
              <w:jc w:val="left"/>
              <w:rPr>
                <w:b w:val="1"/>
                <w:bCs w:val="1"/>
              </w:rPr>
            </w:pPr>
            <w:r w:rsidDel="00000000" w:rsidR="00000000" w:rsidRPr="00000000">
              <w:rPr>
                <w:rFonts w:ascii="Arial Unicode MS" w:cs="Arial Unicode MS" w:eastAsia="Arial Unicode MS" w:hAnsi="Arial Unicode MS"/>
                <w:b w:val="1"/>
                <w:bCs w:val="1"/>
                <w:rtl w:val="0"/>
              </w:rPr>
              <w:t xml:space="preserve">측정 방식</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2B">
            <w:pPr>
              <w:jc w:val="left"/>
              <w:rPr>
                <w:b w:val="1"/>
                <w:bCs w:val="1"/>
              </w:rPr>
            </w:pPr>
            <w:r w:rsidDel="00000000" w:rsidR="00000000" w:rsidRPr="00000000">
              <w:rPr>
                <w:rFonts w:ascii="Arial Unicode MS" w:cs="Arial Unicode MS" w:eastAsia="Arial Unicode MS" w:hAnsi="Arial Unicode MS"/>
                <w:b w:val="1"/>
                <w:bCs w:val="1"/>
                <w:rtl w:val="0"/>
              </w:rPr>
              <w:t xml:space="preserve">영향을 주는 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① 비용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Input/Output 토큰 단가, 월 예상 비용. 예산 초과 여부가 1차 필터 역할</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Arial Unicode MS" w:cs="Arial Unicode MS" w:eastAsia="Arial Unicode MS" w:hAnsi="Arial Unicode MS"/>
                <w:rtl w:val="0"/>
              </w:rPr>
              <w:t xml:space="preserve">Provider 공식 가격표 기준, 예상 토큰 사용량 × 단가로 월비용 산출</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부록 13.2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rtl w:val="0"/>
              </w:rPr>
              <w:t xml:space="preserve">② 성능·정확도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태스크 정확도, 논리적 추론 능력, Tool Use(Function Calling) 정확도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rtl w:val="0"/>
              </w:rPr>
              <w:t xml:space="preserve">공개 벤치마크(MMLU-Pro, BFCL 등) + 자사 도메인 테스트셋 평가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Arial Unicode MS" w:cs="Arial Unicode MS" w:eastAsia="Arial Unicode MS" w:hAnsi="Arial Unicode MS"/>
                <w:rtl w:val="0"/>
              </w:rPr>
              <w:t xml:space="preserve">5장 (Tool 연동)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rtl w:val="0"/>
              </w:rPr>
              <w:t xml:space="preserve">③ 응답 지연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rtl w:val="0"/>
              </w:rPr>
              <w:t xml:space="preserve">첫 토큰까지의 시간(TTFT) 및 초당 출력 토큰 수(TPS)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Provider별 실측 또는 공개 벤치마크 참고. SLO 사전 정의</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Arial Unicode MS" w:cs="Arial Unicode MS" w:eastAsia="Arial Unicode MS" w:hAnsi="Arial Unicode MS"/>
                <w:rtl w:val="0"/>
              </w:rPr>
              <w:t xml:space="preserve">④ 한국어 품질</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Fonts w:ascii="Arial Unicode MS" w:cs="Arial Unicode MS" w:eastAsia="Arial Unicode MS" w:hAnsi="Arial Unicode MS"/>
                <w:rtl w:val="0"/>
              </w:rPr>
              <w:t xml:space="preserve">한국어 이해·생성 품질, 한국 특화 지식, 한국어 환각 빈도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Arial Unicode MS" w:cs="Arial Unicode MS" w:eastAsia="Arial Unicode MS" w:hAnsi="Arial Unicode MS"/>
                <w:rtl w:val="0"/>
              </w:rPr>
              <w:t xml:space="preserve">한국어 벤치마크(KMMLU, KoBEST 등) + 자사 한국어 테스트셋 정성 평가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Arial Unicode MS" w:cs="Arial Unicode MS" w:eastAsia="Arial Unicode MS" w:hAnsi="Arial Unicode MS"/>
                <w:rtl w:val="0"/>
              </w:rPr>
              <w:t xml:space="preserve">⑤ 컨텍스트 윈도우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Fonts w:ascii="Arial Unicode MS" w:cs="Arial Unicode MS" w:eastAsia="Arial Unicode MS" w:hAnsi="Arial Unicode MS"/>
                <w:rtl w:val="0"/>
              </w:rPr>
              <w:t xml:space="preserve">한 번에 처리 가능한 최대 토큰 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Arial Unicode MS" w:cs="Arial Unicode MS" w:eastAsia="Arial Unicode MS" w:hAnsi="Arial Unicode MS"/>
                <w:rtl w:val="0"/>
              </w:rPr>
              <w:t xml:space="preserve">Provider 공식 스펙. 장문 프리미엄 요금 확인</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Arial Unicode MS" w:cs="Arial Unicode MS" w:eastAsia="Arial Unicode MS" w:hAnsi="Arial Unicode MS"/>
                <w:rtl w:val="0"/>
              </w:rPr>
              <w:t xml:space="preserve">6장 (Memory), 8장 (RAG)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Arial Unicode MS" w:cs="Arial Unicode MS" w:eastAsia="Arial Unicode MS" w:hAnsi="Arial Unicode MS"/>
                <w:rtl w:val="0"/>
              </w:rPr>
              <w:t xml:space="preserve">⑥ 보안</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Arial Unicode MS" w:cs="Arial Unicode MS" w:eastAsia="Arial Unicode MS" w:hAnsi="Arial Unicode MS"/>
                <w:rtl w:val="0"/>
              </w:rPr>
              <w:t xml:space="preserve">배포 환경별 보안 구성, Prompt Injection 저항성, 데이터 유출 방지, 감사 가능성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Arial Unicode MS" w:cs="Arial Unicode MS" w:eastAsia="Arial Unicode MS" w:hAnsi="Arial Unicode MS"/>
                <w:rtl w:val="0"/>
              </w:rPr>
              <w:t xml:space="preserve">ZDR·VPC 지원 여부, 공격 테스트셋 방어율, 로깅·버전 고정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Arial Unicode MS" w:cs="Arial Unicode MS" w:eastAsia="Arial Unicode MS" w:hAnsi="Arial Unicode MS"/>
                <w:rtl w:val="0"/>
              </w:rPr>
              <w:t xml:space="preserve">2.3절, 9장 (Guardrails)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Arial Unicode MS" w:cs="Arial Unicode MS" w:eastAsia="Arial Unicode MS" w:hAnsi="Arial Unicode MS"/>
                <w:rtl w:val="0"/>
              </w:rPr>
              <w:t xml:space="preserve">⑦ 멀티모달</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Arial Unicode MS" w:cs="Arial Unicode MS" w:eastAsia="Arial Unicode MS" w:hAnsi="Arial Unicode MS"/>
                <w:rtl w:val="0"/>
              </w:rPr>
              <w:t xml:space="preserve">이미지, PDF, 오디오, 비디오 등 비텍스트 입력 처리 능력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Fonts w:ascii="Arial Unicode MS" w:cs="Arial Unicode MS" w:eastAsia="Arial Unicode MS" w:hAnsi="Arial Unicode MS"/>
                <w:rtl w:val="0"/>
              </w:rPr>
              <w:t xml:space="preserve">지원 모달리티 확인 + 자사 업무 데이터로 정성 평가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Arial Unicode MS" w:cs="Arial Unicode MS" w:eastAsia="Arial Unicode MS" w:hAnsi="Arial Unicode MS"/>
                <w:rtl w:val="0"/>
              </w:rPr>
              <w:t xml:space="preserve">8장 (RAG)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Arial Unicode MS" w:cs="Arial Unicode MS" w:eastAsia="Arial Unicode MS" w:hAnsi="Arial Unicode MS"/>
                <w:rtl w:val="0"/>
              </w:rPr>
              <w:t xml:space="preserve">⑧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Fonts w:ascii="Arial Unicode MS" w:cs="Arial Unicode MS" w:eastAsia="Arial Unicode MS" w:hAnsi="Arial Unicode MS"/>
                <w:rtl w:val="0"/>
              </w:rPr>
              <w:t xml:space="preserve">Reasoning(Thinking) 모델의 복잡 추론·코딩·수학 특화 능력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Arial Unicode MS" w:cs="Arial Unicode MS" w:eastAsia="Arial Unicode MS" w:hAnsi="Arial Unicode MS"/>
                <w:rtl w:val="0"/>
              </w:rPr>
              <w:t xml:space="preserve">공개 벤치마크(GPQA, SWE-bench 등) + 자사 고복잡도 태스크 평가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Arial Unicode MS" w:cs="Arial Unicode MS" w:eastAsia="Arial Unicode MS" w:hAnsi="Arial Unicode MS"/>
                <w:rtl w:val="0"/>
              </w:rPr>
              <w:t xml:space="preserve">3.4절 (Model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Arial Unicode MS" w:cs="Arial Unicode MS" w:eastAsia="Arial Unicode MS" w:hAnsi="Arial Unicode MS"/>
                <w:rtl w:val="0"/>
              </w:rPr>
              <w:t xml:space="preserve">⑨ API 안정성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Arial Unicode MS" w:cs="Arial Unicode MS" w:eastAsia="Arial Unicode MS" w:hAnsi="Arial Unicode MS"/>
                <w:rtl w:val="0"/>
              </w:rPr>
              <w:t xml:space="preserve">서비스 가용성, Rate Limit, Deprecation 정책, Failover 구성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Arial Unicode MS" w:cs="Arial Unicode MS" w:eastAsia="Arial Unicode MS" w:hAnsi="Arial Unicode MS"/>
                <w:rtl w:val="0"/>
              </w:rPr>
              <w:t xml:space="preserve">Provider SLA, 장애 이력, Rate Limit 실측, Failover 테스트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Arial Unicode MS" w:cs="Arial Unicode MS" w:eastAsia="Arial Unicode MS" w:hAnsi="Arial Unicode MS"/>
                <w:rtl w:val="0"/>
              </w:rPr>
              <w:t xml:space="preserve">10장 (Observability)</w:t>
            </w:r>
          </w:p>
        </w:tc>
      </w:tr>
    </w:tbl>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b w:val="1"/>
          <w:bCs w:val="1"/>
          <w:rtl w:val="0"/>
        </w:rPr>
        <w:t xml:space="preserve">활용 흐름:</w:t>
      </w:r>
      <w:r w:rsidDel="00000000" w:rsidR="00000000" w:rsidRPr="00000000">
        <w:rPr>
          <w:rFonts w:ascii="Arial Unicode MS" w:cs="Arial Unicode MS" w:eastAsia="Arial Unicode MS" w:hAnsi="Arial Unicode MS"/>
          <w:rtl w:val="0"/>
        </w:rPr>
        <w:t xml:space="preserve"> 위 표로 전체 기준을 파악한 뒤 </w:t>
      </w:r>
    </w:p>
    <w:p w:rsidR="00000000" w:rsidDel="00000000" w:rsidP="00000000" w:rsidRDefault="00000000" w:rsidRPr="00000000" w14:paraId="00000152">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아래 3.1.1~3.1.9의 "프로젝트 조건별 선정 행동" 표에서 자사 조건에 해당하는 행을 확인</w:t>
      </w:r>
    </w:p>
    <w:p w:rsidR="00000000" w:rsidDel="00000000" w:rsidP="00000000" w:rsidRDefault="00000000" w:rsidRPr="00000000" w14:paraId="00000153">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각 기준에서 지시하는 행동(후보 제한, 필터 적용, 평가 필수 등)을 종합</w:t>
      </w:r>
    </w:p>
    <w:p w:rsidR="00000000" w:rsidDel="00000000" w:rsidP="00000000" w:rsidRDefault="00000000" w:rsidRPr="00000000" w14:paraId="0000015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3.2 의사결정 트리에 조건 대입</w:t>
      </w:r>
    </w:p>
    <w:p w:rsidR="00000000" w:rsidDel="00000000" w:rsidP="00000000" w:rsidRDefault="00000000" w:rsidRPr="00000000" w14:paraId="00000155">
      <w:pPr>
        <w:pStyle w:val="Heading4"/>
        <w:rPr/>
      </w:pPr>
      <w:bookmarkStart w:colFirst="0" w:colLast="0" w:name="_dfotnoj3zlcn" w:id="23"/>
      <w:bookmarkEnd w:id="23"/>
      <w:r w:rsidDel="00000000" w:rsidR="00000000" w:rsidRPr="00000000">
        <w:rPr>
          <w:rFonts w:ascii="Arial Unicode MS" w:cs="Arial Unicode MS" w:eastAsia="Arial Unicode MS" w:hAnsi="Arial Unicode MS"/>
          <w:rtl w:val="0"/>
        </w:rPr>
        <w:t xml:space="preserve">3.1.1 비용 (Cost)</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LLM API 비용은 Input/Output 토큰 단가로 결정된다. 비용 평가 시에는 단순 토큰 단가뿐 아니라, Prompt Caching, Batch API, 캐시 히트율 등 최적화 요소를 함께 고려해야 한다.</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b w:val="1"/>
          <w:bCs w:val="1"/>
          <w:rtl w:val="0"/>
        </w:rPr>
        <w:t xml:space="preserve">기본 산정 방식:</w:t>
      </w:r>
      <w:r w:rsidDel="00000000" w:rsidR="00000000" w:rsidRPr="00000000">
        <w:rPr>
          <w:rFonts w:ascii="Arial Unicode MS" w:cs="Arial Unicode MS" w:eastAsia="Arial Unicode MS" w:hAnsi="Arial Unicode MS"/>
          <w:rtl w:val="0"/>
        </w:rPr>
        <w:t xml:space="preserve"> 월 비용 ≈ 일 평균 호출 수 × 30일 × {(평균 Input 토큰 × Input 단가) + (평균 Output 토큰 × Output 단가)}</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각 Provider의 과금 단위(1M 토큰당 단가)를 기준으로 산출하며, 정확한 단가는 Provider 공식 가격표를 참조한다. 구체적인 모델별 가격은 부록 13.2 가격 비교표에서 제공한다.</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Arial Unicode MS" w:cs="Arial Unicode MS" w:eastAsia="Arial Unicode MS" w:hAnsi="Arial Unicode MS"/>
                <w:rtl w:val="0"/>
              </w:rPr>
              <w:t xml:space="preserve">월 LLM 예산 $200 이하, PoC/내부 도구 등 비용 정당화가 어려운 프로젝트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Arial Unicode MS" w:cs="Arial Unicode MS" w:eastAsia="Arial Unicode MS" w:hAnsi="Arial Unicode MS"/>
                <w:rtl w:val="0"/>
              </w:rPr>
              <w:t xml:space="preserve">경량 티어(Haiku, Flash, nano급)만 후보로 제한. 3.2 트리에서 "PoC 및 소규모" 경로 진입. DeepSeek 등 초저가 API도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월 예산 $200~$1,000, 예산 초과 시 프로젝트 승인에 영향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Arial Unicode MS" w:cs="Arial Unicode MS" w:eastAsia="Arial Unicode MS" w:hAnsi="Arial Unicode MS"/>
                <w:rtl w:val="0"/>
              </w:rPr>
              <w:t xml:space="preserve">범용 티어(Sonnet, GPT 일반, Gemini Pro급)까지 후보 포함. 플래그십은 월 비용 시뮬레이션 후 예산 내 확인 시에만 후보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예산 범위가 있으나 성능 대비 유연 조정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Arial Unicode MS" w:cs="Arial Unicode MS" w:eastAsia="Arial Unicode MS" w:hAnsi="Arial Unicode MS"/>
                <w:rtl w:val="0"/>
              </w:rPr>
              <w:t xml:space="preserve">비용을 필터 조건이 아닌 비교 조건으로 사용. 후보 제한 없이 비용 대비 성능을 비교하여 최적안 선택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Arial Unicode MS" w:cs="Arial Unicode MS" w:eastAsia="Arial Unicode MS" w:hAnsi="Arial Unicode MS"/>
                <w:rtl w:val="0"/>
              </w:rPr>
              <w:t xml:space="preserve">비용보다 성능·보안이 절대 우선, 예산 상한 사실상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Arial Unicode MS" w:cs="Arial Unicode MS" w:eastAsia="Arial Unicode MS" w:hAnsi="Arial Unicode MS"/>
                <w:rtl w:val="0"/>
              </w:rPr>
              <w:t xml:space="preserve">비용 기준으로 후보를 제한하지 않음. 플래그십 포함 전체 후보 검토. 3.4절 Model Routing도 적극 검토</w:t>
            </w:r>
          </w:p>
        </w:tc>
      </w:tr>
    </w:tbl>
    <w:p w:rsidR="00000000" w:rsidDel="00000000" w:rsidP="00000000" w:rsidRDefault="00000000" w:rsidRPr="00000000" w14:paraId="00000165">
      <w:pPr>
        <w:pStyle w:val="Heading4"/>
        <w:rPr/>
      </w:pPr>
      <w:bookmarkStart w:colFirst="0" w:colLast="0" w:name="_z3rb3aj5q01u" w:id="24"/>
      <w:bookmarkEnd w:id="24"/>
      <w:r w:rsidDel="00000000" w:rsidR="00000000" w:rsidRPr="00000000">
        <w:rPr>
          <w:rFonts w:ascii="Arial Unicode MS" w:cs="Arial Unicode MS" w:eastAsia="Arial Unicode MS" w:hAnsi="Arial Unicode MS"/>
          <w:rtl w:val="0"/>
        </w:rPr>
        <w:t xml:space="preserve">3.1.2 성능·정확도 (Performance)</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공인 벤치마크는 모델 간 대략적 수준 비교에 활용하되, 최종 판단은 반드시 자사 업무 데이터 기반 평가(Task-Specific Evaluation)로 보완해야 한다. MMLU를 비롯한 기존 벤치마크는 프론티어 모델 간 성능이 포화 상태에 도달한 만큼, MMLU-Pro, GPQA-Diamond, SWE-bench Verified, LiveCodeBench 등 난이도 높은 벤치마크를 통한 변별력 확보가 더 중요해졌다. 자사 평가 시에는 실제 업무 시나리오 20~50건을 기반으로 정확도, 관련성, 형식 준수율 등을 평가하는 것을 권장한다.</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b w:val="1"/>
          <w:bCs w:val="1"/>
          <w:rtl w:val="0"/>
        </w:rPr>
        <w:t xml:space="preserve">Tool Use(Function Calling) 정확도:</w:t>
      </w:r>
      <w:r w:rsidDel="00000000" w:rsidR="00000000" w:rsidRPr="00000000">
        <w:rPr>
          <w:rFonts w:ascii="Arial Unicode MS" w:cs="Arial Unicode MS" w:eastAsia="Arial Unicode MS" w:hAnsi="Arial Unicode MS"/>
          <w:rtl w:val="0"/>
        </w:rPr>
        <w:t xml:space="preserve"> AI Agent의 핵심 동작은 도구 호출이므로, 모델별 Function Calling 성능을 반드시 별도 평가해야 한다. 구체적으로는 올바른 함수 선택 정확도, 파라미터 생성 정확도(타입·형식 준수), 불필요한 호출 억제율(환각 호출 방지)을 측정한다. 모델 간 Tool Use 성능 편차는 텍스트 생성 품질 이상으로 크며, BFCL 등 공개 벤치마크를 참고하되, 자사 Agent가 사용하는 실제 도구 스키마로 추가 평가하는 것을 필수 권장한다.</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6B">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Arial Unicode MS" w:cs="Arial Unicode MS" w:eastAsia="Arial Unicode MS" w:hAnsi="Arial Unicode MS"/>
                <w:rtl w:val="0"/>
              </w:rPr>
              <w:t xml:space="preserve">Agent의 판단 오류가 재무적 손실, 법적 리스크, 고객 이탈로 직결 (예: 계약서 분석, 의료 보조, 코드→프로덕션 배포)</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Fonts w:ascii="Arial Unicode MS" w:cs="Arial Unicode MS" w:eastAsia="Arial Unicode MS" w:hAnsi="Arial Unicode MS"/>
                <w:rtl w:val="0"/>
              </w:rPr>
              <w:t xml:space="preserve">플래그십 티어만 후보로 제한. 자사 도메인 테스트셋 평가를 필수로 수행하고, Tool Use 정확도를 별도 측정. 3.2 트리에서 "성능 최상위" 경로 진입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Arial Unicode MS" w:cs="Arial Unicode MS" w:eastAsia="Arial Unicode MS" w:hAnsi="Arial Unicode MS"/>
                <w:rtl w:val="0"/>
              </w:rPr>
              <w:t xml:space="preserve">응답 품질이 사용자 만족도에 직접 영향을 주지만, 인간 검토·수정 구조가 있는 경우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Arial Unicode MS" w:cs="Arial Unicode MS" w:eastAsia="Arial Unicode MS" w:hAnsi="Arial Unicode MS"/>
                <w:rtl w:val="0"/>
              </w:rPr>
              <w:t xml:space="preserve">범용 이상 티어 후보. 자사 도메인 테스트셋 평가 권장. HITL(4장) 설계와 병행하여 오류 시 보완 경로 확보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Arial Unicode MS" w:cs="Arial Unicode MS" w:eastAsia="Arial Unicode MS" w:hAnsi="Arial Unicode MS"/>
                <w:rtl w:val="0"/>
              </w:rPr>
              <w:t xml:space="preserve">내부 업무 보조 용도로, 정확도가 다소 낮아도 생산성 향상 효과가 있는 경우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Arial Unicode MS" w:cs="Arial Unicode MS" w:eastAsia="Arial Unicode MS" w:hAnsi="Arial Unicode MS"/>
                <w:rtl w:val="0"/>
              </w:rPr>
              <w:t xml:space="preserve">범용~경량 티어까지 넓게 검토. 벤치마크 점수보다 비용·속도 기준으로 모델 비교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Arial Unicode MS" w:cs="Arial Unicode MS" w:eastAsia="Arial Unicode MS" w:hAnsi="Arial Unicode MS"/>
                <w:rtl w:val="0"/>
              </w:rPr>
              <w:t xml:space="preserve">단순 분류·라우팅 등 정확도 편차가 최종 품질에 미미한 경우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Arial Unicode MS" w:cs="Arial Unicode MS" w:eastAsia="Arial Unicode MS" w:hAnsi="Arial Unicode MS"/>
                <w:rtl w:val="0"/>
              </w:rPr>
              <w:t xml:space="preserve">경량 티어 우선. 성능 기준으로 후보를 제한하지 않음</w:t>
            </w:r>
          </w:p>
        </w:tc>
      </w:tr>
    </w:tbl>
    <w:p w:rsidR="00000000" w:rsidDel="00000000" w:rsidP="00000000" w:rsidRDefault="00000000" w:rsidRPr="00000000" w14:paraId="00000174">
      <w:pPr>
        <w:pStyle w:val="Heading4"/>
        <w:rPr/>
      </w:pPr>
      <w:bookmarkStart w:colFirst="0" w:colLast="0" w:name="_9a2tctlp8gfn" w:id="25"/>
      <w:bookmarkEnd w:id="25"/>
      <w:r w:rsidDel="00000000" w:rsidR="00000000" w:rsidRPr="00000000">
        <w:rPr>
          <w:rFonts w:ascii="Arial Unicode MS" w:cs="Arial Unicode MS" w:eastAsia="Arial Unicode MS" w:hAnsi="Arial Unicode MS"/>
          <w:rtl w:val="0"/>
        </w:rPr>
        <w:t xml:space="preserve">3.1.3 응답 지연 (Latency)</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실시간 대화형 Agent에서는 응답 지연이 사용자 경험을 좌우하는 핵심 지표이다. 성능(정확도)과 별도로, 속도 관점의 평가를 독립적으로 수행해야 한다.</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TTFT (Time to First Token):</w:t>
      </w:r>
      <w:r w:rsidDel="00000000" w:rsidR="00000000" w:rsidRPr="00000000">
        <w:rPr>
          <w:rFonts w:ascii="Arial Unicode MS" w:cs="Arial Unicode MS" w:eastAsia="Arial Unicode MS" w:hAnsi="Arial Unicode MS"/>
          <w:rtl w:val="0"/>
        </w:rPr>
        <w:t xml:space="preserve"> 첫 번째 토큰이 반환되기까지의 시간. 실시간 채팅형 Agent에서는 2초 이내를 권장한다.</w:t>
      </w:r>
    </w:p>
    <w:p w:rsidR="00000000" w:rsidDel="00000000" w:rsidP="00000000" w:rsidRDefault="00000000" w:rsidRPr="00000000" w14:paraId="0000017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TPS (Tokens Per Second):</w:t>
      </w:r>
      <w:r w:rsidDel="00000000" w:rsidR="00000000" w:rsidRPr="00000000">
        <w:rPr>
          <w:rFonts w:ascii="Arial Unicode MS" w:cs="Arial Unicode MS" w:eastAsia="Arial Unicode MS" w:hAnsi="Arial Unicode MS"/>
          <w:rtl w:val="0"/>
        </w:rPr>
        <w:t xml:space="preserve"> 초당 출력 토큰 수. 장문 응답 생성 시 전체 대기 시간에 영향. 스트리밍 출력 지원 여부도 함께 확인한다.</w:t>
      </w:r>
    </w:p>
    <w:p w:rsidR="00000000" w:rsidDel="00000000" w:rsidP="00000000" w:rsidRDefault="00000000" w:rsidRPr="00000000" w14:paraId="0000017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모델 티어별 특성:</w:t>
      </w:r>
      <w:r w:rsidDel="00000000" w:rsidR="00000000" w:rsidRPr="00000000">
        <w:rPr>
          <w:rFonts w:ascii="Arial Unicode MS" w:cs="Arial Unicode MS" w:eastAsia="Arial Unicode MS" w:hAnsi="Arial Unicode MS"/>
          <w:rtl w:val="0"/>
        </w:rPr>
        <w:t xml:space="preserve"> 경량 모델(Haiku, Flash, mini 계열)이 가장 빠르고, Reasoning 모델(o 시리즈, Extended Thinking 등)이 가장 느리다. 플래그십은 중간 수준이나, Provider별·시간대별 편차가 크므로 실측 필수.</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7B">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7C">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rtl w:val="0"/>
              </w:rPr>
              <w:t xml:space="preserve">사용자 대면 실시간 채팅이 핵심, TTFT 2초 초과 시 UX 심각 저하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Arial Unicode MS" w:cs="Arial Unicode MS" w:eastAsia="Arial Unicode MS" w:hAnsi="Arial Unicode MS"/>
                <w:rtl w:val="0"/>
              </w:rPr>
              <w:t xml:space="preserve">경량/고속 티어를 Primary로 배치. Reasoning 모델은 비동기 경로로 분리. TTFT를 반드시 실측하여 SLO 충족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Arial Unicode MS" w:cs="Arial Unicode MS" w:eastAsia="Arial Unicode MS" w:hAnsi="Arial Unicode MS"/>
                <w:rtl w:val="0"/>
              </w:rPr>
              <w:t xml:space="preserve">동기식 인터페이스이지만, 5초 이내면 허용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범용 티어까지 후보 포함. Streaming 지원 여부 확인. 플래그십 모델은 실측 후 판단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Fonts w:ascii="Arial Unicode MS" w:cs="Arial Unicode MS" w:eastAsia="Arial Unicode MS" w:hAnsi="Arial Unicode MS"/>
                <w:rtl w:val="0"/>
              </w:rPr>
              <w:t xml:space="preserve">비동기 전달 또는 사용자가 다른 작업 병행 가능 (예: 이메일 요약, 보고서 생성)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Fonts w:ascii="Arial Unicode MS" w:cs="Arial Unicode MS" w:eastAsia="Arial Unicode MS" w:hAnsi="Arial Unicode MS"/>
                <w:rtl w:val="0"/>
              </w:rPr>
              <w:t xml:space="preserve">Latency를 필터 조건으로 사용하지 않음. 성능·비용 기준으로 모델 선택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Arial Unicode MS" w:cs="Arial Unicode MS" w:eastAsia="Arial Unicode MS" w:hAnsi="Arial Unicode MS"/>
                <w:rtl w:val="0"/>
              </w:rPr>
              <w:t xml:space="preserve">배치 처리, 백그라운드 분석 등 응답 시간 기대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Arial Unicode MS" w:cs="Arial Unicode MS" w:eastAsia="Arial Unicode MS" w:hAnsi="Arial Unicode MS"/>
                <w:rtl w:val="0"/>
              </w:rPr>
              <w:t xml:space="preserve">Latency 무관. Reasoning 모델을 포함한 전체 후보 검토 가능</w:t>
            </w:r>
          </w:p>
        </w:tc>
      </w:tr>
    </w:tbl>
    <w:p w:rsidR="00000000" w:rsidDel="00000000" w:rsidP="00000000" w:rsidRDefault="00000000" w:rsidRPr="00000000" w14:paraId="00000185">
      <w:pPr>
        <w:pStyle w:val="Heading4"/>
        <w:rPr/>
      </w:pPr>
      <w:bookmarkStart w:colFirst="0" w:colLast="0" w:name="_yiuix72b7l0v" w:id="26"/>
      <w:bookmarkEnd w:id="26"/>
      <w:r w:rsidDel="00000000" w:rsidR="00000000" w:rsidRPr="00000000">
        <w:rPr>
          <w:rFonts w:ascii="Arial Unicode MS" w:cs="Arial Unicode MS" w:eastAsia="Arial Unicode MS" w:hAnsi="Arial Unicode MS"/>
          <w:rtl w:val="0"/>
        </w:rPr>
        <w:t xml:space="preserve">3.1.4 한국어 품질 (Korean Quality)</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글로벌 LLM 대부분이 영어 데이터 중심으로 학습되어 모델 간 한국어 처리 품질의 편차가 크다. 객관적 지표인 KMMLU, KoBEST, Open-Ko-LLM 등의 벤치마크 활용과 더불어, 한국어의 자연스러움(문체, 어조), 한국 특화 지식(법률, 문화), 한국 관련 환각 빈도를 정성 평가하는 것이 중요하다.</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9">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Arial Unicode MS" w:cs="Arial Unicode MS" w:eastAsia="Arial Unicode MS" w:hAnsi="Arial Unicode MS"/>
                <w:rtl w:val="0"/>
              </w:rPr>
              <w:t xml:space="preserve">입출력의 90% 이상이 한국어, 한국어 품질이 서비스 품질을 직접 좌우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Arial Unicode MS" w:cs="Arial Unicode MS" w:eastAsia="Arial Unicode MS" w:hAnsi="Arial Unicode MS"/>
                <w:rtl w:val="0"/>
              </w:rPr>
              <w:t xml:space="preserve">한국어 벤치마크 상위 모델만 후보로 제한. 자사 한국어 테스트셋 정성 평가 필수. 3.2 트리에서 "한국어 비중 높음" 경로 진입. 오픈소스 시 Qwen 계열 우선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한국어 입출력 50% 이상, 한국어 생성 품질이 사용자 신뢰에 영향</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Arial Unicode MS" w:cs="Arial Unicode MS" w:eastAsia="Arial Unicode MS" w:hAnsi="Arial Unicode MS"/>
                <w:rtl w:val="0"/>
              </w:rPr>
              <w:t xml:space="preserve">한국어 벤치마크 중상위 이상 모델 후보. 자사 한국어 테스트셋 평가 권장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Arial Unicode MS" w:cs="Arial Unicode MS" w:eastAsia="Arial Unicode MS" w:hAnsi="Arial Unicode MS"/>
                <w:rtl w:val="0"/>
              </w:rPr>
              <w:t xml:space="preserve">한국어/영어 혼재, 영어 우선이되 한국어 최소 지원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한국어 품질을 필터가 아닌 비교 조건으로 사용. 글로벌 벤치마크 우선 비교 후 한국어 품질 보조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Arial Unicode MS" w:cs="Arial Unicode MS" w:eastAsia="Arial Unicode MS" w:hAnsi="Arial Unicode MS"/>
                <w:rtl w:val="0"/>
              </w:rPr>
              <w:t xml:space="preserve">입출력이 대부분 영어이거나, 한국어 품질이 요구사항에 미포함</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Arial Unicode MS" w:cs="Arial Unicode MS" w:eastAsia="Arial Unicode MS" w:hAnsi="Arial Unicode MS"/>
                <w:rtl w:val="0"/>
              </w:rPr>
              <w:t xml:space="preserve">한국어 기준으로 후보를 제한하지 않음</w:t>
            </w:r>
          </w:p>
        </w:tc>
      </w:tr>
    </w:tbl>
    <w:p w:rsidR="00000000" w:rsidDel="00000000" w:rsidP="00000000" w:rsidRDefault="00000000" w:rsidRPr="00000000" w14:paraId="00000192">
      <w:pPr>
        <w:pStyle w:val="Heading4"/>
        <w:rPr/>
      </w:pPr>
      <w:bookmarkStart w:colFirst="0" w:colLast="0" w:name="_inrzpjntehwc" w:id="27"/>
      <w:bookmarkEnd w:id="27"/>
      <w:r w:rsidDel="00000000" w:rsidR="00000000" w:rsidRPr="00000000">
        <w:rPr>
          <w:rFonts w:ascii="Arial Unicode MS" w:cs="Arial Unicode MS" w:eastAsia="Arial Unicode MS" w:hAnsi="Arial Unicode MS"/>
          <w:rtl w:val="0"/>
        </w:rPr>
        <w:t xml:space="preserve">3.1.5 컨텍스트 윈도우 크기 (Context Window)</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컨텍스트 윈도우는 한 번의 API 호출로 처리할 수 있는 최대 토큰 수를 의미하며, RAG 파이프라인 설계(8장), Memory 관리 전략(6장), 문서 청킹 방식에 직접적인 영향을 미친다. 128K이면 대부분의 비즈니스 시나리오를 소화할 수 있으나, 초장문 처리가 필수적인 경우 200K~1M 모델을 검토한다. 다만 200K 초과 시 장문 프리미엄 요금이 적용되는 Provider가 많으므로, 롱 컨텍스트 직접 호출 비용 vs RAG 아키텍처 구축 비용의 트레이드오프를 반드시 사전 비교해야 한다.</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Arial Unicode MS" w:cs="Arial Unicode MS" w:eastAsia="Arial Unicode MS" w:hAnsi="Arial Unicode MS"/>
                <w:rtl w:val="0"/>
              </w:rPr>
              <w:t xml:space="preserve">단일 호출에 50페이지 이상 문서, 전체 코드베이스, 장기 대화 이력을 한 번에 처리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200K~1M 컨텍스트 모델만 후보. 장문 프리미엄 요금을 월 비용 산정에 반영. RAG 대비 비용 트레이드오프 사전 비교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Arial Unicode MS" w:cs="Arial Unicode MS" w:eastAsia="Arial Unicode MS" w:hAnsi="Arial Unicode MS"/>
                <w:rtl w:val="0"/>
              </w:rPr>
              <w:t xml:space="preserve">RAG로 대부분 처리하되, 일부 태스크에서 128K 이상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Arial Unicode MS" w:cs="Arial Unicode MS" w:eastAsia="Arial Unicode MS" w:hAnsi="Arial Unicode MS"/>
                <w:rtl w:val="0"/>
              </w:rPr>
              <w:t xml:space="preserve">128K 이상 지원 모델을 후보로 제한. 해당 태스크만 롱 컨텍스트 모델로 라우팅하는 구조 검토(3.4절)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Arial Unicode MS" w:cs="Arial Unicode MS" w:eastAsia="Arial Unicode MS" w:hAnsi="Arial Unicode MS"/>
                <w:rtl w:val="0"/>
              </w:rPr>
              <w:t xml:space="preserve">일반적인 RAG + 대화 이력 관리로 충분, 32K~128K 범위 내 운영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Arial Unicode MS" w:cs="Arial Unicode MS" w:eastAsia="Arial Unicode MS" w:hAnsi="Arial Unicode MS"/>
                <w:rtl w:val="0"/>
              </w:rPr>
              <w:t xml:space="preserve">컨텍스트 윈도우를 필터 조건으로 사용하지 않음. 대부분의 현행 모델이 충족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Fonts w:ascii="Arial Unicode MS" w:cs="Arial Unicode MS" w:eastAsia="Arial Unicode MS" w:hAnsi="Arial Unicode MS"/>
                <w:rtl w:val="0"/>
              </w:rPr>
              <w:t xml:space="preserve">단순 질의응답, 분류 등 입력 길이가 짧고 고정적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Arial Unicode MS" w:cs="Arial Unicode MS" w:eastAsia="Arial Unicode MS" w:hAnsi="Arial Unicode MS"/>
                <w:rtl w:val="0"/>
              </w:rPr>
              <w:t xml:space="preserve">컨텍스트 윈도우 무관. 비용·속도 기준으로 모델 선택</w:t>
            </w:r>
          </w:p>
        </w:tc>
      </w:tr>
    </w:tbl>
    <w:p w:rsidR="00000000" w:rsidDel="00000000" w:rsidP="00000000" w:rsidRDefault="00000000" w:rsidRPr="00000000" w14:paraId="0000019F">
      <w:pPr>
        <w:pStyle w:val="Heading4"/>
        <w:rPr/>
      </w:pPr>
      <w:bookmarkStart w:colFirst="0" w:colLast="0" w:name="_h5amnynul0gx" w:id="28"/>
      <w:bookmarkEnd w:id="28"/>
      <w:r w:rsidDel="00000000" w:rsidR="00000000" w:rsidRPr="00000000">
        <w:rPr>
          <w:rFonts w:ascii="Arial Unicode MS" w:cs="Arial Unicode MS" w:eastAsia="Arial Unicode MS" w:hAnsi="Arial Unicode MS"/>
          <w:rtl w:val="0"/>
        </w:rPr>
        <w:t xml:space="preserve">3.1.6 데이터 보안 및 배포 환경 (Security &amp; Deployment)</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LLM 보안은 배포 환경 선택뿐 아니라, 모델 자체의 안전성, 데이터 유출 방지, 감사 가능성까지 포괄적으로 평가해야 한다.</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b w:val="1"/>
          <w:bCs w:val="1"/>
          <w:rtl w:val="0"/>
        </w:rPr>
        <w:t xml:space="preserve">배포 환경별 보안 구성:</w:t>
      </w:r>
      <w:r w:rsidDel="00000000" w:rsidR="00000000" w:rsidRPr="00000000">
        <w:rPr>
          <w:rFonts w:ascii="Arial Unicode MS" w:cs="Arial Unicode MS" w:eastAsia="Arial Unicode MS" w:hAnsi="Arial Unicode MS"/>
          <w:rtl w:val="0"/>
        </w:rPr>
        <w:t xml:space="preserve"> 2.3절 배포 환경 유형에 따라 선택 가능한 LLM 구성이 달라진다. 클라우드 환경은 상용 API(ZDR, SOC 2 인증 등) 활용, 온프레미스는 오픈 가중치 모델 셀프호스팅(vLLM 등 서빙 인프라 필수), 하이브리드는 민감/비민감 데이터 라우팅 구조 설계가 필요하다. 하이브리드 라우팅 시 Fail-safe(분류 실패 시 온프레미스 기본 라우팅) 설계를 권장한다.</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b w:val="1"/>
          <w:bCs w:val="1"/>
          <w:rtl w:val="0"/>
        </w:rPr>
        <w:t xml:space="preserve">모델 수준 보안:</w:t>
      </w:r>
      <w:r w:rsidDel="00000000" w:rsidR="00000000" w:rsidRPr="00000000">
        <w:rPr>
          <w:rFonts w:ascii="Arial Unicode MS" w:cs="Arial Unicode MS" w:eastAsia="Arial Unicode MS" w:hAnsi="Arial Unicode MS"/>
          <w:rtl w:val="0"/>
        </w:rPr>
        <w:t xml:space="preserve"> Agent 시스템에서는 LLM이 외부 도구 실행 결과, RAG 검색 결과 등 신뢰할 수 없는 데이터를 처리하므로, Prompt Injection 및 Jailbreak 저항성이 선정 기준에 포함되어야 한다. 자사 공격 패턴 10~20건으로 후보 모델의 방어 성능을 비교 평가하고, 9장 Guardrails와 조합한 다층 방어를 설계한다.</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b w:val="1"/>
          <w:bCs w:val="1"/>
          <w:rtl w:val="0"/>
        </w:rPr>
        <w:t xml:space="preserve">데이터 유출 방지:</w:t>
      </w:r>
      <w:r w:rsidDel="00000000" w:rsidR="00000000" w:rsidRPr="00000000">
        <w:rPr>
          <w:rFonts w:ascii="Arial Unicode MS" w:cs="Arial Unicode MS" w:eastAsia="Arial Unicode MS" w:hAnsi="Arial Unicode MS"/>
          <w:rtl w:val="0"/>
        </w:rPr>
        <w:t xml:space="preserve"> 상용 API 사용 시, 전송된 데이터가 모델 학습에 활용되는지 반드시 확인한다. OpenAI·Anthropic은 API 데이터를 기본적으로 학습에 사용하지 않으나 약관 개정 시 재확인 필요. Google은 무료/유료 티어 정책이 상이하므로 프로덕션 환경에서는 유료 티어 약관을 확인한다. </w:t>
      </w:r>
      <w:r w:rsidDel="00000000" w:rsidR="00000000" w:rsidRPr="00000000">
        <w:rPr>
          <w:rFonts w:ascii="Arial Unicode MS" w:cs="Arial Unicode MS" w:eastAsia="Arial Unicode MS" w:hAnsi="Arial Unicode MS"/>
          <w:i w:val="1"/>
          <w:iCs w:val="1"/>
          <w:rtl w:val="0"/>
        </w:rPr>
        <w:t xml:space="preserve">(2026.03 기준. 분기별 갱신 대상.)</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b w:val="1"/>
          <w:bCs w:val="1"/>
          <w:rtl w:val="0"/>
        </w:rPr>
        <w:t xml:space="preserve">감사 가능성:</w:t>
      </w:r>
      <w:r w:rsidDel="00000000" w:rsidR="00000000" w:rsidRPr="00000000">
        <w:rPr>
          <w:rFonts w:ascii="Arial Unicode MS" w:cs="Arial Unicode MS" w:eastAsia="Arial Unicode MS" w:hAnsi="Arial Unicode MS"/>
          <w:rtl w:val="0"/>
        </w:rPr>
        <w:t xml:space="preserve"> 규제 산업에서는 응답 재현성(temperature=0 + seed), 입출력 로깅(10장 Observability 연계), 모델 버전 고정(Pinning) 지원 수준을 확인한다.</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Arial Unicode MS" w:cs="Arial Unicode MS" w:eastAsia="Arial Unicode MS" w:hAnsi="Arial Unicode MS"/>
                <w:rtl w:val="0"/>
              </w:rPr>
              <w:t xml:space="preserve">금융·의료·공공 등 규제 산업, 데이터 외부 전송 절대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Arial Unicode MS" w:cs="Arial Unicode MS" w:eastAsia="Arial Unicode MS" w:hAnsi="Arial Unicode MS"/>
                <w:rtl w:val="0"/>
              </w:rPr>
              <w:t xml:space="preserve">3.2 트리에서 "온프레미스" 경로 강제 진입. 오픈소스 셀프호스팅만 후보. 감사 가능성 요건을 3.3 비교표 필터에 추가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rtl w:val="0"/>
              </w:rPr>
              <w:t xml:space="preserve">사내 기밀 데이터를 다루지만, ZDR·VPC 등 엔터프라이즈 보안 옵션으로 충족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Arial Unicode MS" w:cs="Arial Unicode MS" w:eastAsia="Arial Unicode MS" w:hAnsi="Arial Unicode MS"/>
                <w:rtl w:val="0"/>
              </w:rPr>
              <w:t xml:space="preserve">상용 API 후보 중 ZDR/VPC 지원 모델로 제한. Provider 약관의 데이터 활용 정책을 계약 전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Arial Unicode MS" w:cs="Arial Unicode MS" w:eastAsia="Arial Unicode MS" w:hAnsi="Arial Unicode MS"/>
                <w:rtl w:val="0"/>
              </w:rPr>
              <w:t xml:space="preserve">일반적인 사내 업무 데이터, 상용 API 표준 보안 정책으로 충분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Fonts w:ascii="Arial Unicode MS" w:cs="Arial Unicode MS" w:eastAsia="Arial Unicode MS" w:hAnsi="Arial Unicode MS"/>
                <w:rtl w:val="0"/>
              </w:rPr>
              <w:t xml:space="preserve">보안 기준으로 후보를 제한하지 않음. 상용 API 전체 후보 검토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Arial Unicode MS" w:cs="Arial Unicode MS" w:eastAsia="Arial Unicode MS" w:hAnsi="Arial Unicode MS"/>
                <w:rtl w:val="0"/>
              </w:rPr>
              <w:t xml:space="preserve">공개 데이터만 처리하거나, PoC 등 보안 요구 최소</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Fonts w:ascii="Arial Unicode MS" w:cs="Arial Unicode MS" w:eastAsia="Arial Unicode MS" w:hAnsi="Arial Unicode MS"/>
                <w:rtl w:val="0"/>
              </w:rPr>
              <w:t xml:space="preserve">보안 무관. 비용·성능 기준으로 자유롭게 선택</w:t>
            </w:r>
          </w:p>
        </w:tc>
      </w:tr>
    </w:tbl>
    <w:p w:rsidR="00000000" w:rsidDel="00000000" w:rsidP="00000000" w:rsidRDefault="00000000" w:rsidRPr="00000000" w14:paraId="000001B4">
      <w:pPr>
        <w:pStyle w:val="Heading4"/>
        <w:rPr/>
      </w:pPr>
      <w:bookmarkStart w:colFirst="0" w:colLast="0" w:name="_jjngack4wcjo" w:id="29"/>
      <w:bookmarkEnd w:id="29"/>
      <w:r w:rsidDel="00000000" w:rsidR="00000000" w:rsidRPr="00000000">
        <w:rPr>
          <w:rFonts w:ascii="Arial Unicode MS" w:cs="Arial Unicode MS" w:eastAsia="Arial Unicode MS" w:hAnsi="Arial Unicode MS"/>
          <w:rtl w:val="0"/>
        </w:rPr>
        <w:t xml:space="preserve">3.1.7 멀티모달 지원 범위 (Multimodal Capability)</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Agent가 처리해야 하는 입력이 텍스트에 한정되지 않는 경우, 모델의 멀티모달 지원 범위가 핵심 선정 기준이 된다. 프로젝트의 입출력 요구사항을 먼저 정의한 후 후보 모델을 필터링해야 한다.</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rFonts w:ascii="Arial Unicode MS" w:cs="Arial Unicode MS" w:eastAsia="Arial Unicode MS" w:hAnsi="Arial Unicode MS"/>
                <w:b w:val="1"/>
                <w:bCs w:val="1"/>
                <w:rtl w:val="0"/>
              </w:rPr>
              <w:t xml:space="preserve">모달리티</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OpenAI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9">
            <w:pPr>
              <w:jc w:val="left"/>
              <w:rPr>
                <w:b w:val="1"/>
                <w:bCs w:val="1"/>
              </w:rPr>
            </w:pPr>
            <w:r w:rsidDel="00000000" w:rsidR="00000000" w:rsidRPr="00000000">
              <w:rPr>
                <w:b w:val="1"/>
                <w:bCs w:val="1"/>
                <w:rtl w:val="0"/>
              </w:rPr>
              <w:t xml:space="preserve">Anthropic</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A">
            <w:pPr>
              <w:jc w:val="left"/>
              <w:rPr>
                <w:b w:val="1"/>
                <w:bCs w:val="1"/>
              </w:rPr>
            </w:pPr>
            <w:r w:rsidDel="00000000" w:rsidR="00000000" w:rsidRPr="00000000">
              <w:rPr>
                <w:b w:val="1"/>
                <w:bCs w:val="1"/>
                <w:rtl w:val="0"/>
              </w:rPr>
              <w:t xml:space="preserve">Google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BB">
            <w:pPr>
              <w:jc w:val="left"/>
              <w:rPr>
                <w:b w:val="1"/>
                <w:bCs w:val="1"/>
              </w:rPr>
            </w:pPr>
            <w:r w:rsidDel="00000000" w:rsidR="00000000" w:rsidRPr="00000000">
              <w:rPr>
                <w:rFonts w:ascii="Arial Unicode MS" w:cs="Arial Unicode MS" w:eastAsia="Arial Unicode MS" w:hAnsi="Arial Unicode MS"/>
                <w:b w:val="1"/>
                <w:bCs w:val="1"/>
                <w:rtl w:val="0"/>
              </w:rPr>
              <w:t xml:space="preserve">오픈소스 주요 모델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Fonts w:ascii="Arial Unicode MS" w:cs="Arial Unicode MS" w:eastAsia="Arial Unicode MS" w:hAnsi="Arial Unicode MS"/>
                <w:rtl w:val="0"/>
              </w:rPr>
              <w:t xml:space="preserve">Vision (이미지)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Arial Unicode MS" w:cs="Arial Unicode MS" w:eastAsia="Arial Unicode MS" w:hAnsi="Arial Unicode MS"/>
                <w:rtl w:val="0"/>
              </w:rPr>
              <w:t xml:space="preserve">플래그십·범용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rtl w:val="0"/>
              </w:rPr>
              <w:t xml:space="preserve">플래그십·범용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Arial Unicode MS" w:cs="Arial Unicode MS" w:eastAsia="Arial Unicode MS" w:hAnsi="Arial Unicode MS"/>
                <w:rtl w:val="0"/>
              </w:rPr>
              <w:t xml:space="preserve">전 티어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Fonts w:ascii="Arial Unicode MS" w:cs="Arial Unicode MS" w:eastAsia="Arial Unicode MS" w:hAnsi="Arial Unicode MS"/>
                <w:rtl w:val="0"/>
              </w:rPr>
              <w:t xml:space="preserve">Llama·Qwen Vision 계열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Arial Unicode MS" w:cs="Arial Unicode MS" w:eastAsia="Arial Unicode MS" w:hAnsi="Arial Unicode MS"/>
                <w:rtl w:val="0"/>
              </w:rPr>
              <w:t xml:space="preserve">PDF 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Fonts w:ascii="Arial Unicode MS" w:cs="Arial Unicode MS" w:eastAsia="Arial Unicode MS" w:hAnsi="Arial Unicode MS"/>
                <w:rtl w:val="0"/>
              </w:rPr>
              <w:t xml:space="preserve">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Fonts w:ascii="Arial Unicode MS" w:cs="Arial Unicode MS" w:eastAsia="Arial Unicode MS" w:hAnsi="Arial Unicode MS"/>
                <w:rtl w:val="0"/>
              </w:rPr>
              <w:t xml:space="preserve">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Arial Unicode MS" w:cs="Arial Unicode MS" w:eastAsia="Arial Unicode MS" w:hAnsi="Arial Unicode MS"/>
                <w:rtl w:val="0"/>
              </w:rPr>
              <w:t xml:space="preserve">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Fonts w:ascii="Arial Unicode MS" w:cs="Arial Unicode MS" w:eastAsia="Arial Unicode MS" w:hAnsi="Arial Unicode MS"/>
                <w:rtl w:val="0"/>
              </w:rPr>
              <w:t xml:space="preserve">모델별 상이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Fonts w:ascii="Arial Unicode MS" w:cs="Arial Unicode MS" w:eastAsia="Arial Unicode MS" w:hAnsi="Arial Unicode MS"/>
                <w:rtl w:val="0"/>
              </w:rPr>
              <w:t xml:space="preserve">오디오 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Arial Unicode MS" w:cs="Arial Unicode MS" w:eastAsia="Arial Unicode MS" w:hAnsi="Arial Unicode MS"/>
                <w:rtl w:val="0"/>
              </w:rPr>
              <w:t xml:space="preserve">지원 (음성 API 연계)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Fonts w:ascii="Arial Unicode MS" w:cs="Arial Unicode MS" w:eastAsia="Arial Unicode MS" w:hAnsi="Arial Unicode MS"/>
                <w:rtl w:val="0"/>
              </w:rPr>
              <w:t xml:space="preserve">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Fonts w:ascii="Arial Unicode MS" w:cs="Arial Unicode MS" w:eastAsia="Arial Unicode MS" w:hAnsi="Arial Unicode MS"/>
                <w:rtl w:val="0"/>
              </w:rPr>
              <w:t xml:space="preserve">네이티브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Fonts w:ascii="Arial Unicode MS" w:cs="Arial Unicode MS" w:eastAsia="Arial Unicode MS" w:hAnsi="Arial Unicode MS"/>
                <w:rtl w:val="0"/>
              </w:rPr>
              <w:t xml:space="preserve">Whisper 등 별도 파이프라인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Arial Unicode MS" w:cs="Arial Unicode MS" w:eastAsia="Arial Unicode MS" w:hAnsi="Arial Unicode MS"/>
                <w:rtl w:val="0"/>
              </w:rPr>
              <w:t xml:space="preserve">비디오 이해</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Fonts w:ascii="Arial Unicode MS" w:cs="Arial Unicode MS" w:eastAsia="Arial Unicode MS" w:hAnsi="Arial Unicode MS"/>
                <w:rtl w:val="0"/>
              </w:rPr>
              <w:t xml:space="preserve">제한적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Arial Unicode MS" w:cs="Arial Unicode MS" w:eastAsia="Arial Unicode MS" w:hAnsi="Arial Unicode MS"/>
                <w:rtl w:val="0"/>
              </w:rPr>
              <w:t xml:space="preserve">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Arial Unicode MS" w:cs="Arial Unicode MS" w:eastAsia="Arial Unicode MS" w:hAnsi="Arial Unicode MS"/>
                <w:rtl w:val="0"/>
              </w:rPr>
              <w:t xml:space="preserve">네이티브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Arial Unicode MS" w:cs="Arial Unicode MS" w:eastAsia="Arial Unicode MS" w:hAnsi="Arial Unicode MS"/>
                <w:rtl w:val="0"/>
              </w:rPr>
              <w:t xml:space="preserve">대부분 미지원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Arial Unicode MS" w:cs="Arial Unicode MS" w:eastAsia="Arial Unicode MS" w:hAnsi="Arial Unicode MS"/>
                <w:rtl w:val="0"/>
              </w:rPr>
              <w:t xml:space="preserve">이미지 생성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Fonts w:ascii="Arial Unicode MS" w:cs="Arial Unicode MS" w:eastAsia="Arial Unicode MS" w:hAnsi="Arial Unicode MS"/>
                <w:rtl w:val="0"/>
              </w:rPr>
              <w:t xml:space="preserve">지원 (GPT Image 연계)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Fonts w:ascii="Arial Unicode MS" w:cs="Arial Unicode MS" w:eastAsia="Arial Unicode MS" w:hAnsi="Arial Unicode MS"/>
                <w:rtl w:val="0"/>
              </w:rPr>
              <w:t xml:space="preserve">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Fonts w:ascii="Arial Unicode MS" w:cs="Arial Unicode MS" w:eastAsia="Arial Unicode MS" w:hAnsi="Arial Unicode MS"/>
                <w:rtl w:val="0"/>
              </w:rPr>
              <w:t xml:space="preserve">지원 (Imagen 연계)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Fonts w:ascii="Arial Unicode MS" w:cs="Arial Unicode MS" w:eastAsia="Arial Unicode MS" w:hAnsi="Arial Unicode MS"/>
                <w:rtl w:val="0"/>
              </w:rPr>
              <w:t xml:space="preserve">별도 모델 필요</w:t>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i w:val="1"/>
          <w:iCs w:val="1"/>
          <w:rtl w:val="0"/>
        </w:rPr>
        <w:t xml:space="preserve">(2026.03 기준. Provider별 지원 범위는 수시 변경되므로 도입 시점에 최신 문서를 재확인한다.)</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D8">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9">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Arial Unicode MS" w:cs="Arial Unicode MS" w:eastAsia="Arial Unicode MS" w:hAnsi="Arial Unicode MS"/>
                <w:rtl w:val="0"/>
              </w:rPr>
              <w:t xml:space="preserve">Agent 입력의 30% 이상이 이미지·PDF·오디오·비디오이며, LLM이 직접 이해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Fonts w:ascii="Arial Unicode MS" w:cs="Arial Unicode MS" w:eastAsia="Arial Unicode MS" w:hAnsi="Arial Unicode MS"/>
                <w:rtl w:val="0"/>
              </w:rPr>
              <w:t xml:space="preserve">필요 모달리티를 네이티브 지원하는 모델만 후보로 제한. 경량 모델 중 멀티모달 미지원은 후보에서 제외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Fonts w:ascii="Arial Unicode MS" w:cs="Arial Unicode MS" w:eastAsia="Arial Unicode MS" w:hAnsi="Arial Unicode MS"/>
                <w:rtl w:val="0"/>
              </w:rPr>
              <w:t xml:space="preserve">주로 텍스트이지만, 일부 태스크에서 이미지·PDF 처리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Fonts w:ascii="Arial Unicode MS" w:cs="Arial Unicode MS" w:eastAsia="Arial Unicode MS" w:hAnsi="Arial Unicode MS"/>
                <w:rtl w:val="0"/>
              </w:rPr>
              <w:t xml:space="preserve">Vision/PDF 지원 모델을 후보에 포함. 해당 태스크만 멀티모달 모델로 라우팅하는 구조 검토(3.4절)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Fonts w:ascii="Arial Unicode MS" w:cs="Arial Unicode MS" w:eastAsia="Arial Unicode MS" w:hAnsi="Arial Unicode MS"/>
                <w:rtl w:val="0"/>
              </w:rPr>
              <w:t xml:space="preserve">멀티모달 입력이 있을 수 있으나, 별도 파이프라인(OCR, STT)으로 전처리 후 텍스트 전달로 충분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Arial Unicode MS" w:cs="Arial Unicode MS" w:eastAsia="Arial Unicode MS" w:hAnsi="Arial Unicode MS"/>
                <w:rtl w:val="0"/>
              </w:rPr>
              <w:t xml:space="preserve">멀티모달 기준으로 후보를 제한하지 않음. 전처리 파이프라인 비용을 별도 산정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Fonts w:ascii="Arial Unicode MS" w:cs="Arial Unicode MS" w:eastAsia="Arial Unicode MS" w:hAnsi="Arial Unicode MS"/>
                <w:rtl w:val="0"/>
              </w:rPr>
              <w:t xml:space="preserve">입출력이 텍스트에 한정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Fonts w:ascii="Arial Unicode MS" w:cs="Arial Unicode MS" w:eastAsia="Arial Unicode MS" w:hAnsi="Arial Unicode MS"/>
                <w:rtl w:val="0"/>
              </w:rPr>
              <w:t xml:space="preserve">멀티모달 무관. 다른 기준으로 모델 선택</w:t>
            </w:r>
          </w:p>
        </w:tc>
      </w:tr>
    </w:tbl>
    <w:p w:rsidR="00000000" w:rsidDel="00000000" w:rsidP="00000000" w:rsidRDefault="00000000" w:rsidRPr="00000000" w14:paraId="000001E2">
      <w:pPr>
        <w:pStyle w:val="Heading4"/>
        <w:rPr/>
      </w:pPr>
      <w:bookmarkStart w:colFirst="0" w:colLast="0" w:name="_erl4spbhtlmr" w:id="30"/>
      <w:bookmarkEnd w:id="30"/>
      <w:r w:rsidDel="00000000" w:rsidR="00000000" w:rsidRPr="00000000">
        <w:rPr>
          <w:rFonts w:ascii="Arial Unicode MS" w:cs="Arial Unicode MS" w:eastAsia="Arial Unicode MS" w:hAnsi="Arial Unicode MS"/>
          <w:rtl w:val="0"/>
        </w:rPr>
        <w:t xml:space="preserve">3.1.8 추론 특화 모델 (Reasoning Model)</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Reasoning(Thinking) 모델은 기존 일반 모델과 비용·성능·응답 시간 특성이 근본적으로 다르므로, Agent 아키텍처 설계 시 별도로 고려해야 한다. 내부적으로 사고 과정(Chain-of-Thought)을 자동 수행하여 복잡한 논리·수학·코딩에서 유의미하게 높은 정확도를 보이나, 응답 지연이 길고 Thinking 토큰이 추가 과금되어 비용이 크게 증가한다. 3.4절 Model Routing에서 "고복잡도 전용 티어"로 배치하고 선별 적용하는 것이 필수이다.</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6">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Fonts w:ascii="Arial Unicode MS" w:cs="Arial Unicode MS" w:eastAsia="Arial Unicode MS" w:hAnsi="Arial Unicode MS"/>
                <w:rtl w:val="0"/>
              </w:rPr>
              <w:t xml:space="preserve">다단계 논리 추론, 수학, 정밀 코드 생성·디버깅이 핵심 태스크</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Fonts w:ascii="Arial Unicode MS" w:cs="Arial Unicode MS" w:eastAsia="Arial Unicode MS" w:hAnsi="Arial Unicode MS"/>
                <w:rtl w:val="0"/>
              </w:rPr>
              <w:t xml:space="preserve">Reasoning 모델을 후보에 반드시 포함. Thinking 토큰 추가 비용을 월 비용에 산정. 3.2 트리 보조 필터 "고복잡도 추론" 적용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Arial Unicode MS" w:cs="Arial Unicode MS" w:eastAsia="Arial Unicode MS" w:hAnsi="Arial Unicode MS"/>
                <w:rtl w:val="0"/>
              </w:rPr>
              <w:t xml:space="preserve">일부 태스크에서 복잡 추론 필요하지만 전체 트래픽의 20% 미만</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Fonts w:ascii="Arial Unicode MS" w:cs="Arial Unicode MS" w:eastAsia="Arial Unicode MS" w:hAnsi="Arial Unicode MS"/>
                <w:rtl w:val="0"/>
              </w:rPr>
              <w:t xml:space="preserve">범용 모델을 Primary로, Reasoning 모델은 고복잡도 전용 티어로 편성. 3.4절 Model Routing 패턴 1-A 적용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Fonts w:ascii="Arial Unicode MS" w:cs="Arial Unicode MS" w:eastAsia="Arial Unicode MS" w:hAnsi="Arial Unicode MS"/>
                <w:rtl w:val="0"/>
              </w:rPr>
              <w:t xml:space="preserve">일반적인 요약·번역·Q&amp;A 수준 추론이면 충분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Fonts w:ascii="Arial Unicode MS" w:cs="Arial Unicode MS" w:eastAsia="Arial Unicode MS" w:hAnsi="Arial Unicode MS"/>
                <w:rtl w:val="0"/>
              </w:rPr>
              <w:t xml:space="preserve">Reasoning 모델 불필요. 범용/경량 티어에서 선택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Fonts w:ascii="Arial Unicode MS" w:cs="Arial Unicode MS" w:eastAsia="Arial Unicode MS" w:hAnsi="Arial Unicode MS"/>
                <w:rtl w:val="0"/>
              </w:rPr>
              <w:t xml:space="preserve">단순 분류·라우팅·키워드 추출 등 추론 능력 거의 불필요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Arial Unicode MS" w:cs="Arial Unicode MS" w:eastAsia="Arial Unicode MS" w:hAnsi="Arial Unicode MS"/>
                <w:rtl w:val="0"/>
              </w:rPr>
              <w:t xml:space="preserve">Reasoning 무관. 경량 티어 우선</w:t>
            </w:r>
          </w:p>
        </w:tc>
      </w:tr>
    </w:tbl>
    <w:p w:rsidR="00000000" w:rsidDel="00000000" w:rsidP="00000000" w:rsidRDefault="00000000" w:rsidRPr="00000000" w14:paraId="000001EF">
      <w:pPr>
        <w:pStyle w:val="Heading4"/>
        <w:rPr/>
      </w:pPr>
      <w:bookmarkStart w:colFirst="0" w:colLast="0" w:name="_efp9j758ekb2" w:id="31"/>
      <w:bookmarkEnd w:id="31"/>
      <w:r w:rsidDel="00000000" w:rsidR="00000000" w:rsidRPr="00000000">
        <w:rPr>
          <w:rFonts w:ascii="Arial Unicode MS" w:cs="Arial Unicode MS" w:eastAsia="Arial Unicode MS" w:hAnsi="Arial Unicode MS"/>
          <w:rtl w:val="0"/>
        </w:rPr>
        <w:t xml:space="preserve">3.1.9 API 안정성 및 SLA (API Stability)</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프로덕션 Agent 서비스에서는 API 가용성과 운영 정책을 반드시 점검해야 한다. OpenAI는 Deprecation이 빈번하여 프롬프트 호환성 관리 필요, Anthropic은 Deprecation 주기가 길어 안정적이나 Rate Limit이 엄격할 수 있으며, Google은 무료/유료 티어 간 Rate Limit 차이를 확인해야 한다. 오픈소스 셀프호스팅은 외부 Deprecation 리스크는 없으나 자체 인프라 운영·장애 대응 역량이 필수이다.</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Multi-Provider Failover:</w:t>
      </w:r>
      <w:r w:rsidDel="00000000" w:rsidR="00000000" w:rsidRPr="00000000">
        <w:rPr>
          <w:rFonts w:ascii="Arial Unicode MS" w:cs="Arial Unicode MS" w:eastAsia="Arial Unicode MS" w:hAnsi="Arial Unicode MS"/>
          <w:rtl w:val="0"/>
        </w:rPr>
        <w:t xml:space="preserve"> 주요 Provider의 API 장애는 연간 수 차례 발생한다. Primary-Secondary 구성을 설계하고, Provider 간 System Prompt 해석·Tool Use 스키마 차이를 사전 검증하며, 분기별 의도적 Failover 테스트를 수행한다.</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rFonts w:ascii="Arial Unicode MS" w:cs="Arial Unicode MS" w:eastAsia="Arial Unicode MS" w:hAnsi="Arial Unicode MS"/>
                <w:b w:val="1"/>
                <w:bCs w:val="1"/>
                <w:rtl w:val="0"/>
              </w:rPr>
              <w:t xml:space="preserve">모델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Fonts w:ascii="Arial Unicode MS" w:cs="Arial Unicode MS" w:eastAsia="Arial Unicode MS" w:hAnsi="Arial Unicode MS"/>
                <w:rtl w:val="0"/>
              </w:rPr>
              <w:t xml:space="preserve">외부 고객 대면 서비스, SLA 99.9% 이상 필요, 장애 시 매출 손실·법적 책임</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Fonts w:ascii="Arial Unicode MS" w:cs="Arial Unicode MS" w:eastAsia="Arial Unicode MS" w:hAnsi="Arial Unicode MS"/>
                <w:rtl w:val="0"/>
              </w:rPr>
              <w:t xml:space="preserve">Multi-Provider Failover 설계 필수. Failover 대상 모델의 프롬프트 호환성 사전 검증. 분기별 Chaos Engineering 테스트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Arial Unicode MS" w:cs="Arial Unicode MS" w:eastAsia="Arial Unicode MS" w:hAnsi="Arial Unicode MS"/>
                <w:rtl w:val="0"/>
              </w:rPr>
              <w:t xml:space="preserve">사내 서비스이지만 업무 시간 중 중단 불허, 수백 명 이상 동시 사용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rtl w:val="0"/>
              </w:rPr>
              <w:t xml:space="preserve">Failover 구성 권장. Rate Limit 여유분 확보(피크 트래픽의 1.5배 이상)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Fonts w:ascii="Arial Unicode MS" w:cs="Arial Unicode MS" w:eastAsia="Arial Unicode MS" w:hAnsi="Arial Unicode MS"/>
                <w:rtl w:val="0"/>
              </w:rPr>
              <w:t xml:space="preserve">업무 보조 도구, 수 분~수십 분의 간헐적 장애 허용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Arial Unicode MS" w:cs="Arial Unicode MS" w:eastAsia="Arial Unicode MS" w:hAnsi="Arial Unicode MS"/>
                <w:rtl w:val="0"/>
              </w:rPr>
              <w:t xml:space="preserve">단일 Provider로 충분. Rate Limit만 사전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Fonts w:ascii="Arial Unicode MS" w:cs="Arial Unicode MS" w:eastAsia="Arial Unicode MS" w:hAnsi="Arial Unicode MS"/>
                <w:rtl w:val="0"/>
              </w:rPr>
              <w:t xml:space="preserve">PoC 등 일시적 사용, 장애 시 수동 대체 수단 존재</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Arial Unicode MS" w:cs="Arial Unicode MS" w:eastAsia="Arial Unicode MS" w:hAnsi="Arial Unicode MS"/>
                <w:rtl w:val="0"/>
              </w:rPr>
              <w:t xml:space="preserve">API 안정성 무관. 무료 티어도 활용 가능</w:t>
            </w:r>
          </w:p>
        </w:tc>
      </w:tr>
    </w:tbl>
    <w:p w:rsidR="00000000" w:rsidDel="00000000" w:rsidP="00000000" w:rsidRDefault="00000000" w:rsidRPr="00000000" w14:paraId="000001FE">
      <w:pPr>
        <w:pStyle w:val="Heading4"/>
        <w:rPr/>
      </w:pPr>
      <w:bookmarkStart w:colFirst="0" w:colLast="0" w:name="_47j6tnbdakjw" w:id="32"/>
      <w:bookmarkEnd w:id="32"/>
      <w:r w:rsidDel="00000000" w:rsidR="00000000" w:rsidRPr="00000000">
        <w:rPr>
          <w:rFonts w:ascii="Arial Unicode MS" w:cs="Arial Unicode MS" w:eastAsia="Arial Unicode MS" w:hAnsi="Arial Unicode MS"/>
          <w:rtl w:val="0"/>
        </w:rPr>
        <w:t xml:space="preserve">프로젝트 유형별 선정 행동 요약 (교차 검증용)</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위 ①~⑨ 조건별 행동을 대표적인 프로젝트 유형에 적용하면 다음과 같은 선정 방향이 도출된다. 자사 프로젝트와 유사한 유형을 찾아 판단과 크게 벗어나지 않는지 교차 검증하는 용도로 활용한다.</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2235"/>
        <w:gridCol w:w="2535"/>
        <w:gridCol w:w="2235"/>
        <w:tblGridChange w:id="0">
          <w:tblGrid>
            <w:gridCol w:w="1935"/>
            <w:gridCol w:w="2235"/>
            <w:gridCol w:w="2535"/>
            <w:gridCol w:w="223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01">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유형</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rFonts w:ascii="Arial Unicode MS" w:cs="Arial Unicode MS" w:eastAsia="Arial Unicode MS" w:hAnsi="Arial Unicode MS"/>
                <w:b w:val="1"/>
                <w:bCs w:val="1"/>
                <w:rtl w:val="0"/>
              </w:rPr>
              <w:t xml:space="preserve">핵심 필터 기준</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rFonts w:ascii="Arial Unicode MS" w:cs="Arial Unicode MS" w:eastAsia="Arial Unicode MS" w:hAnsi="Arial Unicode MS"/>
                <w:b w:val="1"/>
                <w:bCs w:val="1"/>
                <w:rtl w:val="0"/>
              </w:rPr>
              <w:t xml:space="preserve">후보 제한 방향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rFonts w:ascii="Arial Unicode MS" w:cs="Arial Unicode MS" w:eastAsia="Arial Unicode MS" w:hAnsi="Arial Unicode MS"/>
                <w:b w:val="1"/>
                <w:bCs w:val="1"/>
                <w:rtl w:val="0"/>
              </w:rPr>
              <w:t xml:space="preserve">필수 추가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Arial Unicode MS" w:cs="Arial Unicode MS" w:eastAsia="Arial Unicode MS" w:hAnsi="Arial Unicode MS"/>
                <w:rtl w:val="0"/>
              </w:rPr>
              <w:t xml:space="preserve">보안 최우선 (금융·의료)</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Fonts w:ascii="Arial Unicode MS" w:cs="Arial Unicode MS" w:eastAsia="Arial Unicode MS" w:hAnsi="Arial Unicode MS"/>
                <w:rtl w:val="0"/>
              </w:rPr>
              <w:t xml:space="preserve">⑥ 보안, ⑨ API 안정성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Arial Unicode MS" w:cs="Arial Unicode MS" w:eastAsia="Arial Unicode MS" w:hAnsi="Arial Unicode MS"/>
                <w:rtl w:val="0"/>
              </w:rPr>
              <w:t xml:space="preserve">온프레미스 셀프호스팅 또는 ZDR/VPC 지원 상용 모델로 제한</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Arial Unicode MS" w:cs="Arial Unicode MS" w:eastAsia="Arial Unicode MS" w:hAnsi="Arial Unicode MS"/>
                <w:rtl w:val="0"/>
              </w:rPr>
              <w:t xml:space="preserve">감사 추적 구조 설계, Failover 구성, Prompt Injection 테스트 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Fonts w:ascii="Arial Unicode MS" w:cs="Arial Unicode MS" w:eastAsia="Arial Unicode MS" w:hAnsi="Arial Unicode MS"/>
                <w:rtl w:val="0"/>
              </w:rPr>
              <w:t xml:space="preserve">비용 최우선 (PoC·내부 도구)</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Arial Unicode MS" w:cs="Arial Unicode MS" w:eastAsia="Arial Unicode MS" w:hAnsi="Arial Unicode MS"/>
                <w:rtl w:val="0"/>
              </w:rPr>
              <w:t xml:space="preserve">① 비용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Arial Unicode MS" w:cs="Arial Unicode MS" w:eastAsia="Arial Unicode MS" w:hAnsi="Arial Unicode MS"/>
                <w:rtl w:val="0"/>
              </w:rPr>
              <w:t xml:space="preserve">경량 티어 + 초저가 API만 후보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Fonts w:ascii="Arial Unicode MS" w:cs="Arial Unicode MS" w:eastAsia="Arial Unicode MS" w:hAnsi="Arial Unicode MS"/>
                <w:rtl w:val="0"/>
              </w:rPr>
              <w:t xml:space="preserve">비용 시뮬레이션으로 월 예산 준수 확인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rtl w:val="0"/>
              </w:rPr>
              <w:t xml:space="preserve">성능 최우선 (고도화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Arial Unicode MS" w:cs="Arial Unicode MS" w:eastAsia="Arial Unicode MS" w:hAnsi="Arial Unicode MS"/>
                <w:rtl w:val="0"/>
              </w:rPr>
              <w:t xml:space="preserve">② 성능, ⑧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Fonts w:ascii="Arial Unicode MS" w:cs="Arial Unicode MS" w:eastAsia="Arial Unicode MS" w:hAnsi="Arial Unicode MS"/>
                <w:rtl w:val="0"/>
              </w:rPr>
              <w:t xml:space="preserve">플래그십 + Reasoning 모델 포함 전체 후보</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Arial Unicode MS" w:cs="Arial Unicode MS" w:eastAsia="Arial Unicode MS" w:hAnsi="Arial Unicode MS"/>
                <w:rtl w:val="0"/>
              </w:rPr>
              <w:t xml:space="preserve">자사 도메인 테스트셋 평가 필수, Tool Use 정확도 별도 측정, Model Routing(3.4절)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Arial Unicode MS" w:cs="Arial Unicode MS" w:eastAsia="Arial Unicode MS" w:hAnsi="Arial Unicode MS"/>
                <w:rtl w:val="0"/>
              </w:rPr>
              <w:t xml:space="preserve">실시간 대화 (고객 응대)</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Fonts w:ascii="Arial Unicode MS" w:cs="Arial Unicode MS" w:eastAsia="Arial Unicode MS" w:hAnsi="Arial Unicode MS"/>
                <w:rtl w:val="0"/>
              </w:rPr>
              <w:t xml:space="preserve">③ 응답 지연, ④ 한국어, ⑨ 안정성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Arial Unicode MS" w:cs="Arial Unicode MS" w:eastAsia="Arial Unicode MS" w:hAnsi="Arial Unicode MS"/>
                <w:rtl w:val="0"/>
              </w:rPr>
              <w:t xml:space="preserve">경량/고속 + 한국어 상위 모델로 제한</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Arial Unicode MS" w:cs="Arial Unicode MS" w:eastAsia="Arial Unicode MS" w:hAnsi="Arial Unicode MS"/>
                <w:rtl w:val="0"/>
              </w:rPr>
              <w:t xml:space="preserve">TTFT 실측 필수, Failover 구성, 한국어 정성 평가</w:t>
            </w:r>
          </w:p>
        </w:tc>
      </w:tr>
    </w:tb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i w:val="1"/>
          <w:iCs w:val="1"/>
          <w:rtl w:val="0"/>
        </w:rPr>
        <w:t xml:space="preserve">(위 표는 판단 가이드를 대표 유형에 적용한 결과 예시이다. 자사 판단 결과가 유사 유형과 크게 다르면 판단 근거를 재점검할 것을 권장한다.)</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8qobblsir0h2" w:id="33"/>
      <w:bookmarkEnd w:id="33"/>
      <w:r w:rsidDel="00000000" w:rsidR="00000000" w:rsidRPr="00000000">
        <w:rPr>
          <w:rFonts w:ascii="Arial Unicode MS" w:cs="Arial Unicode MS" w:eastAsia="Arial Unicode MS" w:hAnsi="Arial Unicode MS"/>
          <w:rtl w:val="0"/>
        </w:rPr>
        <w:t xml:space="preserve">3.2 조건별 권장 모델 (의사결정 트리)</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3.1절에서 구분한 필터·비교 조건을 아래 3단계에 순차적으로 대입하면, 우선 검토할 모델에 도달할 수 있다.</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4"/>
        <w:rPr/>
      </w:pPr>
      <w:bookmarkStart w:colFirst="0" w:colLast="0" w:name="_84h2x4tgzh4e" w:id="34"/>
      <w:bookmarkEnd w:id="34"/>
      <w:r w:rsidDel="00000000" w:rsidR="00000000" w:rsidRPr="00000000">
        <w:rPr>
          <w:rFonts w:ascii="Arial Unicode MS" w:cs="Arial Unicode MS" w:eastAsia="Arial Unicode MS" w:hAnsi="Arial Unicode MS"/>
          <w:rtl w:val="0"/>
        </w:rPr>
        <w:t xml:space="preserve">3단계 필터링 구조</w:t>
      </w:r>
      <w:r w:rsidDel="00000000" w:rsidR="00000000" w:rsidRPr="00000000">
        <w:rPr>
          <w:rtl w:val="0"/>
        </w:rPr>
      </w:r>
    </w:p>
    <w:tbl>
      <w:tblPr>
        <w:tblStyle w:val="Table2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105"/>
        <w:gridCol w:w="1905"/>
        <w:gridCol w:w="1905"/>
        <w:tblGridChange w:id="0">
          <w:tblGrid>
            <w:gridCol w:w="2025"/>
            <w:gridCol w:w="3105"/>
            <w:gridCol w:w="1905"/>
            <w:gridCol w:w="190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1E">
            <w:pPr>
              <w:jc w:val="left"/>
              <w:rPr>
                <w:b w:val="1"/>
                <w:bCs w:val="1"/>
              </w:rPr>
            </w:pPr>
            <w:r w:rsidDel="00000000" w:rsidR="00000000" w:rsidRPr="00000000">
              <w:rPr>
                <w:rFonts w:ascii="Arial Unicode MS" w:cs="Arial Unicode MS" w:eastAsia="Arial Unicode MS" w:hAnsi="Arial Unicode MS"/>
                <w:b w:val="1"/>
                <w:bCs w:val="1"/>
                <w:rtl w:val="0"/>
              </w:rPr>
              <w:t xml:space="preserve">단계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1F">
            <w:pPr>
              <w:jc w:val="left"/>
              <w:rPr>
                <w:b w:val="1"/>
                <w:bCs w:val="1"/>
              </w:rPr>
            </w:pPr>
            <w:r w:rsidDel="00000000" w:rsidR="00000000" w:rsidRPr="00000000">
              <w:rPr>
                <w:rFonts w:ascii="Arial Unicode MS" w:cs="Arial Unicode MS" w:eastAsia="Arial Unicode MS" w:hAnsi="Arial Unicode MS"/>
                <w:b w:val="1"/>
                <w:bCs w:val="1"/>
                <w:rtl w:val="0"/>
              </w:rPr>
              <w:t xml:space="preserve">질문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20">
            <w:pPr>
              <w:jc w:val="left"/>
              <w:rPr>
                <w:b w:val="1"/>
                <w:bCs w:val="1"/>
              </w:rPr>
            </w:pPr>
            <w:r w:rsidDel="00000000" w:rsidR="00000000" w:rsidRPr="00000000">
              <w:rPr>
                <w:rFonts w:ascii="Arial Unicode MS" w:cs="Arial Unicode MS" w:eastAsia="Arial Unicode MS" w:hAnsi="Arial Unicode MS"/>
                <w:b w:val="1"/>
                <w:bCs w:val="1"/>
                <w:rtl w:val="0"/>
              </w:rPr>
              <w:t xml:space="preserve">결정 대상</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21">
            <w:pPr>
              <w:jc w:val="left"/>
              <w:rPr>
                <w:b w:val="1"/>
                <w:bCs w:val="1"/>
              </w:rPr>
            </w:pPr>
            <w:r w:rsidDel="00000000" w:rsidR="00000000" w:rsidRPr="00000000">
              <w:rPr>
                <w:rFonts w:ascii="Arial Unicode MS" w:cs="Arial Unicode MS" w:eastAsia="Arial Unicode MS" w:hAnsi="Arial Unicode MS"/>
                <w:b w:val="1"/>
                <w:bCs w:val="1"/>
                <w:rtl w:val="0"/>
              </w:rPr>
              <w:t xml:space="preserve">도구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Arial Unicode MS" w:cs="Arial Unicode MS" w:eastAsia="Arial Unicode MS" w:hAnsi="Arial Unicode MS"/>
                <w:b w:val="1"/>
                <w:bCs w:val="1"/>
                <w:rtl w:val="0"/>
              </w:rPr>
              <w:t xml:space="preserve">분기 1</w:t>
            </w:r>
            <w:r w:rsidDel="00000000" w:rsidR="00000000" w:rsidRPr="00000000">
              <w:rPr>
                <w:rFonts w:ascii="Arial Unicode MS" w:cs="Arial Unicode MS" w:eastAsia="Arial Unicode MS" w:hAnsi="Arial Unicode MS"/>
                <w:rtl w:val="0"/>
              </w:rPr>
              <w:t xml:space="preserve"> 배포 환경</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Fonts w:ascii="Arial Unicode MS" w:cs="Arial Unicode MS" w:eastAsia="Arial Unicode MS" w:hAnsi="Arial Unicode MS"/>
                <w:rtl w:val="0"/>
              </w:rPr>
              <w:t xml:space="preserve">데이터를 외부로 전송할 수 있는가?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Fonts w:ascii="Arial Unicode MS" w:cs="Arial Unicode MS" w:eastAsia="Arial Unicode MS" w:hAnsi="Arial Unicode MS"/>
                <w:rtl w:val="0"/>
              </w:rPr>
              <w:t xml:space="preserve">온프레미스 / 상용 API / 하이브리드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Arial Unicode MS" w:cs="Arial Unicode MS" w:eastAsia="Arial Unicode MS" w:hAnsi="Arial Unicode MS"/>
                <w:rtl w:val="0"/>
              </w:rPr>
              <w:t xml:space="preserve">플로차트 (분기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Fonts w:ascii="Arial Unicode MS" w:cs="Arial Unicode MS" w:eastAsia="Arial Unicode MS" w:hAnsi="Arial Unicode MS"/>
                <w:b w:val="1"/>
                <w:bCs w:val="1"/>
                <w:rtl w:val="0"/>
              </w:rPr>
              <w:t xml:space="preserve">분기 2</w:t>
            </w:r>
            <w:r w:rsidDel="00000000" w:rsidR="00000000" w:rsidRPr="00000000">
              <w:rPr>
                <w:rFonts w:ascii="Arial Unicode MS" w:cs="Arial Unicode MS" w:eastAsia="Arial Unicode MS" w:hAnsi="Arial Unicode MS"/>
                <w:rtl w:val="0"/>
              </w:rPr>
              <w:t xml:space="preserve"> 서비스 규모</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Fonts w:ascii="Arial Unicode MS" w:cs="Arial Unicode MS" w:eastAsia="Arial Unicode MS" w:hAnsi="Arial Unicode MS"/>
                <w:rtl w:val="0"/>
              </w:rPr>
              <w:t xml:space="preserve">운영 목적(온프레미스) 또는 서비스 단계(상용)는?</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Arial Unicode MS" w:cs="Arial Unicode MS" w:eastAsia="Arial Unicode MS" w:hAnsi="Arial Unicode MS"/>
                <w:rtl w:val="0"/>
              </w:rPr>
              <w:t xml:space="preserve">검토 대상 </w:t>
            </w:r>
            <w:r w:rsidDel="00000000" w:rsidR="00000000" w:rsidRPr="00000000">
              <w:rPr>
                <w:rFonts w:ascii="Arial Unicode MS" w:cs="Arial Unicode MS" w:eastAsia="Arial Unicode MS" w:hAnsi="Arial Unicode MS"/>
                <w:b w:val="1"/>
                <w:bCs w:val="1"/>
                <w:rtl w:val="0"/>
              </w:rPr>
              <w:t xml:space="preserve">티어</w:t>
            </w:r>
            <w:r w:rsidDel="00000000" w:rsidR="00000000" w:rsidRPr="00000000">
              <w:rPr>
                <w:rFonts w:ascii="Arial Unicode MS" w:cs="Arial Unicode MS" w:eastAsia="Arial Unicode MS" w:hAnsi="Arial Unicode MS"/>
                <w:rtl w:val="0"/>
              </w:rPr>
              <w:t xml:space="preserve"> 결정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Fonts w:ascii="Arial Unicode MS" w:cs="Arial Unicode MS" w:eastAsia="Arial Unicode MS" w:hAnsi="Arial Unicode MS"/>
                <w:rtl w:val="0"/>
              </w:rPr>
              <w:t xml:space="preserve">플로차트 (분기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Fonts w:ascii="Arial Unicode MS" w:cs="Arial Unicode MS" w:eastAsia="Arial Unicode MS" w:hAnsi="Arial Unicode MS"/>
                <w:b w:val="1"/>
                <w:bCs w:val="1"/>
                <w:rtl w:val="0"/>
              </w:rPr>
              <w:t xml:space="preserve">분기 3</w:t>
            </w:r>
            <w:r w:rsidDel="00000000" w:rsidR="00000000" w:rsidRPr="00000000">
              <w:rPr>
                <w:rFonts w:ascii="Arial Unicode MS" w:cs="Arial Unicode MS" w:eastAsia="Arial Unicode MS" w:hAnsi="Arial Unicode MS"/>
                <w:rtl w:val="0"/>
              </w:rPr>
              <w:t xml:space="preserve"> 요구사항 매칭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Arial Unicode MS" w:cs="Arial Unicode MS" w:eastAsia="Arial Unicode MS" w:hAnsi="Arial Unicode MS"/>
                <w:rtl w:val="0"/>
              </w:rPr>
              <w:t xml:space="preserve">티어 내에서 한국어·멀티모달·Reasoning 등 핵심 요구는?</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Fonts w:ascii="Arial Unicode MS" w:cs="Arial Unicode MS" w:eastAsia="Arial Unicode MS" w:hAnsi="Arial Unicode MS"/>
                <w:b w:val="1"/>
                <w:bCs w:val="1"/>
                <w:rtl w:val="0"/>
              </w:rPr>
              <w:t xml:space="preserve">구체 모델</w:t>
            </w:r>
            <w:r w:rsidDel="00000000" w:rsidR="00000000" w:rsidRPr="00000000">
              <w:rPr>
                <w:rFonts w:ascii="Arial Unicode MS" w:cs="Arial Unicode MS" w:eastAsia="Arial Unicode MS" w:hAnsi="Arial Unicode MS"/>
                <w:rtl w:val="0"/>
              </w:rPr>
              <w:t xml:space="preserve"> 선택</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Fonts w:ascii="Arial Unicode MS" w:cs="Arial Unicode MS" w:eastAsia="Arial Unicode MS" w:hAnsi="Arial Unicode MS"/>
                <w:rtl w:val="0"/>
              </w:rPr>
              <w:t xml:space="preserve">매칭 테이블</w:t>
            </w:r>
          </w:p>
        </w:tc>
      </w:tr>
    </w:tbl>
    <w:p w:rsidR="00000000" w:rsidDel="00000000" w:rsidP="00000000" w:rsidRDefault="00000000" w:rsidRPr="00000000" w14:paraId="0000022E">
      <w:pPr>
        <w:rPr>
          <w:i w:val="1"/>
          <w:iCs w:val="1"/>
        </w:rPr>
      </w:pPr>
      <w:r w:rsidDel="00000000" w:rsidR="00000000" w:rsidRPr="00000000">
        <w:rPr>
          <w:rtl w:val="0"/>
        </w:rPr>
      </w:r>
    </w:p>
    <w:p w:rsidR="00000000" w:rsidDel="00000000" w:rsidP="00000000" w:rsidRDefault="00000000" w:rsidRPr="00000000" w14:paraId="0000022F">
      <w:pPr>
        <w:rPr>
          <w:i w:val="1"/>
          <w:iCs w:val="1"/>
        </w:rPr>
      </w:pPr>
      <w:r w:rsidDel="00000000" w:rsidR="00000000" w:rsidRPr="00000000">
        <w:rPr>
          <w:rFonts w:ascii="Arial Unicode MS" w:cs="Arial Unicode MS" w:eastAsia="Arial Unicode MS" w:hAnsi="Arial Unicode MS"/>
          <w:i w:val="1"/>
          <w:iCs w:val="1"/>
          <w:rtl w:val="0"/>
        </w:rPr>
        <w:t xml:space="preserve">(위 표는 3단계 필터링의 전체 흐름을 요약한 것이며, 아래에서 각 분기별 상세 조건과 플로차트를 제시한다).</w:t>
      </w:r>
    </w:p>
    <w:p w:rsidR="00000000" w:rsidDel="00000000" w:rsidP="00000000" w:rsidRDefault="00000000" w:rsidRPr="00000000" w14:paraId="00000230">
      <w:pPr>
        <w:pStyle w:val="Heading4"/>
        <w:rPr/>
      </w:pPr>
      <w:bookmarkStart w:colFirst="0" w:colLast="0" w:name="_8c3vtx1kjs10" w:id="35"/>
      <w:bookmarkEnd w:id="35"/>
      <w:r w:rsidDel="00000000" w:rsidR="00000000" w:rsidRPr="00000000">
        <w:rPr>
          <w:rFonts w:ascii="Arial Unicode MS" w:cs="Arial Unicode MS" w:eastAsia="Arial Unicode MS" w:hAnsi="Arial Unicode MS"/>
          <w:rtl w:val="0"/>
        </w:rPr>
        <w:t xml:space="preserve">분기 1 · 배포 환경 필터</w:t>
      </w:r>
      <w:r w:rsidDel="00000000" w:rsidR="00000000" w:rsidRPr="00000000">
        <w:rPr>
          <w:rtl w:val="0"/>
        </w:rPr>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첫 번째 분기는 데이터 외부 전송 가능 여부로 결정된다. 이 분기는 기술적 선호가 아니라 규제·보안 정책에 의해 사전 확정되는 경우가 많으므로, 가장 먼저 판단한다.</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jc w:val="center"/>
        <w:rPr>
          <w:b w:val="1"/>
          <w:bCs w:val="1"/>
        </w:rPr>
      </w:pPr>
      <w:r w:rsidDel="00000000" w:rsidR="00000000" w:rsidRPr="00000000">
        <w:rPr/>
        <w:drawing>
          <wp:inline distB="114300" distT="114300" distL="114300" distR="114300">
            <wp:extent cx="2957645" cy="4043363"/>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57645"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130"/>
        <w:gridCol w:w="4440"/>
        <w:tblGridChange w:id="0">
          <w:tblGrid>
            <w:gridCol w:w="2430"/>
            <w:gridCol w:w="2130"/>
            <w:gridCol w:w="444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35">
            <w:pPr>
              <w:jc w:val="left"/>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36">
            <w:pPr>
              <w:jc w:val="left"/>
              <w:rPr>
                <w:b w:val="1"/>
                <w:bCs w:val="1"/>
              </w:rPr>
            </w:pPr>
            <w:r w:rsidDel="00000000" w:rsidR="00000000" w:rsidRPr="00000000">
              <w:rPr>
                <w:rFonts w:ascii="Arial Unicode MS" w:cs="Arial Unicode MS" w:eastAsia="Arial Unicode MS" w:hAnsi="Arial Unicode MS"/>
                <w:b w:val="1"/>
                <w:bCs w:val="1"/>
                <w:rtl w:val="0"/>
              </w:rPr>
              <w:t xml:space="preserve">권장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37">
            <w:pPr>
              <w:jc w:val="left"/>
              <w:rPr>
                <w:b w:val="1"/>
                <w:bCs w:val="1"/>
              </w:rPr>
            </w:pPr>
            <w:r w:rsidDel="00000000" w:rsidR="00000000" w:rsidRPr="00000000">
              <w:rPr>
                <w:rFonts w:ascii="Arial Unicode MS" w:cs="Arial Unicode MS" w:eastAsia="Arial Unicode MS" w:hAnsi="Arial Unicode MS"/>
                <w:b w:val="1"/>
                <w:bCs w:val="1"/>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Fonts w:ascii="Arial Unicode MS" w:cs="Arial Unicode MS" w:eastAsia="Arial Unicode MS" w:hAnsi="Arial Unicode MS"/>
                <w:rtl w:val="0"/>
              </w:rPr>
              <w:t xml:space="preserve">데이터 외부 전송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Fonts w:ascii="Arial Unicode MS" w:cs="Arial Unicode MS" w:eastAsia="Arial Unicode MS" w:hAnsi="Arial Unicode MS"/>
                <w:rtl w:val="0"/>
              </w:rPr>
              <w:t xml:space="preserve">온프레미스 → 분기 2-A로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Arial Unicode MS" w:cs="Arial Unicode MS" w:eastAsia="Arial Unicode MS" w:hAnsi="Arial Unicode MS"/>
                <w:rtl w:val="0"/>
              </w:rPr>
              <w:t xml:space="preserve">데이터 주권이 우선. 자체 GPU 서버 및 서빙 인프라(vLLM 등) 구축 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Fonts w:ascii="Arial Unicode MS" w:cs="Arial Unicode MS" w:eastAsia="Arial Unicode MS" w:hAnsi="Arial Unicode MS"/>
                <w:rtl w:val="0"/>
              </w:rPr>
              <w:t xml:space="preserve">클라우드 API 사용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Fonts w:ascii="Arial Unicode MS" w:cs="Arial Unicode MS" w:eastAsia="Arial Unicode MS" w:hAnsi="Arial Unicode MS"/>
                <w:rtl w:val="0"/>
              </w:rPr>
              <w:t xml:space="preserve">상용 API → 분기 2-B로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Arial Unicode MS" w:cs="Arial Unicode MS" w:eastAsia="Arial Unicode MS" w:hAnsi="Arial Unicode MS"/>
                <w:rtl w:val="0"/>
              </w:rPr>
              <w:t xml:space="preserve">인프라 운영 부담 없이 최신 모델 즉시 활용. ZDR 등 보안 옵션 확인 후 도입.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Fonts w:ascii="Arial Unicode MS" w:cs="Arial Unicode MS" w:eastAsia="Arial Unicode MS" w:hAnsi="Arial Unicode MS"/>
                <w:rtl w:val="0"/>
              </w:rPr>
              <w:t xml:space="preserve">민감/비민감 데이터 혼재</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Fonts w:ascii="Arial Unicode MS" w:cs="Arial Unicode MS" w:eastAsia="Arial Unicode MS" w:hAnsi="Arial Unicode MS"/>
                <w:rtl w:val="0"/>
              </w:rPr>
              <w:t xml:space="preserve">하이브리드 라우팅</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Fonts w:ascii="Arial Unicode MS" w:cs="Arial Unicode MS" w:eastAsia="Arial Unicode MS" w:hAnsi="Arial Unicode MS"/>
                <w:rtl w:val="0"/>
              </w:rPr>
              <w:t xml:space="preserve">민감도 기준으로 경로 분리. 아래 보충 표 참조.</w:t>
            </w:r>
          </w:p>
        </w:tc>
      </w:tr>
    </w:tbl>
    <w:p w:rsidR="00000000" w:rsidDel="00000000" w:rsidP="00000000" w:rsidRDefault="00000000" w:rsidRPr="00000000" w14:paraId="00000241">
      <w:pPr>
        <w:rPr>
          <w:b w:val="1"/>
          <w:bCs w:val="1"/>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b w:val="1"/>
          <w:bCs w:val="1"/>
          <w:rtl w:val="0"/>
        </w:rPr>
        <w:t xml:space="preserve">하이브리드 라우팅 경로 보충</w:t>
      </w:r>
      <w:r w:rsidDel="00000000" w:rsidR="00000000" w:rsidRPr="00000000">
        <w:rPr>
          <w:rtl w:val="0"/>
        </w:rPr>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하이브리드를 선택한 경우, 하나의 시스템 안에서 온프레미스와 상용 API를 동시에 운영하게 된다. 아래 항목을 사전에 설계한 뒤, 각 경로별로 분기 2에 진입한다.</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945"/>
        <w:gridCol w:w="3120"/>
        <w:tblGridChange w:id="0">
          <w:tblGrid>
            <w:gridCol w:w="1935"/>
            <w:gridCol w:w="3945"/>
            <w:gridCol w:w="312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45">
            <w:pPr>
              <w:jc w:val="left"/>
              <w:rPr>
                <w:b w:val="1"/>
                <w:bCs w:val="1"/>
              </w:rPr>
            </w:pPr>
            <w:r w:rsidDel="00000000" w:rsidR="00000000" w:rsidRPr="00000000">
              <w:rPr>
                <w:rFonts w:ascii="Arial Unicode MS" w:cs="Arial Unicode MS" w:eastAsia="Arial Unicode MS" w:hAnsi="Arial Unicode MS"/>
                <w:b w:val="1"/>
                <w:bCs w:val="1"/>
                <w:rtl w:val="0"/>
              </w:rPr>
              <w:t xml:space="preserve">설계 항목</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6">
            <w:pPr>
              <w:jc w:val="left"/>
              <w:rPr>
                <w:b w:val="1"/>
                <w:bCs w:val="1"/>
              </w:rPr>
            </w:pPr>
            <w:r w:rsidDel="00000000" w:rsidR="00000000" w:rsidRPr="00000000">
              <w:rPr>
                <w:rFonts w:ascii="Arial Unicode MS" w:cs="Arial Unicode MS" w:eastAsia="Arial Unicode MS" w:hAnsi="Arial Unicode MS"/>
                <w:b w:val="1"/>
                <w:bCs w:val="1"/>
                <w:rtl w:val="0"/>
              </w:rPr>
              <w:t xml:space="preserve">내용</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7">
            <w:pPr>
              <w:jc w:val="left"/>
              <w:rPr>
                <w:b w:val="1"/>
                <w:bCs w:val="1"/>
              </w:rPr>
            </w:pPr>
            <w:r w:rsidDel="00000000" w:rsidR="00000000" w:rsidRPr="00000000">
              <w:rPr>
                <w:rFonts w:ascii="Arial Unicode MS" w:cs="Arial Unicode MS" w:eastAsia="Arial Unicode MS" w:hAnsi="Arial Unicode MS"/>
                <w:b w:val="1"/>
                <w:bCs w:val="1"/>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Arial Unicode MS" w:cs="Arial Unicode MS" w:eastAsia="Arial Unicode MS" w:hAnsi="Arial Unicode MS"/>
                <w:rtl w:val="0"/>
              </w:rPr>
              <w:t xml:space="preserve">민감도 분류 기준</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Fonts w:ascii="Arial Unicode MS" w:cs="Arial Unicode MS" w:eastAsia="Arial Unicode MS" w:hAnsi="Arial Unicode MS"/>
                <w:rtl w:val="0"/>
              </w:rPr>
              <w:t xml:space="preserve">어떤 데이터가 외부 전송 불가인지 사전 정의. 보안팀·법무팀 합의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Arial Unicode MS" w:cs="Arial Unicode MS" w:eastAsia="Arial Unicode MS" w:hAnsi="Arial Unicode MS"/>
                <w:rtl w:val="0"/>
              </w:rPr>
              <w:t xml:space="preserve">예: 개인정보·금융 거래 → 민감, 일반 질의·공개 문서 → 비민감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Fonts w:ascii="Arial Unicode MS" w:cs="Arial Unicode MS" w:eastAsia="Arial Unicode MS" w:hAnsi="Arial Unicode MS"/>
                <w:rtl w:val="0"/>
              </w:rPr>
              <w:t xml:space="preserve">Fail-safe 정책</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Arial Unicode MS" w:cs="Arial Unicode MS" w:eastAsia="Arial Unicode MS" w:hAnsi="Arial Unicode MS"/>
                <w:rtl w:val="0"/>
              </w:rPr>
              <w:t xml:space="preserve">분류 실패·미분류 시 온프레미스로 기본 라우팅</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데이터 유출 리스크 차단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Fonts w:ascii="Arial Unicode MS" w:cs="Arial Unicode MS" w:eastAsia="Arial Unicode MS" w:hAnsi="Arial Unicode MS"/>
                <w:rtl w:val="0"/>
              </w:rPr>
              <w:t xml:space="preserve">민감 데이터 경로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Fonts w:ascii="Arial Unicode MS" w:cs="Arial Unicode MS" w:eastAsia="Arial Unicode MS" w:hAnsi="Arial Unicode MS"/>
                <w:rtl w:val="0"/>
              </w:rPr>
              <w:t xml:space="preserve">분기 2-A(온프레미스) → 분기 3에서 모델 선택</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Fonts w:ascii="Arial Unicode MS" w:cs="Arial Unicode MS" w:eastAsia="Arial Unicode MS" w:hAnsi="Arial Unicode MS"/>
                <w:rtl w:val="0"/>
              </w:rPr>
              <w:t xml:space="preserve">비민감 데이터 경로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Fonts w:ascii="Arial Unicode MS" w:cs="Arial Unicode MS" w:eastAsia="Arial Unicode MS" w:hAnsi="Arial Unicode MS"/>
                <w:rtl w:val="0"/>
              </w:rPr>
              <w:t xml:space="preserve">분기 2-B(상용 API) → 분기 3에서 모델 선택</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4"/>
        <w:rPr/>
      </w:pPr>
      <w:bookmarkStart w:colFirst="0" w:colLast="0" w:name="_bx6jyjhpysop" w:id="36"/>
      <w:bookmarkEnd w:id="36"/>
      <w:r w:rsidDel="00000000" w:rsidR="00000000" w:rsidRPr="00000000">
        <w:rPr>
          <w:rFonts w:ascii="Arial Unicode MS" w:cs="Arial Unicode MS" w:eastAsia="Arial Unicode MS" w:hAnsi="Arial Unicode MS"/>
          <w:rtl w:val="0"/>
        </w:rPr>
        <w:t xml:space="preserve">분기 2 · 서비스 규모 필터 - 티어 결정</w:t>
      </w:r>
      <w:r w:rsidDel="00000000" w:rsidR="00000000" w:rsidRPr="00000000">
        <w:rPr>
          <w:rtl w:val="0"/>
        </w:rPr>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분기 1의 결과에 따라 온프레미스 또는 상용 API 경로로 진입한다. 이 단계의 목표는 </w:t>
      </w:r>
      <w:r w:rsidDel="00000000" w:rsidR="00000000" w:rsidRPr="00000000">
        <w:rPr>
          <w:rFonts w:ascii="Arial Unicode MS" w:cs="Arial Unicode MS" w:eastAsia="Arial Unicode MS" w:hAnsi="Arial Unicode MS"/>
          <w:b w:val="1"/>
          <w:bCs w:val="1"/>
          <w:rtl w:val="0"/>
        </w:rPr>
        <w:t xml:space="preserve">검토할 티어를 결정</w:t>
      </w:r>
      <w:r w:rsidDel="00000000" w:rsidR="00000000" w:rsidRPr="00000000">
        <w:rPr>
          <w:rFonts w:ascii="Arial Unicode MS" w:cs="Arial Unicode MS" w:eastAsia="Arial Unicode MS" w:hAnsi="Arial Unicode MS"/>
          <w:rtl w:val="0"/>
        </w:rPr>
        <w:t xml:space="preserve">하는 것이며, 구체 모델 선택은 분기 3에서 수행한다.</w:t>
      </w:r>
    </w:p>
    <w:p w:rsidR="00000000" w:rsidDel="00000000" w:rsidP="00000000" w:rsidRDefault="00000000" w:rsidRPr="00000000" w14:paraId="00000257">
      <w:pPr>
        <w:pStyle w:val="Heading4"/>
        <w:rPr/>
      </w:pPr>
      <w:bookmarkStart w:colFirst="0" w:colLast="0" w:name="_2sqaqg2ekde2" w:id="37"/>
      <w:bookmarkEnd w:id="37"/>
      <w:r w:rsidDel="00000000" w:rsidR="00000000" w:rsidRPr="00000000">
        <w:rPr>
          <w:rFonts w:ascii="Arial Unicode MS" w:cs="Arial Unicode MS" w:eastAsia="Arial Unicode MS" w:hAnsi="Arial Unicode MS"/>
          <w:rtl w:val="0"/>
        </w:rPr>
        <w:t xml:space="preserve">분기 2-A: 온프레미스 경로</w:t>
      </w:r>
    </w:p>
    <w:p w:rsidR="00000000" w:rsidDel="00000000" w:rsidP="00000000" w:rsidRDefault="00000000" w:rsidRPr="00000000" w14:paraId="00000258">
      <w:pPr>
        <w:jc w:val="center"/>
        <w:rPr/>
      </w:pPr>
      <w:r w:rsidDel="00000000" w:rsidR="00000000" w:rsidRPr="00000000">
        <w:rPr/>
        <w:drawing>
          <wp:inline distB="114300" distT="114300" distL="114300" distR="114300">
            <wp:extent cx="5731200" cy="4127500"/>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tbl>
      <w:tblPr>
        <w:tblStyle w:val="Table26"/>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980"/>
        <w:gridCol w:w="4440"/>
        <w:tblGridChange w:id="0">
          <w:tblGrid>
            <w:gridCol w:w="2085"/>
            <w:gridCol w:w="1980"/>
            <w:gridCol w:w="444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rFonts w:ascii="Arial Unicode MS" w:cs="Arial Unicode MS" w:eastAsia="Arial Unicode MS" w:hAnsi="Arial Unicode MS"/>
                <w:b w:val="1"/>
                <w:bCs w:val="1"/>
                <w:rtl w:val="0"/>
              </w:rPr>
              <w:t xml:space="preserve">권장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rFonts w:ascii="Arial Unicode MS" w:cs="Arial Unicode MS" w:eastAsia="Arial Unicode MS" w:hAnsi="Arial Unicode MS"/>
                <w:b w:val="1"/>
                <w:bCs w:val="1"/>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Arial Unicode MS" w:cs="Arial Unicode MS" w:eastAsia="Arial Unicode MS" w:hAnsi="Arial Unicode MS"/>
                <w:rtl w:val="0"/>
              </w:rPr>
              <w:t xml:space="preserve">상용 플래그십 대체, 최고 성능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Fonts w:ascii="Arial Unicode MS" w:cs="Arial Unicode MS" w:eastAsia="Arial Unicode MS" w:hAnsi="Arial Unicode MS"/>
                <w:rtl w:val="0"/>
              </w:rPr>
              <w:t xml:space="preserve">대형 오픈소스 티어 → 분기 3으로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Arial Unicode MS" w:cs="Arial Unicode MS" w:eastAsia="Arial Unicode MS" w:hAnsi="Arial Unicode MS"/>
                <w:rtl w:val="0"/>
              </w:rPr>
              <w:t xml:space="preserve">멀티 GPU 클러스터 필요 (참고: 총 VRAM 320GB+). 서빙 인프라(vLLM 등) 구축·운영 역량 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Fonts w:ascii="Arial Unicode MS" w:cs="Arial Unicode MS" w:eastAsia="Arial Unicode MS" w:hAnsi="Arial Unicode MS"/>
                <w:rtl w:val="0"/>
              </w:rPr>
              <w:t xml:space="preserve">사내 주력 서비스, 적정 성능·비용 균형</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Arial Unicode MS" w:cs="Arial Unicode MS" w:eastAsia="Arial Unicode MS" w:hAnsi="Arial Unicode MS"/>
                <w:rtl w:val="0"/>
              </w:rPr>
              <w:t xml:space="preserve">중형 오픈소스 티어 → 분기 3으로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Fonts w:ascii="Arial Unicode MS" w:cs="Arial Unicode MS" w:eastAsia="Arial Unicode MS" w:hAnsi="Arial Unicode MS"/>
                <w:rtl w:val="0"/>
              </w:rPr>
              <w:t xml:space="preserve">단일 고사양 GPU로 운용 가능 (참고: 48~80GB). MoE·양자화 적용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Arial Unicode MS" w:cs="Arial Unicode MS" w:eastAsia="Arial Unicode MS" w:hAnsi="Arial Unicode MS"/>
                <w:rtl w:val="0"/>
              </w:rPr>
              <w:t xml:space="preserve">분류·라우팅·프로토타이핑</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Fonts w:ascii="Arial Unicode MS" w:cs="Arial Unicode MS" w:eastAsia="Arial Unicode MS" w:hAnsi="Arial Unicode MS"/>
                <w:rtl w:val="0"/>
              </w:rPr>
              <w:t xml:space="preserve">경량 오픈소스 티어 → 분기 3으로</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Fonts w:ascii="Arial Unicode MS" w:cs="Arial Unicode MS" w:eastAsia="Arial Unicode MS" w:hAnsi="Arial Unicode MS"/>
                <w:rtl w:val="0"/>
              </w:rPr>
              <w:t xml:space="preserve">보급형 GPU 또는 CPU로 충분 (참고: 24GB 이하).</w:t>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rPr/>
      </w:pPr>
      <w:bookmarkStart w:colFirst="0" w:colLast="0" w:name="_hl1nnl3ljs8" w:id="38"/>
      <w:bookmarkEnd w:id="38"/>
      <w:r w:rsidDel="00000000" w:rsidR="00000000" w:rsidRPr="00000000">
        <w:rPr>
          <w:rFonts w:ascii="Arial Unicode MS" w:cs="Arial Unicode MS" w:eastAsia="Arial Unicode MS" w:hAnsi="Arial Unicode MS"/>
          <w:rtl w:val="0"/>
        </w:rPr>
        <w:t xml:space="preserve">분기 2-B: 상용 API 경로</w:t>
      </w:r>
    </w:p>
    <w:p w:rsidR="00000000" w:rsidDel="00000000" w:rsidP="00000000" w:rsidRDefault="00000000" w:rsidRPr="00000000" w14:paraId="00000268">
      <w:pPr>
        <w:jc w:val="center"/>
        <w:rPr/>
      </w:pPr>
      <w:r w:rsidDel="00000000" w:rsidR="00000000" w:rsidRPr="00000000">
        <w:rPr/>
        <w:drawing>
          <wp:inline distB="114300" distT="114300" distL="114300" distR="114300">
            <wp:extent cx="5731200" cy="4622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875"/>
        <w:gridCol w:w="4125"/>
        <w:tblGridChange w:id="0">
          <w:tblGrid>
            <w:gridCol w:w="3000"/>
            <w:gridCol w:w="1875"/>
            <w:gridCol w:w="41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6A">
            <w:pPr>
              <w:jc w:val="left"/>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B">
            <w:pPr>
              <w:jc w:val="left"/>
              <w:rPr>
                <w:b w:val="1"/>
                <w:bCs w:val="1"/>
              </w:rPr>
            </w:pPr>
            <w:r w:rsidDel="00000000" w:rsidR="00000000" w:rsidRPr="00000000">
              <w:rPr>
                <w:rFonts w:ascii="Arial Unicode MS" w:cs="Arial Unicode MS" w:eastAsia="Arial Unicode MS" w:hAnsi="Arial Unicode MS"/>
                <w:b w:val="1"/>
                <w:bCs w:val="1"/>
                <w:rtl w:val="0"/>
              </w:rPr>
              <w:t xml:space="preserve">권장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rFonts w:ascii="Arial Unicode MS" w:cs="Arial Unicode MS" w:eastAsia="Arial Unicode MS" w:hAnsi="Arial Unicode MS"/>
                <w:b w:val="1"/>
                <w:bCs w:val="1"/>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Fonts w:ascii="Arial Unicode MS" w:cs="Arial Unicode MS" w:eastAsia="Arial Unicode MS" w:hAnsi="Arial Unicode MS"/>
                <w:rtl w:val="0"/>
              </w:rPr>
              <w:t xml:space="preserve">PoC / 내부 실험 — 빠른 검증이 목적, 비용 정당화 어려움</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Fonts w:ascii="Arial Unicode MS" w:cs="Arial Unicode MS" w:eastAsia="Arial Unicode MS" w:hAnsi="Arial Unicode MS"/>
                <w:b w:val="1"/>
                <w:bCs w:val="1"/>
                <w:rtl w:val="0"/>
              </w:rPr>
              <w:t xml:space="preserve">상용 경량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Fonts w:ascii="Arial Unicode MS" w:cs="Arial Unicode MS" w:eastAsia="Arial Unicode MS" w:hAnsi="Arial Unicode MS"/>
                <w:rtl w:val="0"/>
              </w:rPr>
              <w:t xml:space="preserve">초저가 모델로 빠른 검증. DeepSeek API 등 초저가 옵션도 포함 검토. (참고: 월 $200 이하)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Fonts w:ascii="Arial Unicode MS" w:cs="Arial Unicode MS" w:eastAsia="Arial Unicode MS" w:hAnsi="Arial Unicode MS"/>
                <w:rtl w:val="0"/>
              </w:rPr>
              <w:t xml:space="preserve">프로덕션 주력 — 외부/내부 사용자 대면, 품질·안정성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Fonts w:ascii="Arial Unicode MS" w:cs="Arial Unicode MS" w:eastAsia="Arial Unicode MS" w:hAnsi="Arial Unicode MS"/>
                <w:b w:val="1"/>
                <w:bCs w:val="1"/>
                <w:rtl w:val="0"/>
              </w:rPr>
              <w:t xml:space="preserve">상용 범용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Fonts w:ascii="Arial Unicode MS" w:cs="Arial Unicode MS" w:eastAsia="Arial Unicode MS" w:hAnsi="Arial Unicode MS"/>
                <w:rtl w:val="0"/>
              </w:rPr>
              <w:t xml:space="preserve">프로덕션 서비스의 기본 선택지. 비용 대비 품질 균형. (참고: 월 $200~$1,000)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Arial Unicode MS" w:cs="Arial Unicode MS" w:eastAsia="Arial Unicode MS" w:hAnsi="Arial Unicode MS"/>
                <w:rtl w:val="0"/>
              </w:rPr>
              <w:t xml:space="preserve">대규모 / 고도화 — 대량 트래픽 또는 고난도 태스크, 최적화 ROI 있음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Arial Unicode MS" w:cs="Arial Unicode MS" w:eastAsia="Arial Unicode MS" w:hAnsi="Arial Unicode MS"/>
                <w:b w:val="1"/>
                <w:bCs w:val="1"/>
                <w:rtl w:val="0"/>
              </w:rPr>
              <w:t xml:space="preserve">상용 플래그십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Arial Unicode MS" w:cs="Arial Unicode MS" w:eastAsia="Arial Unicode MS" w:hAnsi="Arial Unicode MS"/>
                <w:rtl w:val="0"/>
              </w:rPr>
              <w:t xml:space="preserve">단일 플래그십으로 시작. 3.3 비교 후 단일 모델로 비용·품질 균형이 어려우면 3.4절에서 라우팅 조합을 검토. (참고: 월 $1,000 이상)</w:t>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4"/>
        <w:rPr/>
      </w:pPr>
      <w:bookmarkStart w:colFirst="0" w:colLast="0" w:name="_399nmcxmfas7" w:id="39"/>
      <w:bookmarkEnd w:id="39"/>
      <w:r w:rsidDel="00000000" w:rsidR="00000000" w:rsidRPr="00000000">
        <w:rPr>
          <w:rFonts w:ascii="Arial Unicode MS" w:cs="Arial Unicode MS" w:eastAsia="Arial Unicode MS" w:hAnsi="Arial Unicode MS"/>
          <w:rtl w:val="0"/>
        </w:rPr>
        <w:t xml:space="preserve">분기 3 · 요구사항 매칭 테이블 - 구체 모델 선택</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분기 2에서 티어가 결정되면, 아래 테이블에서 자사의 핵심 요구사항 조건을 매칭하여 구체 모델을 선택한다.</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b w:val="1"/>
          <w:bCs w:val="1"/>
          <w:rtl w:val="0"/>
        </w:rPr>
        <w:t xml:space="preserve">3.1절 필터·비교 조건 적용 규칙</w:t>
      </w:r>
      <w:r w:rsidDel="00000000" w:rsidR="00000000" w:rsidRPr="00000000">
        <w:rPr>
          <w:rFonts w:ascii="Arial Unicode MS" w:cs="Arial Unicode MS" w:eastAsia="Arial Unicode MS" w:hAnsi="Arial Unicode MS"/>
          <w:rtl w:val="0"/>
        </w:rPr>
        <w:t xml:space="preserve">: 3.1절에서 </w:t>
      </w:r>
      <w:r w:rsidDel="00000000" w:rsidR="00000000" w:rsidRPr="00000000">
        <w:rPr>
          <w:rFonts w:ascii="Arial Unicode MS" w:cs="Arial Unicode MS" w:eastAsia="Arial Unicode MS" w:hAnsi="Arial Unicode MS"/>
          <w:b w:val="1"/>
          <w:bCs w:val="1"/>
          <w:rtl w:val="0"/>
        </w:rPr>
        <w:t xml:space="preserve">필터</w:t>
      </w:r>
      <w:r w:rsidDel="00000000" w:rsidR="00000000" w:rsidRPr="00000000">
        <w:rPr>
          <w:rFonts w:ascii="Arial Unicode MS" w:cs="Arial Unicode MS" w:eastAsia="Arial Unicode MS" w:hAnsi="Arial Unicode MS"/>
          <w:rtl w:val="0"/>
        </w:rPr>
        <w:t xml:space="preserve">로 지정한 기준(예: "한국어 입출력 90% 이상 → 한국어 품질 필터")은 해당 조건을 충족하지 못하는 모델을 후보에서 제외한다. </w:t>
      </w:r>
      <w:r w:rsidDel="00000000" w:rsidR="00000000" w:rsidRPr="00000000">
        <w:rPr>
          <w:rFonts w:ascii="Arial Unicode MS" w:cs="Arial Unicode MS" w:eastAsia="Arial Unicode MS" w:hAnsi="Arial Unicode MS"/>
          <w:b w:val="1"/>
          <w:bCs w:val="1"/>
          <w:rtl w:val="0"/>
        </w:rPr>
        <w:t xml:space="preserve">비교 조건</w:t>
      </w:r>
      <w:r w:rsidDel="00000000" w:rsidR="00000000" w:rsidRPr="00000000">
        <w:rPr>
          <w:rFonts w:ascii="Arial Unicode MS" w:cs="Arial Unicode MS" w:eastAsia="Arial Unicode MS" w:hAnsi="Arial Unicode MS"/>
          <w:rtl w:val="0"/>
        </w:rPr>
        <w:t xml:space="preserve">으로 지정한 기준은 후보에 남겨두고, 3.3 비교표에서 모델 간 우열을 비교하는 데 활용한다.</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여러 조건이 동시에 해당되는 경우, 필터 조건을 먼저 적용하여 후보를 줄인 뒤 비교 조건으로 최종 선택한다. 선택한 모델은 3.3절 비교표에서 상세 스펙을 확인하고, 스펙이 요구사항과 맞지 않으면 이 테이블로 돌아와 차순위 모델을 검토한다.</w:t>
      </w:r>
    </w:p>
    <w:p w:rsidR="00000000" w:rsidDel="00000000" w:rsidP="00000000" w:rsidRDefault="00000000" w:rsidRPr="00000000" w14:paraId="00000280">
      <w:pPr>
        <w:pStyle w:val="Heading4"/>
        <w:rPr/>
      </w:pPr>
      <w:bookmarkStart w:colFirst="0" w:colLast="0" w:name="_9ya2sqrkp4dg" w:id="40"/>
      <w:bookmarkEnd w:id="40"/>
      <w:r w:rsidDel="00000000" w:rsidR="00000000" w:rsidRPr="00000000">
        <w:rPr>
          <w:rFonts w:ascii="Arial Unicode MS" w:cs="Arial Unicode MS" w:eastAsia="Arial Unicode MS" w:hAnsi="Arial Unicode MS"/>
          <w:rtl w:val="0"/>
        </w:rPr>
        <w:t xml:space="preserve">온프레미스 티어 매칭</w:t>
      </w:r>
    </w:p>
    <w:tbl>
      <w:tblPr>
        <w:tblStyle w:val="Table2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010"/>
        <w:gridCol w:w="2610"/>
        <w:gridCol w:w="2760"/>
        <w:tblGridChange w:id="0">
          <w:tblGrid>
            <w:gridCol w:w="1560"/>
            <w:gridCol w:w="2010"/>
            <w:gridCol w:w="2610"/>
            <w:gridCol w:w="276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rFonts w:ascii="Arial Unicode MS" w:cs="Arial Unicode MS" w:eastAsia="Arial Unicode MS" w:hAnsi="Arial Unicode MS"/>
                <w:b w:val="1"/>
                <w:bCs w:val="1"/>
                <w:rtl w:val="0"/>
              </w:rPr>
              <w:t xml:space="preserve">도달 티어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rFonts w:ascii="Arial Unicode MS" w:cs="Arial Unicode MS" w:eastAsia="Arial Unicode MS" w:hAnsi="Arial Unicode MS"/>
                <w:b w:val="1"/>
                <w:bCs w:val="1"/>
                <w:rtl w:val="0"/>
              </w:rPr>
              <w:t xml:space="preserve">핵심 요구</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3">
            <w:pPr>
              <w:jc w:val="left"/>
              <w:rPr>
                <w:b w:val="1"/>
                <w:bCs w:val="1"/>
              </w:rPr>
            </w:pPr>
            <w:r w:rsidDel="00000000" w:rsidR="00000000" w:rsidRPr="00000000">
              <w:rPr>
                <w:rFonts w:ascii="Arial Unicode MS" w:cs="Arial Unicode MS" w:eastAsia="Arial Unicode MS" w:hAnsi="Arial Unicode MS"/>
                <w:b w:val="1"/>
                <w:bCs w:val="1"/>
                <w:rtl w:val="0"/>
              </w:rPr>
              <w:t xml:space="preserve">권장 모델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84">
            <w:pPr>
              <w:jc w:val="left"/>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Fonts w:ascii="Arial Unicode MS" w:cs="Arial Unicode MS" w:eastAsia="Arial Unicode MS" w:hAnsi="Arial Unicode MS"/>
                <w:b w:val="1"/>
                <w:bCs w:val="1"/>
                <w:rtl w:val="0"/>
              </w:rPr>
              <w:t xml:space="preserve">대형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Fonts w:ascii="Arial Unicode MS" w:cs="Arial Unicode MS" w:eastAsia="Arial Unicode MS" w:hAnsi="Arial Unicode MS"/>
                <w:rtl w:val="0"/>
              </w:rPr>
              <w:t xml:space="preserve">범용 최고 성능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DeepSeek V3.2 / R1, 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Arial Unicode MS" w:cs="Arial Unicode MS" w:eastAsia="Arial Unicode MS" w:hAnsi="Arial Unicode MS"/>
                <w:rtl w:val="0"/>
              </w:rPr>
              <w:t xml:space="preserve">MIT(DeepSeek)로 상업 사용 자유. Llama는 커뮤니티 라이선스 확인 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Fonts w:ascii="Arial Unicode MS" w:cs="Arial Unicode MS" w:eastAsia="Arial Unicode MS" w:hAnsi="Arial Unicode MS"/>
                <w:b w:val="1"/>
                <w:bCs w:val="1"/>
                <w:rtl w:val="0"/>
              </w:rPr>
              <w:t xml:space="preserve">대형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Arial Unicode MS" w:cs="Arial Unicode MS" w:eastAsia="Arial Unicode MS" w:hAnsi="Arial Unicode MS"/>
                <w:rtl w:val="0"/>
              </w:rPr>
              <w:t xml:space="preserve">고복잡도 추론 특화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DeepSeek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Arial Unicode MS" w:cs="Arial Unicode MS" w:eastAsia="Arial Unicode MS" w:hAnsi="Arial Unicode MS"/>
                <w:rtl w:val="0"/>
              </w:rPr>
              <w:t xml:space="preserve">o1급 추론 성능. Reasoning 전용 티어로 배치.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Fonts w:ascii="Arial Unicode MS" w:cs="Arial Unicode MS" w:eastAsia="Arial Unicode MS" w:hAnsi="Arial Unicode MS"/>
                <w:b w:val="1"/>
                <w:bCs w:val="1"/>
                <w:rtl w:val="0"/>
              </w:rPr>
              <w:t xml:space="preserve">중형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Fonts w:ascii="Arial Unicode MS" w:cs="Arial Unicode MS" w:eastAsia="Arial Unicode MS" w:hAnsi="Arial Unicode MS"/>
                <w:rtl w:val="0"/>
              </w:rPr>
              <w:t xml:space="preserve">다국어·한국어 품질</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Arial Unicode MS" w:cs="Arial Unicode MS" w:eastAsia="Arial Unicode MS" w:hAnsi="Arial Unicode MS"/>
                <w:rtl w:val="0"/>
              </w:rPr>
              <w:t xml:space="preserve">Qwen 3 계열</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Fonts w:ascii="Arial Unicode MS" w:cs="Arial Unicode MS" w:eastAsia="Arial Unicode MS" w:hAnsi="Arial Unicode MS"/>
                <w:rtl w:val="0"/>
              </w:rPr>
              <w:t xml:space="preserve">20여 개 이상 다국어 처리 검증. Apache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Fonts w:ascii="Arial Unicode MS" w:cs="Arial Unicode MS" w:eastAsia="Arial Unicode MS" w:hAnsi="Arial Unicode MS"/>
                <w:b w:val="1"/>
                <w:bCs w:val="1"/>
                <w:rtl w:val="0"/>
              </w:rPr>
              <w:t xml:space="preserve">중형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Fonts w:ascii="Arial Unicode MS" w:cs="Arial Unicode MS" w:eastAsia="Arial Unicode MS" w:hAnsi="Arial Unicode MS"/>
                <w:rtl w:val="0"/>
              </w:rPr>
              <w:t xml:space="preserve">범용 + 인프라 효율</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Qwen 3 32B / Llama 4 Scout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Arial Unicode MS" w:cs="Arial Unicode MS" w:eastAsia="Arial Unicode MS" w:hAnsi="Arial Unicode MS"/>
                <w:rtl w:val="0"/>
              </w:rPr>
              <w:t xml:space="preserve">MoE 구조로 제한된 VRAM에서 운용 가능. 양자화 적용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Fonts w:ascii="Arial Unicode MS" w:cs="Arial Unicode MS" w:eastAsia="Arial Unicode MS" w:hAnsi="Arial Unicode MS"/>
                <w:b w:val="1"/>
                <w:bCs w:val="1"/>
                <w:rtl w:val="0"/>
              </w:rPr>
              <w:t xml:space="preserve">경량 오픈소스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Fonts w:ascii="Arial Unicode MS" w:cs="Arial Unicode MS" w:eastAsia="Arial Unicode MS" w:hAnsi="Arial Unicode MS"/>
                <w:rtl w:val="0"/>
              </w:rPr>
              <w:t xml:space="preserve">의도 분류, 라우팅</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Llama 4 Lite / Gemma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Fonts w:ascii="Arial Unicode MS" w:cs="Arial Unicode MS" w:eastAsia="Arial Unicode MS" w:hAnsi="Arial Unicode MS"/>
                <w:rtl w:val="0"/>
              </w:rPr>
              <w:t xml:space="preserve">보급형 GPU 또는 CPU로 구동. 프로토타이핑에도 적합.</w:t>
            </w:r>
          </w:p>
        </w:tc>
      </w:tr>
    </w:tbl>
    <w:p w:rsidR="00000000" w:rsidDel="00000000" w:rsidP="00000000" w:rsidRDefault="00000000" w:rsidRPr="00000000" w14:paraId="00000299">
      <w:pPr>
        <w:pStyle w:val="Heading4"/>
        <w:rPr/>
      </w:pPr>
      <w:bookmarkStart w:colFirst="0" w:colLast="0" w:name="_1ad4e32kjwn1" w:id="41"/>
      <w:bookmarkEnd w:id="41"/>
      <w:r w:rsidDel="00000000" w:rsidR="00000000" w:rsidRPr="00000000">
        <w:rPr>
          <w:rFonts w:ascii="Arial Unicode MS" w:cs="Arial Unicode MS" w:eastAsia="Arial Unicode MS" w:hAnsi="Arial Unicode MS"/>
          <w:rtl w:val="0"/>
        </w:rPr>
        <w:t xml:space="preserve">상용 API 티어 매칭</w:t>
      </w:r>
    </w:p>
    <w:tbl>
      <w:tblPr>
        <w:tblStyle w:val="Table2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295"/>
        <w:gridCol w:w="3060"/>
        <w:gridCol w:w="2235"/>
        <w:tblGridChange w:id="0">
          <w:tblGrid>
            <w:gridCol w:w="1350"/>
            <w:gridCol w:w="2295"/>
            <w:gridCol w:w="3060"/>
            <w:gridCol w:w="223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9A">
            <w:pPr>
              <w:jc w:val="left"/>
              <w:rPr>
                <w:b w:val="1"/>
                <w:bCs w:val="1"/>
              </w:rPr>
            </w:pPr>
            <w:r w:rsidDel="00000000" w:rsidR="00000000" w:rsidRPr="00000000">
              <w:rPr>
                <w:rFonts w:ascii="Arial Unicode MS" w:cs="Arial Unicode MS" w:eastAsia="Arial Unicode MS" w:hAnsi="Arial Unicode MS"/>
                <w:b w:val="1"/>
                <w:bCs w:val="1"/>
                <w:rtl w:val="0"/>
              </w:rPr>
              <w:t xml:space="preserve">도달 티어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B">
            <w:pPr>
              <w:jc w:val="left"/>
              <w:rPr>
                <w:b w:val="1"/>
                <w:bCs w:val="1"/>
              </w:rPr>
            </w:pPr>
            <w:r w:rsidDel="00000000" w:rsidR="00000000" w:rsidRPr="00000000">
              <w:rPr>
                <w:rFonts w:ascii="Arial Unicode MS" w:cs="Arial Unicode MS" w:eastAsia="Arial Unicode MS" w:hAnsi="Arial Unicode MS"/>
                <w:b w:val="1"/>
                <w:bCs w:val="1"/>
                <w:rtl w:val="0"/>
              </w:rPr>
              <w:t xml:space="preserve">핵심 요구</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C">
            <w:pPr>
              <w:jc w:val="left"/>
              <w:rPr>
                <w:b w:val="1"/>
                <w:bCs w:val="1"/>
              </w:rPr>
            </w:pPr>
            <w:r w:rsidDel="00000000" w:rsidR="00000000" w:rsidRPr="00000000">
              <w:rPr>
                <w:rFonts w:ascii="Arial Unicode MS" w:cs="Arial Unicode MS" w:eastAsia="Arial Unicode MS" w:hAnsi="Arial Unicode MS"/>
                <w:b w:val="1"/>
                <w:bCs w:val="1"/>
                <w:rtl w:val="0"/>
              </w:rPr>
              <w:t xml:space="preserve">권장 모델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D">
            <w:pPr>
              <w:jc w:val="left"/>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Fonts w:ascii="Arial Unicode MS" w:cs="Arial Unicode MS" w:eastAsia="Arial Unicode MS" w:hAnsi="Arial Unicode MS"/>
                <w:b w:val="1"/>
                <w:bCs w:val="1"/>
                <w:rtl w:val="0"/>
              </w:rPr>
              <w:t xml:space="preserve">상용 경량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Fonts w:ascii="Arial Unicode MS" w:cs="Arial Unicode MS" w:eastAsia="Arial Unicode MS" w:hAnsi="Arial Unicode MS"/>
                <w:rtl w:val="0"/>
              </w:rPr>
              <w:t xml:space="preserve">최저 비용, 빠른 실험</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Gemini 2.5 Flash, DeepSeek V3.2 API, 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Fonts w:ascii="Arial Unicode MS" w:cs="Arial Unicode MS" w:eastAsia="Arial Unicode MS" w:hAnsi="Arial Unicode MS"/>
                <w:rtl w:val="0"/>
              </w:rPr>
              <w:t xml:space="preserve">초저가 조합. PoC 및 빠른 검증에 최적.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Arial Unicode MS" w:cs="Arial Unicode MS" w:eastAsia="Arial Unicode MS" w:hAnsi="Arial Unicode MS"/>
                <w:b w:val="1"/>
                <w:bCs w:val="1"/>
                <w:rtl w:val="0"/>
              </w:rPr>
              <w:t xml:space="preserve">상용 범용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Fonts w:ascii="Arial Unicode MS" w:cs="Arial Unicode MS" w:eastAsia="Arial Unicode MS" w:hAnsi="Arial Unicode MS"/>
                <w:rtl w:val="0"/>
              </w:rPr>
              <w:t xml:space="preserve">한국어·코딩 품질 우선</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Fonts w:ascii="Arial Unicode MS" w:cs="Arial Unicode MS" w:eastAsia="Arial Unicode MS" w:hAnsi="Arial Unicode MS"/>
                <w:rtl w:val="0"/>
              </w:rPr>
              <w:t xml:space="preserve">한국어 생성 품질·코딩 우수. $3/$15로 합리적.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Fonts w:ascii="Arial Unicode MS" w:cs="Arial Unicode MS" w:eastAsia="Arial Unicode MS" w:hAnsi="Arial Unicode MS"/>
                <w:b w:val="1"/>
                <w:bCs w:val="1"/>
                <w:rtl w:val="0"/>
              </w:rPr>
              <w:t xml:space="preserve">상용 범용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Fonts w:ascii="Arial Unicode MS" w:cs="Arial Unicode MS" w:eastAsia="Arial Unicode MS" w:hAnsi="Arial Unicode MS"/>
                <w:rtl w:val="0"/>
              </w:rPr>
              <w:t xml:space="preserve">장문·멀티모달·범용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GPT-5 / Gemini 2.5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Fonts w:ascii="Arial Unicode MS" w:cs="Arial Unicode MS" w:eastAsia="Arial Unicode MS" w:hAnsi="Arial Unicode MS"/>
                <w:rtl w:val="0"/>
              </w:rPr>
              <w:t xml:space="preserve">$1.25/$10 가성비. 대용량 컨텍스트.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Fonts w:ascii="Arial Unicode MS" w:cs="Arial Unicode MS" w:eastAsia="Arial Unicode MS" w:hAnsi="Arial Unicode MS"/>
                <w:b w:val="1"/>
                <w:bCs w:val="1"/>
                <w:rtl w:val="0"/>
              </w:rPr>
              <w:t xml:space="preserve">상용 범용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Fonts w:ascii="Arial Unicode MS" w:cs="Arial Unicode MS" w:eastAsia="Arial Unicode MS" w:hAnsi="Arial Unicode MS"/>
                <w:rtl w:val="0"/>
              </w:rPr>
              <w:t xml:space="preserve">낮은 비용·빠른 응답</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Gemini 2.5 Flash / 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Fonts w:ascii="Arial Unicode MS" w:cs="Arial Unicode MS" w:eastAsia="Arial Unicode MS" w:hAnsi="Arial Unicode MS"/>
                <w:rtl w:val="0"/>
              </w:rPr>
              <w:t xml:space="preserve">경량 상용으로 비용 최적화. 범용 티어 예산 내 고속 처리.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Fonts w:ascii="Arial Unicode MS" w:cs="Arial Unicode MS" w:eastAsia="Arial Unicode MS" w:hAnsi="Arial Unicode MS"/>
                <w:b w:val="1"/>
                <w:bCs w:val="1"/>
                <w:rtl w:val="0"/>
              </w:rPr>
              <w:t xml:space="preserve">상용 플래그십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Fonts w:ascii="Arial Unicode MS" w:cs="Arial Unicode MS" w:eastAsia="Arial Unicode MS" w:hAnsi="Arial Unicode MS"/>
                <w:rtl w:val="0"/>
              </w:rPr>
              <w:t xml:space="preserve">최고 품질, 단일 주력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Claude Opus 4.6 / GPT-5.4 / Gemini 3.1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Arial Unicode MS" w:cs="Arial Unicode MS" w:eastAsia="Arial Unicode MS" w:hAnsi="Arial Unicode MS"/>
                <w:rtl w:val="0"/>
              </w:rPr>
              <w:t xml:space="preserve">단일 플래그십으로 일관된 고품질.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Arial Unicode MS" w:cs="Arial Unicode MS" w:eastAsia="Arial Unicode MS" w:hAnsi="Arial Unicode MS"/>
                <w:b w:val="1"/>
                <w:bCs w:val="1"/>
                <w:rtl w:val="0"/>
              </w:rPr>
              <w:t xml:space="preserve">상용 플래그십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Fonts w:ascii="Arial Unicode MS" w:cs="Arial Unicode MS" w:eastAsia="Arial Unicode MS" w:hAnsi="Arial Unicode MS"/>
                <w:rtl w:val="0"/>
              </w:rPr>
              <w:t xml:space="preserve">비용·품질 균형 (태스크 편차 큼)</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Arial Unicode MS" w:cs="Arial Unicode MS" w:eastAsia="Arial Unicode MS" w:hAnsi="Arial Unicode MS"/>
                <w:rtl w:val="0"/>
              </w:rPr>
              <w:t xml:space="preserve">플래그십 + 경량 라우팅 조합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Fonts w:ascii="Arial Unicode MS" w:cs="Arial Unicode MS" w:eastAsia="Arial Unicode MS" w:hAnsi="Arial Unicode MS"/>
                <w:rtl w:val="0"/>
              </w:rPr>
              <w:t xml:space="preserve">복잡 요청만 상위 티어로 라우팅. 3.4절 참조.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Fonts w:ascii="Arial Unicode MS" w:cs="Arial Unicode MS" w:eastAsia="Arial Unicode MS" w:hAnsi="Arial Unicode MS"/>
                <w:b w:val="1"/>
                <w:bCs w:val="1"/>
                <w:rtl w:val="0"/>
              </w:rPr>
              <w:t xml:space="preserve">Reasoning 특화</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Fonts w:ascii="Arial Unicode MS" w:cs="Arial Unicode MS" w:eastAsia="Arial Unicode MS" w:hAnsi="Arial Unicode MS"/>
                <w:rtl w:val="0"/>
              </w:rPr>
              <w:t xml:space="preserve">고복잡도 추론 필수 (선별 적용)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GPT o3 / o4-mini / Extended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Fonts w:ascii="Arial Unicode MS" w:cs="Arial Unicode MS" w:eastAsia="Arial Unicode MS" w:hAnsi="Arial Unicode MS"/>
                <w:rtl w:val="0"/>
              </w:rPr>
              <w:t xml:space="preserve">범용으로 충분한지 먼저 검증 후, 부족할 때만 전용 티어 편성. Thinking 토큰 추가 비용 산정 필수.</w:t>
            </w:r>
          </w:p>
        </w:tc>
      </w:tr>
    </w:tbl>
    <w:p w:rsidR="00000000" w:rsidDel="00000000" w:rsidP="00000000" w:rsidRDefault="00000000" w:rsidRPr="00000000" w14:paraId="000002BA">
      <w:pPr>
        <w:pStyle w:val="Heading4"/>
        <w:rPr/>
      </w:pPr>
      <w:bookmarkStart w:colFirst="0" w:colLast="0" w:name="_2spkvo5lg5ww" w:id="42"/>
      <w:bookmarkEnd w:id="42"/>
      <w:r w:rsidDel="00000000" w:rsidR="00000000" w:rsidRPr="00000000">
        <w:rPr>
          <w:rFonts w:ascii="Arial Unicode MS" w:cs="Arial Unicode MS" w:eastAsia="Arial Unicode MS" w:hAnsi="Arial Unicode MS"/>
          <w:rtl w:val="0"/>
        </w:rPr>
        <w:t xml:space="preserve">보조 필터: 특수 요구사항</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위 매칭 테이블로 후보를 좁힌 뒤, 아래 특수 요구사항이 해당되면 추가로 후보를 조정한다.</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5760"/>
        <w:gridCol w:w="1035"/>
        <w:tblGridChange w:id="0">
          <w:tblGrid>
            <w:gridCol w:w="2205"/>
            <w:gridCol w:w="5760"/>
            <w:gridCol w:w="103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BD">
            <w:pPr>
              <w:jc w:val="left"/>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BE">
            <w:pPr>
              <w:jc w:val="left"/>
              <w:rPr>
                <w:b w:val="1"/>
                <w:bCs w:val="1"/>
              </w:rPr>
            </w:pPr>
            <w:r w:rsidDel="00000000" w:rsidR="00000000" w:rsidRPr="00000000">
              <w:rPr>
                <w:rFonts w:ascii="Arial Unicode MS" w:cs="Arial Unicode MS" w:eastAsia="Arial Unicode MS" w:hAnsi="Arial Unicode MS"/>
                <w:b w:val="1"/>
                <w:bCs w:val="1"/>
                <w:rtl w:val="0"/>
              </w:rPr>
              <w:t xml:space="preserve">권장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BF">
            <w:pPr>
              <w:jc w:val="left"/>
              <w:rPr>
                <w:b w:val="1"/>
                <w:bCs w:val="1"/>
              </w:rPr>
            </w:pPr>
            <w:r w:rsidDel="00000000" w:rsidR="00000000" w:rsidRPr="00000000">
              <w:rPr>
                <w:rFonts w:ascii="Arial Unicode MS" w:cs="Arial Unicode MS" w:eastAsia="Arial Unicode MS" w:hAnsi="Arial Unicode MS"/>
                <w:b w:val="1"/>
                <w:bCs w:val="1"/>
                <w:rtl w:val="0"/>
              </w:rPr>
              <w:t xml:space="preserve">참조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Fonts w:ascii="Arial Unicode MS" w:cs="Arial Unicode MS" w:eastAsia="Arial Unicode MS" w:hAnsi="Arial Unicode MS"/>
                <w:rtl w:val="0"/>
              </w:rPr>
              <w:t xml:space="preserve">실시간 응답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Fonts w:ascii="Arial Unicode MS" w:cs="Arial Unicode MS" w:eastAsia="Arial Unicode MS" w:hAnsi="Arial Unicode MS"/>
                <w:rtl w:val="0"/>
              </w:rPr>
              <w:t xml:space="preserve">경량 모델을 Primary로 배치. Reasoning은 비동기 분리. TTFT 실측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Fonts w:ascii="Arial Unicode MS" w:cs="Arial Unicode MS" w:eastAsia="Arial Unicode MS" w:hAnsi="Arial Unicode MS"/>
                <w:rtl w:val="0"/>
              </w:rPr>
              <w:t xml:space="preserve">3.1.3절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Fonts w:ascii="Arial Unicode MS" w:cs="Arial Unicode MS" w:eastAsia="Arial Unicode MS" w:hAnsi="Arial Unicode MS"/>
                <w:rtl w:val="0"/>
              </w:rPr>
              <w:t xml:space="preserve">멀티모달 입력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Fonts w:ascii="Arial Unicode MS" w:cs="Arial Unicode MS" w:eastAsia="Arial Unicode MS" w:hAnsi="Arial Unicode MS"/>
                <w:rtl w:val="0"/>
              </w:rPr>
              <w:t xml:space="preserve">필요 모달리티 네이티브 지원 모델로 한정.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Fonts w:ascii="Arial Unicode MS" w:cs="Arial Unicode MS" w:eastAsia="Arial Unicode MS" w:hAnsi="Arial Unicode MS"/>
                <w:rtl w:val="0"/>
              </w:rPr>
              <w:t xml:space="preserve">3.1.7절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Fonts w:ascii="Arial Unicode MS" w:cs="Arial Unicode MS" w:eastAsia="Arial Unicode MS" w:hAnsi="Arial Unicode MS"/>
                <w:rtl w:val="0"/>
              </w:rPr>
              <w:t xml:space="preserve">한국어 품질 중요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Fonts w:ascii="Arial Unicode MS" w:cs="Arial Unicode MS" w:eastAsia="Arial Unicode MS" w:hAnsi="Arial Unicode MS"/>
                <w:rtl w:val="0"/>
              </w:rPr>
              <w:t xml:space="preserve">자사 한국어 평가셋으로 별도 검증. 오픈소스 시 Qwen 계열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Fonts w:ascii="Arial Unicode MS" w:cs="Arial Unicode MS" w:eastAsia="Arial Unicode MS" w:hAnsi="Arial Unicode MS"/>
                <w:rtl w:val="0"/>
              </w:rPr>
              <w:t xml:space="preserve">3.1.4절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Fonts w:ascii="Arial Unicode MS" w:cs="Arial Unicode MS" w:eastAsia="Arial Unicode MS" w:hAnsi="Arial Unicode MS"/>
                <w:rtl w:val="0"/>
              </w:rPr>
              <w:t xml:space="preserve">Tool Use 중심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Fonts w:ascii="Arial Unicode MS" w:cs="Arial Unicode MS" w:eastAsia="Arial Unicode MS" w:hAnsi="Arial Unicode MS"/>
                <w:rtl w:val="0"/>
              </w:rPr>
              <w:t xml:space="preserve">함수 선택·파라미터 생성·환각 호출 방지율 우선 평가.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Fonts w:ascii="Arial Unicode MS" w:cs="Arial Unicode MS" w:eastAsia="Arial Unicode MS" w:hAnsi="Arial Unicode MS"/>
                <w:rtl w:val="0"/>
              </w:rPr>
              <w:t xml:space="preserve">3.1.2절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Fonts w:ascii="Arial Unicode MS" w:cs="Arial Unicode MS" w:eastAsia="Arial Unicode MS" w:hAnsi="Arial Unicode MS"/>
                <w:rtl w:val="0"/>
              </w:rPr>
              <w:t xml:space="preserve">고복잡도 추론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Fonts w:ascii="Arial Unicode MS" w:cs="Arial Unicode MS" w:eastAsia="Arial Unicode MS" w:hAnsi="Arial Unicode MS"/>
                <w:rtl w:val="0"/>
              </w:rPr>
              <w:t xml:space="preserve">범용으로 충분한지 먼저 검증. 부족할 때만 Reasoning 전용 티어 편성.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Fonts w:ascii="Arial Unicode MS" w:cs="Arial Unicode MS" w:eastAsia="Arial Unicode MS" w:hAnsi="Arial Unicode MS"/>
                <w:rtl w:val="0"/>
              </w:rPr>
              <w:t xml:space="preserve">3.1.8절</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ax1kqk2rh9by" w:id="43"/>
      <w:bookmarkEnd w:id="43"/>
      <w:r w:rsidDel="00000000" w:rsidR="00000000" w:rsidRPr="00000000">
        <w:rPr>
          <w:rFonts w:ascii="Arial Unicode MS" w:cs="Arial Unicode MS" w:eastAsia="Arial Unicode MS" w:hAnsi="Arial Unicode MS"/>
          <w:rtl w:val="0"/>
        </w:rPr>
        <w:t xml:space="preserve">3.3 주요 모델 비교</w:t>
      </w:r>
    </w:p>
    <w:p w:rsidR="00000000" w:rsidDel="00000000" w:rsidP="00000000" w:rsidRDefault="00000000" w:rsidRPr="00000000" w14:paraId="000002D5">
      <w:pPr>
        <w:rPr/>
      </w:pPr>
      <w:r w:rsidDel="00000000" w:rsidR="00000000" w:rsidRPr="00000000">
        <w:rPr>
          <w:rFonts w:ascii="Arial Unicode MS" w:cs="Arial Unicode MS" w:eastAsia="Arial Unicode MS" w:hAnsi="Arial Unicode MS"/>
          <w:rtl w:val="0"/>
        </w:rPr>
        <w:t xml:space="preserve">3.2절 의사결정 트리의 판단을 뒷받침하는 비교 데이터를 제공한다. 가격은 1M 토큰당 USD 기준이며, 도입 시점에 Provider 공식 가격표를 재확인한다.</w:t>
      </w:r>
    </w:p>
    <w:p w:rsidR="00000000" w:rsidDel="00000000" w:rsidP="00000000" w:rsidRDefault="00000000" w:rsidRPr="00000000" w14:paraId="000002D6">
      <w:pPr>
        <w:pStyle w:val="Heading4"/>
        <w:rPr/>
      </w:pPr>
      <w:bookmarkStart w:colFirst="0" w:colLast="0" w:name="_r6u3h4g4kh28" w:id="44"/>
      <w:bookmarkEnd w:id="44"/>
      <w:r w:rsidDel="00000000" w:rsidR="00000000" w:rsidRPr="00000000">
        <w:rPr>
          <w:rFonts w:ascii="Arial Unicode MS" w:cs="Arial Unicode MS" w:eastAsia="Arial Unicode MS" w:hAnsi="Arial Unicode MS"/>
          <w:rtl w:val="0"/>
        </w:rPr>
        <w:t xml:space="preserve">상용 모델 비교표</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650"/>
        <w:gridCol w:w="1305"/>
        <w:gridCol w:w="1035"/>
        <w:gridCol w:w="2805"/>
        <w:gridCol w:w="855"/>
        <w:tblGridChange w:id="0">
          <w:tblGrid>
            <w:gridCol w:w="1350"/>
            <w:gridCol w:w="1650"/>
            <w:gridCol w:w="1305"/>
            <w:gridCol w:w="1035"/>
            <w:gridCol w:w="2805"/>
            <w:gridCol w:w="85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2D7">
            <w:pPr>
              <w:jc w:val="left"/>
              <w:rPr>
                <w:b w:val="1"/>
                <w:bCs w:val="1"/>
              </w:rPr>
            </w:pPr>
            <w:r w:rsidDel="00000000" w:rsidR="00000000" w:rsidRPr="00000000">
              <w:rPr>
                <w:rFonts w:ascii="Arial Unicode MS" w:cs="Arial Unicode MS" w:eastAsia="Arial Unicode MS" w:hAnsi="Arial Unicode MS"/>
                <w:b w:val="1"/>
                <w:bCs w:val="1"/>
                <w:rtl w:val="0"/>
              </w:rPr>
              <w:t xml:space="preserve">티어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8">
            <w:pPr>
              <w:jc w:val="left"/>
              <w:rPr>
                <w:b w:val="1"/>
                <w:bCs w:val="1"/>
              </w:rPr>
            </w:pPr>
            <w:r w:rsidDel="00000000" w:rsidR="00000000" w:rsidRPr="00000000">
              <w:rPr>
                <w:rFonts w:ascii="Arial Unicode MS" w:cs="Arial Unicode MS" w:eastAsia="Arial Unicode MS" w:hAnsi="Arial Unicode MS"/>
                <w:b w:val="1"/>
                <w:bCs w:val="1"/>
                <w:rtl w:val="0"/>
              </w:rPr>
              <w:t xml:space="preserve">대표 모델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9">
            <w:pPr>
              <w:jc w:val="left"/>
              <w:rPr>
                <w:b w:val="1"/>
                <w:bCs w:val="1"/>
              </w:rPr>
            </w:pPr>
            <w:r w:rsidDel="00000000" w:rsidR="00000000" w:rsidRPr="00000000">
              <w:rPr>
                <w:b w:val="1"/>
                <w:bCs w:val="1"/>
                <w:rtl w:val="0"/>
              </w:rPr>
              <w:t xml:space="preserve">Input / Output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A">
            <w:pPr>
              <w:jc w:val="left"/>
              <w:rPr>
                <w:b w:val="1"/>
                <w:bCs w:val="1"/>
              </w:rPr>
            </w:pPr>
            <w:r w:rsidDel="00000000" w:rsidR="00000000" w:rsidRPr="00000000">
              <w:rPr>
                <w:rFonts w:ascii="Arial Unicode MS" w:cs="Arial Unicode MS" w:eastAsia="Arial Unicode MS" w:hAnsi="Arial Unicode MS"/>
                <w:b w:val="1"/>
                <w:bCs w:val="1"/>
                <w:rtl w:val="0"/>
              </w:rPr>
              <w:t xml:space="preserve">컨텍스트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B">
            <w:pPr>
              <w:jc w:val="left"/>
              <w:rPr>
                <w:b w:val="1"/>
                <w:bCs w:val="1"/>
              </w:rPr>
            </w:pPr>
            <w:r w:rsidDel="00000000" w:rsidR="00000000" w:rsidRPr="00000000">
              <w:rPr>
                <w:rFonts w:ascii="Arial Unicode MS" w:cs="Arial Unicode MS" w:eastAsia="Arial Unicode MS" w:hAnsi="Arial Unicode MS"/>
                <w:b w:val="1"/>
                <w:bCs w:val="1"/>
                <w:rtl w:val="0"/>
              </w:rPr>
              <w:t xml:space="preserve">기능 지원</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DC">
            <w:pPr>
              <w:jc w:val="left"/>
              <w:rPr>
                <w:b w:val="1"/>
                <w:bCs w:val="1"/>
              </w:rPr>
            </w:pPr>
            <w:r w:rsidDel="00000000" w:rsidR="00000000" w:rsidRPr="00000000">
              <w:rPr>
                <w:rFonts w:ascii="Arial Unicode MS" w:cs="Arial Unicode MS" w:eastAsia="Arial Unicode MS" w:hAnsi="Arial Unicode MS"/>
                <w:b w:val="1"/>
                <w:bCs w:val="1"/>
                <w:rtl w:val="0"/>
              </w:rPr>
              <w:t xml:space="preserve">한국어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Fonts w:ascii="Arial Unicode MS" w:cs="Arial Unicode MS" w:eastAsia="Arial Unicode MS" w:hAnsi="Arial Unicode MS"/>
                <w:b w:val="1"/>
                <w:bCs w:val="1"/>
                <w:rtl w:val="0"/>
              </w:rPr>
              <w:t xml:space="preserve">플래그십</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GPT-5.4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$2.50 /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Vision, PDF /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Claude Opus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$5.00 / $25.00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Vision, PDF / Extended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Gemini 3.1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$2.00 / $12.00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Fonts w:ascii="Arial Unicode MS" w:cs="Arial Unicode MS" w:eastAsia="Arial Unicode MS" w:hAnsi="Arial Unicode MS"/>
                <w:rtl w:val="0"/>
              </w:rPr>
              <w:t xml:space="preserve">Vision, PDF, 오디오, 비디오 /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Fonts w:ascii="Arial Unicode MS" w:cs="Arial Unicode MS" w:eastAsia="Arial Unicode MS" w:hAnsi="Arial Unicode MS"/>
                <w:b w:val="1"/>
                <w:bCs w:val="1"/>
                <w:rtl w:val="0"/>
              </w:rPr>
              <w:t xml:space="preserve">범용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GPT-5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$1.25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400K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$3.00 / $15.00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Vision, PDF / Extended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Gemini 2.5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$1.25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Fonts w:ascii="Arial Unicode MS" w:cs="Arial Unicode MS" w:eastAsia="Arial Unicode MS" w:hAnsi="Arial Unicode MS"/>
                <w:rtl w:val="0"/>
              </w:rPr>
              <w:t xml:space="preserve">Vision, 오디오 /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Fonts w:ascii="Arial Unicode MS" w:cs="Arial Unicode MS" w:eastAsia="Arial Unicode MS" w:hAnsi="Arial Unicode MS"/>
                <w:b w:val="1"/>
                <w:bCs w:val="1"/>
                <w:rtl w:val="0"/>
              </w:rPr>
              <w:t xml:space="preserve">경량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$0.40 / $1.60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$1.00 /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$0.15 / $0.60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Fonts w:ascii="Arial Unicode MS" w:cs="Arial Unicode MS" w:eastAsia="Arial Unicode MS" w:hAnsi="Arial Unicode MS"/>
                <w:rtl w:val="0"/>
              </w:rPr>
              <w:t xml:space="preserve">Vision, 오디오 /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Fonts w:ascii="Arial Unicode MS" w:cs="Arial Unicode MS" w:eastAsia="Arial Unicode MS" w:hAnsi="Arial Unicode MS"/>
                <w:b w:val="1"/>
                <w:bCs w:val="1"/>
                <w:rtl w:val="0"/>
              </w:rPr>
              <w:t xml:space="preserve">초경량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$0.10 / $0.40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Fonts w:ascii="Arial Unicode MS" w:cs="Arial Unicode MS" w:eastAsia="Arial Unicode MS" w:hAnsi="Arial Unicode MS"/>
                <w:rtl w:val="0"/>
              </w:rPr>
              <w:t xml:space="preserve">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Gemini 2.5 Flash-Lite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$0.10 / $0.40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1M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Fonts w:ascii="Arial Unicode MS" w:cs="Arial Unicode MS" w:eastAsia="Arial Unicode MS" w:hAnsi="Arial Unicode MS"/>
                <w:rtl w:val="0"/>
              </w:rPr>
              <w:t xml:space="preserve">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b w:val="1"/>
                <w:bCs w:val="1"/>
                <w:rtl w:val="0"/>
              </w:rPr>
              <w:t xml:space="preserve">Reasoning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GPT o3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$10.00 /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Fonts w:ascii="Arial Unicode MS" w:cs="Arial Unicode MS" w:eastAsia="Arial Unicode MS" w:hAnsi="Arial Unicode MS"/>
                <w:rtl w:val="0"/>
              </w:rPr>
              <w:t xml:space="preserve">Vision / Reasoning 핵심</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GPT o4-mini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$1.10 / $4.40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200K</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Arial Unicode MS" w:cs="Arial Unicode MS" w:eastAsia="Arial Unicode MS" w:hAnsi="Arial Unicode MS"/>
                <w:rtl w:val="0"/>
              </w:rPr>
              <w:t xml:space="preserve">Vision / Reasoning 핵심</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Fonts w:ascii="Arial Unicode MS" w:cs="Arial Unicode MS" w:eastAsia="Arial Unicode MS" w:hAnsi="Arial Unicode MS"/>
                <w:rtl w:val="0"/>
              </w:rPr>
              <w:t xml:space="preserve">중</w:t>
            </w:r>
          </w:p>
        </w:tc>
      </w:tr>
    </w:tbl>
    <w:p w:rsidR="00000000" w:rsidDel="00000000" w:rsidP="00000000" w:rsidRDefault="00000000" w:rsidRPr="00000000" w14:paraId="0000032B">
      <w:pPr>
        <w:pStyle w:val="Heading4"/>
        <w:rPr/>
      </w:pPr>
      <w:bookmarkStart w:colFirst="0" w:colLast="0" w:name="_7uunwdtpt03c" w:id="45"/>
      <w:bookmarkEnd w:id="45"/>
      <w:r w:rsidDel="00000000" w:rsidR="00000000" w:rsidRPr="00000000">
        <w:rPr>
          <w:rFonts w:ascii="Arial Unicode MS" w:cs="Arial Unicode MS" w:eastAsia="Arial Unicode MS" w:hAnsi="Arial Unicode MS"/>
          <w:rtl w:val="0"/>
        </w:rPr>
        <w:t xml:space="preserve">오픈소스 모델 비교표</w:t>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845"/>
        <w:gridCol w:w="2925"/>
        <w:gridCol w:w="2025"/>
        <w:gridCol w:w="840"/>
        <w:tblGridChange w:id="0">
          <w:tblGrid>
            <w:gridCol w:w="1365"/>
            <w:gridCol w:w="1845"/>
            <w:gridCol w:w="2925"/>
            <w:gridCol w:w="2025"/>
            <w:gridCol w:w="84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32C">
            <w:pPr>
              <w:jc w:val="left"/>
              <w:rPr>
                <w:b w:val="1"/>
                <w:bCs w:val="1"/>
              </w:rPr>
            </w:pPr>
            <w:r w:rsidDel="00000000" w:rsidR="00000000" w:rsidRPr="00000000">
              <w:rPr>
                <w:rFonts w:ascii="Arial Unicode MS" w:cs="Arial Unicode MS" w:eastAsia="Arial Unicode MS" w:hAnsi="Arial Unicode MS"/>
                <w:b w:val="1"/>
                <w:bCs w:val="1"/>
                <w:rtl w:val="0"/>
              </w:rPr>
              <w:t xml:space="preserve">규모</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D">
            <w:pPr>
              <w:jc w:val="left"/>
              <w:rPr>
                <w:b w:val="1"/>
                <w:bCs w:val="1"/>
              </w:rPr>
            </w:pPr>
            <w:r w:rsidDel="00000000" w:rsidR="00000000" w:rsidRPr="00000000">
              <w:rPr>
                <w:rFonts w:ascii="Arial Unicode MS" w:cs="Arial Unicode MS" w:eastAsia="Arial Unicode MS" w:hAnsi="Arial Unicode MS"/>
                <w:b w:val="1"/>
                <w:bCs w:val="1"/>
                <w:rtl w:val="0"/>
              </w:rPr>
              <w:t xml:space="preserve">대표 모델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E">
            <w:pPr>
              <w:jc w:val="left"/>
              <w:rPr>
                <w:b w:val="1"/>
                <w:bCs w:val="1"/>
              </w:rPr>
            </w:pPr>
            <w:r w:rsidDel="00000000" w:rsidR="00000000" w:rsidRPr="00000000">
              <w:rPr>
                <w:rFonts w:ascii="Arial Unicode MS" w:cs="Arial Unicode MS" w:eastAsia="Arial Unicode MS" w:hAnsi="Arial Unicode MS"/>
                <w:b w:val="1"/>
                <w:bCs w:val="1"/>
                <w:rtl w:val="0"/>
              </w:rPr>
              <w:t xml:space="preserve">주요 강점</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2F">
            <w:pPr>
              <w:jc w:val="left"/>
              <w:rPr>
                <w:b w:val="1"/>
                <w:bCs w:val="1"/>
              </w:rPr>
            </w:pPr>
            <w:r w:rsidDel="00000000" w:rsidR="00000000" w:rsidRPr="00000000">
              <w:rPr>
                <w:rFonts w:ascii="Arial Unicode MS" w:cs="Arial Unicode MS" w:eastAsia="Arial Unicode MS" w:hAnsi="Arial Unicode MS"/>
                <w:b w:val="1"/>
                <w:bCs w:val="1"/>
                <w:rtl w:val="0"/>
              </w:rPr>
              <w:t xml:space="preserve">라이선스 / 하드웨어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30">
            <w:pPr>
              <w:jc w:val="left"/>
              <w:rPr>
                <w:b w:val="1"/>
                <w:bCs w:val="1"/>
              </w:rPr>
            </w:pPr>
            <w:r w:rsidDel="00000000" w:rsidR="00000000" w:rsidRPr="00000000">
              <w:rPr>
                <w:rFonts w:ascii="Arial Unicode MS" w:cs="Arial Unicode MS" w:eastAsia="Arial Unicode MS" w:hAnsi="Arial Unicode MS"/>
                <w:b w:val="1"/>
                <w:bCs w:val="1"/>
                <w:rtl w:val="0"/>
              </w:rPr>
              <w:t xml:space="preserve">한국어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Fonts w:ascii="Arial Unicode MS" w:cs="Arial Unicode MS" w:eastAsia="Arial Unicode MS" w:hAnsi="Arial Unicode MS"/>
                <w:b w:val="1"/>
                <w:bCs w:val="1"/>
                <w:rtl w:val="0"/>
              </w:rPr>
              <w:t xml:space="preserve">대형 MoE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DeepSeek V3.2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Fonts w:ascii="Arial Unicode MS" w:cs="Arial Unicode MS" w:eastAsia="Arial Unicode MS" w:hAnsi="Arial Unicode MS"/>
                <w:rtl w:val="0"/>
              </w:rPr>
              <w:t xml:space="preserve">상용 범용급 성능, 초저가 API($0.28/$0.42), 코딩 우수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Arial Unicode MS" w:cs="Arial Unicode MS" w:eastAsia="Arial Unicode MS" w:hAnsi="Arial Unicode MS"/>
                <w:rtl w:val="0"/>
              </w:rPr>
              <w:t xml:space="preserve">MIT / 멀티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Fonts w:ascii="Arial Unicode MS" w:cs="Arial Unicode MS" w:eastAsia="Arial Unicode MS" w:hAnsi="Arial Unicode MS"/>
                <w:rtl w:val="0"/>
              </w:rPr>
              <w:t xml:space="preserve">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DeepSeek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Arial Unicode MS" w:cs="Arial Unicode MS" w:eastAsia="Arial Unicode MS" w:hAnsi="Arial Unicode MS"/>
                <w:rtl w:val="0"/>
              </w:rPr>
              <w:t xml:space="preserve">Reasoning 특화, o1급 추론 성능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Fonts w:ascii="Arial Unicode MS" w:cs="Arial Unicode MS" w:eastAsia="Arial Unicode MS" w:hAnsi="Arial Unicode MS"/>
                <w:rtl w:val="0"/>
              </w:rPr>
              <w:t xml:space="preserve">MIT / 멀티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Arial Unicode MS" w:cs="Arial Unicode MS" w:eastAsia="Arial Unicode MS" w:hAnsi="Arial Unicode MS"/>
                <w:b w:val="1"/>
                <w:bCs w:val="1"/>
                <w:rtl w:val="0"/>
              </w:rPr>
              <w:t xml:space="preserve">대형 Dense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Llama 4 Maverick (400B)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Fonts w:ascii="Arial Unicode MS" w:cs="Arial Unicode MS" w:eastAsia="Arial Unicode MS" w:hAnsi="Arial Unicode MS"/>
                <w:rtl w:val="0"/>
              </w:rPr>
              <w:t xml:space="preserve">Meta 최신 플래그십, 넓은 생태계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Arial Unicode MS" w:cs="Arial Unicode MS" w:eastAsia="Arial Unicode MS" w:hAnsi="Arial Unicode MS"/>
                <w:rtl w:val="0"/>
              </w:rPr>
              <w:t xml:space="preserve">Llama Community / 다수 GPU 클러스터</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Fonts w:ascii="Arial Unicode MS" w:cs="Arial Unicode MS" w:eastAsia="Arial Unicode MS" w:hAnsi="Arial Unicode MS"/>
                <w:b w:val="1"/>
                <w:bCs w:val="1"/>
                <w:rtl w:val="0"/>
              </w:rPr>
              <w:t xml:space="preserve">중형</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Llama 4 Scout (109B)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Fonts w:ascii="Arial Unicode MS" w:cs="Arial Unicode MS" w:eastAsia="Arial Unicode MS" w:hAnsi="Arial Unicode MS"/>
                <w:rtl w:val="0"/>
              </w:rPr>
              <w:t xml:space="preserve">10M 컨텍스트, MoE 17B 활성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Fonts w:ascii="Arial Unicode MS" w:cs="Arial Unicode MS" w:eastAsia="Arial Unicode MS" w:hAnsi="Arial Unicode MS"/>
                <w:rtl w:val="0"/>
              </w:rPr>
              <w:t xml:space="preserve">Llama Community / 단일 고사양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Fonts w:ascii="Arial Unicode MS" w:cs="Arial Unicode MS" w:eastAsia="Arial Unicode MS" w:hAnsi="Arial Unicode MS"/>
                <w:rtl w:val="0"/>
              </w:rPr>
              <w:t xml:space="preserve">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Qwen 3 (32B)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Fonts w:ascii="Arial Unicode MS" w:cs="Arial Unicode MS" w:eastAsia="Arial Unicode MS" w:hAnsi="Arial Unicode MS"/>
                <w:rtl w:val="0"/>
              </w:rPr>
              <w:t xml:space="preserve">다국어(한국어) 우수, MoE 경량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Fonts w:ascii="Arial Unicode MS" w:cs="Arial Unicode MS" w:eastAsia="Arial Unicode MS" w:hAnsi="Arial Unicode MS"/>
                <w:rtl w:val="0"/>
              </w:rPr>
              <w:t xml:space="preserve">Apache 2.0 / 단일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Fonts w:ascii="Arial Unicode MS" w:cs="Arial Unicode MS" w:eastAsia="Arial Unicode MS" w:hAnsi="Arial Unicode MS"/>
                <w:b w:val="1"/>
                <w:bCs w:val="1"/>
                <w:rtl w:val="0"/>
              </w:rPr>
              <w:t xml:space="preserve">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Fonts w:ascii="Arial Unicode MS" w:cs="Arial Unicode MS" w:eastAsia="Arial Unicode MS" w:hAnsi="Arial Unicode MS"/>
                <w:b w:val="1"/>
                <w:bCs w:val="1"/>
                <w:rtl w:val="0"/>
              </w:rPr>
              <w:t xml:space="preserve">경량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Llama 4 Lite (10B)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Fonts w:ascii="Arial Unicode MS" w:cs="Arial Unicode MS" w:eastAsia="Arial Unicode MS" w:hAnsi="Arial Unicode MS"/>
                <w:rtl w:val="0"/>
              </w:rPr>
              <w:t xml:space="preserve">모바일/엣지 배포</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Fonts w:ascii="Arial Unicode MS" w:cs="Arial Unicode MS" w:eastAsia="Arial Unicode MS" w:hAnsi="Arial Unicode MS"/>
                <w:rtl w:val="0"/>
              </w:rPr>
              <w:t xml:space="preserve">Llama Community / 보급형 GPU·CPU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Fonts w:ascii="Arial Unicode MS" w:cs="Arial Unicode MS" w:eastAsia="Arial Unicode MS" w:hAnsi="Arial Unicode MS"/>
                <w:rtl w:val="0"/>
              </w:rPr>
              <w:t xml:space="preserve">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Gemma 3 (12B)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Fonts w:ascii="Arial Unicode MS" w:cs="Arial Unicode MS" w:eastAsia="Arial Unicode MS" w:hAnsi="Arial Unicode MS"/>
                <w:rtl w:val="0"/>
              </w:rPr>
              <w:t xml:space="preserve">Google 경량 오픈소스, 멀티모달</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Fonts w:ascii="Arial Unicode MS" w:cs="Arial Unicode MS" w:eastAsia="Arial Unicode MS" w:hAnsi="Arial Unicode MS"/>
                <w:rtl w:val="0"/>
              </w:rPr>
              <w:t xml:space="preserve">오픈 / 보급형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Fonts w:ascii="Arial Unicode MS" w:cs="Arial Unicode MS" w:eastAsia="Arial Unicode MS" w:hAnsi="Arial Unicode MS"/>
                <w:rtl w:val="0"/>
              </w:rPr>
              <w:t xml:space="preserve">하</w:t>
            </w:r>
          </w:p>
        </w:tc>
      </w:tr>
    </w:tbl>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i w:val="1"/>
          <w:iCs w:val="1"/>
        </w:rPr>
      </w:pPr>
      <w:r w:rsidDel="00000000" w:rsidR="00000000" w:rsidRPr="00000000">
        <w:rPr>
          <w:rFonts w:ascii="Arial Unicode MS" w:cs="Arial Unicode MS" w:eastAsia="Arial Unicode MS" w:hAnsi="Arial Unicode MS"/>
          <w:i w:val="1"/>
          <w:iCs w:val="1"/>
          <w:color w:val="444746"/>
          <w:sz w:val="21"/>
          <w:szCs w:val="21"/>
          <w:rtl w:val="0"/>
        </w:rPr>
        <w:t xml:space="preserve">(라이선스 참고: MIT(DeepSeek)는 제약 없음, Apache 2.0(Qwen)은 저작자 표기 의무만, Llama Community는 MAU 기준 별도 라이선스·경쟁 모델 학습 금지 등 제약 있음. 법적 리스크 원천 차단이 필요한 환경은 MIT 또는 Apache 2.0 모델을 우선 검토한다.)</w:t>
      </w:r>
      <w:r w:rsidDel="00000000" w:rsidR="00000000" w:rsidRPr="00000000">
        <w:rPr>
          <w:rtl w:val="0"/>
        </w:rPr>
      </w:r>
    </w:p>
    <w:p w:rsidR="00000000" w:rsidDel="00000000" w:rsidP="00000000" w:rsidRDefault="00000000" w:rsidRPr="00000000" w14:paraId="00000356">
      <w:pPr>
        <w:pStyle w:val="Heading4"/>
        <w:rPr/>
      </w:pPr>
      <w:bookmarkStart w:colFirst="0" w:colLast="0" w:name="_iwms83qq49oq" w:id="46"/>
      <w:bookmarkEnd w:id="46"/>
      <w:r w:rsidDel="00000000" w:rsidR="00000000" w:rsidRPr="00000000">
        <w:rPr>
          <w:rFonts w:ascii="Arial Unicode MS" w:cs="Arial Unicode MS" w:eastAsia="Arial Unicode MS" w:hAnsi="Arial Unicode MS"/>
          <w:rtl w:val="0"/>
        </w:rPr>
        <w:t xml:space="preserve">한국어 품질 상세</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위 비교표의 한국어 등급(상/중/하)의 판단 근거를 아래에 정리한다. 등급은 KMMLU 등 공개 벤치마크 점수와 한국어 생성 품질 정성 평가를 종합하여 부여하였으며, 도입 시점에 자사 한국어 테스트셋으로 반드시 재검증할 것을 권장한다.</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b w:val="1"/>
          <w:bCs w:val="1"/>
          <w:rtl w:val="0"/>
        </w:rPr>
        <w:t xml:space="preserve">등급 기준</w:t>
      </w: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2025"/>
        <w:gridCol w:w="6330"/>
        <w:tblGridChange w:id="0">
          <w:tblGrid>
            <w:gridCol w:w="645"/>
            <w:gridCol w:w="2025"/>
            <w:gridCol w:w="633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rFonts w:ascii="Arial Unicode MS" w:cs="Arial Unicode MS" w:eastAsia="Arial Unicode MS" w:hAnsi="Arial Unicode MS"/>
                <w:b w:val="1"/>
                <w:bCs w:val="1"/>
                <w:rtl w:val="0"/>
              </w:rPr>
              <w:t xml:space="preserve">등급</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rFonts w:ascii="Arial Unicode MS" w:cs="Arial Unicode MS" w:eastAsia="Arial Unicode MS" w:hAnsi="Arial Unicode MS"/>
                <w:b w:val="1"/>
                <w:bCs w:val="1"/>
                <w:rtl w:val="0"/>
              </w:rPr>
              <w:t xml:space="preserve">KMMLU 참고 범위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rFonts w:ascii="Arial Unicode MS" w:cs="Arial Unicode MS" w:eastAsia="Arial Unicode MS" w:hAnsi="Arial Unicode MS"/>
                <w:b w:val="1"/>
                <w:bCs w:val="1"/>
                <w:rtl w:val="0"/>
              </w:rPr>
              <w:t xml:space="preserve">한국어 생성 품질</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Fonts w:ascii="Arial Unicode MS" w:cs="Arial Unicode MS" w:eastAsia="Arial Unicode MS" w:hAnsi="Arial Unicode MS"/>
                <w:b w:val="1"/>
                <w:bCs w:val="1"/>
                <w:rtl w:val="0"/>
              </w:rPr>
              <w:t xml:space="preserve">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Fonts w:ascii="Arial Unicode MS" w:cs="Arial Unicode MS" w:eastAsia="Arial Unicode MS" w:hAnsi="Arial Unicode MS"/>
                <w:rtl w:val="0"/>
              </w:rPr>
              <w:t xml:space="preserve">약 75% 이상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Arial Unicode MS" w:cs="Arial Unicode MS" w:eastAsia="Arial Unicode MS" w:hAnsi="Arial Unicode MS"/>
                <w:rtl w:val="0"/>
              </w:rPr>
              <w:t xml:space="preserve">자연스러운 문체, 한국 특화 지식(법률·문화) 양호, 환각 빈도 낮음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Fonts w:ascii="Arial Unicode MS" w:cs="Arial Unicode MS" w:eastAsia="Arial Unicode MS" w:hAnsi="Arial Unicode MS"/>
                <w:b w:val="1"/>
                <w:bCs w:val="1"/>
                <w:rtl w:val="0"/>
              </w:rPr>
              <w:t xml:space="preserve">중</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Fonts w:ascii="Arial Unicode MS" w:cs="Arial Unicode MS" w:eastAsia="Arial Unicode MS" w:hAnsi="Arial Unicode MS"/>
                <w:rtl w:val="0"/>
              </w:rPr>
              <w:t xml:space="preserve">약 60~75%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Fonts w:ascii="Arial Unicode MS" w:cs="Arial Unicode MS" w:eastAsia="Arial Unicode MS" w:hAnsi="Arial Unicode MS"/>
                <w:rtl w:val="0"/>
              </w:rPr>
              <w:t xml:space="preserve">기본적 이해·생성 가능하나 문체 어색함 간헐 발생, 한국 특화 지식 부분적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Fonts w:ascii="Arial Unicode MS" w:cs="Arial Unicode MS" w:eastAsia="Arial Unicode MS" w:hAnsi="Arial Unicode MS"/>
                <w:b w:val="1"/>
                <w:bCs w:val="1"/>
                <w:rtl w:val="0"/>
              </w:rPr>
              <w:t xml:space="preserve">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Fonts w:ascii="Arial Unicode MS" w:cs="Arial Unicode MS" w:eastAsia="Arial Unicode MS" w:hAnsi="Arial Unicode MS"/>
                <w:rtl w:val="0"/>
              </w:rPr>
              <w:t xml:space="preserve">약 60% 미만</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Fonts w:ascii="Arial Unicode MS" w:cs="Arial Unicode MS" w:eastAsia="Arial Unicode MS" w:hAnsi="Arial Unicode MS"/>
                <w:rtl w:val="0"/>
              </w:rPr>
              <w:t xml:space="preserve">단순 번역 수준, 한국어 환각 빈번, 복잡한 한국어 지시 이해 불안정</w:t>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등급 기준에 따른 모델 별 상세는 아래와 같다.</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660"/>
        <w:gridCol w:w="6465"/>
        <w:tblGridChange w:id="0">
          <w:tblGrid>
            <w:gridCol w:w="1875"/>
            <w:gridCol w:w="660"/>
            <w:gridCol w:w="646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36A">
            <w:pPr>
              <w:jc w:val="left"/>
              <w:rPr>
                <w:b w:val="1"/>
                <w:bCs w:val="1"/>
              </w:rPr>
            </w:pPr>
            <w:r w:rsidDel="00000000" w:rsidR="00000000" w:rsidRPr="00000000">
              <w:rPr>
                <w:rFonts w:ascii="Arial Unicode MS" w:cs="Arial Unicode MS" w:eastAsia="Arial Unicode MS" w:hAnsi="Arial Unicode MS"/>
                <w:b w:val="1"/>
                <w:bCs w:val="1"/>
                <w:rtl w:val="0"/>
              </w:rPr>
              <w:t xml:space="preserve">모델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B">
            <w:pPr>
              <w:jc w:val="left"/>
              <w:rPr>
                <w:b w:val="1"/>
                <w:bCs w:val="1"/>
              </w:rPr>
            </w:pPr>
            <w:r w:rsidDel="00000000" w:rsidR="00000000" w:rsidRPr="00000000">
              <w:rPr>
                <w:rFonts w:ascii="Arial Unicode MS" w:cs="Arial Unicode MS" w:eastAsia="Arial Unicode MS" w:hAnsi="Arial Unicode MS"/>
                <w:b w:val="1"/>
                <w:bCs w:val="1"/>
                <w:rtl w:val="0"/>
              </w:rPr>
              <w:t xml:space="preserve">등급</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C">
            <w:pPr>
              <w:jc w:val="left"/>
              <w:rPr>
                <w:b w:val="1"/>
                <w:bCs w:val="1"/>
              </w:rPr>
            </w:pPr>
            <w:r w:rsidDel="00000000" w:rsidR="00000000" w:rsidRPr="00000000">
              <w:rPr>
                <w:rFonts w:ascii="Arial Unicode MS" w:cs="Arial Unicode MS" w:eastAsia="Arial Unicode MS" w:hAnsi="Arial Unicode MS"/>
                <w:b w:val="1"/>
                <w:bCs w:val="1"/>
                <w:rtl w:val="0"/>
              </w:rPr>
              <w:t xml:space="preserve">평가 요약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GPT-5.4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Fonts w:ascii="Arial Unicode MS" w:cs="Arial Unicode MS" w:eastAsia="Arial Unicode MS" w:hAnsi="Arial Unicode MS"/>
                <w:rtl w:val="0"/>
              </w:rPr>
              <w:t xml:space="preserve">KMMLU ~84%로 전문가 수준 달성. GPT-5 계열부터 한국어 토크나이저 개선. 복잡한 한국어 지시 이해 양호.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Claude Opus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Fonts w:ascii="Arial Unicode MS" w:cs="Arial Unicode MS" w:eastAsia="Arial Unicode MS" w:hAnsi="Arial Unicode MS"/>
                <w:rtl w:val="0"/>
              </w:rPr>
              <w:t xml:space="preserve">한국어 생성 품질이 가장 자연스럽다는 평가 다수. 문체·어조 제어 우수. 한국 문화·법률 지식 양호.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Gemini 3.1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Fonts w:ascii="Arial Unicode MS" w:cs="Arial Unicode MS" w:eastAsia="Arial Unicode MS" w:hAnsi="Arial Unicode MS"/>
                <w:rtl w:val="0"/>
              </w:rPr>
              <w:t xml:space="preserve">다국어 학습 데이터 풍부. 한국어 이해력 높으나 생성 문체가 다소 직역 느낌이 있다는 피드백 존재.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GPT-5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Fonts w:ascii="Arial Unicode MS" w:cs="Arial Unicode MS" w:eastAsia="Arial Unicode MS" w:hAnsi="Arial Unicode MS"/>
                <w:rtl w:val="0"/>
              </w:rPr>
              <w:t xml:space="preserve">KMMLU ~78%(0-shot). 플래그십 대비 소폭 하락하나 충분히 높은 수준. 일반적인 한국어 서비스에 적합.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Claude Sonnet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Fonts w:ascii="Arial Unicode MS" w:cs="Arial Unicode MS" w:eastAsia="Arial Unicode MS" w:hAnsi="Arial Unicode MS"/>
                <w:rtl w:val="0"/>
              </w:rPr>
              <w:t xml:space="preserve">Opus 대비 약간 단순한 표현이나, 범용 모델 중 한국어 생성 품질 최상위. 코딩 관련 한국어 설명도 우수.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Gemini 2.5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Fonts w:ascii="Arial Unicode MS" w:cs="Arial Unicode MS" w:eastAsia="Arial Unicode MS" w:hAnsi="Arial Unicode MS"/>
                <w:rtl w:val="0"/>
              </w:rPr>
              <w:t xml:space="preserve">이해력은 높으나, 장문 한국어 생성 시 반복·어색한 조사 사용이 간헐 발생.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GPT-4.1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Fonts w:ascii="Arial Unicode MS" w:cs="Arial Unicode MS" w:eastAsia="Arial Unicode MS" w:hAnsi="Arial Unicode MS"/>
                <w:rtl w:val="0"/>
              </w:rPr>
              <w:t xml:space="preserve">KMMLU ~65%. 경량 모델 치고 양호하나, 복잡한 한국어 지시에서 정확도 하락. 단순 분류·추출에는 충분.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Claude Haiku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Fonts w:ascii="Arial Unicode MS" w:cs="Arial Unicode MS" w:eastAsia="Arial Unicode MS" w:hAnsi="Arial Unicode MS"/>
                <w:rtl w:val="0"/>
              </w:rPr>
              <w:t xml:space="preserve">짧은 응답에서는 자연스러우나, 장문 생성 시 품질 저하. 경량 모델 중에서는 상위.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Gemini 2.5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Fonts w:ascii="Arial Unicode MS" w:cs="Arial Unicode MS" w:eastAsia="Arial Unicode MS" w:hAnsi="Arial Unicode MS"/>
                <w:rtl w:val="0"/>
              </w:rPr>
              <w:t xml:space="preserve">단순 태스크에서 한국어 처리 가능하나 정밀한 한국어 생성에는 한계.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GPT-4.1 Nano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Fonts w:ascii="Arial Unicode MS" w:cs="Arial Unicode MS" w:eastAsia="Arial Unicode MS" w:hAnsi="Arial Unicode MS"/>
                <w:rtl w:val="0"/>
              </w:rPr>
              <w:t xml:space="preserve">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Fonts w:ascii="Arial Unicode MS" w:cs="Arial Unicode MS" w:eastAsia="Arial Unicode MS" w:hAnsi="Arial Unicode MS"/>
                <w:rtl w:val="0"/>
              </w:rPr>
              <w:t xml:space="preserve">한국어 처리 능력 최소 수준. 영어 중심 태스크에 적합.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Gemini 2.5 Flash-Lite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Arial Unicode MS" w:cs="Arial Unicode MS" w:eastAsia="Arial Unicode MS" w:hAnsi="Arial Unicode MS"/>
                <w:rtl w:val="0"/>
              </w:rPr>
              <w:t xml:space="preserve">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Fonts w:ascii="Arial Unicode MS" w:cs="Arial Unicode MS" w:eastAsia="Arial Unicode MS" w:hAnsi="Arial Unicode MS"/>
                <w:rtl w:val="0"/>
              </w:rPr>
              <w:t xml:space="preserve">한국어 이해는 가능하나 생성 품질 불안정.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DeepSeek V3.2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Fonts w:ascii="Arial Unicode MS" w:cs="Arial Unicode MS" w:eastAsia="Arial Unicode MS" w:hAnsi="Arial Unicode MS"/>
                <w:rtl w:val="0"/>
              </w:rPr>
              <w:t xml:space="preserve">KMMLU ~75%(추정). 중국어·영어 중심이나 한국어 학습 데이터도 포함. 한국어 코딩 설명·문서 요약에서 우수한 평가.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Qwen 3 (32B)</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Fonts w:ascii="Arial Unicode MS" w:cs="Arial Unicode MS" w:eastAsia="Arial Unicode MS" w:hAnsi="Arial Unicode MS"/>
                <w:rtl w:val="0"/>
              </w:rPr>
              <w:t xml:space="preserve">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Fonts w:ascii="Arial Unicode MS" w:cs="Arial Unicode MS" w:eastAsia="Arial Unicode MS" w:hAnsi="Arial Unicode MS"/>
                <w:rtl w:val="0"/>
              </w:rPr>
              <w:t xml:space="preserve">KMMLU ~72%(추정). 20여 개 이상 다국어 학습. 오픈소스 중 한국어 품질 최상위. 한국어 특화 파인튜닝 기반으로도 유리.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Llama 4 Maverick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Fonts w:ascii="Arial Unicode MS" w:cs="Arial Unicode MS" w:eastAsia="Arial Unicode MS" w:hAnsi="Arial Unicode MS"/>
                <w:rtl w:val="0"/>
              </w:rPr>
              <w:t xml:space="preserve">영어 중심 학습. 한국어 기본 이해 가능하나 생성 품질은 DeepSeek·Qwen 대비 열위.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Llama 4 Scout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Fonts w:ascii="Arial Unicode MS" w:cs="Arial Unicode MS" w:eastAsia="Arial Unicode MS" w:hAnsi="Arial Unicode MS"/>
                <w:rtl w:val="0"/>
              </w:rPr>
              <w:t xml:space="preserve">Maverick 대비 경량이나 한국어 수준은 유사. 초장문 한국어 문서 처리 시 정성 평가 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DeepSeek R1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Fonts w:ascii="Arial Unicode MS" w:cs="Arial Unicode MS" w:eastAsia="Arial Unicode MS" w:hAnsi="Arial Unicode MS"/>
                <w:rtl w:val="0"/>
              </w:rPr>
              <w:t xml:space="preserve">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Fonts w:ascii="Arial Unicode MS" w:cs="Arial Unicode MS" w:eastAsia="Arial Unicode MS" w:hAnsi="Arial Unicode MS"/>
                <w:rtl w:val="0"/>
              </w:rPr>
              <w:t xml:space="preserve">Reasoning 특화 모델로 한국어 추론은 가능하나, 일반 대화·생성 품질은 V3.2 대비 하락.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Llama 4 Lite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Fonts w:ascii="Arial Unicode MS" w:cs="Arial Unicode MS" w:eastAsia="Arial Unicode MS" w:hAnsi="Arial Unicode MS"/>
                <w:rtl w:val="0"/>
              </w:rPr>
              <w:t xml:space="preserve">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Fonts w:ascii="Arial Unicode MS" w:cs="Arial Unicode MS" w:eastAsia="Arial Unicode MS" w:hAnsi="Arial Unicode MS"/>
                <w:rtl w:val="0"/>
              </w:rPr>
              <w:t xml:space="preserve">경량 모델 한계. 한국어 단순 분류 정도에만 활용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Gemma 3 (12B)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Fonts w:ascii="Arial Unicode MS" w:cs="Arial Unicode MS" w:eastAsia="Arial Unicode MS" w:hAnsi="Arial Unicode MS"/>
                <w:rtl w:val="0"/>
              </w:rPr>
              <w:t xml:space="preserve">하</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Fonts w:ascii="Arial Unicode MS" w:cs="Arial Unicode MS" w:eastAsia="Arial Unicode MS" w:hAnsi="Arial Unicode MS"/>
                <w:rtl w:val="0"/>
              </w:rPr>
              <w:t xml:space="preserve">영어 중심. 한국어 처리 능력 제한적.</w:t>
            </w:r>
          </w:p>
        </w:tc>
      </w:tr>
    </w:tbl>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i w:val="1"/>
          <w:iCs w:val="1"/>
          <w:rtl w:val="0"/>
        </w:rPr>
        <w:t xml:space="preserve">(KMMLU 점수는 공개된 벤치마크 결과를 참고한 값이며, 모델 버전·측정 조건에 따라 차이가 있을 수 있다. 한국어 품질은 벤치마크만으로 판단할 수 없으므로, 도입 시 자사 한국어 테스트셋(20~50건)으로 반드시 정성 평가를 수행할 것을 권장한다.)</w:t>
      </w:r>
      <w:r w:rsidDel="00000000" w:rsidR="00000000" w:rsidRPr="00000000">
        <w:rPr>
          <w:rtl w:val="0"/>
        </w:rPr>
      </w:r>
    </w:p>
    <w:p w:rsidR="00000000" w:rsidDel="00000000" w:rsidP="00000000" w:rsidRDefault="00000000" w:rsidRPr="00000000" w14:paraId="000003A5">
      <w:pPr>
        <w:pStyle w:val="Heading3"/>
        <w:rPr/>
      </w:pPr>
      <w:bookmarkStart w:colFirst="0" w:colLast="0" w:name="_2m98sofnfd4c" w:id="47"/>
      <w:bookmarkEnd w:id="47"/>
      <w:r w:rsidDel="00000000" w:rsidR="00000000" w:rsidRPr="00000000">
        <w:rPr>
          <w:rFonts w:ascii="Arial Unicode MS" w:cs="Arial Unicode MS" w:eastAsia="Arial Unicode MS" w:hAnsi="Arial Unicode MS"/>
          <w:rtl w:val="0"/>
        </w:rPr>
        <w:t xml:space="preserve">3.4 모델 조합 전략 (Model Routing)</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단일 모델은 구현과 운영이 단순하다는 장점이 있다. 그러나 서비스가 커질수록 단순 분류, 일반 응답, 고난도 추론이 혼재하게 되며, 단일 플래그십만으로 전체 트래픽을 처리하면 비용이 빠르게 증가한다. Model Routing은 "여러 모델을 쓴다"는 것 자체보다, </w:t>
      </w:r>
      <w:r w:rsidDel="00000000" w:rsidR="00000000" w:rsidRPr="00000000">
        <w:rPr>
          <w:rFonts w:ascii="Arial Unicode MS" w:cs="Arial Unicode MS" w:eastAsia="Arial Unicode MS" w:hAnsi="Arial Unicode MS"/>
          <w:b w:val="1"/>
          <w:bCs w:val="1"/>
          <w:rtl w:val="0"/>
        </w:rPr>
        <w:t xml:space="preserve">어떤 요청을 어느 티어로 보낼 것인가를 설계하는 것</w:t>
      </w:r>
      <w:r w:rsidDel="00000000" w:rsidR="00000000" w:rsidRPr="00000000">
        <w:rPr>
          <w:rFonts w:ascii="Arial Unicode MS" w:cs="Arial Unicode MS" w:eastAsia="Arial Unicode MS" w:hAnsi="Arial Unicode MS"/>
          <w:rtl w:val="0"/>
        </w:rPr>
        <w:t xml:space="preserve">에 가깝다.</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b w:val="1"/>
          <w:bCs w:val="1"/>
          <w:rtl w:val="0"/>
        </w:rPr>
        <w:t xml:space="preserve">이 절에 오는 경로</w:t>
      </w:r>
      <w:r w:rsidDel="00000000" w:rsidR="00000000" w:rsidRPr="00000000">
        <w:rPr>
          <w:rFonts w:ascii="Arial Unicode MS" w:cs="Arial Unicode MS" w:eastAsia="Arial Unicode MS" w:hAnsi="Arial Unicode MS"/>
          <w:rtl w:val="0"/>
        </w:rPr>
        <w:t xml:space="preserve">: 3.2 분기 2에서 "대규모 고도화 → 라우팅 조합"으로 도달했거나, 3.3 비교 과정에서 단일 모델로 비용·품질 균형이 어렵다고 판단된 경우 이 절을 참조한다. 이미 멀티 모델 도입을 결정한 경우, 아래 "단일 vs 멀티 판단"을 건너뛰고 바로 "라우팅 패턴 선택"으로 진행한다.</w:t>
      </w:r>
    </w:p>
    <w:p w:rsidR="00000000" w:rsidDel="00000000" w:rsidP="00000000" w:rsidRDefault="00000000" w:rsidRPr="00000000" w14:paraId="000003A9">
      <w:pPr>
        <w:pStyle w:val="Heading4"/>
        <w:rPr/>
      </w:pPr>
      <w:bookmarkStart w:colFirst="0" w:colLast="0" w:name="_kvqrk0jk5bjk" w:id="48"/>
      <w:bookmarkEnd w:id="48"/>
      <w:r w:rsidDel="00000000" w:rsidR="00000000" w:rsidRPr="00000000">
        <w:rPr>
          <w:rFonts w:ascii="Arial Unicode MS" w:cs="Arial Unicode MS" w:eastAsia="Arial Unicode MS" w:hAnsi="Arial Unicode MS"/>
          <w:rtl w:val="0"/>
        </w:rPr>
        <w:t xml:space="preserve">단일 모델 vs 멀티 모델 판단</w:t>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1110"/>
        <w:gridCol w:w="4020"/>
        <w:tblGridChange w:id="0">
          <w:tblGrid>
            <w:gridCol w:w="3870"/>
            <w:gridCol w:w="1110"/>
            <w:gridCol w:w="402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3AA">
            <w:pPr>
              <w:jc w:val="left"/>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B">
            <w:pPr>
              <w:jc w:val="left"/>
              <w:rPr>
                <w:b w:val="1"/>
                <w:bCs w:val="1"/>
              </w:rPr>
            </w:pPr>
            <w:r w:rsidDel="00000000" w:rsidR="00000000" w:rsidRPr="00000000">
              <w:rPr>
                <w:rFonts w:ascii="Arial Unicode MS" w:cs="Arial Unicode MS" w:eastAsia="Arial Unicode MS" w:hAnsi="Arial Unicode MS"/>
                <w:b w:val="1"/>
                <w:bCs w:val="1"/>
                <w:rtl w:val="0"/>
              </w:rPr>
              <w:t xml:space="preserve">권장</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AC">
            <w:pPr>
              <w:jc w:val="left"/>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Fonts w:ascii="Arial Unicode MS" w:cs="Arial Unicode MS" w:eastAsia="Arial Unicode MS" w:hAnsi="Arial Unicode MS"/>
                <w:rtl w:val="0"/>
              </w:rPr>
              <w:t xml:space="preserve">태스크 유형 균일, 복잡도 편차 작음</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rtl w:val="0"/>
              </w:rPr>
            </w:r>
          </w:p>
          <w:p w:rsidR="00000000" w:rsidDel="00000000" w:rsidP="00000000" w:rsidRDefault="00000000" w:rsidRPr="00000000" w14:paraId="000003AF">
            <w:pPr>
              <w:jc w:val="left"/>
              <w:rPr>
                <w:b w:val="1"/>
                <w:bCs w:val="1"/>
              </w:rPr>
            </w:pPr>
            <w:r w:rsidDel="00000000" w:rsidR="00000000" w:rsidRPr="00000000">
              <w:rPr>
                <w:rFonts w:ascii="Arial Unicode MS" w:cs="Arial Unicode MS" w:eastAsia="Arial Unicode MS" w:hAnsi="Arial Unicode MS"/>
                <w:b w:val="1"/>
                <w:bCs w:val="1"/>
                <w:rtl w:val="0"/>
              </w:rPr>
              <w:t xml:space="preserve">단일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Fonts w:ascii="Arial Unicode MS" w:cs="Arial Unicode MS" w:eastAsia="Arial Unicode MS" w:hAnsi="Arial Unicode MS"/>
                <w:rtl w:val="0"/>
              </w:rPr>
              <w:t xml:space="preserve">운영 복잡도 최소화. MVP/PoC에 적합.</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Fonts w:ascii="Arial Unicode MS" w:cs="Arial Unicode MS" w:eastAsia="Arial Unicode MS" w:hAnsi="Arial Unicode MS"/>
                <w:rtl w:val="0"/>
              </w:rPr>
              <w:t xml:space="preserve">초기 단계, 트래픽·예산 규모 작음</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Fonts w:ascii="Arial Unicode MS" w:cs="Arial Unicode MS" w:eastAsia="Arial Unicode MS" w:hAnsi="Arial Unicode MS"/>
                <w:rtl w:val="0"/>
              </w:rPr>
              <w:t xml:space="preserve">라우팅 최적화의 ROI가 미미.</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Fonts w:ascii="Arial Unicode MS" w:cs="Arial Unicode MS" w:eastAsia="Arial Unicode MS" w:hAnsi="Arial Unicode MS"/>
                <w:rtl w:val="0"/>
              </w:rPr>
              <w:t xml:space="preserve">단순 분류와 복잡 추론이 혼재</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rtl w:val="0"/>
              </w:rPr>
            </w:r>
          </w:p>
          <w:p w:rsidR="00000000" w:rsidDel="00000000" w:rsidP="00000000" w:rsidRDefault="00000000" w:rsidRPr="00000000" w14:paraId="000003B6">
            <w:pPr>
              <w:jc w:val="center"/>
              <w:rPr/>
            </w:pPr>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r>
          </w:p>
          <w:p w:rsidR="00000000" w:rsidDel="00000000" w:rsidP="00000000" w:rsidRDefault="00000000" w:rsidRPr="00000000" w14:paraId="000003B8">
            <w:pPr>
              <w:jc w:val="center"/>
              <w:rPr>
                <w:b w:val="1"/>
                <w:bCs w:val="1"/>
              </w:rPr>
            </w:pPr>
            <w:r w:rsidDel="00000000" w:rsidR="00000000" w:rsidRPr="00000000">
              <w:rPr>
                <w:rFonts w:ascii="Arial Unicode MS" w:cs="Arial Unicode MS" w:eastAsia="Arial Unicode MS" w:hAnsi="Arial Unicode MS"/>
                <w:b w:val="1"/>
                <w:bCs w:val="1"/>
                <w:rtl w:val="0"/>
              </w:rPr>
              <w:t xml:space="preserve">멀티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Fonts w:ascii="Arial Unicode MS" w:cs="Arial Unicode MS" w:eastAsia="Arial Unicode MS" w:hAnsi="Arial Unicode MS"/>
                <w:rtl w:val="0"/>
              </w:rPr>
              <w:t xml:space="preserve">경량 모델로 비용 절감, 플래그십으로 품질 확보.</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Fonts w:ascii="Arial Unicode MS" w:cs="Arial Unicode MS" w:eastAsia="Arial Unicode MS" w:hAnsi="Arial Unicode MS"/>
                <w:rtl w:val="0"/>
              </w:rPr>
              <w:t xml:space="preserve">대규모 트래픽, 비용 최적화 효과 유의미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Fonts w:ascii="Arial Unicode MS" w:cs="Arial Unicode MS" w:eastAsia="Arial Unicode MS" w:hAnsi="Arial Unicode MS"/>
                <w:rtl w:val="0"/>
              </w:rPr>
              <w:t xml:space="preserve">티어 분리만으로 전체 API 비용 40~60% 절감 가능.</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Fonts w:ascii="Arial Unicode MS" w:cs="Arial Unicode MS" w:eastAsia="Arial Unicode MS" w:hAnsi="Arial Unicode MS"/>
                <w:rtl w:val="0"/>
              </w:rPr>
              <w:t xml:space="preserve">태스크별 요구 강점이 명확히 다름</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Fonts w:ascii="Arial Unicode MS" w:cs="Arial Unicode MS" w:eastAsia="Arial Unicode MS" w:hAnsi="Arial Unicode MS"/>
                <w:rtl w:val="0"/>
              </w:rPr>
              <w:t xml:space="preserve">코딩은 Claude, 멀티모달은 Gemini 등 역할별 최적화 가능.</w:t>
            </w:r>
          </w:p>
        </w:tc>
      </w:tr>
    </w:tbl>
    <w:p w:rsidR="00000000" w:rsidDel="00000000" w:rsidP="00000000" w:rsidRDefault="00000000" w:rsidRPr="00000000" w14:paraId="000003C0">
      <w:pPr>
        <w:pStyle w:val="Heading4"/>
        <w:rPr/>
      </w:pPr>
      <w:bookmarkStart w:colFirst="0" w:colLast="0" w:name="_hof4pcl73sw5" w:id="49"/>
      <w:bookmarkEnd w:id="49"/>
      <w:r w:rsidDel="00000000" w:rsidR="00000000" w:rsidRPr="00000000">
        <w:rPr>
          <w:rFonts w:ascii="Arial Unicode MS" w:cs="Arial Unicode MS" w:eastAsia="Arial Unicode MS" w:hAnsi="Arial Unicode MS"/>
          <w:rtl w:val="0"/>
        </w:rPr>
        <w:t xml:space="preserve">라우팅 패턴 선택</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멀티 모델을 도입하기로 결정했다면, 다음 질문은 어떤 패턴으로 요청을 분배할 것인가이다. 아래 조건 매핑 테이블에서 자사 상황에 가장 가까운 행을 찾은 뒤, 해당 패턴의 상세를 확인한다. 각 패턴의 상세 내용은 표 아래에서 설명한다.</w:t>
      </w:r>
    </w:p>
    <w:p w:rsidR="00000000" w:rsidDel="00000000" w:rsidP="00000000" w:rsidRDefault="00000000" w:rsidRPr="00000000" w14:paraId="000003C2">
      <w:pPr>
        <w:rPr/>
      </w:pPr>
      <w:r w:rsidDel="00000000" w:rsidR="00000000" w:rsidRPr="00000000">
        <w:rPr>
          <w:rtl w:val="0"/>
        </w:rPr>
      </w:r>
    </w:p>
    <w:tbl>
      <w:tblPr>
        <w:tblStyle w:val="Table3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9999999999995"/>
        <w:gridCol w:w="3444.0000000000005"/>
        <w:gridCol w:w="1110"/>
        <w:gridCol w:w="3255"/>
        <w:tblGridChange w:id="0">
          <w:tblGrid>
            <w:gridCol w:w="1205.9999999999995"/>
            <w:gridCol w:w="3444.0000000000005"/>
            <w:gridCol w:w="1110"/>
            <w:gridCol w:w="325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3C3">
            <w:pPr>
              <w:jc w:val="left"/>
              <w:rPr>
                <w:b w:val="1"/>
                <w:bCs w:val="1"/>
              </w:rPr>
            </w:pPr>
            <w:r w:rsidDel="00000000" w:rsidR="00000000" w:rsidRPr="00000000">
              <w:rPr>
                <w:rFonts w:ascii="Arial Unicode MS" w:cs="Arial Unicode MS" w:eastAsia="Arial Unicode MS" w:hAnsi="Arial Unicode MS"/>
                <w:b w:val="1"/>
                <w:bCs w:val="1"/>
                <w:rtl w:val="0"/>
              </w:rPr>
              <w:t xml:space="preserve">확정</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4">
            <w:pPr>
              <w:jc w:val="left"/>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jc w:val="left"/>
              <w:rPr>
                <w:b w:val="1"/>
                <w:bCs w:val="1"/>
              </w:rPr>
            </w:pPr>
            <w:r w:rsidDel="00000000" w:rsidR="00000000" w:rsidRPr="00000000">
              <w:rPr>
                <w:rFonts w:ascii="Arial Unicode MS" w:cs="Arial Unicode MS" w:eastAsia="Arial Unicode MS" w:hAnsi="Arial Unicode MS"/>
                <w:b w:val="1"/>
                <w:bCs w:val="1"/>
                <w:rtl w:val="0"/>
              </w:rPr>
              <w:t xml:space="preserve">권장 패턴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jc w:val="left"/>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Fonts w:ascii="Arial Unicode MS" w:cs="Arial Unicode MS" w:eastAsia="Arial Unicode MS" w:hAnsi="Arial Unicode MS"/>
                <w:rtl w:val="0"/>
              </w:rPr>
              <w:t xml:space="preserve">멀티 모델 도입</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Fonts w:ascii="Arial Unicode MS" w:cs="Arial Unicode MS" w:eastAsia="Arial Unicode MS" w:hAnsi="Arial Unicode MS"/>
                <w:rtl w:val="0"/>
              </w:rPr>
              <w:t xml:space="preserve">태스크 복잡도 편차가 크고, 대부분이 단순 요청</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Fonts w:ascii="Arial Unicode MS" w:cs="Arial Unicode MS" w:eastAsia="Arial Unicode MS" w:hAnsi="Arial Unicode MS"/>
                <w:b w:val="1"/>
                <w:bCs w:val="1"/>
                <w:rtl w:val="0"/>
              </w:rPr>
              <w:t xml:space="preserve">패턴 1</w:t>
            </w:r>
            <w:r w:rsidDel="00000000" w:rsidR="00000000" w:rsidRPr="00000000">
              <w:rPr>
                <w:rFonts w:ascii="Arial Unicode MS" w:cs="Arial Unicode MS" w:eastAsia="Arial Unicode MS" w:hAnsi="Arial Unicode MS"/>
                <w:rtl w:val="0"/>
              </w:rPr>
              <w:t xml:space="preserve"> 복잡도 기반</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Fonts w:ascii="Arial Unicode MS" w:cs="Arial Unicode MS" w:eastAsia="Arial Unicode MS" w:hAnsi="Arial Unicode MS"/>
                <w:rtl w:val="0"/>
              </w:rPr>
              <w:t xml:space="preserve">단순 요청을 경량 모델로 처리하여 비용 대폭 절감. 가장 일반적인 패턴.</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Fonts w:ascii="Arial Unicode MS" w:cs="Arial Unicode MS" w:eastAsia="Arial Unicode MS" w:hAnsi="Arial Unicode MS"/>
                <w:rtl w:val="0"/>
              </w:rPr>
              <w:t xml:space="preserve">위 조건 + 일부 고복잡도 추론(수학·코딩)이 섞여 있음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Fonts w:ascii="Arial Unicode MS" w:cs="Arial Unicode MS" w:eastAsia="Arial Unicode MS" w:hAnsi="Arial Unicode MS"/>
                <w:b w:val="1"/>
                <w:bCs w:val="1"/>
                <w:rtl w:val="0"/>
              </w:rPr>
              <w:t xml:space="preserve">패턴 1-A</w:t>
            </w:r>
            <w:r w:rsidDel="00000000" w:rsidR="00000000" w:rsidRPr="00000000">
              <w:rPr>
                <w:rFonts w:ascii="Arial Unicode MS" w:cs="Arial Unicode MS" w:eastAsia="Arial Unicode MS" w:hAnsi="Arial Unicode MS"/>
                <w:rtl w:val="0"/>
              </w:rPr>
              <w:t xml:space="preserve"> 3단계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Fonts w:ascii="Arial Unicode MS" w:cs="Arial Unicode MS" w:eastAsia="Arial Unicode MS" w:hAnsi="Arial Unicode MS"/>
                <w:rtl w:val="0"/>
              </w:rPr>
              <w:t xml:space="preserve">패턴 1에 Reasoning 티어를 추가. 고복잡도 비율 5~15% 이내 통제.</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Fonts w:ascii="Arial Unicode MS" w:cs="Arial Unicode MS" w:eastAsia="Arial Unicode MS" w:hAnsi="Arial Unicode MS"/>
                <w:rtl w:val="0"/>
              </w:rPr>
              <w:t xml:space="preserve">태스크 유형이 명확히 구분되고, 유형별 최적 모델이 다름</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Fonts w:ascii="Arial Unicode MS" w:cs="Arial Unicode MS" w:eastAsia="Arial Unicode MS" w:hAnsi="Arial Unicode MS"/>
                <w:b w:val="1"/>
                <w:bCs w:val="1"/>
                <w:rtl w:val="0"/>
              </w:rPr>
              <w:t xml:space="preserve">패턴 2</w:t>
            </w:r>
            <w:r w:rsidDel="00000000" w:rsidR="00000000" w:rsidRPr="00000000">
              <w:rPr>
                <w:rFonts w:ascii="Arial Unicode MS" w:cs="Arial Unicode MS" w:eastAsia="Arial Unicode MS" w:hAnsi="Arial Unicode MS"/>
                <w:rtl w:val="0"/>
              </w:rPr>
              <w:t xml:space="preserve"> 태스크 유형별</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Fonts w:ascii="Arial Unicode MS" w:cs="Arial Unicode MS" w:eastAsia="Arial Unicode MS" w:hAnsi="Arial Unicode MS"/>
                <w:rtl w:val="0"/>
              </w:rPr>
              <w:t xml:space="preserve">코드 생성은 Claude, 문서 요약은 Gemini 등 고정 배정. 구현 단순.</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Fonts w:ascii="Arial Unicode MS" w:cs="Arial Unicode MS" w:eastAsia="Arial Unicode MS" w:hAnsi="Arial Unicode MS"/>
                <w:rtl w:val="0"/>
              </w:rPr>
              <w:t xml:space="preserve">예산 상한이 엄격하고, 초과 시 서비스 품질 저하를 감수할 수 있음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Fonts w:ascii="Arial Unicode MS" w:cs="Arial Unicode MS" w:eastAsia="Arial Unicode MS" w:hAnsi="Arial Unicode MS"/>
                <w:b w:val="1"/>
                <w:bCs w:val="1"/>
                <w:rtl w:val="0"/>
              </w:rPr>
              <w:t xml:space="preserve">패턴 3</w:t>
            </w:r>
            <w:r w:rsidDel="00000000" w:rsidR="00000000" w:rsidRPr="00000000">
              <w:rPr>
                <w:rFonts w:ascii="Arial Unicode MS" w:cs="Arial Unicode MS" w:eastAsia="Arial Unicode MS" w:hAnsi="Arial Unicode MS"/>
                <w:rtl w:val="0"/>
              </w:rPr>
              <w:t xml:space="preserve"> 비용 상한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Fonts w:ascii="Arial Unicode MS" w:cs="Arial Unicode MS" w:eastAsia="Arial Unicode MS" w:hAnsi="Arial Unicode MS"/>
                <w:rtl w:val="0"/>
              </w:rPr>
              <w:t xml:space="preserve">예산 도달 시 자동으로 저비용 모델 전환. 비용 통제 최우선.</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ind w:lef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Fonts w:ascii="Arial Unicode MS" w:cs="Arial Unicode MS" w:eastAsia="Arial Unicode MS" w:hAnsi="Arial Unicode MS"/>
                <w:rtl w:val="0"/>
              </w:rPr>
              <w:t xml:space="preserve">위 패턴 중 2개 이상의 조건이 동시에 해당</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Fonts w:ascii="Arial Unicode MS" w:cs="Arial Unicode MS" w:eastAsia="Arial Unicode MS" w:hAnsi="Arial Unicode MS"/>
                <w:b w:val="1"/>
                <w:bCs w:val="1"/>
                <w:rtl w:val="0"/>
              </w:rPr>
              <w:t xml:space="preserve">조합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Fonts w:ascii="Arial Unicode MS" w:cs="Arial Unicode MS" w:eastAsia="Arial Unicode MS" w:hAnsi="Arial Unicode MS"/>
                <w:rtl w:val="0"/>
              </w:rPr>
              <w:t xml:space="preserve">예: 패턴 1로 복잡도 분기 + 패턴 3으로 비용 상한 적용.</w:t>
            </w:r>
          </w:p>
        </w:tc>
      </w:tr>
    </w:tbl>
    <w:p w:rsidR="00000000" w:rsidDel="00000000" w:rsidP="00000000" w:rsidRDefault="00000000" w:rsidRPr="00000000" w14:paraId="000003DB">
      <w:pPr>
        <w:pStyle w:val="Heading4"/>
        <w:rPr/>
      </w:pPr>
      <w:bookmarkStart w:colFirst="0" w:colLast="0" w:name="_ljj98xg1qrdq" w:id="50"/>
      <w:bookmarkEnd w:id="50"/>
      <w:r w:rsidDel="00000000" w:rsidR="00000000" w:rsidRPr="00000000">
        <w:rPr>
          <w:rFonts w:ascii="Arial Unicode MS" w:cs="Arial Unicode MS" w:eastAsia="Arial Unicode MS" w:hAnsi="Arial Unicode MS"/>
          <w:rtl w:val="0"/>
        </w:rPr>
        <w:t xml:space="preserve">대표 라우팅 패턴 상세</w:t>
      </w:r>
    </w:p>
    <w:p w:rsidR="00000000" w:rsidDel="00000000" w:rsidP="00000000" w:rsidRDefault="00000000" w:rsidRPr="00000000" w14:paraId="000003DC">
      <w:pPr>
        <w:pStyle w:val="Heading5"/>
        <w:rPr/>
      </w:pPr>
      <w:bookmarkStart w:colFirst="0" w:colLast="0" w:name="_72ro40dtf9dz" w:id="51"/>
      <w:bookmarkEnd w:id="51"/>
      <w:r w:rsidDel="00000000" w:rsidR="00000000" w:rsidRPr="00000000">
        <w:rPr>
          <w:rFonts w:ascii="Arial Unicode MS" w:cs="Arial Unicode MS" w:eastAsia="Arial Unicode MS" w:hAnsi="Arial Unicode MS"/>
          <w:rtl w:val="0"/>
        </w:rPr>
        <w:t xml:space="preserve">패턴 1: 복잡도 기반 라우팅 (경량 → 플래그십)</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가장 일반적이고 효율적인 패턴. 경량 모델이 요청의 의도와 복잡도를 1차 분류하여, 단순 요청은 직접 처리하고 복잡 요청만 플래그십으로 전달한다. 프로덕션 워크로드의 상당수는 경량~범용 모델로 충분하므로, 이 패턴만으로도 비용을 대폭 절감할 수 있다. 단, 분류 모델의 오판이 누적되면 품질 저하가 발생하므로 라우팅 정확도를 별도 측정해야 한다.</w:t>
      </w:r>
    </w:p>
    <w:p w:rsidR="00000000" w:rsidDel="00000000" w:rsidP="00000000" w:rsidRDefault="00000000" w:rsidRPr="00000000" w14:paraId="000003DE">
      <w:pPr>
        <w:rPr/>
      </w:pPr>
      <w:r w:rsidDel="00000000" w:rsidR="00000000" w:rsidRPr="00000000">
        <w:rPr/>
        <w:drawing>
          <wp:inline distB="114300" distT="114300" distL="114300" distR="114300">
            <wp:extent cx="5731200" cy="21336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pStyle w:val="Heading5"/>
        <w:rPr/>
      </w:pPr>
      <w:bookmarkStart w:colFirst="0" w:colLast="0" w:name="_mcj6ggu6lj2r" w:id="52"/>
      <w:bookmarkEnd w:id="52"/>
      <w:r w:rsidDel="00000000" w:rsidR="00000000" w:rsidRPr="00000000">
        <w:rPr>
          <w:rFonts w:ascii="Arial Unicode MS" w:cs="Arial Unicode MS" w:eastAsia="Arial Unicode MS" w:hAnsi="Arial Unicode MS"/>
          <w:rtl w:val="0"/>
        </w:rPr>
        <w:t xml:space="preserve">패턴 1-A: 3단계 라우팅 (경량 → 범용 → Reasoning)</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패턴 1의 확장. Reasoning 모델을 최상위 티어로 추가한다. Thinking 토큰 비용이 높으므로, Reasoning 티어 라우팅 비율을 </w:t>
      </w:r>
      <w:r w:rsidDel="00000000" w:rsidR="00000000" w:rsidRPr="00000000">
        <w:rPr>
          <w:rFonts w:ascii="Arial Unicode MS" w:cs="Arial Unicode MS" w:eastAsia="Arial Unicode MS" w:hAnsi="Arial Unicode MS"/>
          <w:b w:val="1"/>
          <w:bCs w:val="1"/>
          <w:rtl w:val="0"/>
        </w:rPr>
        <w:t xml:space="preserve">5~15% 이내</w:t>
      </w:r>
      <w:r w:rsidDel="00000000" w:rsidR="00000000" w:rsidRPr="00000000">
        <w:rPr>
          <w:rFonts w:ascii="Arial Unicode MS" w:cs="Arial Unicode MS" w:eastAsia="Arial Unicode MS" w:hAnsi="Arial Unicode MS"/>
          <w:rtl w:val="0"/>
        </w:rPr>
        <w:t xml:space="preserve">로 통제를 권장한다. 어떤 요청을 Reasoning 티어로 보낼지 기준(예: 다단계 수학, 정밀 코드 생성·디버깅)을 명확히 정의해야 한다.</w:t>
      </w:r>
    </w:p>
    <w:p w:rsidR="00000000" w:rsidDel="00000000" w:rsidP="00000000" w:rsidRDefault="00000000" w:rsidRPr="00000000" w14:paraId="000003E1">
      <w:pPr>
        <w:rPr/>
      </w:pPr>
      <w:r w:rsidDel="00000000" w:rsidR="00000000" w:rsidRPr="00000000">
        <w:rPr/>
        <w:drawing>
          <wp:inline distB="114300" distT="114300" distL="114300" distR="114300">
            <wp:extent cx="5731200" cy="27178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5"/>
        <w:rPr/>
      </w:pPr>
      <w:bookmarkStart w:colFirst="0" w:colLast="0" w:name="_5xkl4oq1a3z6" w:id="53"/>
      <w:bookmarkEnd w:id="53"/>
      <w:r w:rsidDel="00000000" w:rsidR="00000000" w:rsidRPr="00000000">
        <w:rPr>
          <w:rFonts w:ascii="Arial Unicode MS" w:cs="Arial Unicode MS" w:eastAsia="Arial Unicode MS" w:hAnsi="Arial Unicode MS"/>
          <w:rtl w:val="0"/>
        </w:rPr>
        <w:t xml:space="preserve">패턴 2: 태스크 유형별 고정 라우팅</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태스크 유형을 사전 정의하고 각 유형에 최적 모델을 고정 배정한다. 예: 코드 생성 → Claude Sonnet, 문서 요약 → Gemini 2.5 Pro, 단순 Q&amp;A → GPT-4.1 Nano. 구현이 단순하고 비용 예측이 가능하나, 새 태스크가 늘어날수록 규칙 관리 비용이 증가한다.</w:t>
      </w:r>
    </w:p>
    <w:p w:rsidR="00000000" w:rsidDel="00000000" w:rsidP="00000000" w:rsidRDefault="00000000" w:rsidRPr="00000000" w14:paraId="000003E8">
      <w:pPr>
        <w:pStyle w:val="Heading4"/>
        <w:rPr/>
      </w:pPr>
      <w:bookmarkStart w:colFirst="0" w:colLast="0" w:name="_xixrtqdnhft0" w:id="54"/>
      <w:bookmarkEnd w:id="54"/>
      <w:r w:rsidDel="00000000" w:rsidR="00000000" w:rsidRPr="00000000">
        <w:rPr/>
        <w:drawing>
          <wp:inline distB="114300" distT="114300" distL="114300" distR="114300">
            <wp:extent cx="5731200" cy="24765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pStyle w:val="Heading5"/>
        <w:rPr/>
      </w:pPr>
      <w:bookmarkStart w:colFirst="0" w:colLast="0" w:name="_gilthj6wf7um" w:id="55"/>
      <w:bookmarkEnd w:id="55"/>
      <w:r w:rsidDel="00000000" w:rsidR="00000000" w:rsidRPr="00000000">
        <w:rPr>
          <w:rFonts w:ascii="Arial Unicode MS" w:cs="Arial Unicode MS" w:eastAsia="Arial Unicode MS" w:hAnsi="Arial Unicode MS"/>
          <w:rtl w:val="0"/>
        </w:rPr>
        <w:t xml:space="preserve">패턴 3: 비용 상한 기반 동적 전환 (Fallback)</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일별/월별 API 예산 상한을 설정하고, 상한 도달 시 저비용 모델로 자동 전환한다. 비용 통제가 명확하나, 전환 시점에 품질 변동이 사용자 경험에 영향을 줄 수 있으므로 서비스 정책(예: 사용자에게 품질 저하 안내)과 함께 설계해야 한다.</w:t>
      </w:r>
    </w:p>
    <w:p w:rsidR="00000000" w:rsidDel="00000000" w:rsidP="00000000" w:rsidRDefault="00000000" w:rsidRPr="00000000" w14:paraId="000003EB">
      <w:pPr>
        <w:rPr/>
      </w:pPr>
      <w:r w:rsidDel="00000000" w:rsidR="00000000" w:rsidRPr="00000000">
        <w:rPr/>
        <w:drawing>
          <wp:inline distB="114300" distT="114300" distL="114300" distR="114300">
            <wp:extent cx="5731200" cy="18796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pStyle w:val="Heading4"/>
        <w:rPr/>
      </w:pPr>
      <w:bookmarkStart w:colFirst="0" w:colLast="0" w:name="_26zfydhh85io" w:id="56"/>
      <w:bookmarkEnd w:id="56"/>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4"/>
        <w:rPr/>
      </w:pPr>
      <w:bookmarkStart w:colFirst="0" w:colLast="0" w:name="_auap1smmxkss" w:id="57"/>
      <w:bookmarkEnd w:id="57"/>
      <w:r w:rsidDel="00000000" w:rsidR="00000000" w:rsidRPr="00000000">
        <w:rPr>
          <w:rtl w:val="0"/>
        </w:rPr>
        <w:t xml:space="preserve">Multi-Provider Failover</w:t>
      </w: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라우팅 패턴을 선택했다면, 마지막으로 </w:t>
      </w:r>
      <w:r w:rsidDel="00000000" w:rsidR="00000000" w:rsidRPr="00000000">
        <w:rPr>
          <w:rFonts w:ascii="Arial Unicode MS" w:cs="Arial Unicode MS" w:eastAsia="Arial Unicode MS" w:hAnsi="Arial Unicode MS"/>
          <w:b w:val="1"/>
          <w:bCs w:val="1"/>
          <w:rtl w:val="0"/>
        </w:rPr>
        <w:t xml:space="preserve">장애 시 대체 경로</w:t>
      </w:r>
      <w:r w:rsidDel="00000000" w:rsidR="00000000" w:rsidRPr="00000000">
        <w:rPr>
          <w:rFonts w:ascii="Arial Unicode MS" w:cs="Arial Unicode MS" w:eastAsia="Arial Unicode MS" w:hAnsi="Arial Unicode MS"/>
          <w:rtl w:val="0"/>
        </w:rPr>
        <w:t xml:space="preserve">를 함께 설계해야 한다. 라우팅과 Failover는 같은 라우터 안에서 동작하므로, 패턴 설계 시점에 함께 정의하는 것을 권장한다.</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7890"/>
        <w:tblGridChange w:id="0">
          <w:tblGrid>
            <w:gridCol w:w="1110"/>
            <w:gridCol w:w="789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3F7">
            <w:pPr>
              <w:jc w:val="left"/>
              <w:rPr>
                <w:b w:val="1"/>
                <w:bCs w:val="1"/>
              </w:rPr>
            </w:pPr>
            <w:r w:rsidDel="00000000" w:rsidR="00000000" w:rsidRPr="00000000">
              <w:rPr>
                <w:rFonts w:ascii="Arial Unicode MS" w:cs="Arial Unicode MS" w:eastAsia="Arial Unicode MS" w:hAnsi="Arial Unicode MS"/>
                <w:b w:val="1"/>
                <w:bCs w:val="1"/>
                <w:rtl w:val="0"/>
              </w:rPr>
              <w:t xml:space="preserve">항목</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8">
            <w:pPr>
              <w:jc w:val="left"/>
              <w:rPr>
                <w:b w:val="1"/>
                <w:bCs w:val="1"/>
              </w:rPr>
            </w:pPr>
            <w:r w:rsidDel="00000000" w:rsidR="00000000" w:rsidRPr="00000000">
              <w:rPr>
                <w:rFonts w:ascii="Arial Unicode MS" w:cs="Arial Unicode MS" w:eastAsia="Arial Unicode MS" w:hAnsi="Arial Unicode MS"/>
                <w:b w:val="1"/>
                <w:bCs w:val="1"/>
                <w:rtl w:val="0"/>
              </w:rPr>
              <w:t xml:space="preserve">권장 원칙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pPr>
            <w:r w:rsidDel="00000000" w:rsidR="00000000" w:rsidRPr="00000000">
              <w:rPr>
                <w:rFonts w:ascii="Arial Unicode MS" w:cs="Arial Unicode MS" w:eastAsia="Arial Unicode MS" w:hAnsi="Arial Unicode MS"/>
                <w:rtl w:val="0"/>
              </w:rPr>
              <w:t xml:space="preserve">기본 구성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pPr>
            <w:r w:rsidDel="00000000" w:rsidR="00000000" w:rsidRPr="00000000">
              <w:rPr>
                <w:rFonts w:ascii="Arial Unicode MS" w:cs="Arial Unicode MS" w:eastAsia="Arial Unicode MS" w:hAnsi="Arial Unicode MS"/>
                <w:rtl w:val="0"/>
              </w:rPr>
              <w:t xml:space="preserve">Primary-Secondary 구조. 예: Claude Sonnet(Primary) → GPT-5(Secondary).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pPr>
            <w:r w:rsidDel="00000000" w:rsidR="00000000" w:rsidRPr="00000000">
              <w:rPr>
                <w:rFonts w:ascii="Arial Unicode MS" w:cs="Arial Unicode MS" w:eastAsia="Arial Unicode MS" w:hAnsi="Arial Unicode MS"/>
                <w:rtl w:val="0"/>
              </w:rPr>
              <w:t xml:space="preserve">전환 조건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Fonts w:ascii="Arial Unicode MS" w:cs="Arial Unicode MS" w:eastAsia="Arial Unicode MS" w:hAnsi="Arial Unicode MS"/>
                <w:rtl w:val="0"/>
              </w:rPr>
              <w:t xml:space="preserve">장애, Rate Limit 초과, 응답 지연 급증, 특정 기능 오류 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Fonts w:ascii="Arial Unicode MS" w:cs="Arial Unicode MS" w:eastAsia="Arial Unicode MS" w:hAnsi="Arial Unicode MS"/>
                <w:rtl w:val="0"/>
              </w:rPr>
              <w:t xml:space="preserve">사전 검증</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Fonts w:ascii="Arial Unicode MS" w:cs="Arial Unicode MS" w:eastAsia="Arial Unicode MS" w:hAnsi="Arial Unicode MS"/>
                <w:rtl w:val="0"/>
              </w:rPr>
              <w:t xml:space="preserve">Provider 간 System Prompt 해석, Tool Use 스키마, 응답 형식 차이를 사전 테스트.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Fonts w:ascii="Arial Unicode MS" w:cs="Arial Unicode MS" w:eastAsia="Arial Unicode MS" w:hAnsi="Arial Unicode MS"/>
                <w:rtl w:val="0"/>
              </w:rPr>
              <w:t xml:space="preserve">운영 원칙</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Fonts w:ascii="Arial Unicode MS" w:cs="Arial Unicode MS" w:eastAsia="Arial Unicode MS" w:hAnsi="Arial Unicode MS"/>
                <w:rtl w:val="0"/>
              </w:rPr>
              <w:t xml:space="preserve">분기별 의도적 Failover 테스트와 롤백 절차 문서화.</w:t>
            </w:r>
          </w:p>
        </w:tc>
      </w:tr>
    </w:tbl>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라우팅 패턴과 Failover를 결정한 뒤, 운영 단계에서의 라우팅 정확도·비용 절감 효과·장애 전환 성공률은 10장 Observability 도구로 지속 모니터링한다.</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rPr/>
      </w:pPr>
      <w:bookmarkStart w:colFirst="0" w:colLast="0" w:name="_j17lvzxf1qzl" w:id="58"/>
      <w:bookmarkEnd w:id="58"/>
      <w:r w:rsidDel="00000000" w:rsidR="00000000" w:rsidRPr="00000000">
        <w:rPr>
          <w:rFonts w:ascii="Arial Unicode MS" w:cs="Arial Unicode MS" w:eastAsia="Arial Unicode MS" w:hAnsi="Arial Unicode MS"/>
          <w:rtl w:val="0"/>
        </w:rPr>
        <w:t xml:space="preserve">3.5 LLM 교체</w:t>
      </w:r>
      <w:r w:rsidDel="00000000" w:rsidR="00000000" w:rsidRPr="00000000">
        <w:rPr>
          <w:rFonts w:ascii="Arial Unicode MS" w:cs="Arial Unicode MS" w:eastAsia="Arial Unicode MS" w:hAnsi="Arial Unicode MS"/>
          <w:rtl w:val="0"/>
        </w:rPr>
        <w:t xml:space="preserve"> 전략</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이 절은 </w:t>
      </w:r>
      <w:r w:rsidDel="00000000" w:rsidR="00000000" w:rsidRPr="00000000">
        <w:rPr>
          <w:rFonts w:ascii="Arial Unicode MS" w:cs="Arial Unicode MS" w:eastAsia="Arial Unicode MS" w:hAnsi="Arial Unicode MS"/>
          <w:b w:val="1"/>
          <w:bCs w:val="1"/>
          <w:rtl w:val="0"/>
        </w:rPr>
        <w:t xml:space="preserve">운영 중 모델 교체가 필요한 시점에 참조</w:t>
      </w:r>
      <w:r w:rsidDel="00000000" w:rsidR="00000000" w:rsidRPr="00000000">
        <w:rPr>
          <w:rFonts w:ascii="Arial Unicode MS" w:cs="Arial Unicode MS" w:eastAsia="Arial Unicode MS" w:hAnsi="Arial Unicode MS"/>
          <w:rtl w:val="0"/>
        </w:rPr>
        <w:t xml:space="preserve">한다. 초기 모델 선정은 3.1~3.4에서 완료되며, 이 절은 서비스가 운영되는 동안 신규 모델 출시, 비용 변화, 성능 요구 변경 등으로 교체를 검토할 때 적용한다.</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b w:val="1"/>
          <w:bCs w:val="1"/>
          <w:rtl w:val="0"/>
        </w:rPr>
        <w:t xml:space="preserve">교체 의사결정 원칙</w:t>
      </w:r>
      <w:r w:rsidDel="00000000" w:rsidR="00000000" w:rsidRPr="00000000">
        <w:rPr>
          <w:rFonts w:ascii="Arial Unicode MS" w:cs="Arial Unicode MS" w:eastAsia="Arial Unicode MS" w:hAnsi="Arial Unicode MS"/>
          <w:rtl w:val="0"/>
        </w:rPr>
        <w:t xml:space="preserve">: LLM 시장은 빠르게 변하며, "더 최신 모델"이 항상 "더 적합한 모델"을 의미하지는 않는다. 교체 판단은 아래 세 가지 원칙을 기준으로 한다.</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"최신 모델이므로 교체"가 아니라, </w:t>
      </w:r>
      <w:r w:rsidDel="00000000" w:rsidR="00000000" w:rsidRPr="00000000">
        <w:rPr>
          <w:rFonts w:ascii="Arial Unicode MS" w:cs="Arial Unicode MS" w:eastAsia="Arial Unicode MS" w:hAnsi="Arial Unicode MS"/>
          <w:b w:val="1"/>
          <w:bCs w:val="1"/>
          <w:rtl w:val="0"/>
        </w:rPr>
        <w:t xml:space="preserve">현재 서비스 목표에 더 잘 맞으므로 교체</w:t>
      </w:r>
      <w:r w:rsidDel="00000000" w:rsidR="00000000" w:rsidRPr="00000000">
        <w:rPr>
          <w:rFonts w:ascii="Arial Unicode MS" w:cs="Arial Unicode MS" w:eastAsia="Arial Unicode MS" w:hAnsi="Arial Unicode MS"/>
          <w:rtl w:val="0"/>
        </w:rPr>
        <w:t xml:space="preserve">가 되어야 한다.</w:t>
      </w:r>
    </w:p>
    <w:p w:rsidR="00000000" w:rsidDel="00000000" w:rsidP="00000000" w:rsidRDefault="00000000" w:rsidRPr="00000000" w14:paraId="0000040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교체 판단은 단일 벤치마크가 아니라 </w:t>
      </w:r>
      <w:r w:rsidDel="00000000" w:rsidR="00000000" w:rsidRPr="00000000">
        <w:rPr>
          <w:rFonts w:ascii="Arial Unicode MS" w:cs="Arial Unicode MS" w:eastAsia="Arial Unicode MS" w:hAnsi="Arial Unicode MS"/>
          <w:b w:val="1"/>
          <w:bCs w:val="1"/>
          <w:rtl w:val="0"/>
        </w:rPr>
        <w:t xml:space="preserve">자사 시나리오, 운영 지표, 보안·계약 조건</w:t>
      </w:r>
      <w:r w:rsidDel="00000000" w:rsidR="00000000" w:rsidRPr="00000000">
        <w:rPr>
          <w:rFonts w:ascii="Arial Unicode MS" w:cs="Arial Unicode MS" w:eastAsia="Arial Unicode MS" w:hAnsi="Arial Unicode MS"/>
          <w:rtl w:val="0"/>
        </w:rPr>
        <w:t xml:space="preserve">을 함께 기준으로 삼는다.</w:t>
      </w:r>
    </w:p>
    <w:p w:rsidR="00000000" w:rsidDel="00000000" w:rsidP="00000000" w:rsidRDefault="00000000" w:rsidRPr="00000000" w14:paraId="0000040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LLM 교체는 Framework, Guardrails, Observability와 얽힌다. 개별 모델 비교가 아니라 </w:t>
      </w:r>
      <w:r w:rsidDel="00000000" w:rsidR="00000000" w:rsidRPr="00000000">
        <w:rPr>
          <w:rFonts w:ascii="Arial Unicode MS" w:cs="Arial Unicode MS" w:eastAsia="Arial Unicode MS" w:hAnsi="Arial Unicode MS"/>
          <w:b w:val="1"/>
          <w:bCs w:val="1"/>
          <w:rtl w:val="0"/>
        </w:rPr>
        <w:t xml:space="preserve">전체 스택 관점</w:t>
      </w:r>
      <w:r w:rsidDel="00000000" w:rsidR="00000000" w:rsidRPr="00000000">
        <w:rPr>
          <w:rFonts w:ascii="Arial Unicode MS" w:cs="Arial Unicode MS" w:eastAsia="Arial Unicode MS" w:hAnsi="Arial Unicode MS"/>
          <w:rtl w:val="0"/>
        </w:rPr>
        <w:t xml:space="preserve">에서 검토한다.</w:t>
      </w:r>
    </w:p>
    <w:p w:rsidR="00000000" w:rsidDel="00000000" w:rsidP="00000000" w:rsidRDefault="00000000" w:rsidRPr="00000000" w14:paraId="0000040C">
      <w:pPr>
        <w:pStyle w:val="Heading4"/>
        <w:rPr/>
      </w:pPr>
      <w:bookmarkStart w:colFirst="0" w:colLast="0" w:name="_k4f5rda1klom" w:id="59"/>
      <w:bookmarkEnd w:id="59"/>
      <w:r w:rsidDel="00000000" w:rsidR="00000000" w:rsidRPr="00000000">
        <w:rPr>
          <w:rFonts w:ascii="Arial Unicode MS" w:cs="Arial Unicode MS" w:eastAsia="Arial Unicode MS" w:hAnsi="Arial Unicode MS"/>
          <w:rtl w:val="0"/>
        </w:rPr>
        <w:t xml:space="preserve">교체 검토 트리거</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아래 상황 중 하나 이상에 해당하면 교체 검토를 시작한다. 해당하지 않으면 현재 모델을 유지하는 것이 안정적이다.</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0F">
            <w:pPr>
              <w:jc w:val="left"/>
              <w:rPr>
                <w:b w:val="1"/>
                <w:bCs w:val="1"/>
              </w:rPr>
            </w:pPr>
            <w:r w:rsidDel="00000000" w:rsidR="00000000" w:rsidRPr="00000000">
              <w:rPr>
                <w:rFonts w:ascii="Arial Unicode MS" w:cs="Arial Unicode MS" w:eastAsia="Arial Unicode MS" w:hAnsi="Arial Unicode MS"/>
                <w:b w:val="1"/>
                <w:bCs w:val="1"/>
                <w:rtl w:val="0"/>
              </w:rPr>
              <w:t xml:space="preserve">트리거</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0">
            <w:pPr>
              <w:jc w:val="left"/>
              <w:rPr>
                <w:b w:val="1"/>
                <w:bCs w:val="1"/>
              </w:rPr>
            </w:pPr>
            <w:r w:rsidDel="00000000" w:rsidR="00000000" w:rsidRPr="00000000">
              <w:rPr>
                <w:rFonts w:ascii="Arial Unicode MS" w:cs="Arial Unicode MS" w:eastAsia="Arial Unicode MS" w:hAnsi="Arial Unicode MS"/>
                <w:b w:val="1"/>
                <w:bCs w:val="1"/>
                <w:rtl w:val="0"/>
              </w:rPr>
              <w:t xml:space="preserve">설명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rFonts w:ascii="Arial Unicode MS" w:cs="Arial Unicode MS" w:eastAsia="Arial Unicode MS" w:hAnsi="Arial Unicode MS"/>
                <w:rtl w:val="0"/>
              </w:rPr>
              <w:t xml:space="preserve">신규 모델 출시</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Fonts w:ascii="Arial Unicode MS" w:cs="Arial Unicode MS" w:eastAsia="Arial Unicode MS" w:hAnsi="Arial Unicode MS"/>
                <w:rtl w:val="0"/>
              </w:rPr>
              <w:t xml:space="preserve">현재 모델 대비 비용·성능·기능에서 유의미한 개선이 공개 벤치마크 또는 커뮤니티에서 확인됨.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Fonts w:ascii="Arial Unicode MS" w:cs="Arial Unicode MS" w:eastAsia="Arial Unicode MS" w:hAnsi="Arial Unicode MS"/>
                <w:rtl w:val="0"/>
              </w:rPr>
              <w:t xml:space="preserve">비용 구조 변화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Fonts w:ascii="Arial Unicode MS" w:cs="Arial Unicode MS" w:eastAsia="Arial Unicode MS" w:hAnsi="Arial Unicode MS"/>
                <w:rtl w:val="0"/>
              </w:rPr>
              <w:t xml:space="preserve">Provider 가격 인상, 트래픽 증가로 월 비용이 예산을 지속 초과, 또는 경쟁 모델이 대폭 저렴해짐.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rFonts w:ascii="Arial Unicode MS" w:cs="Arial Unicode MS" w:eastAsia="Arial Unicode MS" w:hAnsi="Arial Unicode MS"/>
                <w:rtl w:val="0"/>
              </w:rPr>
              <w:t xml:space="preserve">성능·품질 불만</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Fonts w:ascii="Arial Unicode MS" w:cs="Arial Unicode MS" w:eastAsia="Arial Unicode MS" w:hAnsi="Arial Unicode MS"/>
                <w:rtl w:val="0"/>
              </w:rPr>
              <w:t xml:space="preserve">10장 Observability 지표에서 응답 품질 하락, Tool Use 오류율 증가, 한국어 환각 빈도 상승이 감지됨.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Fonts w:ascii="Arial Unicode MS" w:cs="Arial Unicode MS" w:eastAsia="Arial Unicode MS" w:hAnsi="Arial Unicode MS"/>
                <w:rtl w:val="0"/>
              </w:rPr>
              <w:t xml:space="preserve">Provider 정책 변경</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Fonts w:ascii="Arial Unicode MS" w:cs="Arial Unicode MS" w:eastAsia="Arial Unicode MS" w:hAnsi="Arial Unicode MS"/>
                <w:rtl w:val="0"/>
              </w:rPr>
              <w:t xml:space="preserve">사용 중인 모델의 Deprecation 예고, Rate Limit 축소, 약관 변경(데이터 활용 정책 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jc w:val="left"/>
              <w:rPr/>
            </w:pPr>
            <w:r w:rsidDel="00000000" w:rsidR="00000000" w:rsidRPr="00000000">
              <w:rPr>
                <w:rFonts w:ascii="Arial Unicode MS" w:cs="Arial Unicode MS" w:eastAsia="Arial Unicode MS" w:hAnsi="Arial Unicode MS"/>
                <w:rtl w:val="0"/>
              </w:rPr>
              <w:t xml:space="preserve">요구사항 변경</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jc w:val="left"/>
              <w:rPr/>
            </w:pPr>
            <w:r w:rsidDel="00000000" w:rsidR="00000000" w:rsidRPr="00000000">
              <w:rPr>
                <w:rFonts w:ascii="Arial Unicode MS" w:cs="Arial Unicode MS" w:eastAsia="Arial Unicode MS" w:hAnsi="Arial Unicode MS"/>
                <w:rtl w:val="0"/>
              </w:rPr>
              <w:t xml:space="preserve">멀티모달 입력 추가, Reasoning 필요 태스크 증가 등 기존 모델로 충족하기 어려운 새로운 요구 발생.</w:t>
            </w:r>
          </w:p>
        </w:tc>
      </w:tr>
    </w:tbl>
    <w:p w:rsidR="00000000" w:rsidDel="00000000" w:rsidP="00000000" w:rsidRDefault="00000000" w:rsidRPr="00000000" w14:paraId="0000041B">
      <w:pPr>
        <w:pStyle w:val="Heading4"/>
        <w:rPr/>
      </w:pPr>
      <w:bookmarkStart w:colFirst="0" w:colLast="0" w:name="_l5fu3cm0j8hu" w:id="60"/>
      <w:bookmarkEnd w:id="60"/>
      <w:r w:rsidDel="00000000" w:rsidR="00000000" w:rsidRPr="00000000">
        <w:rPr>
          <w:rFonts w:ascii="Arial Unicode MS" w:cs="Arial Unicode MS" w:eastAsia="Arial Unicode MS" w:hAnsi="Arial Unicode MS"/>
          <w:rtl w:val="0"/>
        </w:rPr>
        <w:t xml:space="preserve">교체 전 검증: 무엇을 확인할 것인가</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교체 트리거에 해당하여 후보 모델을 선정했다면, 프로덕션 전환 전에 아래 항목을 검증한다.</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1E">
            <w:pPr>
              <w:jc w:val="left"/>
              <w:rPr>
                <w:b w:val="1"/>
                <w:bCs w:val="1"/>
              </w:rPr>
            </w:pPr>
            <w:r w:rsidDel="00000000" w:rsidR="00000000" w:rsidRPr="00000000">
              <w:rPr>
                <w:rFonts w:ascii="Arial Unicode MS" w:cs="Arial Unicode MS" w:eastAsia="Arial Unicode MS" w:hAnsi="Arial Unicode MS"/>
                <w:b w:val="1"/>
                <w:bCs w:val="1"/>
                <w:rtl w:val="0"/>
              </w:rPr>
              <w:t xml:space="preserve">점검 항목</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1F">
            <w:pPr>
              <w:jc w:val="left"/>
              <w:rPr>
                <w:b w:val="1"/>
                <w:bCs w:val="1"/>
              </w:rPr>
            </w:pPr>
            <w:r w:rsidDel="00000000" w:rsidR="00000000" w:rsidRPr="00000000">
              <w:rPr>
                <w:rFonts w:ascii="Arial Unicode MS" w:cs="Arial Unicode MS" w:eastAsia="Arial Unicode MS" w:hAnsi="Arial Unicode MS"/>
                <w:b w:val="1"/>
                <w:bCs w:val="1"/>
                <w:rtl w:val="0"/>
              </w:rPr>
              <w:t xml:space="preserve">확인 내용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jc w:val="left"/>
              <w:rPr/>
            </w:pPr>
            <w:r w:rsidDel="00000000" w:rsidR="00000000" w:rsidRPr="00000000">
              <w:rPr>
                <w:rFonts w:ascii="Arial Unicode MS" w:cs="Arial Unicode MS" w:eastAsia="Arial Unicode MS" w:hAnsi="Arial Unicode MS"/>
                <w:rtl w:val="0"/>
              </w:rPr>
              <w:t xml:space="preserve">프롬프트 호환성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jc w:val="left"/>
              <w:rPr/>
            </w:pPr>
            <w:r w:rsidDel="00000000" w:rsidR="00000000" w:rsidRPr="00000000">
              <w:rPr>
                <w:rFonts w:ascii="Arial Unicode MS" w:cs="Arial Unicode MS" w:eastAsia="Arial Unicode MS" w:hAnsi="Arial Unicode MS"/>
                <w:rtl w:val="0"/>
              </w:rPr>
              <w:t xml:space="preserve">기존 System Prompt, Few-shot, 출력 형식 지시가 신규 모델에서 동일 동작하는지 전수 테스트. Provider 간 교체 시 Tool Use 스키마 형식 차이에 특히 유의.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jc w:val="left"/>
              <w:rPr/>
            </w:pPr>
            <w:r w:rsidDel="00000000" w:rsidR="00000000" w:rsidRPr="00000000">
              <w:rPr>
                <w:rFonts w:ascii="Arial Unicode MS" w:cs="Arial Unicode MS" w:eastAsia="Arial Unicode MS" w:hAnsi="Arial Unicode MS"/>
                <w:rtl w:val="0"/>
              </w:rPr>
              <w:t xml:space="preserve">출력 품질 회귀 테스트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jc w:val="left"/>
              <w:rPr/>
            </w:pPr>
            <w:r w:rsidDel="00000000" w:rsidR="00000000" w:rsidRPr="00000000">
              <w:rPr>
                <w:rFonts w:ascii="Arial Unicode MS" w:cs="Arial Unicode MS" w:eastAsia="Arial Unicode MS" w:hAnsi="Arial Unicode MS"/>
                <w:rtl w:val="0"/>
              </w:rPr>
              <w:t xml:space="preserve">Golden Set 기준 정확도·형식 준수율·Tool Use 정확도·한국어 품질이 유지 또는 개선되는지 확인. 허용 기준(예: 하락 5% 이내) 사전 정의.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jc w:val="left"/>
              <w:rPr/>
            </w:pPr>
            <w:r w:rsidDel="00000000" w:rsidR="00000000" w:rsidRPr="00000000">
              <w:rPr>
                <w:rFonts w:ascii="Arial Unicode MS" w:cs="Arial Unicode MS" w:eastAsia="Arial Unicode MS" w:hAnsi="Arial Unicode MS"/>
                <w:rtl w:val="0"/>
              </w:rPr>
              <w:t xml:space="preserve">비용·지연 시뮬레이션</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jc w:val="left"/>
              <w:rPr/>
            </w:pPr>
            <w:r w:rsidDel="00000000" w:rsidR="00000000" w:rsidRPr="00000000">
              <w:rPr>
                <w:rFonts w:ascii="Arial Unicode MS" w:cs="Arial Unicode MS" w:eastAsia="Arial Unicode MS" w:hAnsi="Arial Unicode MS"/>
                <w:rtl w:val="0"/>
              </w:rPr>
              <w:t xml:space="preserve">명시 단가뿐 아니라 재시도율, 캐시 적중률, 평균 응답 길이까지 반영하여 실제 운영 비용 산출.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jc w:val="left"/>
              <w:rPr/>
            </w:pPr>
            <w:r w:rsidDel="00000000" w:rsidR="00000000" w:rsidRPr="00000000">
              <w:rPr>
                <w:rFonts w:ascii="Arial Unicode MS" w:cs="Arial Unicode MS" w:eastAsia="Arial Unicode MS" w:hAnsi="Arial Unicode MS"/>
                <w:rtl w:val="0"/>
              </w:rPr>
              <w:t xml:space="preserve">응답 지연</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jc w:val="left"/>
              <w:rPr/>
            </w:pPr>
            <w:r w:rsidDel="00000000" w:rsidR="00000000" w:rsidRPr="00000000">
              <w:rPr>
                <w:rFonts w:ascii="Arial Unicode MS" w:cs="Arial Unicode MS" w:eastAsia="Arial Unicode MS" w:hAnsi="Arial Unicode MS"/>
                <w:rtl w:val="0"/>
              </w:rPr>
              <w:t xml:space="preserve">서비스 SLO 내에서 안정적으로 동작하는지 실측.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jc w:val="left"/>
              <w:rPr/>
            </w:pPr>
            <w:r w:rsidDel="00000000" w:rsidR="00000000" w:rsidRPr="00000000">
              <w:rPr>
                <w:rFonts w:ascii="Arial Unicode MS" w:cs="Arial Unicode MS" w:eastAsia="Arial Unicode MS" w:hAnsi="Arial Unicode MS"/>
                <w:rtl w:val="0"/>
              </w:rPr>
              <w:t xml:space="preserve">운영 안정성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jc w:val="left"/>
              <w:rPr/>
            </w:pPr>
            <w:r w:rsidDel="00000000" w:rsidR="00000000" w:rsidRPr="00000000">
              <w:rPr>
                <w:rFonts w:ascii="Arial Unicode MS" w:cs="Arial Unicode MS" w:eastAsia="Arial Unicode MS" w:hAnsi="Arial Unicode MS"/>
                <w:rtl w:val="0"/>
              </w:rPr>
              <w:t xml:space="preserve">에러율, Rate Limit, SDK 호환성, 장애 대응 방식에 문제가 없는지 점검.</w:t>
            </w:r>
          </w:p>
        </w:tc>
      </w:tr>
    </w:tbl>
    <w:p w:rsidR="00000000" w:rsidDel="00000000" w:rsidP="00000000" w:rsidRDefault="00000000" w:rsidRPr="00000000" w14:paraId="0000042A">
      <w:pPr>
        <w:pStyle w:val="Heading4"/>
        <w:rPr/>
      </w:pPr>
      <w:bookmarkStart w:colFirst="0" w:colLast="0" w:name="_lyuvs1tm8kub" w:id="61"/>
      <w:bookmarkEnd w:id="61"/>
      <w:r w:rsidDel="00000000" w:rsidR="00000000" w:rsidRPr="00000000">
        <w:rPr>
          <w:rFonts w:ascii="Arial Unicode MS" w:cs="Arial Unicode MS" w:eastAsia="Arial Unicode MS" w:hAnsi="Arial Unicode MS"/>
          <w:rtl w:val="0"/>
        </w:rPr>
        <w:t xml:space="preserve">연쇄 영향 점검 (2.4절 의존 관계 기반)</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LLM 교체는 3장만의 문제가 아니며, 다른 기술 영역에도 영향을 미친다. 아래 영역별로 영향 여부를 사전에 점검한다.</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525"/>
        <w:tblGridChange w:id="0">
          <w:tblGrid>
            <w:gridCol w:w="2475"/>
            <w:gridCol w:w="65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2D">
            <w:pPr>
              <w:jc w:val="left"/>
              <w:rPr>
                <w:b w:val="1"/>
                <w:bCs w:val="1"/>
              </w:rPr>
            </w:pPr>
            <w:r w:rsidDel="00000000" w:rsidR="00000000" w:rsidRPr="00000000">
              <w:rPr>
                <w:rFonts w:ascii="Arial Unicode MS" w:cs="Arial Unicode MS" w:eastAsia="Arial Unicode MS" w:hAnsi="Arial Unicode MS"/>
                <w:b w:val="1"/>
                <w:bCs w:val="1"/>
                <w:rtl w:val="0"/>
              </w:rPr>
              <w:t xml:space="preserve">영향 영역</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jc w:val="left"/>
              <w:rPr>
                <w:b w:val="1"/>
                <w:bCs w:val="1"/>
              </w:rPr>
            </w:pPr>
            <w:r w:rsidDel="00000000" w:rsidR="00000000" w:rsidRPr="00000000">
              <w:rPr>
                <w:rFonts w:ascii="Arial Unicode MS" w:cs="Arial Unicode MS" w:eastAsia="Arial Unicode MS" w:hAnsi="Arial Unicode MS"/>
                <w:b w:val="1"/>
                <w:bCs w:val="1"/>
                <w:rtl w:val="0"/>
              </w:rPr>
              <w:t xml:space="preserve">점검 사항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jc w:val="left"/>
              <w:rPr/>
            </w:pPr>
            <w:r w:rsidDel="00000000" w:rsidR="00000000" w:rsidRPr="00000000">
              <w:rPr>
                <w:rFonts w:ascii="Arial Unicode MS" w:cs="Arial Unicode MS" w:eastAsia="Arial Unicode MS" w:hAnsi="Arial Unicode MS"/>
                <w:b w:val="1"/>
                <w:bCs w:val="1"/>
                <w:rtl w:val="0"/>
              </w:rPr>
              <w:t xml:space="preserve">Model Routing (3.4절)</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jc w:val="left"/>
              <w:rPr/>
            </w:pPr>
            <w:r w:rsidDel="00000000" w:rsidR="00000000" w:rsidRPr="00000000">
              <w:rPr>
                <w:rFonts w:ascii="Arial Unicode MS" w:cs="Arial Unicode MS" w:eastAsia="Arial Unicode MS" w:hAnsi="Arial Unicode MS"/>
                <w:rtl w:val="0"/>
              </w:rPr>
              <w:t xml:space="preserve">라우팅 패턴을 사용 중인 경우, 신규 모델이 기존 티어 배정과 맞는지 확인. 라우팅 규칙·복잡도 분류 기준 재검증.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jc w:val="left"/>
              <w:rPr/>
            </w:pPr>
            <w:r w:rsidDel="00000000" w:rsidR="00000000" w:rsidRPr="00000000">
              <w:rPr>
                <w:rFonts w:ascii="Arial Unicode MS" w:cs="Arial Unicode MS" w:eastAsia="Arial Unicode MS" w:hAnsi="Arial Unicode MS"/>
                <w:b w:val="1"/>
                <w:bCs w:val="1"/>
                <w:rtl w:val="0"/>
              </w:rPr>
              <w:t xml:space="preserve">Framework (4장)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jc w:val="left"/>
              <w:rPr/>
            </w:pPr>
            <w:r w:rsidDel="00000000" w:rsidR="00000000" w:rsidRPr="00000000">
              <w:rPr>
                <w:rFonts w:ascii="Arial Unicode MS" w:cs="Arial Unicode MS" w:eastAsia="Arial Unicode MS" w:hAnsi="Arial Unicode MS"/>
                <w:rtl w:val="0"/>
              </w:rPr>
              <w:t xml:space="preserve">신규 Provider 또는 모델 계열이 현재 Framework와 충분히 호환되는가. Tool Use, Streaming 동작 검증.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jc w:val="left"/>
              <w:rPr/>
            </w:pPr>
            <w:r w:rsidDel="00000000" w:rsidR="00000000" w:rsidRPr="00000000">
              <w:rPr>
                <w:rFonts w:ascii="Arial Unicode MS" w:cs="Arial Unicode MS" w:eastAsia="Arial Unicode MS" w:hAnsi="Arial Unicode MS"/>
                <w:b w:val="1"/>
                <w:bCs w:val="1"/>
                <w:rtl w:val="0"/>
              </w:rPr>
              <w:t xml:space="preserve">Memory 전략 (6장)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jc w:val="left"/>
              <w:rPr/>
            </w:pPr>
            <w:r w:rsidDel="00000000" w:rsidR="00000000" w:rsidRPr="00000000">
              <w:rPr>
                <w:rFonts w:ascii="Arial Unicode MS" w:cs="Arial Unicode MS" w:eastAsia="Arial Unicode MS" w:hAnsi="Arial Unicode MS"/>
                <w:rtl w:val="0"/>
              </w:rPr>
              <w:t xml:space="preserve">컨텍스트 윈도우 크기 변경 시 Sliding Window 크기, 요약 주기 재조정 필요 여부.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jc w:val="left"/>
              <w:rPr/>
            </w:pPr>
            <w:r w:rsidDel="00000000" w:rsidR="00000000" w:rsidRPr="00000000">
              <w:rPr>
                <w:rFonts w:ascii="Arial Unicode MS" w:cs="Arial Unicode MS" w:eastAsia="Arial Unicode MS" w:hAnsi="Arial Unicode MS"/>
                <w:b w:val="1"/>
                <w:bCs w:val="1"/>
                <w:rtl w:val="0"/>
              </w:rPr>
              <w:t xml:space="preserve">Guardrails 규칙 (9장)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jc w:val="left"/>
              <w:rPr/>
            </w:pPr>
            <w:r w:rsidDel="00000000" w:rsidR="00000000" w:rsidRPr="00000000">
              <w:rPr>
                <w:rFonts w:ascii="Arial Unicode MS" w:cs="Arial Unicode MS" w:eastAsia="Arial Unicode MS" w:hAnsi="Arial Unicode MS"/>
                <w:rtl w:val="0"/>
              </w:rPr>
              <w:t xml:space="preserve">신규 모델 응답 형식에 맞춰 입출력 검증 규칙 재검증.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jc w:val="left"/>
              <w:rPr/>
            </w:pPr>
            <w:r w:rsidDel="00000000" w:rsidR="00000000" w:rsidRPr="00000000">
              <w:rPr>
                <w:rFonts w:ascii="Arial Unicode MS" w:cs="Arial Unicode MS" w:eastAsia="Arial Unicode MS" w:hAnsi="Arial Unicode MS"/>
                <w:b w:val="1"/>
                <w:bCs w:val="1"/>
                <w:rtl w:val="0"/>
              </w:rPr>
              <w:t xml:space="preserve">Observability (10장)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jc w:val="left"/>
              <w:rPr/>
            </w:pPr>
            <w:r w:rsidDel="00000000" w:rsidR="00000000" w:rsidRPr="00000000">
              <w:rPr>
                <w:rFonts w:ascii="Arial Unicode MS" w:cs="Arial Unicode MS" w:eastAsia="Arial Unicode MS" w:hAnsi="Arial Unicode MS"/>
                <w:rtl w:val="0"/>
              </w:rPr>
              <w:t xml:space="preserve">새 모델의 호출 경로, 비용 추적, 품질 평가 지표를 기존 대시보드에서 계속 추적 가능한가.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jc w:val="left"/>
              <w:rPr/>
            </w:pPr>
            <w:r w:rsidDel="00000000" w:rsidR="00000000" w:rsidRPr="00000000">
              <w:rPr>
                <w:rFonts w:ascii="Arial Unicode MS" w:cs="Arial Unicode MS" w:eastAsia="Arial Unicode MS" w:hAnsi="Arial Unicode MS"/>
                <w:b w:val="1"/>
                <w:bCs w:val="1"/>
                <w:rtl w:val="0"/>
              </w:rPr>
              <w:t xml:space="preserve">Embedding/RAG (7·8장)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jc w:val="left"/>
              <w:rPr/>
            </w:pPr>
            <w:r w:rsidDel="00000000" w:rsidR="00000000" w:rsidRPr="00000000">
              <w:rPr>
                <w:rFonts w:ascii="Arial Unicode MS" w:cs="Arial Unicode MS" w:eastAsia="Arial Unicode MS" w:hAnsi="Arial Unicode MS"/>
                <w:rtl w:val="0"/>
              </w:rPr>
              <w:t xml:space="preserve">LLM만 교체하는지, Embedding까지 함께 바꾸는지 구분. Embedding 동시 교체 시 인덱스 전면 재구축 필요 → 별도 계획 수립.</w:t>
            </w:r>
          </w:p>
        </w:tc>
      </w:tr>
    </w:tbl>
    <w:p w:rsidR="00000000" w:rsidDel="00000000" w:rsidP="00000000" w:rsidRDefault="00000000" w:rsidRPr="00000000" w14:paraId="0000043B">
      <w:pPr>
        <w:pStyle w:val="Heading4"/>
        <w:rPr/>
      </w:pPr>
      <w:bookmarkStart w:colFirst="0" w:colLast="0" w:name="_yx5e2jtdya95" w:id="62"/>
      <w:bookmarkEnd w:id="62"/>
      <w:r w:rsidDel="00000000" w:rsidR="00000000" w:rsidRPr="00000000">
        <w:rPr>
          <w:rFonts w:ascii="Arial Unicode MS" w:cs="Arial Unicode MS" w:eastAsia="Arial Unicode MS" w:hAnsi="Arial Unicode MS"/>
          <w:rtl w:val="0"/>
        </w:rPr>
        <w:t xml:space="preserve">교체 실행: 어떻게 배포할 것인가</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검증을 통과한 후, 아래 절차에 따라 단계적으로 배포한다.</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7605"/>
        <w:tblGridChange w:id="0">
          <w:tblGrid>
            <w:gridCol w:w="1395"/>
            <w:gridCol w:w="760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rFonts w:ascii="Arial Unicode MS" w:cs="Arial Unicode MS" w:eastAsia="Arial Unicode MS" w:hAnsi="Arial Unicode MS"/>
                <w:b w:val="1"/>
                <w:bCs w:val="1"/>
                <w:rtl w:val="0"/>
              </w:rPr>
              <w:t xml:space="preserve">단계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rFonts w:ascii="Arial Unicode MS" w:cs="Arial Unicode MS" w:eastAsia="Arial Unicode MS" w:hAnsi="Arial Unicode MS"/>
                <w:b w:val="1"/>
                <w:bCs w:val="1"/>
                <w:rtl w:val="0"/>
              </w:rPr>
              <w:t xml:space="preserve">방법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pPr>
            <w:r w:rsidDel="00000000" w:rsidR="00000000" w:rsidRPr="00000000">
              <w:rPr>
                <w:rFonts w:ascii="Arial Unicode MS" w:cs="Arial Unicode MS" w:eastAsia="Arial Unicode MS" w:hAnsi="Arial Unicode MS"/>
                <w:rtl w:val="0"/>
              </w:rPr>
              <w:t xml:space="preserve">Canary 배포</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pPr>
            <w:r w:rsidDel="00000000" w:rsidR="00000000" w:rsidRPr="00000000">
              <w:rPr>
                <w:rFonts w:ascii="Arial Unicode MS" w:cs="Arial Unicode MS" w:eastAsia="Arial Unicode MS" w:hAnsi="Arial Unicode MS"/>
                <w:rtl w:val="0"/>
              </w:rPr>
              <w:t xml:space="preserve">전체 트래픽의 5~10%를 신규 모델로 전환. 품질·지연·에러율·비용을 실서비스 조건에서 모니터링.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pPr>
            <w:r w:rsidDel="00000000" w:rsidR="00000000" w:rsidRPr="00000000">
              <w:rPr>
                <w:rFonts w:ascii="Arial Unicode MS" w:cs="Arial Unicode MS" w:eastAsia="Arial Unicode MS" w:hAnsi="Arial Unicode MS"/>
                <w:rtl w:val="0"/>
              </w:rPr>
              <w:t xml:space="preserve">단계적 확대</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pPr>
            <w:r w:rsidDel="00000000" w:rsidR="00000000" w:rsidRPr="00000000">
              <w:rPr>
                <w:rFonts w:ascii="Arial Unicode MS" w:cs="Arial Unicode MS" w:eastAsia="Arial Unicode MS" w:hAnsi="Arial Unicode MS"/>
                <w:rtl w:val="0"/>
              </w:rPr>
              <w:t xml:space="preserve">Canary 기준 충족 시 점진적으로 비율 확대.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Fonts w:ascii="Arial Unicode MS" w:cs="Arial Unicode MS" w:eastAsia="Arial Unicode MS" w:hAnsi="Arial Unicode MS"/>
                <w:rtl w:val="0"/>
              </w:rPr>
              <w:t xml:space="preserve">즉시 롤백</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Fonts w:ascii="Arial Unicode MS" w:cs="Arial Unicode MS" w:eastAsia="Arial Unicode MS" w:hAnsi="Arial Unicode MS"/>
                <w:rtl w:val="0"/>
              </w:rPr>
              <w:t xml:space="preserve">품질 저하 또는 장애 발생 시 이전 모델로 신속 복귀. 3.4절 Multi-Provider Failover 구성이 있으면 롤백 용이.</w:t>
            </w:r>
          </w:p>
        </w:tc>
      </w:tr>
    </w:tbl>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2"/>
        <w:rPr/>
      </w:pPr>
      <w:bookmarkStart w:colFirst="0" w:colLast="0" w:name="_36la7eygr0jv" w:id="63"/>
      <w:bookmarkEnd w:id="63"/>
      <w:r w:rsidDel="00000000" w:rsidR="00000000" w:rsidRPr="00000000">
        <w:rPr>
          <w:rFonts w:ascii="Arial Unicode MS" w:cs="Arial Unicode MS" w:eastAsia="Arial Unicode MS" w:hAnsi="Arial Unicode MS"/>
          <w:rtl w:val="0"/>
        </w:rPr>
        <w:t xml:space="preserve">4. Agent Framework 선정</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Agent Framework는 AI Agent의 실행 흐름(계획 수립, 도구 호출, 상태 관리, 에러 복구)을 구현하는 뼈대이다. Framework 선택은 Topology(2.1절), LLM Provider 호환성(3장), Tool 연동 방식(5장), Observability(10장)에 직접 영향을 미치며, 프로젝트 중반에 교체하면 사실상 전면 재작성에 가까운 비용이 발생한다. 3장에서 선정한 LLM Provider와 Model Routing 전략이 이 장의 입력 조건이 되므로, 3장 결과를 확정한 뒤 진입할 것을 권장한다.</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3"/>
        <w:rPr/>
      </w:pPr>
      <w:bookmarkStart w:colFirst="0" w:colLast="0" w:name="_fkx54ec69s49" w:id="64"/>
      <w:bookmarkEnd w:id="64"/>
      <w:r w:rsidDel="00000000" w:rsidR="00000000" w:rsidRPr="00000000">
        <w:rPr>
          <w:rFonts w:ascii="Arial Unicode MS" w:cs="Arial Unicode MS" w:eastAsia="Arial Unicode MS" w:hAnsi="Arial Unicode MS"/>
          <w:rtl w:val="0"/>
        </w:rPr>
        <w:t xml:space="preserve">4.1 개요 및 비교 대상</w:t>
      </w:r>
    </w:p>
    <w:p w:rsidR="00000000" w:rsidDel="00000000" w:rsidP="00000000" w:rsidRDefault="00000000" w:rsidRPr="00000000" w14:paraId="0000044C">
      <w:pPr>
        <w:pStyle w:val="Heading4"/>
        <w:rPr/>
      </w:pPr>
      <w:bookmarkStart w:colFirst="0" w:colLast="0" w:name="_yzmseopqzikm" w:id="65"/>
      <w:bookmarkEnd w:id="65"/>
      <w:r w:rsidDel="00000000" w:rsidR="00000000" w:rsidRPr="00000000">
        <w:rPr>
          <w:rFonts w:ascii="Arial Unicode MS" w:cs="Arial Unicode MS" w:eastAsia="Arial Unicode MS" w:hAnsi="Arial Unicode MS"/>
          <w:rtl w:val="0"/>
        </w:rPr>
        <w:t xml:space="preserve">4.1.1 비교 대상 (2026.03 기준)</w:t>
      </w:r>
    </w:p>
    <w:tbl>
      <w:tblPr>
        <w:tblStyle w:val="Table42"/>
        <w:tblW w:w="9000.0" w:type="dxa"/>
        <w:jc w:val="left"/>
        <w:tblBorders>
          <w:top w:color="1e1e1e" w:space="0" w:sz="8" w:val="single"/>
          <w:left w:color="1e1e1e" w:space="0" w:sz="8" w:val="single"/>
          <w:bottom w:color="1e1e1e" w:space="0" w:sz="8" w:val="single"/>
          <w:right w:color="1e1e1e" w:space="0" w:sz="8" w:val="single"/>
          <w:insideH w:color="1e1e1e" w:space="0" w:sz="8" w:val="single"/>
          <w:insideV w:color="1e1e1e" w:space="0" w:sz="8" w:val="single"/>
        </w:tblBorders>
        <w:tblLayout w:type="fixed"/>
        <w:tblLook w:val="0600"/>
      </w:tblPr>
      <w:tblGrid>
        <w:gridCol w:w="1530"/>
        <w:gridCol w:w="7470"/>
        <w:tblGridChange w:id="0">
          <w:tblGrid>
            <w:gridCol w:w="1530"/>
            <w:gridCol w:w="747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4D">
            <w:pPr>
              <w:rPr>
                <w:b w:val="1"/>
                <w:bCs w:val="1"/>
              </w:rPr>
            </w:pPr>
            <w:r w:rsidDel="00000000" w:rsidR="00000000" w:rsidRPr="00000000">
              <w:rPr>
                <w:b w:val="1"/>
                <w:bCs w:val="1"/>
                <w:rtl w:val="0"/>
              </w:rPr>
              <w:t xml:space="preserve">Framework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E">
            <w:pPr>
              <w:rPr>
                <w:b w:val="1"/>
                <w:bCs w:val="1"/>
              </w:rPr>
            </w:pPr>
            <w:r w:rsidDel="00000000" w:rsidR="00000000" w:rsidRPr="00000000">
              <w:rPr>
                <w:rFonts w:ascii="Arial Unicode MS" w:cs="Arial Unicode MS" w:eastAsia="Arial Unicode MS" w:hAnsi="Arial Unicode MS"/>
                <w:b w:val="1"/>
                <w:bCs w:val="1"/>
                <w:rtl w:val="0"/>
              </w:rPr>
              <w:t xml:space="preserve">선정 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그래프 기반 Agent 오케스트레이션의 사실상 표준. v1.1.0 GA. PyPI ~38M+/월. Uber, LinkedIn, Klarna 등 프로덕션 사례. 라이선스: LangGraph License(독자 라이선스). LangGraph API 서버는 Elastic License 2.0. LangChain 공식 사이트에서 MIT로 표기하는 경우가 있으나 PyPI 등록 기준과 상이하므로, 상업적 사용 시 라이선스 원문 확인 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역할 기반 멀티에이전트 대표 Framework. v1.11.0 GA. GitHub ~45.9K Stars. MCP·A2A 네이티브 지원. 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Google ADK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A2A 중심 멀티에이전트 협업 Framework. Python/TypeScript/Go/Java 4개 언어. MCP·A2A 네이티브. Gemini 최적화 + LiteLLM 확장. 2.0 Alpha에서 그래프 기반 워크플로우 도입(안정 버전은 1.x). Apache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OpenAI Agents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rtl w:val="0"/>
              </w:rPr>
              <w:t xml:space="preserve">OpenAI 모델 최적화 경량 SDK. v0.12.5. 가장 빠른 프로토타이핑. OpenAI 네이티브 최적화 + LiteLLM 확장(베타)으로 100+ Provider 접근 가능. GitHub ~19K Stars. 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pPr>
            <w:r w:rsidDel="00000000" w:rsidR="00000000" w:rsidRPr="00000000">
              <w:rPr>
                <w:rtl w:val="0"/>
              </w:rPr>
              <w:t xml:space="preserve">MS Agent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Semantic Kernel + AutoGen 후속 통합 Framework. RC(2026.03 기준, GA 목표 2026.03 말). .NET + Python. A2A·MCP·AG-UI 지원. Azure 네이티브. MIT.</w:t>
            </w:r>
          </w:p>
        </w:tc>
      </w:tr>
    </w:tbl>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4"/>
        <w:rPr/>
      </w:pPr>
      <w:bookmarkStart w:colFirst="0" w:colLast="0" w:name="_v5n7xwqaql6i" w:id="66"/>
      <w:bookmarkEnd w:id="66"/>
      <w:r w:rsidDel="00000000" w:rsidR="00000000" w:rsidRPr="00000000">
        <w:rPr>
          <w:rFonts w:ascii="Arial Unicode MS" w:cs="Arial Unicode MS" w:eastAsia="Arial Unicode MS" w:hAnsi="Arial Unicode MS"/>
          <w:rtl w:val="0"/>
        </w:rPr>
        <w:t xml:space="preserve">4.1.2 비교에서 제외한 Framework</w:t>
      </w:r>
    </w:p>
    <w:p w:rsidR="00000000" w:rsidDel="00000000" w:rsidP="00000000" w:rsidRDefault="00000000" w:rsidRPr="00000000" w14:paraId="0000045B">
      <w:pPr>
        <w:rPr/>
      </w:pPr>
      <w:r w:rsidDel="00000000" w:rsidR="00000000" w:rsidRPr="00000000">
        <w:rPr>
          <w:b w:val="1"/>
          <w:bCs w:val="1"/>
          <w:rtl w:val="0"/>
        </w:rPr>
        <w:t xml:space="preserve">Haystack:</w:t>
      </w:r>
      <w:r w:rsidDel="00000000" w:rsidR="00000000" w:rsidRPr="00000000">
        <w:rPr>
          <w:rFonts w:ascii="Arial Unicode MS" w:cs="Arial Unicode MS" w:eastAsia="Arial Unicode MS" w:hAnsi="Arial Unicode MS"/>
          <w:rtl w:val="0"/>
        </w:rPr>
        <w:t xml:space="preserve"> RAG Pipeline 특화(9장 참조). 범용 Agent 오케스트레이션 목적으로는 적합하지 않다.</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b w:val="1"/>
          <w:bCs w:val="1"/>
          <w:rtl w:val="0"/>
        </w:rPr>
        <w:t xml:space="preserve">LlamaIndex Workflows:</w:t>
      </w:r>
      <w:r w:rsidDel="00000000" w:rsidR="00000000" w:rsidRPr="00000000">
        <w:rPr>
          <w:rFonts w:ascii="Arial Unicode MS" w:cs="Arial Unicode MS" w:eastAsia="Arial Unicode MS" w:hAnsi="Arial Unicode MS"/>
          <w:rtl w:val="0"/>
        </w:rPr>
        <w:t xml:space="preserve"> 데이터 중심 Agent 특화. 범용 오케스트레이션 기능이 위 5개 대비 제한적.</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Pydantic AI:</w:t>
      </w:r>
      <w:r w:rsidDel="00000000" w:rsidR="00000000" w:rsidRPr="00000000">
        <w:rPr>
          <w:rFonts w:ascii="Arial Unicode MS" w:cs="Arial Unicode MS" w:eastAsia="Arial Unicode MS" w:hAnsi="Arial Unicode MS"/>
          <w:rtl w:val="0"/>
        </w:rPr>
        <w:t xml:space="preserve"> 코드 우선 경량 Framework. 멀티에이전트 오케스트레이션·Durable Execution 부족. 단일 Agent 경량 용도로 검토 가치 있으며, 향후 재평가 대상.</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pStyle w:val="Heading3"/>
        <w:rPr/>
      </w:pPr>
      <w:bookmarkStart w:colFirst="0" w:colLast="0" w:name="_3kbumrd8l52i" w:id="67"/>
      <w:bookmarkEnd w:id="67"/>
      <w:r w:rsidDel="00000000" w:rsidR="00000000" w:rsidRPr="00000000">
        <w:rPr>
          <w:rFonts w:ascii="Arial Unicode MS" w:cs="Arial Unicode MS" w:eastAsia="Arial Unicode MS" w:hAnsi="Arial Unicode MS"/>
          <w:rtl w:val="0"/>
        </w:rPr>
        <w:t xml:space="preserve">4.2 선정 판단 기초</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4.3 의사결정 분기에 진입하기 전에, 5개 Framework의 핵심 차이를 파악한다. 아래 표는 선정에 결정적 영향을 미치는 6개 축으로 각 Framework를 요약한 것이다. 상세 스펙과 수치는 4.4절 비교표에서 확인한다.</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pStyle w:val="Heading4"/>
        <w:rPr/>
      </w:pPr>
      <w:bookmarkStart w:colFirst="0" w:colLast="0" w:name="_t5sqr0qpszs8" w:id="68"/>
      <w:bookmarkEnd w:id="68"/>
      <w:commentRangeStart w:id="1"/>
      <w:r w:rsidDel="00000000" w:rsidR="00000000" w:rsidRPr="00000000">
        <w:rPr>
          <w:rFonts w:ascii="Arial Unicode MS" w:cs="Arial Unicode MS" w:eastAsia="Arial Unicode MS" w:hAnsi="Arial Unicode MS"/>
          <w:rtl w:val="0"/>
        </w:rPr>
        <w:t xml:space="preserve">Framework 핵심 차이 요약 (2026.03 기준)</w:t>
      </w:r>
      <w:commentRangeEnd w:id="1"/>
      <w:r w:rsidDel="00000000" w:rsidR="00000000" w:rsidRPr="00000000">
        <w:commentReference w:id="1"/>
      </w: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65">
            <w:pPr>
              <w:rPr>
                <w:b w:val="1"/>
                <w:bCs w:val="1"/>
              </w:rPr>
            </w:pPr>
            <w:r w:rsidDel="00000000" w:rsidR="00000000" w:rsidRPr="00000000">
              <w:rPr>
                <w:rFonts w:ascii="Arial Unicode MS" w:cs="Arial Unicode MS" w:eastAsia="Arial Unicode MS" w:hAnsi="Arial Unicode MS"/>
                <w:b w:val="1"/>
                <w:bCs w:val="1"/>
                <w:rtl w:val="0"/>
              </w:rPr>
              <w:t xml:space="preserve">판단 축</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66">
            <w:pPr>
              <w:rPr>
                <w:b w:val="1"/>
                <w:bCs w:val="1"/>
              </w:rPr>
            </w:pPr>
            <w:r w:rsidDel="00000000" w:rsidR="00000000" w:rsidRPr="00000000">
              <w:rPr>
                <w:b w:val="1"/>
                <w:bCs w:val="1"/>
                <w:rtl w:val="0"/>
              </w:rPr>
              <w:t xml:space="preserve">LangGraph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67">
            <w:pPr>
              <w:rPr>
                <w:b w:val="1"/>
                <w:bCs w:val="1"/>
              </w:rPr>
            </w:pPr>
            <w:r w:rsidDel="00000000" w:rsidR="00000000" w:rsidRPr="00000000">
              <w:rPr>
                <w:b w:val="1"/>
                <w:bCs w:val="1"/>
                <w:rtl w:val="0"/>
              </w:rPr>
              <w:t xml:space="preserve">CrewAI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68">
            <w:pPr>
              <w:rPr>
                <w:b w:val="1"/>
                <w:bCs w:val="1"/>
              </w:rPr>
            </w:pPr>
            <w:r w:rsidDel="00000000" w:rsidR="00000000" w:rsidRPr="00000000">
              <w:rPr>
                <w:b w:val="1"/>
                <w:bCs w:val="1"/>
                <w:rtl w:val="0"/>
              </w:rPr>
              <w:t xml:space="preserve">Google ADK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69">
            <w:pPr>
              <w:rPr>
                <w:b w:val="1"/>
                <w:bCs w:val="1"/>
              </w:rPr>
            </w:pPr>
            <w:r w:rsidDel="00000000" w:rsidR="00000000" w:rsidRPr="00000000">
              <w:rPr>
                <w:b w:val="1"/>
                <w:bCs w:val="1"/>
                <w:rtl w:val="0"/>
              </w:rPr>
              <w:t xml:space="preserve">OpenAI Agents SDK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6A">
            <w:pPr>
              <w:rPr>
                <w:b w:val="1"/>
                <w:bCs w:val="1"/>
              </w:rPr>
            </w:pPr>
            <w:r w:rsidDel="00000000" w:rsidR="00000000" w:rsidRPr="00000000">
              <w:rPr>
                <w:b w:val="1"/>
                <w:bCs w:val="1"/>
                <w:rtl w:val="0"/>
              </w:rPr>
              <w:t xml:space="preserve">MS Agent 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워크플로우 복잡도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Fonts w:ascii="Arial Unicode MS" w:cs="Arial Unicode MS" w:eastAsia="Arial Unicode MS" w:hAnsi="Arial Unicode MS"/>
                <w:rtl w:val="0"/>
              </w:rPr>
              <w:t xml:space="preserve">최상 (임의 DAG, 루프, 서브그래프, Durable Exec)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중상 (Sequential, Hierarchical,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중상→상 (순차·병렬·루프, A2A 강점. 2.0 Alpha 그래프 워크플로우)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중 (Handoff 위임, 분기 직접 구현)</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상 (그래프, GroupChat, 순차·병렬)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LLM Provider 호환성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전 Provider 네이티브 (LangChain 통합)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전 Provider 네이티브 (LiteLLM 통합)</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Gemini/Vertex AI 직접 + LiteLLM 확장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OpenAI 네이티브. LiteLLM 확장(베타)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멀티 Provider + Azure 네이티브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프로토콜 지원 (MCP/A2A)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MCP 어댑터 / A2A 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MCP·A2A 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MCP·A2A 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MCP 지원 / A2A 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MCP·A2A·AG-UI 지원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HITL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네이티브 (interrupt + 비동기 재개)</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지원 (승인 게이트)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기본 패턴 가능. 추가 검증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기본 (Guardrails 연계)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지원 (체크포인트 + 대화 루프)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학습 난이도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높음 (1~2주)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낮음 (2~3일)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중간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최저 (수시간~1일)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중간 (Azure 생태계 이해)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프로덕션 준비도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최상 (GA, Durable Exec, Checkpointing, LangSmith)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중간 (GA, 기본 재시도. Durable Exec 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검증 필요 (명시적 Durable Execution 미확인. 세션 상태 관리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낮음 (v0.x 단계)</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검증 필요 (RC, GA 목표 2026.03 말)</w:t>
            </w:r>
          </w:p>
        </w:tc>
      </w:tr>
    </w:tbl>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i w:val="1"/>
          <w:iCs w:val="1"/>
          <w:rtl w:val="0"/>
        </w:rPr>
        <w:t xml:space="preserve">위 표는 4.3 분기에서 "왜 이 조건이면 이 Framework인가"를 이해하기 위한 배경이다. 각 셀의 상세 근거와 수치는 4.4절 비교표에서 확인한다. (2026.03 기준. 도입 시점에 공식 문서 재확인.)</w:t>
      </w:r>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pStyle w:val="Heading4"/>
        <w:rPr/>
      </w:pPr>
      <w:bookmarkStart w:colFirst="0" w:colLast="0" w:name="_l7uidk2rlq2s" w:id="69"/>
      <w:bookmarkEnd w:id="69"/>
      <w:r w:rsidDel="00000000" w:rsidR="00000000" w:rsidRPr="00000000">
        <w:rPr>
          <w:rFonts w:ascii="Arial Unicode MS" w:cs="Arial Unicode MS" w:eastAsia="Arial Unicode MS" w:hAnsi="Arial Unicode MS"/>
          <w:rtl w:val="0"/>
        </w:rPr>
        <w:t xml:space="preserve">4.2.1 각 판단 축의 의미</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b w:val="1"/>
          <w:bCs w:val="1"/>
          <w:rtl w:val="0"/>
        </w:rPr>
        <w:t xml:space="preserve">워크플로우 복잡도:</w:t>
      </w:r>
      <w:r w:rsidDel="00000000" w:rsidR="00000000" w:rsidRPr="00000000">
        <w:rPr>
          <w:rFonts w:ascii="Arial Unicode MS" w:cs="Arial Unicode MS" w:eastAsia="Arial Unicode MS" w:hAnsi="Arial Unicode MS"/>
          <w:rtl w:val="0"/>
        </w:rPr>
        <w:t xml:space="preserve"> Agent의 실행 흐름이 단순 선형(A→B→C)인지, 조건 분기·루프가 필요한지, 멀티에이전트 오케스트레이션이 필요한지. 2.1절 Topology와 직접 대응되며, Framework 선택의 가장 결정적인 축이다.</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b w:val="1"/>
          <w:bCs w:val="1"/>
          <w:rtl w:val="0"/>
        </w:rPr>
        <w:t xml:space="preserve">LLM Provider 호환성:</w:t>
      </w:r>
      <w:r w:rsidDel="00000000" w:rsidR="00000000" w:rsidRPr="00000000">
        <w:rPr>
          <w:rFonts w:ascii="Arial Unicode MS" w:cs="Arial Unicode MS" w:eastAsia="Arial Unicode MS" w:hAnsi="Arial Unicode MS"/>
          <w:rtl w:val="0"/>
        </w:rPr>
        <w:t xml:space="preserve"> 3장에서 선정한 Provider를 Framework가 네이티브로 지원하는지. 멀티 Provider Routing/Failover(3.4절) 구현 시 결정적.</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b w:val="1"/>
          <w:bCs w:val="1"/>
          <w:rtl w:val="0"/>
        </w:rPr>
        <w:t xml:space="preserve">프로토콜 지원 (MCP/A2A):</w:t>
      </w:r>
      <w:r w:rsidDel="00000000" w:rsidR="00000000" w:rsidRPr="00000000">
        <w:rPr>
          <w:rFonts w:ascii="Arial Unicode MS" w:cs="Arial Unicode MS" w:eastAsia="Arial Unicode MS" w:hAnsi="Arial Unicode MS"/>
          <w:rtl w:val="0"/>
        </w:rPr>
        <w:t xml:space="preserve"> 도구 표준화(MCP, 5장)와 독립 Agent 간 협업(A2A, 6장)의 지원 수준. 도구 수가 많거나 독립 Agent 협업이 필요한 경우 결정적.</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b w:val="1"/>
          <w:bCs w:val="1"/>
          <w:rtl w:val="0"/>
        </w:rPr>
        <w:t xml:space="preserve">HITL (Human-in-the-Loop):</w:t>
      </w:r>
      <w:r w:rsidDel="00000000" w:rsidR="00000000" w:rsidRPr="00000000">
        <w:rPr>
          <w:rFonts w:ascii="Arial Unicode MS" w:cs="Arial Unicode MS" w:eastAsia="Arial Unicode MS" w:hAnsi="Arial Unicode MS"/>
          <w:rtl w:val="0"/>
        </w:rPr>
        <w:t xml:space="preserve"> 고위험 판단에 대한 인간 검토·승인 지원 수준. 비동기 재개(수시간~수일 후 중단점에서 재개)는 Durable Execution과 밀접.</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Durable Execution:</w:t>
      </w:r>
      <w:r w:rsidDel="00000000" w:rsidR="00000000" w:rsidRPr="00000000">
        <w:rPr>
          <w:rFonts w:ascii="Arial Unicode MS" w:cs="Arial Unicode MS" w:eastAsia="Arial Unicode MS" w:hAnsi="Arial Unicode MS"/>
          <w:rtl w:val="0"/>
        </w:rPr>
        <w:t xml:space="preserve"> 워크플로우 실행 상태를 체크포인트로 저장하여, 프로세스 장애·재시작 후에도 마지막 체크포인트에서 이어서 실행하는 메커니즘이다. 장기 실행 Agent(수시간~수일)나 비동기 HITL 시나리오에서 필수적이다.</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b w:val="1"/>
          <w:bCs w:val="1"/>
          <w:rtl w:val="0"/>
        </w:rPr>
        <w:t xml:space="preserve">학습 난이도:</w:t>
      </w:r>
      <w:r w:rsidDel="00000000" w:rsidR="00000000" w:rsidRPr="00000000">
        <w:rPr>
          <w:rFonts w:ascii="Arial Unicode MS" w:cs="Arial Unicode MS" w:eastAsia="Arial Unicode MS" w:hAnsi="Arial Unicode MS"/>
          <w:rtl w:val="0"/>
        </w:rPr>
        <w:t xml:space="preserve"> 첫 동작하는 Agent를 만들기까지의 소요 시간. 2~4주 PoC에서는 사실상 유일한 제약.</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b w:val="1"/>
          <w:bCs w:val="1"/>
          <w:rtl w:val="0"/>
        </w:rPr>
        <w:t xml:space="preserve">프로덕션 준비도:</w:t>
      </w:r>
      <w:r w:rsidDel="00000000" w:rsidR="00000000" w:rsidRPr="00000000">
        <w:rPr>
          <w:rFonts w:ascii="Arial Unicode MS" w:cs="Arial Unicode MS" w:eastAsia="Arial Unicode MS" w:hAnsi="Arial Unicode MS"/>
          <w:rtl w:val="0"/>
        </w:rPr>
        <w:t xml:space="preserve"> Durable Execution, Checkpointing, 에러 핸들링, Observability 연계, 보안·거버넌스. PoC에서 경시되나 프로덕션 전환 시 Framework 교체의 가장 흔한 원인.</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i w:val="1"/>
          <w:iCs w:val="1"/>
          <w:rtl w:val="0"/>
        </w:rPr>
        <w:t xml:space="preserve">판단 가이드: 프로젝트 초기에는 "단순 선형으로 충분하다"고 판단하더라도, 에러 처리·재시도·인간 승인 등이 추가되면 빠르게 복잡도가 증가한다. 현재 요구사항뿐 아니라 6개월 내 예상 확장 방향을 함께 고려해야 한다.</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3"/>
        <w:rPr/>
      </w:pPr>
      <w:bookmarkStart w:colFirst="0" w:colLast="0" w:name="_4z77g647vnjs" w:id="70"/>
      <w:bookmarkEnd w:id="70"/>
      <w:r w:rsidDel="00000000" w:rsidR="00000000" w:rsidRPr="00000000">
        <w:rPr>
          <w:rFonts w:ascii="Arial Unicode MS" w:cs="Arial Unicode MS" w:eastAsia="Arial Unicode MS" w:hAnsi="Arial Unicode MS"/>
          <w:rtl w:val="0"/>
        </w:rPr>
        <w:t xml:space="preserve">4.3 조건별 권장 Framework</w:t>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4.2에서 파악한 배경을 바탕으로, 아래 질문을 순서대로 따라가면 권장 Framework에 도달한다. 각 질문은 서로 다른 판단 축에 해당하므로, 한 질문에서 결론이 나면 이후 질문은 건너뛸 수 있다. 시간이 제한된 경우 4.3.6 종합 판단표에서 자사 프로젝트 조건과 가장 가까운 행을 먼저 찾은 뒤, 해당 분기로 돌아가 근거를 확인하는 역순 독서도 가능하다.</w:t>
      </w:r>
    </w:p>
    <w:p w:rsidR="00000000" w:rsidDel="00000000" w:rsidP="00000000" w:rsidRDefault="00000000" w:rsidRPr="00000000" w14:paraId="000004BE">
      <w:pPr>
        <w:jc w:val="center"/>
        <w:rPr/>
      </w:pPr>
      <w:r w:rsidDel="00000000" w:rsidR="00000000" w:rsidRPr="00000000">
        <w:rPr/>
        <w:drawing>
          <wp:inline distB="114300" distT="114300" distL="114300" distR="114300">
            <wp:extent cx="5052621" cy="7662863"/>
            <wp:effectExtent b="0" l="0" r="0" t="0"/>
            <wp:docPr id="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052621" cy="7662863"/>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pStyle w:val="Heading4"/>
        <w:rPr/>
      </w:pPr>
      <w:bookmarkStart w:colFirst="0" w:colLast="0" w:name="_9cp33bum7akw" w:id="71"/>
      <w:bookmarkEnd w:id="71"/>
      <w:r w:rsidDel="00000000" w:rsidR="00000000" w:rsidRPr="00000000">
        <w:rPr>
          <w:rFonts w:ascii="Arial Unicode MS" w:cs="Arial Unicode MS" w:eastAsia="Arial Unicode MS" w:hAnsi="Arial Unicode MS"/>
          <w:rtl w:val="0"/>
        </w:rPr>
        <w:t xml:space="preserve">4.3.1 분기1. 독립 Agent 간 협업(A2A)이 필요한가? </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별도 팀 또는 별도 서비스가 소유한 Agent가 네트워크를 통해 작업을 위임·수행하는 구조인지 확인한다. 프레임워크 내부에서 sub-agent를 제어하는 구조는 해당하지 않는다. (6장 참조)</w:t>
      </w:r>
    </w:p>
    <w:p w:rsidR="00000000" w:rsidDel="00000000" w:rsidP="00000000" w:rsidRDefault="00000000" w:rsidRPr="00000000" w14:paraId="000004C2">
      <w:pPr>
        <w:rPr/>
      </w:pPr>
      <w:r w:rsidDel="00000000" w:rsidR="00000000" w:rsidRPr="00000000">
        <w:rPr>
          <w:rtl w:val="0"/>
        </w:rPr>
      </w:r>
    </w:p>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2550"/>
        <w:gridCol w:w="4185"/>
        <w:tblGridChange w:id="0">
          <w:tblGrid>
            <w:gridCol w:w="2265"/>
            <w:gridCol w:w="2550"/>
            <w:gridCol w:w="418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C3">
            <w:pPr>
              <w:rPr>
                <w:b w:val="1"/>
                <w:bCs w:val="1"/>
              </w:rPr>
            </w:pPr>
            <w:r w:rsidDel="00000000" w:rsidR="00000000" w:rsidRPr="00000000">
              <w:rPr>
                <w:rFonts w:ascii="Arial Unicode MS" w:cs="Arial Unicode MS" w:eastAsia="Arial Unicode MS" w:hAnsi="Arial Unicode MS"/>
                <w:b w:val="1"/>
                <w:bCs w:val="1"/>
                <w:rtl w:val="0"/>
              </w:rPr>
              <w:t xml:space="preserve">응답</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4">
            <w:pPr>
              <w:rPr>
                <w:b w:val="1"/>
                <w:bCs w:val="1"/>
              </w:rPr>
            </w:pPr>
            <w:r w:rsidDel="00000000" w:rsidR="00000000" w:rsidRPr="00000000">
              <w:rPr>
                <w:rFonts w:ascii="Arial Unicode MS" w:cs="Arial Unicode MS" w:eastAsia="Arial Unicode MS" w:hAnsi="Arial Unicode MS"/>
                <w:b w:val="1"/>
                <w:bCs w:val="1"/>
                <w:rtl w:val="0"/>
              </w:rPr>
              <w:t xml:space="preserve">권장 Framework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5">
            <w:pPr>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예 — A2A가 핵심 요구사항</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Google ADK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A2A 네이티브 지원이 가장 강점. Agent Card, Task 위임 내장.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예 — A2A + MCP 도구 표준화 함께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CrewAI 또는 Google ADK</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양쪽 네이티브 지원. 범용 멀티에이전트 PoC 친화성이면 CrewAI, A2A 자체가 핵심이면 Google ADK.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아니오</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 분기</w:t>
            </w:r>
            <w:r w:rsidDel="00000000" w:rsidR="00000000" w:rsidRPr="00000000">
              <w:rPr>
                <w:rtl w:val="0"/>
              </w:rPr>
              <w:t xml:space="preserve">2</w:t>
            </w:r>
            <w:r w:rsidDel="00000000" w:rsidR="00000000" w:rsidRPr="00000000">
              <w:rPr>
                <w:rFonts w:ascii="Arial Unicode MS" w:cs="Arial Unicode MS" w:eastAsia="Arial Unicode MS" w:hAnsi="Arial Unicode MS"/>
                <w:rtl w:val="0"/>
              </w:rPr>
              <w:t xml:space="preserve">로 진행</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프레임워크 내부 오케스트레이션으로 충분.</w:t>
            </w:r>
          </w:p>
        </w:tc>
      </w:tr>
    </w:tbl>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4"/>
        <w:rPr/>
      </w:pPr>
      <w:bookmarkStart w:colFirst="0" w:colLast="0" w:name="_58x2eawuaefo" w:id="72"/>
      <w:bookmarkEnd w:id="72"/>
      <w:r w:rsidDel="00000000" w:rsidR="00000000" w:rsidRPr="00000000">
        <w:rPr>
          <w:rFonts w:ascii="Arial Unicode MS" w:cs="Arial Unicode MS" w:eastAsia="Arial Unicode MS" w:hAnsi="Arial Unicode MS"/>
          <w:rtl w:val="0"/>
        </w:rPr>
        <w:t xml:space="preserve">4.3.2 분기2. 조건 분기·루프·비동기 HITL·장기 실행이 필요한가?</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실행 중 조건에 따라 경로가 달라지거나, 결과 검증 후 재시도가 필요하거나, 인간 승인 대기(수시간~수일) 후 이어서 실행해야 하는 구조인지 확인한다.</w:t>
      </w:r>
    </w:p>
    <w:p w:rsidR="00000000" w:rsidDel="00000000" w:rsidP="00000000" w:rsidRDefault="00000000" w:rsidRPr="00000000" w14:paraId="000004D2">
      <w:pPr>
        <w:rPr/>
      </w:pPr>
      <w:r w:rsidDel="00000000" w:rsidR="00000000" w:rsidRPr="00000000">
        <w:rPr>
          <w:rtl w:val="0"/>
        </w:rPr>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2010"/>
        <w:gridCol w:w="6120"/>
        <w:tblGridChange w:id="0">
          <w:tblGrid>
            <w:gridCol w:w="870"/>
            <w:gridCol w:w="2010"/>
            <w:gridCol w:w="612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D3">
            <w:pPr>
              <w:rPr>
                <w:b w:val="1"/>
                <w:bCs w:val="1"/>
              </w:rPr>
            </w:pPr>
            <w:r w:rsidDel="00000000" w:rsidR="00000000" w:rsidRPr="00000000">
              <w:rPr>
                <w:rFonts w:ascii="Arial Unicode MS" w:cs="Arial Unicode MS" w:eastAsia="Arial Unicode MS" w:hAnsi="Arial Unicode MS"/>
                <w:b w:val="1"/>
                <w:bCs w:val="1"/>
                <w:rtl w:val="0"/>
              </w:rPr>
              <w:t xml:space="preserve">응답</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4">
            <w:pPr>
              <w:rPr>
                <w:b w:val="1"/>
                <w:bCs w:val="1"/>
              </w:rPr>
            </w:pPr>
            <w:r w:rsidDel="00000000" w:rsidR="00000000" w:rsidRPr="00000000">
              <w:rPr>
                <w:rFonts w:ascii="Arial Unicode MS" w:cs="Arial Unicode MS" w:eastAsia="Arial Unicode MS" w:hAnsi="Arial Unicode MS"/>
                <w:b w:val="1"/>
                <w:bCs w:val="1"/>
                <w:rtl w:val="0"/>
              </w:rPr>
              <w:t xml:space="preserve">권장 Framework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D5">
            <w:pPr>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예</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LangGraph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임의 DAG + Durable Execution + 네이티브 비동기 HITL을 모두 제공하는 유일한 GA Framework. Azure/.NET 필수 시 MS Agent Framework도 후보(GA 상태 확인 + 4.3.4 분기</w:t>
            </w:r>
            <w:commentRangeStart w:id="2"/>
            <w:r w:rsidDel="00000000" w:rsidR="00000000" w:rsidRPr="00000000">
              <w:rPr>
                <w:rtl w:val="0"/>
              </w:rPr>
              <w:t xml:space="preserve">4</w:t>
            </w:r>
            <w:commentRangeEnd w:id="2"/>
            <w:r w:rsidDel="00000000" w:rsidR="00000000" w:rsidRPr="00000000">
              <w:commentReference w:id="2"/>
            </w:r>
            <w:r w:rsidDel="00000000" w:rsidR="00000000" w:rsidRPr="00000000">
              <w:rPr>
                <w:rFonts w:ascii="Arial Unicode MS" w:cs="Arial Unicode MS" w:eastAsia="Arial Unicode MS" w:hAnsi="Arial Unicode MS"/>
                <w:rtl w:val="0"/>
              </w:rPr>
              <w:t xml:space="preserve"> 참조).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아니오</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분기3으로 진행</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tl w:val="0"/>
              </w:rPr>
            </w:r>
          </w:p>
        </w:tc>
      </w:tr>
    </w:tbl>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i w:val="1"/>
          <w:iCs w:val="1"/>
          <w:rtl w:val="0"/>
        </w:rPr>
        <w:t xml:space="preserve">Google ADK 2.0 Alpha에서 그래프 기반 워크플로우가 도입되었으나, Alpha 단계이므로 프로덕션 수준의 Durable Execution이 필요한 경우 LangGraph를 우선한다.</w:t>
      </w: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4"/>
        <w:rPr/>
      </w:pPr>
      <w:bookmarkStart w:colFirst="0" w:colLast="0" w:name="_x4abnr48mebr" w:id="73"/>
      <w:bookmarkEnd w:id="73"/>
      <w:r w:rsidDel="00000000" w:rsidR="00000000" w:rsidRPr="00000000">
        <w:rPr>
          <w:rFonts w:ascii="Arial Unicode MS" w:cs="Arial Unicode MS" w:eastAsia="Arial Unicode MS" w:hAnsi="Arial Unicode MS"/>
          <w:rtl w:val="0"/>
        </w:rPr>
        <w:t xml:space="preserve">4.3.3 분기3. 2~4주 내 PoC/시연이 최우선인가?</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빠른 검증이 목적이고, 프로덕션 전환은 미확정이거나 별도 판단 예정인 경우.</w:t>
      </w:r>
    </w:p>
    <w:p w:rsidR="00000000" w:rsidDel="00000000" w:rsidP="00000000" w:rsidRDefault="00000000" w:rsidRPr="00000000" w14:paraId="000004E1">
      <w:pPr>
        <w:rPr/>
      </w:pPr>
      <w:r w:rsidDel="00000000" w:rsidR="00000000" w:rsidRPr="00000000">
        <w:rPr>
          <w:rtl w:val="0"/>
        </w:rPr>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5220"/>
        <w:tblGridChange w:id="0">
          <w:tblGrid>
            <w:gridCol w:w="1890"/>
            <w:gridCol w:w="1890"/>
            <w:gridCol w:w="522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E2">
            <w:pPr>
              <w:rPr>
                <w:b w:val="1"/>
                <w:bCs w:val="1"/>
              </w:rPr>
            </w:pPr>
            <w:r w:rsidDel="00000000" w:rsidR="00000000" w:rsidRPr="00000000">
              <w:rPr>
                <w:rFonts w:ascii="Arial Unicode MS" w:cs="Arial Unicode MS" w:eastAsia="Arial Unicode MS" w:hAnsi="Arial Unicode MS"/>
                <w:b w:val="1"/>
                <w:bCs w:val="1"/>
                <w:rtl w:val="0"/>
              </w:rPr>
              <w:t xml:space="preserve">응답</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3">
            <w:pPr>
              <w:rPr>
                <w:b w:val="1"/>
                <w:bCs w:val="1"/>
              </w:rPr>
            </w:pPr>
            <w:r w:rsidDel="00000000" w:rsidR="00000000" w:rsidRPr="00000000">
              <w:rPr>
                <w:rFonts w:ascii="Arial Unicode MS" w:cs="Arial Unicode MS" w:eastAsia="Arial Unicode MS" w:hAnsi="Arial Unicode MS"/>
                <w:b w:val="1"/>
                <w:bCs w:val="1"/>
                <w:rtl w:val="0"/>
              </w:rPr>
              <w:t xml:space="preserve">권장 Framework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E4">
            <w:pPr>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예 — 역할 분담 멀티에이전트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Fonts w:ascii="Arial Unicode MS" w:cs="Arial Unicode MS" w:eastAsia="Arial Unicode MS" w:hAnsi="Arial Unicode MS"/>
                <w:rtl w:val="0"/>
              </w:rPr>
              <w:t xml:space="preserve">CrewAI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가장 낮은 학습 곡선(2~3일). Sequential/Hierarchical 프로세스 네이티브.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rPr/>
            </w:pPr>
            <w:r w:rsidDel="00000000" w:rsidR="00000000" w:rsidRPr="00000000">
              <w:rPr>
                <w:rFonts w:ascii="Arial Unicode MS" w:cs="Arial Unicode MS" w:eastAsia="Arial Unicode MS" w:hAnsi="Arial Unicode MS"/>
                <w:rtl w:val="0"/>
              </w:rPr>
              <w:t xml:space="preserve">예 — 단일 Agent + 소수 도구 + OpenAI 전용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OpenAI Agents SDK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수시간~1일로 가장 빠른 프로토타이핑. LiteLLM 확장(베타)으로 비OpenAI Provider도 접근 가능하나, 프로덕션 수준의 멀티 Provider 전환 가능성이 있으면 CrewAI가 안전.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아니오 — 프로덕션이 목표</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 분기4로 진행</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r>
          </w:p>
        </w:tc>
      </w:tr>
    </w:tbl>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pStyle w:val="Heading4"/>
        <w:rPr/>
      </w:pPr>
      <w:bookmarkStart w:colFirst="0" w:colLast="0" w:name="_oavys51oq0u5" w:id="74"/>
      <w:bookmarkEnd w:id="74"/>
      <w:r w:rsidDel="00000000" w:rsidR="00000000" w:rsidRPr="00000000">
        <w:rPr>
          <w:rFonts w:ascii="Arial Unicode MS" w:cs="Arial Unicode MS" w:eastAsia="Arial Unicode MS" w:hAnsi="Arial Unicode MS"/>
          <w:rtl w:val="0"/>
        </w:rPr>
        <w:t xml:space="preserve">4.3.4 분기4. LLM Provider 또는 생태계 제약이 있는가?</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프로덕션이 목표이고 분기1~분기3에서 결론이 나지 않은 경우, Provider 또는 조직 생태계 제약으로 최종 후보를 좁힌다.</w:t>
      </w:r>
    </w:p>
    <w:p w:rsidR="00000000" w:rsidDel="00000000" w:rsidP="00000000" w:rsidRDefault="00000000" w:rsidRPr="00000000" w14:paraId="000004F1">
      <w:pPr>
        <w:rPr/>
      </w:pPr>
      <w:r w:rsidDel="00000000" w:rsidR="00000000" w:rsidRPr="00000000">
        <w:rPr>
          <w:rtl w:val="0"/>
        </w:rPr>
      </w:r>
    </w:p>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50"/>
        <w:gridCol w:w="5235"/>
        <w:tblGridChange w:id="0">
          <w:tblGrid>
            <w:gridCol w:w="1815"/>
            <w:gridCol w:w="1950"/>
            <w:gridCol w:w="523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4F2">
            <w:pPr>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3">
            <w:pPr>
              <w:rPr>
                <w:b w:val="1"/>
                <w:bCs w:val="1"/>
              </w:rPr>
            </w:pPr>
            <w:r w:rsidDel="00000000" w:rsidR="00000000" w:rsidRPr="00000000">
              <w:rPr>
                <w:rFonts w:ascii="Arial Unicode MS" w:cs="Arial Unicode MS" w:eastAsia="Arial Unicode MS" w:hAnsi="Arial Unicode MS"/>
                <w:b w:val="1"/>
                <w:bCs w:val="1"/>
                <w:rtl w:val="0"/>
              </w:rPr>
              <w:t xml:space="preserve">권장 Framework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F4">
            <w:pPr>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멀티 Provider Routing/Failover 필수 (3.4절)</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LangGraph 또는 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OpenAI SDK의 LiteLLM 확장은 베타이므로 프로덕션 Failover에는 검증 부족. LangGraph 또는 CrewAI가 전 Provider 네이티브. 복잡한 상태 관리 필요 시 LangGraph, 단순 구조면 CrewAI.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Azure/.NET 필수 + 대화형 멀티에이전트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MS Agent Framework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GroupChat 패턴 + .NET 지원 유일. RC 단계이므로 API 안정성 검증 필요(GA 목표 2026.03 말). 위험 회피 시 LangGraph + Azure OpenAI 조합.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OpenAI 전용 확정, Provider 변경 가능성 낮음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OpenAI Agents SDK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가장 빠른 개발 속도. Handoff, Guardrails 최적화. 단 v0.x 단계.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특별한 제약 없음 + 프로덕션 확정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LangGraph 우선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프로덕션 준비도 최상. 1~2주 학습 투자가 장기적으로 전환 비용 절약. 단, 분기2에서 '아니오'(단순 구조)였다면 CrewAI도 충분할 수 있다. 4.5 오버엔지니어링 안티패턴 점검.</w:t>
            </w:r>
          </w:p>
        </w:tc>
      </w:tr>
    </w:tbl>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pStyle w:val="Heading4"/>
        <w:rPr/>
      </w:pPr>
      <w:bookmarkStart w:colFirst="0" w:colLast="0" w:name="_8bwbrxqr9epv" w:id="75"/>
      <w:bookmarkEnd w:id="75"/>
      <w:commentRangeStart w:id="3"/>
      <w:r w:rsidDel="00000000" w:rsidR="00000000" w:rsidRPr="00000000">
        <w:rPr>
          <w:rFonts w:ascii="Arial Unicode MS" w:cs="Arial Unicode MS" w:eastAsia="Arial Unicode MS" w:hAnsi="Arial Unicode MS"/>
          <w:rtl w:val="0"/>
        </w:rPr>
        <w:t xml:space="preserve">4.3.5 보정: 현실 조건에 따른 결론 변경</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분기1~분기4에서 나온 결론이라도, 아래 현실 조건에 해당하면 결론을 조정한다.</w:t>
      </w:r>
    </w:p>
    <w:p w:rsidR="00000000" w:rsidDel="00000000" w:rsidP="00000000" w:rsidRDefault="00000000" w:rsidRPr="00000000" w14:paraId="00000504">
      <w:pPr>
        <w:rPr/>
      </w:pPr>
      <w:r w:rsidDel="00000000" w:rsidR="00000000" w:rsidRPr="00000000">
        <w:rPr>
          <w:rtl w:val="0"/>
        </w:rPr>
      </w:r>
    </w:p>
    <w:tbl>
      <w:tblPr>
        <w:tblStyle w:val="Table4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2295"/>
        <w:gridCol w:w="1785"/>
        <w:gridCol w:w="2940"/>
        <w:tblGridChange w:id="0">
          <w:tblGrid>
            <w:gridCol w:w="1920"/>
            <w:gridCol w:w="2295"/>
            <w:gridCol w:w="1785"/>
            <w:gridCol w:w="294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505">
            <w:pPr>
              <w:rPr>
                <w:b w:val="1"/>
                <w:bCs w:val="1"/>
              </w:rPr>
            </w:pPr>
            <w:r w:rsidDel="00000000" w:rsidR="00000000" w:rsidRPr="00000000">
              <w:rPr>
                <w:rFonts w:ascii="Arial Unicode MS" w:cs="Arial Unicode MS" w:eastAsia="Arial Unicode MS" w:hAnsi="Arial Unicode MS"/>
                <w:b w:val="1"/>
                <w:bCs w:val="1"/>
                <w:rtl w:val="0"/>
              </w:rPr>
              <w:t xml:space="preserve">보정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6">
            <w:pPr>
              <w:rPr>
                <w:b w:val="1"/>
                <w:bCs w:val="1"/>
              </w:rPr>
            </w:pPr>
            <w:r w:rsidDel="00000000" w:rsidR="00000000" w:rsidRPr="00000000">
              <w:rPr>
                <w:rFonts w:ascii="Arial Unicode MS" w:cs="Arial Unicode MS" w:eastAsia="Arial Unicode MS" w:hAnsi="Arial Unicode MS"/>
                <w:b w:val="1"/>
                <w:bCs w:val="1"/>
                <w:rtl w:val="0"/>
              </w:rPr>
              <w:t xml:space="preserve">원래 결론 (트리 위치)</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7">
            <w:pPr>
              <w:rPr>
                <w:b w:val="1"/>
                <w:bCs w:val="1"/>
              </w:rPr>
            </w:pPr>
            <w:r w:rsidDel="00000000" w:rsidR="00000000" w:rsidRPr="00000000">
              <w:rPr>
                <w:rFonts w:ascii="Arial Unicode MS" w:cs="Arial Unicode MS" w:eastAsia="Arial Unicode MS" w:hAnsi="Arial Unicode MS"/>
                <w:b w:val="1"/>
                <w:bCs w:val="1"/>
                <w:rtl w:val="0"/>
              </w:rPr>
              <w:t xml:space="preserve">조정 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08">
            <w:pPr>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팀 내 LangGraph 경험자 존재</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분기3에서 CrewAI 권장 (PoC 시나리오)</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LangGraph도 동등 후보로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학습 곡선 이슈가 해소되므로 PoC에서도 LangGraph 선택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분기3에서 CrewAI로 PoC를 시작했으나, 프로덕션 전환이 확정됨</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분기3에서 CrewAI 권장 (PoC 시나리오)</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LangGraph로 전환 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업계 가장 흔한 전환 경로. Durable Execution·비동기 HITL이 필요해지면 CrewAI로는 한계. 4.3.7 Lock-in 참고.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프로젝트 수명 6개월 미만 단발성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분기4에서 LangGraph 권장 (프로덕션 시나리오)</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CrewAI 또는 OpenAI SDK로 충분할 수 있음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단발성 프로젝트에서 1~2주 학습 투자 대비 실익이 낮음. 프로덕션 준비도 비중 하향.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GA 미달 Framework가 결론으로 나옴 (OpenAI SDK v0.x)</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분기4에서 해당 Framework 권장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프로덕션이면 GA Framework를 대안으로 재검토</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API Breaking Change 리스크. OpenAI SDK → CrewAI를 대안으로. MS Agent FW는 GA 확정 시 이 보정 대상에서 제외.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분기1에서 Google ADK가 결론이나 Gemini 외 Provider가 주력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분기1에서 Google ADK 권장 (A2A 시나리오)</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CrewAI를 대안으로 비교</w:t>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LiteLLM 어댑터 경유 시 Tool Use 호환성 별도 검증 필요. CrewAI도 A2A 네이티브.</w:t>
            </w:r>
          </w:p>
        </w:tc>
      </w:tr>
    </w:tbl>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4"/>
        <w:rPr/>
      </w:pPr>
      <w:bookmarkStart w:colFirst="0" w:colLast="0" w:name="_nnnn7k1fv9zl" w:id="76"/>
      <w:bookmarkEnd w:id="76"/>
      <w:r w:rsidDel="00000000" w:rsidR="00000000" w:rsidRPr="00000000">
        <w:rPr>
          <w:rFonts w:ascii="Arial Unicode MS" w:cs="Arial Unicode MS" w:eastAsia="Arial Unicode MS" w:hAnsi="Arial Unicode MS"/>
          <w:rtl w:val="0"/>
        </w:rPr>
        <w:t xml:space="preserve">4.3.6 시나리오별 종합 판단표 (2026.03 기준)</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분기1~분기4 + 보정을 거친 최종 결과이다. 자사 프로젝트 조건과 가장 가까운 행을 찾는다.</w:t>
      </w:r>
    </w:p>
    <w:p w:rsidR="00000000" w:rsidDel="00000000" w:rsidP="00000000" w:rsidRDefault="00000000" w:rsidRPr="00000000" w14:paraId="00000520">
      <w:pPr>
        <w:rPr/>
      </w:pPr>
      <w:r w:rsidDel="00000000" w:rsidR="00000000" w:rsidRPr="00000000">
        <w:rPr>
          <w:rtl w:val="0"/>
        </w:rPr>
      </w:r>
    </w:p>
    <w:tbl>
      <w:tblPr>
        <w:tblStyle w:val="Table49"/>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635"/>
        <w:gridCol w:w="1560"/>
        <w:gridCol w:w="3510"/>
        <w:tblGridChange w:id="0">
          <w:tblGrid>
            <w:gridCol w:w="2235"/>
            <w:gridCol w:w="1635"/>
            <w:gridCol w:w="1560"/>
            <w:gridCol w:w="351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521">
            <w:pPr>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22">
            <w:pPr>
              <w:rPr>
                <w:b w:val="1"/>
                <w:bCs w:val="1"/>
              </w:rPr>
            </w:pPr>
            <w:r w:rsidDel="00000000" w:rsidR="00000000" w:rsidRPr="00000000">
              <w:rPr>
                <w:rFonts w:ascii="Arial Unicode MS" w:cs="Arial Unicode MS" w:eastAsia="Arial Unicode MS" w:hAnsi="Arial Unicode MS"/>
                <w:b w:val="1"/>
                <w:bCs w:val="1"/>
                <w:rtl w:val="0"/>
              </w:rPr>
              <w:t xml:space="preserve">1순위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23">
            <w:pPr>
              <w:rPr>
                <w:b w:val="1"/>
                <w:bCs w:val="1"/>
              </w:rPr>
            </w:pPr>
            <w:r w:rsidDel="00000000" w:rsidR="00000000" w:rsidRPr="00000000">
              <w:rPr>
                <w:rFonts w:ascii="Arial Unicode MS" w:cs="Arial Unicode MS" w:eastAsia="Arial Unicode MS" w:hAnsi="Arial Unicode MS"/>
                <w:b w:val="1"/>
                <w:bCs w:val="1"/>
                <w:rtl w:val="0"/>
              </w:rPr>
              <w:t xml:space="preserve">2순위</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24">
            <w:pPr>
              <w:rPr>
                <w:b w:val="1"/>
                <w:bCs w:val="1"/>
              </w:rPr>
            </w:pPr>
            <w:r w:rsidDel="00000000" w:rsidR="00000000" w:rsidRPr="00000000">
              <w:rPr>
                <w:rFonts w:ascii="Arial Unicode MS" w:cs="Arial Unicode MS" w:eastAsia="Arial Unicode MS" w:hAnsi="Arial Unicode MS"/>
                <w:b w:val="1"/>
                <w:bCs w:val="1"/>
                <w:rtl w:val="0"/>
              </w:rPr>
              <w:t xml:space="preserve">비고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프로덕션, 장기 실행, 비동기 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가장 일반적인 프로덕션 시나리오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2~4주 PoC, 빠른 시연, 프로덕션 미확정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OpenAI Agents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가장 실용적인 출발점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OpenAI 전용, 단일 Agent, 소수 도구</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OpenAI Agents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Provider 변경 가능성 낮을 때만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Azure/.NET 중심, 대화형 멀티에이전트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MS Agent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rtl w:val="0"/>
              </w:rPr>
              <w:t xml:space="preserve">RC 단계(GA 목표 2026.03 말). 위험 회피 시 LangGraph + Azure OpenAI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MCP + A2A + 도구 표준화 중심</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Google ADK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프로토콜 중심 시나리오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독립 Agent 간 A2A 협업이 핵심</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Google ADK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A2A 네이티브 최강점. 6장 참조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PoC지만 프로덕션 전환 확정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총비용 관점 처음부터 LangGraph 유리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멀티 Provider Routing/Failover 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tl w:val="0"/>
              </w:rPr>
              <w:t xml:space="preserve">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OpenAI SDK LiteLLM 확장은 베타. LangGraph/CrewAI 우선</w:t>
            </w:r>
          </w:p>
        </w:tc>
      </w:tr>
    </w:tbl>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pStyle w:val="Heading4"/>
        <w:rPr/>
      </w:pPr>
      <w:bookmarkStart w:colFirst="0" w:colLast="0" w:name="_885hbq8h3rgc" w:id="77"/>
      <w:bookmarkEnd w:id="77"/>
      <w:r w:rsidDel="00000000" w:rsidR="00000000" w:rsidRPr="00000000">
        <w:rPr>
          <w:rFonts w:ascii="Arial Unicode MS" w:cs="Arial Unicode MS" w:eastAsia="Arial Unicode MS" w:hAnsi="Arial Unicode MS"/>
          <w:rtl w:val="0"/>
        </w:rPr>
        <w:t xml:space="preserve">4.3.7 Framework 교체 Lock-in 참고</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최종 후보가 2개 이상일 때, "이 선택이 틀렸을 때 교체 비용을 감당할 수 있는가?"를 자문한다.</w:t>
      </w:r>
    </w:p>
    <w:p w:rsidR="00000000" w:rsidDel="00000000" w:rsidP="00000000" w:rsidRDefault="00000000" w:rsidRPr="00000000" w14:paraId="00000548">
      <w:pPr>
        <w:rPr/>
      </w:pPr>
      <w:r w:rsidDel="00000000" w:rsidR="00000000" w:rsidRPr="00000000">
        <w:rPr>
          <w:rtl w:val="0"/>
        </w:rPr>
      </w:r>
    </w:p>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265"/>
        <w:gridCol w:w="5280"/>
        <w:tblGridChange w:id="0">
          <w:tblGrid>
            <w:gridCol w:w="1455"/>
            <w:gridCol w:w="2265"/>
            <w:gridCol w:w="528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549">
            <w:pPr>
              <w:rPr>
                <w:b w:val="1"/>
                <w:bCs w:val="1"/>
              </w:rPr>
            </w:pPr>
            <w:r w:rsidDel="00000000" w:rsidR="00000000" w:rsidRPr="00000000">
              <w:rPr>
                <w:rFonts w:ascii="Arial Unicode MS" w:cs="Arial Unicode MS" w:eastAsia="Arial Unicode MS" w:hAnsi="Arial Unicode MS"/>
                <w:b w:val="1"/>
                <w:bCs w:val="1"/>
                <w:rtl w:val="0"/>
              </w:rPr>
              <w:t xml:space="preserve">전환 경로</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4A">
            <w:pPr>
              <w:rPr>
                <w:b w:val="1"/>
                <w:bCs w:val="1"/>
              </w:rPr>
            </w:pPr>
            <w:r w:rsidDel="00000000" w:rsidR="00000000" w:rsidRPr="00000000">
              <w:rPr>
                <w:rFonts w:ascii="Arial Unicode MS" w:cs="Arial Unicode MS" w:eastAsia="Arial Unicode MS" w:hAnsi="Arial Unicode MS"/>
                <w:b w:val="1"/>
                <w:bCs w:val="1"/>
                <w:rtl w:val="0"/>
              </w:rPr>
              <w:t xml:space="preserve">재작성 규모</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4B">
            <w:pPr>
              <w:rPr>
                <w:b w:val="1"/>
                <w:bCs w:val="1"/>
              </w:rPr>
            </w:pPr>
            <w:r w:rsidDel="00000000" w:rsidR="00000000" w:rsidRPr="00000000">
              <w:rPr>
                <w:rFonts w:ascii="Arial Unicode MS" w:cs="Arial Unicode MS" w:eastAsia="Arial Unicode MS" w:hAnsi="Arial Unicode MS"/>
                <w:b w:val="1"/>
                <w:bCs w:val="1"/>
                <w:rtl w:val="0"/>
              </w:rPr>
              <w:t xml:space="preserve">주요 재작성 대상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CrewAI → 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대부분 재작성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워크플로우 정의(역할→그래프), 상태 관리 전면 재설계. Tool 코드는 대부분 재사용. (업계 가장 흔한 전환 경로)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LangGraph → 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대부분 재작성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그래프 로직 전체 역변환. 명시적 상태 관리 코드 폐기. (드문 경로)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OpenAI SDK → LangGraph/CrewAI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전면 재작성에 가까움</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Fonts w:ascii="Arial Unicode MS" w:cs="Arial Unicode MS" w:eastAsia="Arial Unicode MS" w:hAnsi="Arial Unicode MS"/>
                <w:rtl w:val="0"/>
              </w:rPr>
              <w:t xml:space="preserve">Provider 추상화 추가 + Handoff 변환 + Tool 정의 변환.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MS Agent FW → LangGraph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대부분 재작성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대화 패턴 전체 재설계(대화→그래프 기반).</w:t>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i w:val="1"/>
          <w:iCs w:val="1"/>
          <w:rtl w:val="0"/>
        </w:rPr>
        <w:t xml:space="preserve">위 재작성 규모는 정성적 추정이다. 실제 전환 비용은 프로젝트 구조, 테스트 자동화 수준, Tool 표준화 정도에 따라 크게 달라질 수 있다.</w:t>
      </w: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3"/>
        <w:rPr/>
      </w:pPr>
      <w:bookmarkStart w:colFirst="0" w:colLast="0" w:name="_bz8mcbpl12xs" w:id="78"/>
      <w:bookmarkEnd w:id="78"/>
      <w:r w:rsidDel="00000000" w:rsidR="00000000" w:rsidRPr="00000000">
        <w:rPr>
          <w:rFonts w:ascii="Arial Unicode MS" w:cs="Arial Unicode MS" w:eastAsia="Arial Unicode MS" w:hAnsi="Arial Unicode MS"/>
          <w:rtl w:val="0"/>
        </w:rPr>
        <w:t xml:space="preserve">4.4 주요 Framework 비교 데이터</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4.2의 6개 판단 축은 4.3 의사결정 트리의 분기 기준이다. 이 절의 비교표는 동일 6개 축을 포함하되, 트리만으로는 확인할 수 없는 </w:t>
      </w:r>
      <w:r w:rsidDel="00000000" w:rsidR="00000000" w:rsidRPr="00000000">
        <w:rPr>
          <w:rFonts w:ascii="Arial Unicode MS" w:cs="Arial Unicode MS" w:eastAsia="Arial Unicode MS" w:hAnsi="Arial Unicode MS"/>
          <w:b w:val="1"/>
          <w:bCs w:val="1"/>
          <w:rtl w:val="0"/>
        </w:rPr>
        <w:t xml:space="preserve">도입 검증 항목</w:t>
      </w:r>
      <w:r w:rsidDel="00000000" w:rsidR="00000000" w:rsidRPr="00000000">
        <w:rPr>
          <w:rFonts w:ascii="Arial Unicode MS" w:cs="Arial Unicode MS" w:eastAsia="Arial Unicode MS" w:hAnsi="Arial Unicode MS"/>
          <w:rtl w:val="0"/>
        </w:rPr>
        <w:t xml:space="preserve">(버전 안정성, 라이선스, 지원 언어, 에러 핸들링, Observability, 커뮤니티)을 추가로 제공한다. 이 항목들은 대부분의 경우 Framework 선택 방향 자체를 바꾸지는 않으나, 최종 도입 판단 시 실무적으로 반드시 확인해야 하는 요소이므로 분기 기준이 아닌 검증 항목으로 분류했다. 동일 6개 축이 이 표에도 포함된 이유는, 4.3 트리에서 나온 결론이 실제 스펙과 부합하는지 한 곳에서 재확인할 수 있도록 하기 위함이다. 후보가 2개 이상 남았을 때, 이 비교표로 최종 선택을 검증한다.</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pStyle w:val="Heading4"/>
        <w:rPr/>
      </w:pPr>
      <w:bookmarkStart w:colFirst="0" w:colLast="0" w:name="_nu0mtavo9fcl" w:id="79"/>
      <w:bookmarkEnd w:id="79"/>
      <w:r w:rsidDel="00000000" w:rsidR="00000000" w:rsidRPr="00000000">
        <w:rPr>
          <w:rFonts w:ascii="Arial Unicode MS" w:cs="Arial Unicode MS" w:eastAsia="Arial Unicode MS" w:hAnsi="Arial Unicode MS"/>
          <w:rtl w:val="0"/>
        </w:rPr>
        <w:t xml:space="preserve">4.4.1 비교표 읽기 가이드</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b w:val="1"/>
          <w:bCs w:val="1"/>
          <w:rtl w:val="0"/>
        </w:rPr>
        <w:t xml:space="preserve">LangGraph가 나왔다면:</w:t>
      </w:r>
      <w:r w:rsidDel="00000000" w:rsidR="00000000" w:rsidRPr="00000000">
        <w:rPr>
          <w:rFonts w:ascii="Arial Unicode MS" w:cs="Arial Unicode MS" w:eastAsia="Arial Unicode MS" w:hAnsi="Arial Unicode MS"/>
          <w:rtl w:val="0"/>
        </w:rPr>
        <w:t xml:space="preserve"> Durable Execution, HITL, 프로덕션 준비도가 실제 요구사항과 맞는지 검증한다.</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b w:val="1"/>
          <w:bCs w:val="1"/>
          <w:rtl w:val="0"/>
        </w:rPr>
        <w:t xml:space="preserve">CrewAI가 나왔다면:</w:t>
      </w:r>
      <w:r w:rsidDel="00000000" w:rsidR="00000000" w:rsidRPr="00000000">
        <w:rPr>
          <w:rFonts w:ascii="Arial Unicode MS" w:cs="Arial Unicode MS" w:eastAsia="Arial Unicode MS" w:hAnsi="Arial Unicode MS"/>
          <w:rtl w:val="0"/>
        </w:rPr>
        <w:t xml:space="preserve"> MCP/A2A 지원 수준, 빠른 PoC 적합성, 향후 LangGraph 전환 필요성을 검증한다.</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b w:val="1"/>
          <w:bCs w:val="1"/>
          <w:rtl w:val="0"/>
        </w:rPr>
        <w:t xml:space="preserve">Google ADK가 나왔다면:</w:t>
      </w:r>
      <w:r w:rsidDel="00000000" w:rsidR="00000000" w:rsidRPr="00000000">
        <w:rPr>
          <w:rFonts w:ascii="Arial Unicode MS" w:cs="Arial Unicode MS" w:eastAsia="Arial Unicode MS" w:hAnsi="Arial Unicode MS"/>
          <w:rtl w:val="0"/>
        </w:rPr>
        <w:t xml:space="preserve"> A2A 지원 수준, Gemini 외 Provider 호환성, 프로덕션 준비도를 검증한다.</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b w:val="1"/>
          <w:bCs w:val="1"/>
          <w:rtl w:val="0"/>
        </w:rPr>
        <w:t xml:space="preserve">OpenAI Agents SDK가 나왔다면:</w:t>
      </w:r>
      <w:r w:rsidDel="00000000" w:rsidR="00000000" w:rsidRPr="00000000">
        <w:rPr>
          <w:rFonts w:ascii="Arial Unicode MS" w:cs="Arial Unicode MS" w:eastAsia="Arial Unicode MS" w:hAnsi="Arial Unicode MS"/>
          <w:rtl w:val="0"/>
        </w:rPr>
        <w:t xml:space="preserve"> LiteLLM 확장(베타)의 안정성이 프로덕션 요구에 충분한지, v0.x API 안정성을 검증한다.</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b w:val="1"/>
          <w:bCs w:val="1"/>
          <w:rtl w:val="0"/>
        </w:rPr>
        <w:t xml:space="preserve">MS Agent Framework가 나왔다면:</w:t>
      </w:r>
      <w:r w:rsidDel="00000000" w:rsidR="00000000" w:rsidRPr="00000000">
        <w:rPr>
          <w:rFonts w:ascii="Arial Unicode MS" w:cs="Arial Unicode MS" w:eastAsia="Arial Unicode MS" w:hAnsi="Arial Unicode MS"/>
          <w:rtl w:val="0"/>
        </w:rPr>
        <w:t xml:space="preserve"> Azure 생태계 적합성, GA 전환 시점, API 안정화 수준을 검증한다.</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pStyle w:val="Heading4"/>
        <w:rPr/>
      </w:pPr>
      <w:bookmarkStart w:colFirst="0" w:colLast="0" w:name="_yhkxkfkux2fd" w:id="80"/>
      <w:bookmarkEnd w:id="80"/>
      <w:commentRangeStart w:id="4"/>
      <w:commentRangeStart w:id="5"/>
      <w:r w:rsidDel="00000000" w:rsidR="00000000" w:rsidRPr="00000000">
        <w:rPr>
          <w:rFonts w:ascii="Arial Unicode MS" w:cs="Arial Unicode MS" w:eastAsia="Arial Unicode MS" w:hAnsi="Arial Unicode MS"/>
          <w:rtl w:val="0"/>
        </w:rPr>
        <w:t xml:space="preserve">4.4.2 Framework 비교표 (2026.03 기준)</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530"/>
        <w:gridCol w:w="1215"/>
        <w:gridCol w:w="1875"/>
        <w:gridCol w:w="1485"/>
        <w:gridCol w:w="1740"/>
        <w:tblGridChange w:id="0">
          <w:tblGrid>
            <w:gridCol w:w="1155"/>
            <w:gridCol w:w="1530"/>
            <w:gridCol w:w="1215"/>
            <w:gridCol w:w="1875"/>
            <w:gridCol w:w="1485"/>
            <w:gridCol w:w="174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56A">
            <w:pPr>
              <w:rPr>
                <w:b w:val="1"/>
                <w:bCs w:val="1"/>
              </w:rPr>
            </w:pPr>
            <w:r w:rsidDel="00000000" w:rsidR="00000000" w:rsidRPr="00000000">
              <w:rPr>
                <w:rFonts w:ascii="Arial Unicode MS" w:cs="Arial Unicode MS" w:eastAsia="Arial Unicode MS" w:hAnsi="Arial Unicode MS"/>
                <w:b w:val="1"/>
                <w:bCs w:val="1"/>
                <w:rtl w:val="0"/>
              </w:rPr>
              <w:t xml:space="preserve">항목</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B">
            <w:pPr>
              <w:rPr>
                <w:b w:val="1"/>
                <w:bCs w:val="1"/>
              </w:rPr>
            </w:pPr>
            <w:r w:rsidDel="00000000" w:rsidR="00000000" w:rsidRPr="00000000">
              <w:rPr>
                <w:b w:val="1"/>
                <w:bCs w:val="1"/>
                <w:rtl w:val="0"/>
              </w:rPr>
              <w:t xml:space="preserve">LangGraph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C">
            <w:pPr>
              <w:rPr>
                <w:b w:val="1"/>
                <w:bCs w:val="1"/>
              </w:rPr>
            </w:pPr>
            <w:r w:rsidDel="00000000" w:rsidR="00000000" w:rsidRPr="00000000">
              <w:rPr>
                <w:b w:val="1"/>
                <w:bCs w:val="1"/>
                <w:rtl w:val="0"/>
              </w:rPr>
              <w:t xml:space="preserve">CrewAI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D">
            <w:pPr>
              <w:rPr>
                <w:b w:val="1"/>
                <w:bCs w:val="1"/>
              </w:rPr>
            </w:pPr>
            <w:r w:rsidDel="00000000" w:rsidR="00000000" w:rsidRPr="00000000">
              <w:rPr>
                <w:b w:val="1"/>
                <w:bCs w:val="1"/>
                <w:rtl w:val="0"/>
              </w:rPr>
              <w:t xml:space="preserve">Google ADK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E">
            <w:pPr>
              <w:rPr>
                <w:b w:val="1"/>
                <w:bCs w:val="1"/>
              </w:rPr>
            </w:pPr>
            <w:r w:rsidDel="00000000" w:rsidR="00000000" w:rsidRPr="00000000">
              <w:rPr>
                <w:b w:val="1"/>
                <w:bCs w:val="1"/>
                <w:rtl w:val="0"/>
              </w:rPr>
              <w:t xml:space="preserve">OpenAI Agents SDK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6F">
            <w:pPr>
              <w:rPr>
                <w:b w:val="1"/>
                <w:bCs w:val="1"/>
              </w:rPr>
            </w:pPr>
            <w:r w:rsidDel="00000000" w:rsidR="00000000" w:rsidRPr="00000000">
              <w:rPr>
                <w:b w:val="1"/>
                <w:bCs w:val="1"/>
                <w:rtl w:val="0"/>
              </w:rPr>
              <w:t xml:space="preserve">MS Agent 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Fonts w:ascii="Arial Unicode MS" w:cs="Arial Unicode MS" w:eastAsia="Arial Unicode MS" w:hAnsi="Arial Unicode MS"/>
                <w:rtl w:val="0"/>
              </w:rPr>
              <w:t xml:space="preserve">버전 / GA</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v1.1.0 GA (안정)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v1.11.0 GA (안정)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안정 1.x (언어별 상이). 2.0 Alpha 별도. A2A 일부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v0.12.5 (v0.x)</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RC (2026.03). GA 목표 2026.03 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설계 철학</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유향 그래프(DAG) 상태 머신</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역할 기반 팀(Crew)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A2A 중심 멀티에이전트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OpenAI 최적화 경량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대화+그래프 통합 (AutoGen+SK 후속)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워크플로우 복잡도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최상 (DAG, 루프, 서브그래프, Durable)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중상 (Sequential, Hierarchical, 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중상→상 (순차·병렬·루프, A2A 강점. 2.0 Alpha 그래프 워크플로우)</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중 (Handoff 위임, 분기 직접 구현)</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상 (그래프, GroupChat, 순차·병렬)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MCP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어댑터 (langchain-mcp-adapters)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지원 (MCP 서버 연결)</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지원 (MCP 어댑터)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A2A 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미지원 (별도 구현)</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네이티브 (공식)</w:t>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지원 (A2A·AG-UI)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HITL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네이티브 (interrupt + 비동기 재개)</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지원 (승인 게이트)</w:t>
            </w:r>
          </w:p>
        </w:tc>
        <w:tc>
          <w:tcPr>
            <w:shd w:fill="auto" w:val="clear"/>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기본 패턴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기본 (Guardrails)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지원 (체크포인트 + 대화 루프)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Fonts w:ascii="Arial Unicode MS" w:cs="Arial Unicode MS" w:eastAsia="Arial Unicode MS" w:hAnsi="Arial Unicode MS"/>
                <w:rtl w:val="0"/>
              </w:rPr>
              <w:t xml:space="preserve">LLM 호환성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전 Provider 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전 Provider 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Gemini/Vertex AI 직접 + 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OpenAI 네이티브. LiteLLM 확장(베타)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멀티 Provider + Azure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Fonts w:ascii="Arial Unicode MS" w:cs="Arial Unicode MS" w:eastAsia="Arial Unicode MS" w:hAnsi="Arial Unicode MS"/>
                <w:rtl w:val="0"/>
              </w:rPr>
              <w:t xml:space="preserve">학습 난이도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높음 (1~2주)</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낮음 (2~3일)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중간</w:t>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최저 (수시간~1일)</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rtl w:val="0"/>
              </w:rPr>
              <w:t xml:space="preserve">중간 (Azure 생태계 이해)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Durable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Fonts w:ascii="Arial Unicode MS" w:cs="Arial Unicode MS" w:eastAsia="Arial Unicode MS" w:hAnsi="Arial Unicode MS"/>
                <w:rtl w:val="0"/>
              </w:rPr>
              <w:t xml:space="preserve">네이티브 (체크포인팅+장애복구)</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제한적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추가 검증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네이티브 미지원. Dapr/SQLAlchemy 세션 확장으로 부분적 상태 지속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Fonts w:ascii="Arial Unicode MS" w:cs="Arial Unicode MS" w:eastAsia="Arial Unicode MS" w:hAnsi="Arial Unicode MS"/>
                <w:rtl w:val="0"/>
              </w:rPr>
              <w:t xml:space="preserve">지원 (GA 후 재평가)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Checkpointing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네이티브 (PostgreSQL, Redis, DynamoDB 등)</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미지원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세션 상태 존재. 추가 검증</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Dapr/Redis/SQLAlchemy 세션 (체크포인팅 수준은 아님)</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Azure 저장소 연계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에러 핸들링</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노드 단위 재시도·폴백·서킷 브레이커</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Task 단위 재시도 (커스텀 에러 핸들러 구성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런타임 기반 구현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기본 재시도 (max_retries + backoff 설정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워크플로우 체크포인트 기반 복구 가능. 기본 재시도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Observability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Fonts w:ascii="Arial Unicode MS" w:cs="Arial Unicode MS" w:eastAsia="Arial Unicode MS" w:hAnsi="Arial Unicode MS"/>
                <w:rtl w:val="0"/>
              </w:rPr>
              <w:t xml:space="preserve">LangSmith 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외부 도구 연동 (Enterprise: 자체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API Server/Agent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Fonts w:ascii="Arial Unicode MS" w:cs="Arial Unicode MS" w:eastAsia="Arial Unicode MS" w:hAnsi="Arial Unicode MS"/>
                <w:rtl w:val="0"/>
              </w:rPr>
              <w:t xml:space="preserve">OpenAI 대시보드 내장</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Fonts w:ascii="Arial Unicode MS" w:cs="Arial Unicode MS" w:eastAsia="Arial Unicode MS" w:hAnsi="Arial Unicode MS"/>
                <w:rtl w:val="0"/>
              </w:rPr>
              <w:t xml:space="preserve">OpenTelemetry 네이티브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라이선스</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LangGraph License (독자)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Apache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rtl w:val="0"/>
              </w:rPr>
              <w:t xml:space="preserve">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지원 언어</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Python,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Python, TS, Go,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Python, .NET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커뮤니티</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GitHub ~24.6K Stars, PyPI ~38M+/월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GitHub ~45.9K Stars, PyPI ~12M+/월</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확산 단계. Google 주도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GitHub ~19K Stars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~1.5M/월 (autogen-agentchat)</w:t>
            </w:r>
          </w:p>
        </w:tc>
      </w:tr>
    </w:tbl>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Fonts w:ascii="Arial Unicode MS" w:cs="Arial Unicode MS" w:eastAsia="Arial Unicode MS" w:hAnsi="Arial Unicode MS"/>
          <w:i w:val="1"/>
          <w:iCs w:val="1"/>
          <w:rtl w:val="0"/>
        </w:rPr>
        <w:t xml:space="preserve">커뮤니티 지표: GitHub Stars는 관심도, PyPI 다운로드는 실사용 규모. CrewAI의 Stars가 LangGraph보다 높지만 PyPI는 LangGraph가 3배 이상. 실사용 지표에 더 무게를 둔다. (2026.03 기준)</w:t>
      </w: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b w:val="1"/>
          <w:bCs w:val="1"/>
          <w:rtl w:val="0"/>
        </w:rPr>
        <w:t xml:space="preserve">비용 참고:</w:t>
      </w:r>
      <w:r w:rsidDel="00000000" w:rsidR="00000000" w:rsidRPr="00000000">
        <w:rPr>
          <w:rFonts w:ascii="Arial Unicode MS" w:cs="Arial Unicode MS" w:eastAsia="Arial Unicode MS" w:hAnsi="Arial Unicode MS"/>
          <w:rtl w:val="0"/>
        </w:rPr>
        <w:t xml:space="preserve"> CrewAI·OpenAI Agents SDK·MS Agent Framework는 MIT, Google ADK는 Apache 2.0이므로 Framework 자체 라이선스 비용 없음. LangGraph는 독자 라이선스이므로 상업적 사용 조건 확인 필수. LangGraph API 서버는 별도 Elastic License 2.0 적용. 연계 서비스 간접 비용: CrewAI Enterprise 유료 티어, LangGraph Platform + LangSmith, Azure AI Foundry 과금.</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4"/>
        <w:rPr/>
      </w:pPr>
      <w:bookmarkStart w:colFirst="0" w:colLast="0" w:name="_fjx9ywt7yhm2" w:id="81"/>
      <w:bookmarkEnd w:id="81"/>
      <w:r w:rsidDel="00000000" w:rsidR="00000000" w:rsidRPr="00000000">
        <w:rPr>
          <w:rFonts w:ascii="Arial Unicode MS" w:cs="Arial Unicode MS" w:eastAsia="Arial Unicode MS" w:hAnsi="Arial Unicode MS"/>
          <w:rtl w:val="0"/>
        </w:rPr>
        <w:t xml:space="preserve">4.4.3 Framework-LLM 호환성 매트릭스 (2026.03 기준)</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4.3 분기4에서 LLM Provider 제약이 걸린 경우, 아래 매트릭스로 상세 호환성을 확인한다.</w:t>
      </w:r>
    </w:p>
    <w:p w:rsidR="00000000" w:rsidDel="00000000" w:rsidP="00000000" w:rsidRDefault="00000000" w:rsidRPr="00000000" w14:paraId="000005D1">
      <w:pPr>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5D2">
            <w:pPr>
              <w:rPr>
                <w:b w:val="1"/>
                <w:bCs w:val="1"/>
              </w:rPr>
            </w:pPr>
            <w:r w:rsidDel="00000000" w:rsidR="00000000" w:rsidRPr="00000000">
              <w:rPr>
                <w:b w:val="1"/>
                <w:bCs w:val="1"/>
                <w:rtl w:val="0"/>
              </w:rPr>
              <w:t xml:space="preserve">Provider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3">
            <w:pPr>
              <w:rPr>
                <w:b w:val="1"/>
                <w:bCs w:val="1"/>
              </w:rPr>
            </w:pPr>
            <w:r w:rsidDel="00000000" w:rsidR="00000000" w:rsidRPr="00000000">
              <w:rPr>
                <w:b w:val="1"/>
                <w:bCs w:val="1"/>
                <w:rtl w:val="0"/>
              </w:rPr>
              <w:t xml:space="preserve">LangGraph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4">
            <w:pPr>
              <w:rPr>
                <w:b w:val="1"/>
                <w:bCs w:val="1"/>
              </w:rPr>
            </w:pPr>
            <w:r w:rsidDel="00000000" w:rsidR="00000000" w:rsidRPr="00000000">
              <w:rPr>
                <w:b w:val="1"/>
                <w:bCs w:val="1"/>
                <w:rtl w:val="0"/>
              </w:rPr>
              <w:t xml:space="preserve">CrewAI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5">
            <w:pPr>
              <w:rPr>
                <w:b w:val="1"/>
                <w:bCs w:val="1"/>
              </w:rPr>
            </w:pPr>
            <w:r w:rsidDel="00000000" w:rsidR="00000000" w:rsidRPr="00000000">
              <w:rPr>
                <w:b w:val="1"/>
                <w:bCs w:val="1"/>
                <w:rtl w:val="0"/>
              </w:rPr>
              <w:t xml:space="preserve">Google ADK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6">
            <w:pPr>
              <w:rPr>
                <w:b w:val="1"/>
                <w:bCs w:val="1"/>
              </w:rPr>
            </w:pPr>
            <w:r w:rsidDel="00000000" w:rsidR="00000000" w:rsidRPr="00000000">
              <w:rPr>
                <w:b w:val="1"/>
                <w:bCs w:val="1"/>
                <w:rtl w:val="0"/>
              </w:rPr>
              <w:t xml:space="preserve">OpenAI Agents SDK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5D7">
            <w:pPr>
              <w:rPr>
                <w:b w:val="1"/>
                <w:bCs w:val="1"/>
              </w:rPr>
            </w:pPr>
            <w:r w:rsidDel="00000000" w:rsidR="00000000" w:rsidRPr="00000000">
              <w:rPr>
                <w:b w:val="1"/>
                <w:bCs w:val="1"/>
                <w:rtl w:val="0"/>
              </w:rPr>
              <w:t xml:space="preserve">MS Agent 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어댑터/LiteLLM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네이티브 (최적화)</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네이티브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어댑터/LiteLLM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LiteLLM 확장(베타)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네이티브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Google (Gemini)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LiteLLM 확장(베타)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네이티브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DeepSeek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네이티브 (호환API)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네이티브 (LiteLLM)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어댑터/LiteLLM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LiteLLM 확장(베타)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어댑터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오픈소스 (vLLM/Ollama)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네이티브</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Fonts w:ascii="Arial Unicode MS" w:cs="Arial Unicode MS" w:eastAsia="Arial Unicode MS" w:hAnsi="Arial Unicode MS"/>
                <w:rtl w:val="0"/>
              </w:rPr>
              <w:t xml:space="preserve">네이티브 (LiteLLM)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어댑터/LiteLLM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LiteLLM 확장(베타)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어댑터</w:t>
            </w:r>
          </w:p>
        </w:tc>
      </w:tr>
    </w:tbl>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b w:val="1"/>
          <w:bCs w:val="1"/>
          <w:rtl w:val="0"/>
        </w:rPr>
        <w:t xml:space="preserve">OpenAI Agents SDK LiteLLM 확장 참고:</w:t>
      </w:r>
      <w:r w:rsidDel="00000000" w:rsidR="00000000" w:rsidRPr="00000000">
        <w:rPr>
          <w:rFonts w:ascii="Arial Unicode MS" w:cs="Arial Unicode MS" w:eastAsia="Arial Unicode MS" w:hAnsi="Arial Unicode MS"/>
          <w:rtl w:val="0"/>
        </w:rPr>
        <w:t xml:space="preserve"> 공식 베타(</w:t>
      </w:r>
      <w:r w:rsidDel="00000000" w:rsidR="00000000" w:rsidRPr="00000000">
        <w:rPr>
          <w:rFonts w:ascii="Roboto Mono" w:cs="Roboto Mono" w:eastAsia="Roboto Mono" w:hAnsi="Roboto Mono"/>
          <w:color w:val="188038"/>
          <w:rtl w:val="0"/>
        </w:rPr>
        <w:t xml:space="preserve">openai-agents[litellm]</w:t>
      </w:r>
      <w:r w:rsidDel="00000000" w:rsidR="00000000" w:rsidRPr="00000000">
        <w:rPr>
          <w:rFonts w:ascii="Arial Unicode MS" w:cs="Arial Unicode MS" w:eastAsia="Arial Unicode MS" w:hAnsi="Arial Unicode MS"/>
          <w:rtl w:val="0"/>
        </w:rPr>
        <w:t xml:space="preserve">)이다. Responses API 미지원 Provider에서는 Chat Completions 폴백으로 동작한다.</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Fonts w:ascii="Arial Unicode MS" w:cs="Arial Unicode MS" w:eastAsia="Arial Unicode MS" w:hAnsi="Arial Unicode MS"/>
          <w:b w:val="1"/>
          <w:bCs w:val="1"/>
          <w:rtl w:val="0"/>
        </w:rPr>
        <w:t xml:space="preserve">Tool Use 호환성 주의:</w:t>
      </w:r>
      <w:r w:rsidDel="00000000" w:rsidR="00000000" w:rsidRPr="00000000">
        <w:rPr>
          <w:rFonts w:ascii="Arial Unicode MS" w:cs="Arial Unicode MS" w:eastAsia="Arial Unicode MS" w:hAnsi="Arial Unicode MS"/>
          <w:rtl w:val="0"/>
        </w:rPr>
        <w:t xml:space="preserve"> 텍스트 생성은 호환되더라도 Tool Use 스키마 형식은 Provider별 상이. MS Agent Framework·OpenAI Agents SDK에서 비OpenAI 모델 사용 시 Tool Use 동작 반드시 검증.</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b w:val="1"/>
          <w:bCs w:val="1"/>
          <w:rtl w:val="0"/>
        </w:rPr>
        <w:t xml:space="preserve">Failover·Routing 관계:</w:t>
      </w:r>
      <w:r w:rsidDel="00000000" w:rsidR="00000000" w:rsidRPr="00000000">
        <w:rPr>
          <w:rFonts w:ascii="Arial Unicode MS" w:cs="Arial Unicode MS" w:eastAsia="Arial Unicode MS" w:hAnsi="Arial Unicode MS"/>
          <w:rtl w:val="0"/>
        </w:rPr>
        <w:t xml:space="preserve"> 3.4절에서 Multi-Provider Failover/Routing 채택 시, Primary·Secondary 모두 네이티브 지원 필요. LangGraph 또는 CrewAI가 주요 적합 후보.</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i w:val="1"/>
          <w:iCs w:val="1"/>
          <w:rtl w:val="0"/>
        </w:rPr>
        <w:t xml:space="preserve">(Provider 지원은 빠르게 확장 중. 도입 시점에 공식 문서 재확인.)</w:t>
      </w: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pStyle w:val="Heading3"/>
        <w:rPr/>
      </w:pPr>
      <w:bookmarkStart w:colFirst="0" w:colLast="0" w:name="_3qzc4xzeesj1" w:id="82"/>
      <w:bookmarkEnd w:id="82"/>
      <w:r w:rsidDel="00000000" w:rsidR="00000000" w:rsidRPr="00000000">
        <w:rPr>
          <w:rFonts w:ascii="Arial Unicode MS" w:cs="Arial Unicode MS" w:eastAsia="Arial Unicode MS" w:hAnsi="Arial Unicode MS"/>
          <w:rtl w:val="0"/>
        </w:rPr>
        <w:t xml:space="preserve">4.5 안티패턴: 선정 결과 검증 체크리스트</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4.3에서 도출한 결론이 아래 안티패턴에 해당하지 않는지 최종 점검한다. 해당하는 항목이 있으면 4.3으로 돌아가 조건을 재확인한다.</w:t>
      </w:r>
    </w:p>
    <w:p w:rsidR="00000000" w:rsidDel="00000000" w:rsidP="00000000" w:rsidRDefault="00000000" w:rsidRPr="00000000" w14:paraId="00000601">
      <w:pPr>
        <w:rPr/>
      </w:pPr>
      <w:r w:rsidDel="00000000" w:rsidR="00000000" w:rsidRPr="00000000">
        <w:rPr>
          <w:rtl w:val="0"/>
        </w:rPr>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005"/>
        <w:gridCol w:w="3270"/>
        <w:tblGridChange w:id="0">
          <w:tblGrid>
            <w:gridCol w:w="1725"/>
            <w:gridCol w:w="4005"/>
            <w:gridCol w:w="327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0602">
            <w:pPr>
              <w:rPr>
                <w:b w:val="1"/>
                <w:bCs w:val="1"/>
              </w:rPr>
            </w:pPr>
            <w:r w:rsidDel="00000000" w:rsidR="00000000" w:rsidRPr="00000000">
              <w:rPr>
                <w:rFonts w:ascii="Arial Unicode MS" w:cs="Arial Unicode MS" w:eastAsia="Arial Unicode MS" w:hAnsi="Arial Unicode MS"/>
                <w:b w:val="1"/>
                <w:bCs w:val="1"/>
                <w:rtl w:val="0"/>
              </w:rPr>
              <w:t xml:space="preserve">안티패턴</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03">
            <w:pPr>
              <w:rPr>
                <w:b w:val="1"/>
                <w:bCs w:val="1"/>
              </w:rPr>
            </w:pPr>
            <w:r w:rsidDel="00000000" w:rsidR="00000000" w:rsidRPr="00000000">
              <w:rPr>
                <w:rFonts w:ascii="Arial Unicode MS" w:cs="Arial Unicode MS" w:eastAsia="Arial Unicode MS" w:hAnsi="Arial Unicode MS"/>
                <w:b w:val="1"/>
                <w:bCs w:val="1"/>
                <w:rtl w:val="0"/>
              </w:rPr>
              <w:t xml:space="preserve">해당 여부 확인</w:t>
            </w:r>
          </w:p>
        </w:tc>
        <w:tc>
          <w:tcPr>
            <w:shd w:fill="efefef" w:val="clear"/>
            <w:tcMar>
              <w:top w:w="100.0" w:type="dxa"/>
              <w:left w:w="100.0" w:type="dxa"/>
              <w:bottom w:w="100.0" w:type="dxa"/>
              <w:right w:w="100.0" w:type="dxa"/>
            </w:tcMar>
            <w:vAlign w:val="top"/>
          </w:tcPr>
          <w:p w:rsidR="00000000" w:rsidDel="00000000" w:rsidP="00000000" w:rsidRDefault="00000000" w:rsidRPr="00000000" w14:paraId="00000604">
            <w:pPr>
              <w:rPr>
                <w:b w:val="1"/>
                <w:bCs w:val="1"/>
              </w:rPr>
            </w:pPr>
            <w:r w:rsidDel="00000000" w:rsidR="00000000" w:rsidRPr="00000000">
              <w:rPr>
                <w:rFonts w:ascii="Arial Unicode MS" w:cs="Arial Unicode MS" w:eastAsia="Arial Unicode MS" w:hAnsi="Arial Unicode MS"/>
                <w:b w:val="1"/>
                <w:bCs w:val="1"/>
                <w:rtl w:val="0"/>
              </w:rPr>
              <w:t xml:space="preserve">발생 시 결과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PoC에서 프로덕션 재작성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CrewAI로 PoC 후 프로덕션 전환 시 Durable Execution·비동기 HITL이 필요해지는가?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LangGraph로 전면 재작성. 워크플로우·상태 관리 대부분 재설계. 수주~수개월 지연.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벤더 종속</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OpenAI Agents SDK 선택 후 프로덕션 수준의 멀티 Provider Failover가 필요해질 가능성이 있는가? (LiteLLM 확장은 베타이므로 프로덕션 Failover에는 부족할 수 있다.)</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LiteLLM 확장의 베타 한계를 넘어서는 요구 시 Provider 추상화 + Handoff + Tool 정의 전면 변환. 전면 재작성에 가까움.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오버엔지니어링</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단일 Agent + 소수 도구 PoC에 LangGraph를 선택하지 않았는가?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학습 1</w:t>
            </w:r>
            <w:r w:rsidDel="00000000" w:rsidR="00000000" w:rsidRPr="00000000">
              <w:rPr>
                <w:rFonts w:ascii="Arial Unicode MS" w:cs="Arial Unicode MS" w:eastAsia="Arial Unicode MS" w:hAnsi="Arial Unicode MS"/>
                <w:strike w:val="1"/>
                <w:rtl w:val="0"/>
              </w:rPr>
              <w:t xml:space="preserve">2주 소요로 PoC 일정 초과. CrewAI나 OpenAI SDK면 2</w:t>
            </w:r>
            <w:r w:rsidDel="00000000" w:rsidR="00000000" w:rsidRPr="00000000">
              <w:rPr>
                <w:rFonts w:ascii="Arial Unicode MS" w:cs="Arial Unicode MS" w:eastAsia="Arial Unicode MS" w:hAnsi="Arial Unicode MS"/>
                <w:rtl w:val="0"/>
              </w:rPr>
              <w:t xml:space="preserve">3일 완료.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GA 미달 프로덕션 투입</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OpenAI SDK(v0.x)를 프로덕션에 바로 적용하지 않는가? MS Agent Framework는 GA 확정 시 이 항목에서 제외.</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API Breaking Change로 업그레이드 시 전면 수정. 장애 대응 지연.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불필요 A2A 도입</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프레임워크 내부 라우팅으로 충분한 구조에 A2A를 도입하지 않는가?</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Agent Card·분산 트레이싱 등 불필요한 복잡성. 개발 2~3주 지연.</w:t>
            </w:r>
          </w:p>
        </w:tc>
      </w:tr>
    </w:tbl>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i w:val="1"/>
          <w:iCs w:val="1"/>
          <w:rtl w:val="0"/>
        </w:rPr>
        <w:t xml:space="preserve">모든 항목에서 "해당 없음"이면 4.3의 결론을 최종 확정한다. 하나라도 해당하면 4.3의 보정(4.3.5)을 다시 확인하거나, 대안 Framework를 재검토한다.</w:t>
      </w: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i w:val="1"/>
          <w:iCs w:val="1"/>
          <w:rtl w:val="0"/>
        </w:rPr>
        <w:t xml:space="preserve">4장의 결론이 확정되면, 선택한 Framework의 MCP/Tool 연동 방식을 5장에서, Agent 간 협업 프로토콜을 6장에서, Observability 연계를 10장에서 각각 점검한다.</w:t>
      </w:r>
      <w:r w:rsidDel="00000000" w:rsidR="00000000" w:rsidRPr="00000000">
        <w:rPr>
          <w:rtl w:val="0"/>
        </w:rPr>
      </w:r>
    </w:p>
    <w:p w:rsidR="00000000" w:rsidDel="00000000" w:rsidP="00000000" w:rsidRDefault="00000000" w:rsidRPr="00000000" w14:paraId="00000618">
      <w:pPr>
        <w:rPr>
          <w:b w:val="1"/>
          <w:bCs w:val="1"/>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2"/>
        <w:rPr>
          <w:color w:val="333333"/>
        </w:rPr>
      </w:pPr>
      <w:bookmarkStart w:colFirst="0" w:colLast="0" w:name="_6h2j0ny4i6ja" w:id="83"/>
      <w:bookmarkEnd w:id="83"/>
      <w:r w:rsidDel="00000000" w:rsidR="00000000" w:rsidRPr="00000000">
        <w:rPr>
          <w:rFonts w:ascii="Arial Unicode MS" w:cs="Arial Unicode MS" w:eastAsia="Arial Unicode MS" w:hAnsi="Arial Unicode MS"/>
          <w:rtl w:val="0"/>
        </w:rPr>
        <w:t xml:space="preserve">5. Tool 연동 방식 선정 </w:t>
      </w:r>
      <w:r w:rsidDel="00000000" w:rsidR="00000000" w:rsidRPr="00000000">
        <w:rPr>
          <w:rtl w:val="0"/>
        </w:rPr>
        <w:t xml:space="preserve">(Function Calling / MCP)</w:t>
      </w:r>
      <w:r w:rsidDel="00000000" w:rsidR="00000000" w:rsidRPr="00000000">
        <w:rPr>
          <w:rtl w:val="0"/>
        </w:rPr>
      </w:r>
    </w:p>
    <w:p w:rsidR="00000000" w:rsidDel="00000000" w:rsidP="00000000" w:rsidRDefault="00000000" w:rsidRPr="00000000" w14:paraId="0000061E">
      <w:pPr>
        <w:pStyle w:val="Heading3"/>
        <w:rPr/>
      </w:pPr>
      <w:bookmarkStart w:colFirst="0" w:colLast="0" w:name="_6b9vkl5pdw4u" w:id="84"/>
      <w:bookmarkEnd w:id="84"/>
      <w:r w:rsidDel="00000000" w:rsidR="00000000" w:rsidRPr="00000000">
        <w:rPr>
          <w:rFonts w:ascii="Arial Unicode MS" w:cs="Arial Unicode MS" w:eastAsia="Arial Unicode MS" w:hAnsi="Arial Unicode MS"/>
          <w:rtl w:val="0"/>
        </w:rPr>
        <w:t xml:space="preserve">5.1 FC/MCP의 정의와 적용 범위</w:t>
      </w:r>
    </w:p>
    <w:p w:rsidR="00000000" w:rsidDel="00000000" w:rsidP="00000000" w:rsidRDefault="00000000" w:rsidRPr="00000000" w14:paraId="0000061F">
      <w:pPr>
        <w:spacing w:after="60" w:before="60" w:lineRule="auto"/>
        <w:rPr/>
      </w:pPr>
      <w:r w:rsidDel="00000000" w:rsidR="00000000" w:rsidRPr="00000000">
        <w:rPr>
          <w:rFonts w:ascii="Arial Unicode MS" w:cs="Arial Unicode MS" w:eastAsia="Arial Unicode MS" w:hAnsi="Arial Unicode MS"/>
          <w:rtl w:val="0"/>
        </w:rPr>
        <w:t xml:space="preserve">AI Agent가 외부 도구 및 다른 Agent와 상호작용하는 방식은 시스템의 확장성, 유지보수성, 보안성, 운영 비용에 결정적 영향을 미친다. 본 장에서는 Agent가 도구를 연결하는 두 가지 방식인 FC(Function Calling)와 MCP(Model Context Protocol)의 선정 전략을 제시한다.</w:t>
      </w:r>
    </w:p>
    <w:p w:rsidR="00000000" w:rsidDel="00000000" w:rsidP="00000000" w:rsidRDefault="00000000" w:rsidRPr="00000000" w14:paraId="00000620">
      <w:pPr>
        <w:spacing w:after="60" w:before="60" w:lineRule="auto"/>
        <w:rPr/>
      </w:pPr>
      <w:r w:rsidDel="00000000" w:rsidR="00000000" w:rsidRPr="00000000">
        <w:rPr>
          <w:rtl w:val="0"/>
        </w:rPr>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80" w:before="60" w:lineRule="auto"/>
        <w:ind w:left="360" w:firstLine="0"/>
        <w:rPr>
          <w:i w:val="1"/>
          <w:iCs w:val="1"/>
          <w:color w:val="444444"/>
          <w:sz w:val="20"/>
          <w:szCs w:val="20"/>
        </w:rPr>
      </w:pPr>
      <w:r w:rsidDel="00000000" w:rsidR="00000000" w:rsidRPr="00000000">
        <w:rPr>
          <w:rFonts w:ascii="Arial Unicode MS" w:cs="Arial Unicode MS" w:eastAsia="Arial Unicode MS" w:hAnsi="Arial Unicode MS"/>
          <w:i w:val="1"/>
          <w:iCs w:val="1"/>
          <w:color w:val="444444"/>
          <w:sz w:val="20"/>
          <w:szCs w:val="20"/>
          <w:rtl w:val="0"/>
        </w:rPr>
        <w:t xml:space="preserve">참고) 이 장의 스코프: Agent ↔ 도구 연동에 집중한다. </w:t>
        <w:br w:type="textWrapping"/>
        <w:t xml:space="preserve">        Agent ↔ Agent 간 통신(A2A)은 적용 레이어가 다르므로 6장에서 별도로 다룬다.</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i w:val="1"/>
          <w:iCs w:val="1"/>
          <w:color w:val="444444"/>
          <w:sz w:val="20"/>
          <w:szCs w:val="20"/>
        </w:rPr>
      </w:pPr>
      <w:r w:rsidDel="00000000" w:rsidR="00000000" w:rsidRPr="00000000">
        <w:rPr>
          <w:rtl w:val="0"/>
        </w:rPr>
      </w:r>
    </w:p>
    <w:p w:rsidR="00000000" w:rsidDel="00000000" w:rsidP="00000000" w:rsidRDefault="00000000" w:rsidRPr="00000000" w14:paraId="00000623">
      <w:pPr>
        <w:pStyle w:val="Heading4"/>
        <w:keepNext w:val="0"/>
        <w:keepLines w:val="0"/>
        <w:spacing w:before="280" w:lineRule="auto"/>
        <w:rPr/>
      </w:pPr>
      <w:bookmarkStart w:colFirst="0" w:colLast="0" w:name="_agsmadt0n3m7" w:id="85"/>
      <w:bookmarkEnd w:id="85"/>
      <w:r w:rsidDel="00000000" w:rsidR="00000000" w:rsidRPr="00000000">
        <w:rPr>
          <w:rFonts w:ascii="Arial Unicode MS" w:cs="Arial Unicode MS" w:eastAsia="Arial Unicode MS" w:hAnsi="Arial Unicode MS"/>
          <w:rtl w:val="0"/>
        </w:rPr>
        <w:t xml:space="preserve">5.1.1 대상 정의</w:t>
      </w:r>
    </w:p>
    <w:tbl>
      <w:tblPr>
        <w:tblStyle w:val="Table5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870"/>
        <w:tblGridChange w:id="0">
          <w:tblGrid>
            <w:gridCol w:w="2145"/>
            <w:gridCol w:w="6870"/>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24">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대상</w:t>
            </w:r>
            <w:r w:rsidDel="00000000" w:rsidR="00000000" w:rsidRPr="00000000">
              <w:rPr>
                <w:rtl w:val="0"/>
              </w:rPr>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25">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정의</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26">
            <w:pPr>
              <w:spacing w:after="20" w:before="20" w:lineRule="auto"/>
              <w:rPr>
                <w:b w:val="1"/>
                <w:bCs w:val="1"/>
                <w:color w:val="333333"/>
                <w:sz w:val="19"/>
                <w:szCs w:val="19"/>
              </w:rPr>
            </w:pPr>
            <w:r w:rsidDel="00000000" w:rsidR="00000000" w:rsidRPr="00000000">
              <w:rPr>
                <w:b w:val="1"/>
                <w:bCs w:val="1"/>
                <w:color w:val="333333"/>
                <w:sz w:val="19"/>
                <w:szCs w:val="19"/>
                <w:rtl w:val="0"/>
              </w:rPr>
              <w:t xml:space="preserve">FC (Function Calling)</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27">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LLM API의 기능(feature). 모델이 호출할 함수와 인자를 JSON으로 반환하면, 애플리케이션이 실행하는 구조. Agent가 도구를 호출하는 가장 기본적인 메커니즘이다.</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28">
            <w:pPr>
              <w:spacing w:after="20" w:before="20" w:lineRule="auto"/>
              <w:rPr>
                <w:b w:val="1"/>
                <w:bCs w:val="1"/>
                <w:color w:val="333333"/>
                <w:sz w:val="19"/>
                <w:szCs w:val="19"/>
              </w:rPr>
            </w:pPr>
            <w:r w:rsidDel="00000000" w:rsidR="00000000" w:rsidRPr="00000000">
              <w:rPr>
                <w:b w:val="1"/>
                <w:bCs w:val="1"/>
                <w:color w:val="333333"/>
                <w:sz w:val="19"/>
                <w:szCs w:val="19"/>
                <w:rtl w:val="0"/>
              </w:rPr>
              <w:t xml:space="preserve">MCP (Model Context Protocol)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29">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LLM 애플리케이션이 외부 도구와 데이터 소스를 표준화된 방식으로 연결하기 위한 개방형 프로토콜. Anthropic 주도, 2024.11 발표. 도구의 발견, 노출, 호출을 표준화하며, Resource(데이터 소스 노출)와 Prompt(프롬프트 템플릿)도 표준화한다.</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2A">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도구 (Tool)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2B">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Agent가 외부 시스템과 상호작용하기 위해 호출하는 함수, API, 서비스를 통칭한다.</w:t>
            </w:r>
          </w:p>
        </w:tc>
      </w:tr>
    </w:tbl>
    <w:p w:rsidR="00000000" w:rsidDel="00000000" w:rsidP="00000000" w:rsidRDefault="00000000" w:rsidRPr="00000000" w14:paraId="0000062C">
      <w:pPr>
        <w:pStyle w:val="Heading4"/>
        <w:keepNext w:val="0"/>
        <w:keepLines w:val="0"/>
        <w:spacing w:before="280" w:lineRule="auto"/>
        <w:rPr/>
      </w:pPr>
      <w:bookmarkStart w:colFirst="0" w:colLast="0" w:name="_jna7yygr9axi" w:id="86"/>
      <w:bookmarkEnd w:id="86"/>
      <w:r w:rsidDel="00000000" w:rsidR="00000000" w:rsidRPr="00000000">
        <w:rPr>
          <w:rtl w:val="0"/>
        </w:rPr>
      </w:r>
    </w:p>
    <w:p w:rsidR="00000000" w:rsidDel="00000000" w:rsidP="00000000" w:rsidRDefault="00000000" w:rsidRPr="00000000" w14:paraId="0000062D">
      <w:pPr>
        <w:pStyle w:val="Heading4"/>
        <w:keepNext w:val="0"/>
        <w:keepLines w:val="0"/>
        <w:spacing w:before="280" w:lineRule="auto"/>
        <w:rPr/>
      </w:pPr>
      <w:bookmarkStart w:colFirst="0" w:colLast="0" w:name="_21lloz8e5eg2" w:id="87"/>
      <w:bookmarkEnd w:id="87"/>
      <w:r w:rsidDel="00000000" w:rsidR="00000000" w:rsidRPr="00000000">
        <w:rPr>
          <w:rFonts w:ascii="Arial Unicode MS" w:cs="Arial Unicode MS" w:eastAsia="Arial Unicode MS" w:hAnsi="Arial Unicode MS"/>
          <w:rtl w:val="0"/>
        </w:rPr>
        <w:t xml:space="preserve">5.1.2 레이어 포지셔닝</w:t>
      </w:r>
    </w:p>
    <w:p w:rsidR="00000000" w:rsidDel="00000000" w:rsidP="00000000" w:rsidRDefault="00000000" w:rsidRPr="00000000" w14:paraId="0000062E">
      <w:pPr>
        <w:spacing w:after="60" w:before="60" w:lineRule="auto"/>
        <w:rPr>
          <w:color w:val="333333"/>
        </w:rPr>
      </w:pPr>
      <w:r w:rsidDel="00000000" w:rsidR="00000000" w:rsidRPr="00000000">
        <w:rPr>
          <w:rFonts w:ascii="Arial Unicode MS" w:cs="Arial Unicode MS" w:eastAsia="Arial Unicode MS" w:hAnsi="Arial Unicode MS"/>
          <w:color w:val="333333"/>
          <w:rtl w:val="0"/>
        </w:rPr>
        <w:t xml:space="preserve">FC와 MCP는 대체 관계가 아니라 보완 관계이다. MCP 서버가 도구를 표준화하여 노출하고, Agent는 LLM의 FC를 통해 해당 도구를 호출하는 구조가 일반적이다. </w:t>
      </w:r>
      <w:r w:rsidDel="00000000" w:rsidR="00000000" w:rsidRPr="00000000">
        <w:rPr>
          <w:rtl w:val="0"/>
        </w:rPr>
      </w:r>
    </w:p>
    <w:tbl>
      <w:tblPr>
        <w:tblStyle w:val="Table5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385"/>
        <w:gridCol w:w="2565"/>
        <w:gridCol w:w="2565"/>
        <w:tblGridChange w:id="0">
          <w:tblGrid>
            <w:gridCol w:w="1500"/>
            <w:gridCol w:w="2385"/>
            <w:gridCol w:w="2565"/>
            <w:gridCol w:w="256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2F">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레이어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30">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역할</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31">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질문</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32">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비유</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3">
            <w:pPr>
              <w:spacing w:after="20" w:before="20" w:lineRule="auto"/>
              <w:rPr>
                <w:b w:val="1"/>
                <w:bCs w:val="1"/>
                <w:color w:val="333333"/>
                <w:sz w:val="19"/>
                <w:szCs w:val="19"/>
              </w:rPr>
            </w:pPr>
            <w:r w:rsidDel="00000000" w:rsidR="00000000" w:rsidRPr="00000000">
              <w:rPr>
                <w:b w:val="1"/>
                <w:bCs w:val="1"/>
                <w:color w:val="333333"/>
                <w:sz w:val="19"/>
                <w:szCs w:val="19"/>
                <w:rtl w:val="0"/>
              </w:rPr>
              <w:t xml:space="preserve">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4">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Agent가 도구를 호출하는 메커니즘</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5">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"이 도구를 어떻게 호출하지?"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6">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함수를 직접 호출하는 것</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7">
            <w:pPr>
              <w:spacing w:after="20" w:before="20" w:lineRule="auto"/>
              <w:rPr>
                <w:b w:val="1"/>
                <w:bCs w:val="1"/>
                <w:color w:val="333333"/>
                <w:sz w:val="19"/>
                <w:szCs w:val="19"/>
              </w:rPr>
            </w:pPr>
            <w:r w:rsidDel="00000000" w:rsidR="00000000" w:rsidRPr="00000000">
              <w:rPr>
                <w:b w:val="1"/>
                <w:bCs w:val="1"/>
                <w:color w:val="333333"/>
                <w:sz w:val="19"/>
                <w:szCs w:val="19"/>
                <w:rtl w:val="0"/>
              </w:rPr>
              <w:t xml:space="preserve">MCP</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8">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도구/데이터를 표준화하여 노출·관리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9">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"어떤 도구들이 있고, 어떻게 연결하지?"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A">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USB 포트 같은 표준 인터페이스</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B">
            <w:pPr>
              <w:spacing w:after="20" w:before="20" w:lineRule="auto"/>
              <w:rPr>
                <w:color w:val="333333"/>
                <w:sz w:val="19"/>
                <w:szCs w:val="19"/>
              </w:rPr>
            </w:pPr>
            <w:r w:rsidDel="00000000" w:rsidR="00000000" w:rsidRPr="00000000">
              <w:rPr>
                <w:color w:val="333333"/>
                <w:sz w:val="19"/>
                <w:szCs w:val="19"/>
                <w:rtl w:val="0"/>
              </w:rPr>
              <w:t xml:space="preserve">A2A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C">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Agent 간 발견·협업·위임 프로토콜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D">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"다른 Agent에게 이 작업을 맡기려면?"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3E">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팀원 간 업무 위임과 협업</w:t>
            </w:r>
          </w:p>
        </w:tc>
      </w:tr>
    </w:tbl>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80" w:before="60" w:lineRule="auto"/>
        <w:ind w:left="360" w:firstLine="0"/>
        <w:rPr>
          <w:i w:val="1"/>
          <w:iCs w:val="1"/>
          <w:color w:val="444444"/>
          <w:sz w:val="20"/>
          <w:szCs w:val="20"/>
        </w:rPr>
      </w:pPr>
      <w:r w:rsidDel="00000000" w:rsidR="00000000" w:rsidRPr="00000000">
        <w:rPr>
          <w:rFonts w:ascii="Arial Unicode MS" w:cs="Arial Unicode MS" w:eastAsia="Arial Unicode MS" w:hAnsi="Arial Unicode MS"/>
          <w:i w:val="1"/>
          <w:iCs w:val="1"/>
          <w:color w:val="444444"/>
          <w:sz w:val="20"/>
          <w:szCs w:val="20"/>
          <w:rtl w:val="0"/>
        </w:rPr>
        <w:t xml:space="preserve">A2A(Agent-to-Agent)는 도구 연동과는 적용 레이어가 다르다. A2A의 도입 판단과 설계는 6장에서 다룬다.</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4"/>
        <w:keepNext w:val="0"/>
        <w:keepLines w:val="0"/>
        <w:spacing w:before="280" w:lineRule="auto"/>
        <w:rPr/>
      </w:pPr>
      <w:bookmarkStart w:colFirst="0" w:colLast="0" w:name="_5g1ru6aeoa95" w:id="88"/>
      <w:bookmarkEnd w:id="88"/>
      <w:r w:rsidDel="00000000" w:rsidR="00000000" w:rsidRPr="00000000">
        <w:rPr>
          <w:rtl w:val="0"/>
        </w:rPr>
        <w:t xml:space="preserve">5.1.3 </w:t>
      </w:r>
      <w:commentRangeStart w:id="6"/>
      <w:commentRangeStart w:id="7"/>
      <w:r w:rsidDel="00000000" w:rsidR="00000000" w:rsidRPr="00000000">
        <w:rPr>
          <w:rFonts w:ascii="Arial Unicode MS" w:cs="Arial Unicode MS" w:eastAsia="Arial Unicode MS" w:hAnsi="Arial Unicode MS"/>
          <w:rtl w:val="0"/>
        </w:rPr>
        <w:t xml:space="preserve">강도 기준 (RFC 2119 준용</w:t>
      </w:r>
      <w:r w:rsidDel="00000000" w:rsidR="00000000" w:rsidRPr="00000000">
        <w:rPr>
          <w:vertAlign w:val="superscript"/>
        </w:rPr>
        <w:footnoteReference w:customMarkFollows="0" w:id="0"/>
      </w:r>
      <w:r w:rsidDel="00000000" w:rsidR="00000000" w:rsidRPr="00000000">
        <w:rPr>
          <w:rtl w:val="0"/>
        </w:rPr>
        <w:t xml:space="preserv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642">
      <w:pPr>
        <w:spacing w:after="80" w:before="60" w:lineRule="auto"/>
        <w:rPr/>
      </w:pPr>
      <w:r w:rsidDel="00000000" w:rsidR="00000000" w:rsidRPr="00000000">
        <w:rPr>
          <w:rFonts w:ascii="Arial Unicode MS" w:cs="Arial Unicode MS" w:eastAsia="Arial Unicode MS" w:hAnsi="Arial Unicode MS"/>
          <w:rtl w:val="0"/>
        </w:rPr>
        <w:t xml:space="preserve">본 문서에서 적용 강도를 구분하기 위해 RFC 2119 방식의 표현을 준용한다. 이는</w:t>
      </w:r>
      <w:r w:rsidDel="00000000" w:rsidR="00000000" w:rsidRPr="00000000">
        <w:rPr>
          <w:rFonts w:ascii="Arial Unicode MS" w:cs="Arial Unicode MS" w:eastAsia="Arial Unicode MS" w:hAnsi="Arial Unicode MS"/>
          <w:rtl w:val="0"/>
        </w:rPr>
        <w:t xml:space="preserve"> 각 기준의 필수 여부와 예외 허용 범위를 명확히 하기 위한 것이다.</w:t>
      </w:r>
    </w:p>
    <w:p w:rsidR="00000000" w:rsidDel="00000000" w:rsidP="00000000" w:rsidRDefault="00000000" w:rsidRPr="00000000" w14:paraId="00000643">
      <w:pPr>
        <w:spacing w:after="80" w:before="60" w:lineRule="auto"/>
        <w:rPr/>
      </w:pPr>
      <w:r w:rsidDel="00000000" w:rsidR="00000000" w:rsidRPr="00000000">
        <w:rPr>
          <w:rFonts w:ascii="Arial Unicode MS" w:cs="Arial Unicode MS" w:eastAsia="Arial Unicode MS" w:hAnsi="Arial Unicode MS"/>
          <w:rtl w:val="0"/>
        </w:rPr>
        <w:t xml:space="preserve">즉, 모든 항목을 동일한 수준으로 해석하지 않고, 반드시 지켜야 하는 요구사항인지, 기본 원칙으로 권고하는 사항인지, 프로젝트 상황에 따라 선택 가능한 사항인지를 구분하기 위해 사용한다.</w:t>
      </w:r>
      <w:r w:rsidDel="00000000" w:rsidR="00000000" w:rsidRPr="00000000">
        <w:rPr>
          <w:rtl w:val="0"/>
        </w:rPr>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8715258907246"/>
        <w:gridCol w:w="3375.5124429671014"/>
        <w:gridCol w:w="3245.127842165797"/>
        <w:tblGridChange w:id="0">
          <w:tblGrid>
            <w:gridCol w:w="2404.8715258907246"/>
            <w:gridCol w:w="3375.5124429671014"/>
            <w:gridCol w:w="3245.127842165797"/>
          </w:tblGrid>
        </w:tblGridChange>
      </w:tblGrid>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44">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용어</w:t>
            </w:r>
          </w:p>
        </w:tc>
        <w:tc>
          <w:tcPr>
            <w:tcBorders>
              <w:top w:color="ffffff" w:space="0" w:sz="6" w:val="single"/>
              <w:left w:color="ffffff" w:space="0" w:sz="6" w:val="single"/>
              <w:bottom w:color="ffffff" w:space="0" w:sz="6" w:val="single"/>
              <w:right w:color="ffffff"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45">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의미</w:t>
            </w:r>
          </w:p>
        </w:tc>
        <w:tc>
          <w:tcPr>
            <w:tcBorders>
              <w:top w:color="ffffff" w:space="0" w:sz="6" w:val="single"/>
              <w:left w:color="ffffff" w:space="0" w:sz="6" w:val="single"/>
              <w:bottom w:color="ffffff" w:space="0" w:sz="6" w:val="single"/>
              <w:right w:color="ffffff"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46">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예시</w:t>
            </w:r>
          </w:p>
        </w:tc>
      </w:tr>
      <w:tr>
        <w:trPr>
          <w:cantSplit w:val="0"/>
          <w:trHeight w:val="750" w:hRule="atLeast"/>
          <w:tblHeader w:val="0"/>
        </w:trPr>
        <w:tc>
          <w:tcPr>
            <w:tcBorders>
              <w:top w:color="ffffff"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7">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해야 한다 (MUST)</w:t>
            </w:r>
          </w:p>
        </w:tc>
        <w:tc>
          <w:tcPr>
            <w:tcBorders>
              <w:top w:color="ffffff"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필수 요건. 예외 없이 준수해야 함.</w:t>
            </w:r>
          </w:p>
        </w:tc>
        <w:tc>
          <w:tcPr>
            <w:tcBorders>
              <w:top w:color="ffffff"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보안 체크리스트는 모든 Agent가 충족해야 한다.</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A">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권고한다 (SHOULD)</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강하게 권장하나, 타당한 사유가 있으면 예외 가능.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도입 시 Streamable HTTP를 권고한다.</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D">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 수 있다 (MAY)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선택적. 프로젝트 상황에 따라 판단.</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4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동적 도구 검색을 병용할 수 있다.</w:t>
            </w:r>
          </w:p>
        </w:tc>
      </w:tr>
    </w:tbl>
    <w:p w:rsidR="00000000" w:rsidDel="00000000" w:rsidP="00000000" w:rsidRDefault="00000000" w:rsidRPr="00000000" w14:paraId="00000650">
      <w:pPr>
        <w:spacing w:after="80" w:before="60" w:lineRule="auto"/>
        <w:rPr/>
      </w:pPr>
      <w:r w:rsidDel="00000000" w:rsidR="00000000" w:rsidRPr="00000000">
        <w:rPr>
          <w:rtl w:val="0"/>
        </w:rPr>
      </w:r>
    </w:p>
    <w:p w:rsidR="00000000" w:rsidDel="00000000" w:rsidP="00000000" w:rsidRDefault="00000000" w:rsidRPr="00000000" w14:paraId="00000651">
      <w:pPr>
        <w:pStyle w:val="Heading4"/>
        <w:rPr/>
      </w:pPr>
      <w:bookmarkStart w:colFirst="0" w:colLast="0" w:name="_hvccjt7zzr43" w:id="89"/>
      <w:bookmarkEnd w:id="89"/>
      <w:r w:rsidDel="00000000" w:rsidR="00000000" w:rsidRPr="00000000">
        <w:rPr>
          <w:rFonts w:ascii="Arial Unicode MS" w:cs="Arial Unicode MS" w:eastAsia="Arial Unicode MS" w:hAnsi="Arial Unicode MS"/>
          <w:rtl w:val="0"/>
        </w:rPr>
        <w:t xml:space="preserve">5.1.4 FC 단독 vs MCP + FC 비교표</w:t>
      </w:r>
      <w:r w:rsidDel="00000000" w:rsidR="00000000" w:rsidRPr="00000000">
        <w:rPr>
          <w:rtl w:val="0"/>
        </w:rPr>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FC 단독과 MCP + FC는 구조와 운영 방식에서 차이가 있다. 아래 표는 두 방식의 특성과 차이를 구조, 보안, 비용, 성능 등의 관점에서 비교한 것이다.</w:t>
      </w:r>
      <w:r w:rsidDel="00000000" w:rsidR="00000000" w:rsidRPr="00000000">
        <w:rPr>
          <w:rtl w:val="0"/>
        </w:rPr>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3961235614781"/>
        <w:gridCol w:w="3789.5578437310724"/>
        <w:gridCol w:w="3789.5578437310724"/>
        <w:tblGridChange w:id="0">
          <w:tblGrid>
            <w:gridCol w:w="1446.3961235614781"/>
            <w:gridCol w:w="3789.5578437310724"/>
            <w:gridCol w:w="3789.5578437310724"/>
          </w:tblGrid>
        </w:tblGridChange>
      </w:tblGrid>
      <w:tr>
        <w:trPr>
          <w:cantSplit w:val="0"/>
          <w:trHeight w:val="420" w:hRule="atLeast"/>
          <w:tblHeader w:val="0"/>
        </w:trPr>
        <w:tc>
          <w:tcPr>
            <w:tcBorders>
              <w:top w:color="ffffff" w:space="0" w:sz="6" w:val="single"/>
              <w:left w:color="ffffff" w:space="0" w:sz="6" w:val="single"/>
              <w:bottom w:color="ffffff" w:space="0" w:sz="6" w:val="single"/>
              <w:right w:color="ffffff"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653">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구분</w:t>
            </w:r>
          </w:p>
        </w:tc>
        <w:tc>
          <w:tcPr>
            <w:tcBorders>
              <w:top w:color="ffffff" w:space="0" w:sz="6" w:val="single"/>
              <w:left w:color="ffffff" w:space="0" w:sz="6" w:val="single"/>
              <w:bottom w:color="ffffff" w:space="0" w:sz="6" w:val="single"/>
              <w:right w:color="ffffff"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654">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FC 단독</w:t>
            </w:r>
          </w:p>
        </w:tc>
        <w:tc>
          <w:tcPr>
            <w:tcBorders>
              <w:top w:color="ffffff" w:space="0" w:sz="6" w:val="single"/>
              <w:left w:color="ffffff" w:space="0" w:sz="6" w:val="single"/>
              <w:bottom w:color="ffffff" w:space="0" w:sz="6" w:val="single"/>
              <w:right w:color="ffffff"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655">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MCP + FC</w:t>
            </w:r>
          </w:p>
        </w:tc>
      </w:tr>
      <w:tr>
        <w:trPr>
          <w:cantSplit w:val="0"/>
          <w:trHeight w:val="750" w:hRule="atLeast"/>
          <w:tblHeader w:val="0"/>
        </w:trPr>
        <w:tc>
          <w:tcPr>
            <w:tcBorders>
              <w:top w:color="ffffff"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6">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구조</w:t>
            </w:r>
          </w:p>
        </w:tc>
        <w:tc>
          <w:tcPr>
            <w:tcBorders>
              <w:top w:color="ffffff"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 LLM API(FC) → 도구 직접 호출</w:t>
            </w:r>
          </w:p>
        </w:tc>
        <w:tc>
          <w:tcPr>
            <w:tcBorders>
              <w:top w:color="ffffff"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 LLM API(FC) → MCP Client → MCP Server → 도구</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9">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적합 조건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단일 Agent + 소수 도구. PoC/해커톤. 도구 공유 불필요. 단일 LLM Provider 고정.</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다수 도구 표준화. 팀/Agent 간 도구 공유. 레거시 시스템 연동. LLM Provider 변경 가능성.</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C">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통신</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LLM API 요청/응답 내 JSON Schema</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JSON-RPC 2.0. 로컬: stdio / 원격: Streamable HTTP (2025.03~)</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5F">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보안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API Gateway/IAM 통제. 스키마가 LLM 프롬프트에 포함되므로 민감 데이터 컨텍스트 노출 위험.</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Authorization framework 포함(2025.03 사양, 진화 중). 토큰 전파, 권한 위임, 감사 추적 별도 설계 필요.</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2">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비용</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추가 인프라 불필요. 도구 수 증가 시 스키마 토큰 비용 선형 증가.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서버 운영 인프라 비용 추가. 토큰 절감은 동적 도구 검색 병용 시 가능(5.2.2).</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5">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성능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단일 API 호출. 추가 네트워크 홉 없음. 레이턴시 최소.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LLM → Client → Server → 도구. 추가 홉으로 수~수십 ms 증가. 실시간 크리티컬 시 성능 테스트 필요.</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8">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상태 관리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애플리케이션 측에서 직접 관리.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MCP는 무상태(Stateless) 지향. 상태 유지 필요 시 별도 설계(5.5.4).</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성숙도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높음 (OpenAI 2023~, 대부분 LLM Provider 지원)</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6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성장 중 (Anthropic 2024.11, 2025.03 Streamable HTTP 추가)</w:t>
            </w:r>
          </w:p>
        </w:tc>
      </w:tr>
    </w:tbl>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pStyle w:val="Heading4"/>
        <w:keepNext w:val="0"/>
        <w:keepLines w:val="0"/>
        <w:spacing w:before="280" w:lineRule="auto"/>
        <w:rPr/>
      </w:pPr>
      <w:bookmarkStart w:colFirst="0" w:colLast="0" w:name="_tnlt1o1itt6q" w:id="90"/>
      <w:bookmarkEnd w:id="90"/>
      <w:r w:rsidDel="00000000" w:rsidR="00000000" w:rsidRPr="00000000">
        <w:rPr>
          <w:rFonts w:ascii="Arial Unicode MS" w:cs="Arial Unicode MS" w:eastAsia="Arial Unicode MS" w:hAnsi="Arial Unicode MS"/>
          <w:rtl w:val="0"/>
        </w:rPr>
        <w:t xml:space="preserve">5.1.5 안티패턴: 잘못된 선정이 초래하는 문제</w:t>
      </w:r>
    </w:p>
    <w:p w:rsidR="00000000" w:rsidDel="00000000" w:rsidP="00000000" w:rsidRDefault="00000000" w:rsidRPr="00000000" w14:paraId="00000671">
      <w:pPr>
        <w:keepNext w:val="0"/>
        <w:keepLines w:val="0"/>
        <w:rPr/>
      </w:pPr>
      <w:r w:rsidDel="00000000" w:rsidR="00000000" w:rsidRPr="00000000">
        <w:rPr>
          <w:rFonts w:ascii="Arial Unicode MS" w:cs="Arial Unicode MS" w:eastAsia="Arial Unicode MS" w:hAnsi="Arial Unicode MS"/>
          <w:rtl w:val="0"/>
        </w:rPr>
        <w:t xml:space="preserve">연동 방식 선정이 적절하지 않으면 운영 비용, 유지보수성, 확장성 측면에서 문제가 발생할 수 있다. 아래 표는 그 대표적인 문제 유형을 정리한 것이다. 수치는 설명을 위한 예시이며, 실제 적용 시는 파일럿 또는 운영 환경에서 실측한 결과를 기준으로 판단해야 한다.</w:t>
      </w:r>
    </w:p>
    <w:p w:rsidR="00000000" w:rsidDel="00000000" w:rsidP="00000000" w:rsidRDefault="00000000" w:rsidRPr="00000000" w14:paraId="00000672">
      <w:pPr>
        <w:keepNext w:val="0"/>
        <w:keepLines w:val="0"/>
        <w:rPr/>
      </w:pPr>
      <w:r w:rsidDel="00000000" w:rsidR="00000000" w:rsidRPr="00000000">
        <w:rPr>
          <w:rtl w:val="0"/>
        </w:rPr>
      </w:r>
    </w:p>
    <w:tbl>
      <w:tblPr>
        <w:tblStyle w:val="Table5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820"/>
        <w:gridCol w:w="4125"/>
        <w:tblGridChange w:id="0">
          <w:tblGrid>
            <w:gridCol w:w="2070"/>
            <w:gridCol w:w="2820"/>
            <w:gridCol w:w="412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73">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안티패턴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74">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발생 조건 (예시)</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675">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결과</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6">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스키마 폭발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7">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예: 도구 10개 이상을 FC 단독으로 한 번에 노출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8">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도구 스키마가 수천 토큰 규모로 누적 → 프롬프트 컨텍스트와 비용 부담이 커지고(약 30% 이상), 도구 선택 정확도 저하 위험이 증가</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9">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중복 구현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A">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예: 3개 팀이 각각 Slack API 래퍼를 별도 구현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B">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3개의 중복 구현체 발생, 스키마 불일치, API 변경 시 3배의 수정 공수</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C">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오버엔지니어링</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D">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예: 내부 멀티 Agent에 A2A 도입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E">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내부 라우팅으로 충분한 구조에 통신 복잡성 추가 → 개발 지연</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7F">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불필요한 MCP 도입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0">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예: 도구 1-3개, 단일 팀, 6개월 단기 프로젝트에 MCP 도입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1">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인프라 비용과 운영 복잡성만 증가. FC 단독 대비 실익 없음</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2">
            <w:pPr>
              <w:spacing w:after="20" w:before="20" w:lineRule="auto"/>
              <w:rPr>
                <w:b w:val="1"/>
                <w:bCs w:val="1"/>
                <w:color w:val="333333"/>
                <w:sz w:val="19"/>
                <w:szCs w:val="19"/>
              </w:rPr>
            </w:pPr>
            <w:r w:rsidDel="00000000" w:rsidR="00000000" w:rsidRPr="00000000">
              <w:rPr>
                <w:rFonts w:ascii="Arial Unicode MS" w:cs="Arial Unicode MS" w:eastAsia="Arial Unicode MS" w:hAnsi="Arial Unicode MS"/>
                <w:b w:val="1"/>
                <w:bCs w:val="1"/>
                <w:color w:val="333333"/>
                <w:sz w:val="19"/>
                <w:szCs w:val="19"/>
                <w:rtl w:val="0"/>
              </w:rPr>
              <w:t xml:space="preserve">벤더 종속</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3">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예: 특정 Provider의 FC 규격에만 맞춘 구조</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684">
            <w:pPr>
              <w:spacing w:after="20" w:before="20" w:lineRule="auto"/>
              <w:rPr>
                <w:color w:val="333333"/>
                <w:sz w:val="19"/>
                <w:szCs w:val="19"/>
              </w:rPr>
            </w:pPr>
            <w:r w:rsidDel="00000000" w:rsidR="00000000" w:rsidRPr="00000000">
              <w:rPr>
                <w:rFonts w:ascii="Arial Unicode MS" w:cs="Arial Unicode MS" w:eastAsia="Arial Unicode MS" w:hAnsi="Arial Unicode MS"/>
                <w:color w:val="333333"/>
                <w:sz w:val="19"/>
                <w:szCs w:val="19"/>
                <w:rtl w:val="0"/>
              </w:rPr>
              <w:t xml:space="preserve">Provider 변경 시 모든 도구 스키마와 호출 로직 재작성 및 재정비 필요 → 전환 비용 및 기간 증가</w:t>
            </w:r>
          </w:p>
        </w:tc>
      </w:tr>
    </w:tbl>
    <w:p w:rsidR="00000000" w:rsidDel="00000000" w:rsidP="00000000" w:rsidRDefault="00000000" w:rsidRPr="00000000" w14:paraId="00000685">
      <w:pPr>
        <w:spacing w:after="160" w:before="160" w:lineRule="auto"/>
        <w:rPr>
          <w:color w:val="333333"/>
        </w:rPr>
      </w:pPr>
      <w:r w:rsidDel="00000000" w:rsidR="00000000" w:rsidRPr="00000000">
        <w:rPr>
          <w:rFonts w:ascii="Arial Unicode MS" w:cs="Arial Unicode MS" w:eastAsia="Arial Unicode MS" w:hAnsi="Arial Unicode MS"/>
          <w:b w:val="1"/>
          <w:bCs w:val="1"/>
          <w:color w:val="2e5090"/>
          <w:rtl w:val="0"/>
        </w:rPr>
        <w:t xml:space="preserve">위 안티패턴을 피하려면 비용과 보안을 사전에 파악해야 한다. 5.2에서 연동 방식별 비용 구조와 보안 경계를 확인한 뒤, 5.3 의사결정 트리에 대입한다.</w:t>
      </w:r>
      <w:r w:rsidDel="00000000" w:rsidR="00000000" w:rsidRPr="00000000">
        <w:rPr>
          <w:rtl w:val="0"/>
        </w:rPr>
      </w:r>
    </w:p>
    <w:p w:rsidR="00000000" w:rsidDel="00000000" w:rsidP="00000000" w:rsidRDefault="00000000" w:rsidRPr="00000000" w14:paraId="00000686">
      <w:pPr>
        <w:pStyle w:val="Heading3"/>
        <w:spacing w:before="480" w:lineRule="auto"/>
        <w:rPr/>
      </w:pPr>
      <w:bookmarkStart w:colFirst="0" w:colLast="0" w:name="_369rjbck9suo" w:id="91"/>
      <w:bookmarkEnd w:id="91"/>
      <w:r w:rsidDel="00000000" w:rsidR="00000000" w:rsidRPr="00000000">
        <w:rPr>
          <w:rFonts w:ascii="Arial Unicode MS" w:cs="Arial Unicode MS" w:eastAsia="Arial Unicode MS" w:hAnsi="Arial Unicode MS"/>
          <w:rtl w:val="0"/>
        </w:rPr>
        <w:t xml:space="preserve">5.2 비용 및 보안 판단 기초</w:t>
      </w:r>
    </w:p>
    <w:p w:rsidR="00000000" w:rsidDel="00000000" w:rsidP="00000000" w:rsidRDefault="00000000" w:rsidRPr="00000000" w14:paraId="00000687">
      <w:pPr>
        <w:spacing w:after="80" w:before="60" w:lineRule="auto"/>
        <w:rPr>
          <w:color w:val="333333"/>
        </w:rPr>
      </w:pPr>
      <w:r w:rsidDel="00000000" w:rsidR="00000000" w:rsidRPr="00000000">
        <w:rPr>
          <w:rFonts w:ascii="Arial Unicode MS" w:cs="Arial Unicode MS" w:eastAsia="Arial Unicode MS" w:hAnsi="Arial Unicode MS"/>
          <w:color w:val="333333"/>
          <w:rtl w:val="0"/>
        </w:rPr>
        <w:t xml:space="preserve">의사결정 트리(5.3)에서 비용과 보안이 분기 조건으로 사용된다. 따라서 본 절에서는 트리에 진입하기 전에 연동 방식별 비용 구조와 보안 검토 포인트를 먼저 정리한다.</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6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vAlign w:val="top"/>
          </w:tcPr>
          <w:p w:rsidR="00000000" w:rsidDel="00000000" w:rsidP="00000000" w:rsidRDefault="00000000" w:rsidRPr="00000000" w14:paraId="00000688">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본 절의 비용 추정은 외부 표준이 아닌 사내 초기 모델이다. LLM API 단가는 Provider와 모델에 따라 100배 이상 차이가 나며, 수개월 단위로 변동된다. 실제 적용 시에는 대상 모델 가격, 호출량, 도구 수, 스키마 크기, 캐시 적중률, 인프라 단가를 반영해 파일럿 환경에서 실측한 결과로 보정해야 한다 (SHOULD).</w:t>
            </w:r>
          </w:p>
        </w:tc>
      </w:tr>
    </w:tbl>
    <w:p w:rsidR="00000000" w:rsidDel="00000000" w:rsidP="00000000" w:rsidRDefault="00000000" w:rsidRPr="00000000" w14:paraId="00000689">
      <w:pPr>
        <w:pStyle w:val="Heading4"/>
        <w:spacing w:after="80" w:lineRule="auto"/>
        <w:rPr/>
      </w:pPr>
      <w:bookmarkStart w:colFirst="0" w:colLast="0" w:name="_w1sbg37tbor0" w:id="92"/>
      <w:bookmarkEnd w:id="92"/>
      <w:r w:rsidDel="00000000" w:rsidR="00000000" w:rsidRPr="00000000">
        <w:rPr>
          <w:rFonts w:ascii="Arial Unicode MS" w:cs="Arial Unicode MS" w:eastAsia="Arial Unicode MS" w:hAnsi="Arial Unicode MS"/>
          <w:rtl w:val="0"/>
        </w:rPr>
        <w:t xml:space="preserve">5.2.1 비용 추정 프레임워크</w:t>
      </w:r>
    </w:p>
    <w:p w:rsidR="00000000" w:rsidDel="00000000" w:rsidP="00000000" w:rsidRDefault="00000000" w:rsidRPr="00000000" w14:paraId="0000068A">
      <w:pPr>
        <w:spacing w:after="60" w:before="60" w:lineRule="auto"/>
        <w:rPr/>
      </w:pPr>
      <w:r w:rsidDel="00000000" w:rsidR="00000000" w:rsidRPr="00000000">
        <w:rPr>
          <w:rFonts w:ascii="Arial Unicode MS" w:cs="Arial Unicode MS" w:eastAsia="Arial Unicode MS" w:hAnsi="Arial Unicode MS"/>
          <w:rtl w:val="0"/>
        </w:rPr>
        <w:t xml:space="preserve">연동 방식 선택 시 비용을 정량적으로 비교할 수 있도록 추정 구조를 제시한다. 비용은 크게 토큰 비용(LLM API 과금), 인프라 비용(서버·모니터링), 개발·운영 비용(초기 구축 및 유지보수 인력)의 세 축으로 구성된다.</w:t>
      </w:r>
    </w:p>
    <w:p w:rsidR="00000000" w:rsidDel="00000000" w:rsidP="00000000" w:rsidRDefault="00000000" w:rsidRPr="00000000" w14:paraId="0000068B">
      <w:pPr>
        <w:spacing w:after="60" w:before="60" w:lineRule="auto"/>
        <w:rPr/>
      </w:pPr>
      <w:r w:rsidDel="00000000" w:rsidR="00000000" w:rsidRPr="00000000">
        <w:rPr>
          <w:rFonts w:ascii="Arial Unicode MS" w:cs="Arial Unicode MS" w:eastAsia="Arial Unicode MS" w:hAnsi="Arial Unicode MS"/>
          <w:rtl w:val="0"/>
        </w:rPr>
        <w:t xml:space="preserve">본 절에서의 TCO(Total Cost of Ownership)는 위 세 비용 축을 합산한 총소유비용을 의미한다. </w:t>
      </w:r>
      <w:r w:rsidDel="00000000" w:rsidR="00000000" w:rsidRPr="00000000">
        <w:rPr>
          <w:rFonts w:ascii="Arial Unicode MS" w:cs="Arial Unicode MS" w:eastAsia="Arial Unicode MS" w:hAnsi="Arial Unicode MS"/>
          <w:rtl w:val="0"/>
        </w:rPr>
        <w:t xml:space="preserve">이후 5.2.3에서는 이 정의를 기준으로 FC 단독과 MCP 조합의 월간 비용 시나리오를 비교한다.</w:t>
      </w:r>
    </w:p>
    <w:p w:rsidR="00000000" w:rsidDel="00000000" w:rsidP="00000000" w:rsidRDefault="00000000" w:rsidRPr="00000000" w14:paraId="0000068C">
      <w:pPr>
        <w:spacing w:after="60" w:before="60" w:lineRule="auto"/>
        <w:rPr/>
      </w:pPr>
      <w:r w:rsidDel="00000000" w:rsidR="00000000" w:rsidRPr="00000000">
        <w:rPr>
          <w:rFonts w:ascii="Arial Unicode MS" w:cs="Arial Unicode MS" w:eastAsia="Arial Unicode MS" w:hAnsi="Arial Unicode MS"/>
          <w:rtl w:val="0"/>
        </w:rPr>
        <w:t xml:space="preserve">그 중 FC vs MCP 차이를 가장 크게 만드는 건 스키마 토큰 비용이다.</w:t>
      </w:r>
      <w:r w:rsidDel="00000000" w:rsidR="00000000" w:rsidRPr="00000000">
        <w:rPr>
          <w:rtl w:val="0"/>
        </w:rPr>
      </w:r>
    </w:p>
    <w:p w:rsidR="00000000" w:rsidDel="00000000" w:rsidP="00000000" w:rsidRDefault="00000000" w:rsidRPr="00000000" w14:paraId="0000068D">
      <w:pPr>
        <w:keepNext w:val="0"/>
        <w:keepLines w:val="0"/>
        <w:spacing w:after="160" w:before="300" w:lineRule="auto"/>
        <w:rPr>
          <w:b w:val="1"/>
          <w:bCs w:val="1"/>
          <w:color w:val="333333"/>
        </w:rPr>
      </w:pPr>
      <w:r w:rsidDel="00000000" w:rsidR="00000000" w:rsidRPr="00000000">
        <w:rPr>
          <w:b w:val="1"/>
          <w:bCs w:val="1"/>
          <w:rtl w:val="0"/>
        </w:rPr>
        <w:t xml:space="preserve">A. </w:t>
      </w:r>
      <w:r w:rsidDel="00000000" w:rsidR="00000000" w:rsidRPr="00000000">
        <w:rPr>
          <w:rFonts w:ascii="Arial Unicode MS" w:cs="Arial Unicode MS" w:eastAsia="Arial Unicode MS" w:hAnsi="Arial Unicode MS"/>
          <w:b w:val="1"/>
          <w:bCs w:val="1"/>
          <w:color w:val="333333"/>
          <w:rtl w:val="0"/>
        </w:rPr>
        <w:t xml:space="preserve">FC 토큰 비용 추정 공식: </w:t>
      </w:r>
    </w:p>
    <w:p w:rsidR="00000000" w:rsidDel="00000000" w:rsidP="00000000" w:rsidRDefault="00000000" w:rsidRPr="00000000" w14:paraId="0000068E">
      <w:pPr>
        <w:spacing w:after="120" w:before="240" w:line="276" w:lineRule="auto"/>
        <w:jc w:val="center"/>
        <w:rPr/>
      </w:pPr>
      <w:r w:rsidDel="00000000" w:rsidR="00000000" w:rsidRPr="00000000">
        <w:rPr>
          <w:rFonts w:ascii="Arial Unicode MS" w:cs="Arial Unicode MS" w:eastAsia="Arial Unicode MS" w:hAnsi="Arial Unicode MS"/>
          <w:b w:val="1"/>
          <w:bCs w:val="1"/>
          <w:rtl w:val="0"/>
        </w:rPr>
        <w:t xml:space="preserve">FC 스키마 토큰 비용 = </w:t>
      </w:r>
      <w:r w:rsidDel="00000000" w:rsidR="00000000" w:rsidRPr="00000000">
        <w:rPr>
          <w:rFonts w:ascii="Arial Unicode MS" w:cs="Arial Unicode MS" w:eastAsia="Arial Unicode MS" w:hAnsi="Arial Unicode MS"/>
          <w:b w:val="1"/>
          <w:bCs w:val="1"/>
          <w:sz w:val="21"/>
          <w:szCs w:val="21"/>
          <w:rtl w:val="0"/>
        </w:rPr>
        <w:t xml:space="preserve">N × T × C × P × (1 − H × D)</w:t>
      </w:r>
      <w:r w:rsidDel="00000000" w:rsidR="00000000" w:rsidRPr="00000000">
        <w:rPr>
          <w:rtl w:val="0"/>
        </w:rPr>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1.0255178776813"/>
        <w:gridCol w:w="3447.9483323011596"/>
        <w:gridCol w:w="4476.537960844782"/>
        <w:tblGridChange w:id="0">
          <w:tblGrid>
            <w:gridCol w:w="1101.0255178776813"/>
            <w:gridCol w:w="3447.9483323011596"/>
            <w:gridCol w:w="4476.537960844782"/>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8F">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변수</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90">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정의</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91">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예시 값</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2">
            <w:pPr>
              <w:spacing w:after="240" w:before="240" w:lineRule="auto"/>
              <w:jc w:val="center"/>
              <w:rPr>
                <w:b w:val="1"/>
                <w:bCs w:val="1"/>
                <w:sz w:val="18"/>
                <w:szCs w:val="18"/>
              </w:rPr>
            </w:pPr>
            <w:r w:rsidDel="00000000" w:rsidR="00000000" w:rsidRPr="00000000">
              <w:rPr>
                <w:b w:val="1"/>
                <w:bCs w:val="1"/>
                <w:sz w:val="18"/>
                <w:szCs w:val="18"/>
                <w:rtl w:val="0"/>
              </w:rPr>
              <w:t xml:space="preserve">N</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등록된 도구 수</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4">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10개</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5">
            <w:pPr>
              <w:spacing w:after="240" w:before="240" w:lineRule="auto"/>
              <w:jc w:val="center"/>
              <w:rPr>
                <w:b w:val="1"/>
                <w:bCs w:val="1"/>
                <w:sz w:val="18"/>
                <w:szCs w:val="18"/>
              </w:rPr>
            </w:pPr>
            <w:r w:rsidDel="00000000" w:rsidR="00000000" w:rsidRPr="00000000">
              <w:rPr>
                <w:b w:val="1"/>
                <w:bCs w:val="1"/>
                <w:sz w:val="18"/>
                <w:szCs w:val="18"/>
                <w:rtl w:val="0"/>
              </w:rPr>
              <w:t xml:space="preserve">T</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도구 1개당 평균 스키마 토큰 수</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7">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350 토큰 (200~500 범위, 파라미터 복잡도에 따라 상이)</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8">
            <w:pPr>
              <w:spacing w:after="240" w:before="240" w:lineRule="auto"/>
              <w:jc w:val="center"/>
              <w:rPr>
                <w:b w:val="1"/>
                <w:bCs w:val="1"/>
                <w:sz w:val="18"/>
                <w:szCs w:val="18"/>
              </w:rPr>
            </w:pPr>
            <w:r w:rsidDel="00000000" w:rsidR="00000000" w:rsidRPr="00000000">
              <w:rPr>
                <w:b w:val="1"/>
                <w:bCs w:val="1"/>
                <w:sz w:val="18"/>
                <w:szCs w:val="18"/>
                <w:rtl w:val="0"/>
              </w:rPr>
              <w:t xml:space="preserve">C</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9">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일 호출 횟수</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1,000회/일</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B">
            <w:pPr>
              <w:spacing w:after="240" w:before="240" w:lineRule="auto"/>
              <w:jc w:val="center"/>
              <w:rPr>
                <w:b w:val="1"/>
                <w:bCs w:val="1"/>
                <w:sz w:val="18"/>
                <w:szCs w:val="18"/>
              </w:rPr>
            </w:pPr>
            <w:r w:rsidDel="00000000" w:rsidR="00000000" w:rsidRPr="00000000">
              <w:rPr>
                <w:b w:val="1"/>
                <w:bCs w:val="1"/>
                <w:sz w:val="18"/>
                <w:szCs w:val="18"/>
                <w:rtl w:val="0"/>
              </w:rPr>
              <w:t xml:space="preserve">P</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입력 토큰 단가 ($/1K 토큰)</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$0.003/1K (모델에 따라 편차 큼)</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E">
            <w:pPr>
              <w:spacing w:after="240" w:before="240" w:lineRule="auto"/>
              <w:jc w:val="center"/>
              <w:rPr>
                <w:b w:val="1"/>
                <w:bCs w:val="1"/>
                <w:sz w:val="18"/>
                <w:szCs w:val="18"/>
              </w:rPr>
            </w:pPr>
            <w:r w:rsidDel="00000000" w:rsidR="00000000" w:rsidRPr="00000000">
              <w:rPr>
                <w:b w:val="1"/>
                <w:bCs w:val="1"/>
                <w:sz w:val="18"/>
                <w:szCs w:val="18"/>
                <w:rtl w:val="0"/>
              </w:rPr>
              <w:t xml:space="preserve">H</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9F">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프롬프트 캐시 적중률 (0~1)</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0 (미적용) / 0.8 (적용 시 추정, 파일럿 실측 필요)</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1">
            <w:pPr>
              <w:spacing w:after="240" w:before="240" w:lineRule="auto"/>
              <w:jc w:val="center"/>
              <w:rPr>
                <w:b w:val="1"/>
                <w:bCs w:val="1"/>
                <w:sz w:val="18"/>
                <w:szCs w:val="18"/>
              </w:rPr>
            </w:pPr>
            <w:r w:rsidDel="00000000" w:rsidR="00000000" w:rsidRPr="00000000">
              <w:rPr>
                <w:b w:val="1"/>
                <w:bCs w:val="1"/>
                <w:sz w:val="18"/>
                <w:szCs w:val="18"/>
                <w:rtl w:val="0"/>
              </w:rPr>
              <w:t xml:space="preserve">D</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캐시 할인율 (Provider별 상이)</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OpenAI: 0.5 (50% 할인) / Anthropic: 0.9 (90% 할인)</w:t>
            </w:r>
          </w:p>
        </w:tc>
      </w:tr>
    </w:tbl>
    <w:p w:rsidR="00000000" w:rsidDel="00000000" w:rsidP="00000000" w:rsidRDefault="00000000" w:rsidRPr="00000000" w14:paraId="000006A4">
      <w:pPr>
        <w:spacing w:after="120" w:before="24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6A5">
      <w:pPr>
        <w:spacing w:after="12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산출 예시 (도구 10개, 350토큰/개, 1,000회/일, $0.003/1K)</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6.2816445697104"/>
        <w:gridCol w:w="2694.6150832269564"/>
        <w:gridCol w:w="2694.6150832269564"/>
        <w:tblGridChange w:id="0">
          <w:tblGrid>
            <w:gridCol w:w="3636.2816445697104"/>
            <w:gridCol w:w="2694.6150832269564"/>
            <w:gridCol w:w="2694.6150832269564"/>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A6">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시나리오</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A7">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일 비용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A8">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월 비용 (30일)</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9">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캐싱 미적용 (H=0)</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A">
            <w:pPr>
              <w:spacing w:after="240" w:before="240" w:lineRule="auto"/>
              <w:jc w:val="center"/>
              <w:rPr>
                <w:sz w:val="18"/>
                <w:szCs w:val="18"/>
              </w:rPr>
            </w:pPr>
            <w:r w:rsidDel="00000000" w:rsidR="00000000" w:rsidRPr="00000000">
              <w:rPr>
                <w:sz w:val="18"/>
                <w:szCs w:val="18"/>
                <w:rtl w:val="0"/>
              </w:rPr>
              <w:t xml:space="preserve">$10.5</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B">
            <w:pPr>
              <w:spacing w:after="240" w:before="240" w:lineRule="auto"/>
              <w:jc w:val="center"/>
              <w:rPr>
                <w:sz w:val="18"/>
                <w:szCs w:val="18"/>
              </w:rPr>
            </w:pPr>
            <w:r w:rsidDel="00000000" w:rsidR="00000000" w:rsidRPr="00000000">
              <w:rPr>
                <w:sz w:val="18"/>
                <w:szCs w:val="18"/>
                <w:rtl w:val="0"/>
              </w:rPr>
              <w:t xml:space="preserve">$315</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C">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OpenAI 캐싱 (H=0.8, D=0.5)</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D">
            <w:pPr>
              <w:spacing w:after="240" w:before="240" w:lineRule="auto"/>
              <w:jc w:val="center"/>
              <w:rPr>
                <w:sz w:val="18"/>
                <w:szCs w:val="18"/>
              </w:rPr>
            </w:pPr>
            <w:r w:rsidDel="00000000" w:rsidR="00000000" w:rsidRPr="00000000">
              <w:rPr>
                <w:sz w:val="18"/>
                <w:szCs w:val="18"/>
                <w:rtl w:val="0"/>
              </w:rPr>
              <w:t xml:space="preserve">$6.3</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E">
            <w:pPr>
              <w:spacing w:after="240" w:before="240" w:lineRule="auto"/>
              <w:jc w:val="center"/>
              <w:rPr>
                <w:sz w:val="18"/>
                <w:szCs w:val="18"/>
              </w:rPr>
            </w:pPr>
            <w:r w:rsidDel="00000000" w:rsidR="00000000" w:rsidRPr="00000000">
              <w:rPr>
                <w:sz w:val="18"/>
                <w:szCs w:val="18"/>
                <w:rtl w:val="0"/>
              </w:rPr>
              <w:t xml:space="preserve">$189</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AF">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Anthropic 캐싱 (H=0.8, D=0.9)</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0">
            <w:pPr>
              <w:spacing w:after="240" w:before="240" w:lineRule="auto"/>
              <w:jc w:val="center"/>
              <w:rPr>
                <w:sz w:val="18"/>
                <w:szCs w:val="18"/>
              </w:rPr>
            </w:pPr>
            <w:r w:rsidDel="00000000" w:rsidR="00000000" w:rsidRPr="00000000">
              <w:rPr>
                <w:sz w:val="18"/>
                <w:szCs w:val="18"/>
                <w:rtl w:val="0"/>
              </w:rPr>
              <w:t xml:space="preserve">$2.94</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1">
            <w:pPr>
              <w:spacing w:after="240" w:before="240" w:lineRule="auto"/>
              <w:jc w:val="center"/>
              <w:rPr>
                <w:sz w:val="18"/>
                <w:szCs w:val="18"/>
              </w:rPr>
            </w:pPr>
            <w:r w:rsidDel="00000000" w:rsidR="00000000" w:rsidRPr="00000000">
              <w:rPr>
                <w:sz w:val="18"/>
                <w:szCs w:val="18"/>
                <w:rtl w:val="0"/>
              </w:rPr>
              <w:t xml:space="preserve">$88</w:t>
            </w:r>
          </w:p>
        </w:tc>
      </w:tr>
    </w:tbl>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80" w:before="60" w:lineRule="auto"/>
        <w:rPr>
          <w:color w:val="444444"/>
          <w:sz w:val="20"/>
          <w:szCs w:val="20"/>
        </w:rPr>
      </w:pPr>
      <w:r w:rsidDel="00000000" w:rsidR="00000000" w:rsidRPr="00000000">
        <w:rPr>
          <w:rtl w:val="0"/>
        </w:rPr>
      </w:r>
    </w:p>
    <w:tbl>
      <w:tblPr>
        <w:tblStyle w:val="Table6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3193.253173828125"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120" w:before="240" w:line="276" w:lineRule="auto"/>
              <w:rPr>
                <w:b w:val="1"/>
                <w:bCs w:val="1"/>
                <w:color w:val="444444"/>
                <w:sz w:val="20"/>
                <w:szCs w:val="20"/>
                <w:u w:val="single"/>
              </w:rPr>
            </w:pPr>
            <w:r w:rsidDel="00000000" w:rsidR="00000000" w:rsidRPr="00000000">
              <w:rPr>
                <w:rFonts w:ascii="Arial Unicode MS" w:cs="Arial Unicode MS" w:eastAsia="Arial Unicode MS" w:hAnsi="Arial Unicode MS"/>
                <w:b w:val="1"/>
                <w:bCs w:val="1"/>
                <w:color w:val="444444"/>
                <w:sz w:val="20"/>
                <w:szCs w:val="20"/>
                <w:u w:val="single"/>
                <w:rtl w:val="0"/>
              </w:rPr>
              <w:t xml:space="preserve">비용 산정 시 유의사항</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120" w:before="240" w:line="276" w:lineRule="auto"/>
              <w:rPr>
                <w:color w:val="444444"/>
                <w:sz w:val="19"/>
                <w:szCs w:val="19"/>
              </w:rPr>
            </w:pPr>
            <w:r w:rsidDel="00000000" w:rsidR="00000000" w:rsidRPr="00000000">
              <w:rPr>
                <w:rFonts w:ascii="Arial Unicode MS" w:cs="Arial Unicode MS" w:eastAsia="Arial Unicode MS" w:hAnsi="Arial Unicode MS"/>
                <w:color w:val="444444"/>
                <w:sz w:val="19"/>
                <w:szCs w:val="19"/>
                <w:rtl w:val="0"/>
              </w:rPr>
              <w:t xml:space="preserve">FC 호출 1회의 과금 토큰은 도구 스키마만이 아니다. 시스템 프롬프트, 사용자 메시지, 어시스턴트 응답(출력 토큰 단가는 입력의 3~5배), 도구 실행 결과가 모두 포함된다. 아래 공식은 도구 스키마 토큰에 한정된 추정이며, 전체 </w:t>
            </w:r>
            <w:r w:rsidDel="00000000" w:rsidR="00000000" w:rsidRPr="00000000">
              <w:rPr>
                <w:rFonts w:ascii="Arial Unicode MS" w:cs="Arial Unicode MS" w:eastAsia="Arial Unicode MS" w:hAnsi="Arial Unicode MS"/>
                <w:color w:val="444444"/>
                <w:sz w:val="19"/>
                <w:szCs w:val="19"/>
                <w:rtl w:val="0"/>
              </w:rPr>
              <w:t xml:space="preserve">TCO는</w:t>
            </w:r>
            <w:r w:rsidDel="00000000" w:rsidR="00000000" w:rsidRPr="00000000">
              <w:rPr>
                <w:rFonts w:ascii="Arial Unicode MS" w:cs="Arial Unicode MS" w:eastAsia="Arial Unicode MS" w:hAnsi="Arial Unicode MS"/>
                <w:color w:val="444444"/>
                <w:sz w:val="19"/>
                <w:szCs w:val="19"/>
                <w:rtl w:val="0"/>
              </w:rPr>
              <w:t xml:space="preserve"> 파일럿 시 실측으로 보정해야 한다.</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120" w:before="240" w:line="276" w:lineRule="auto"/>
              <w:rPr>
                <w:color w:val="444444"/>
                <w:sz w:val="20"/>
                <w:szCs w:val="20"/>
              </w:rPr>
            </w:pPr>
            <w:r w:rsidDel="00000000" w:rsidR="00000000" w:rsidRPr="00000000">
              <w:rPr>
                <w:rFonts w:ascii="Arial Unicode MS" w:cs="Arial Unicode MS" w:eastAsia="Arial Unicode MS" w:hAnsi="Arial Unicode MS"/>
                <w:color w:val="444444"/>
                <w:sz w:val="19"/>
                <w:szCs w:val="19"/>
                <w:rtl w:val="0"/>
              </w:rPr>
              <w:t xml:space="preserve">또한 주요 Provider(OpenAI, Anthropic)는 프롬프트 캐싱을 지원한다. 매 호출 동일한 시스템 프롬프트·도구 스키마가 캐시에 적중하면 해당 입력 토큰이 50~90% 할인된다. 따라서 MCP 동적 검색의 절감 효과를 산정할 때, 비교 기준(baseline)은 캐싱 적용 FC여야 한다.  공식의 H(캐시 적중률), D(캐시 할인율) 변수가 이를 반영한다.</w:t>
            </w:r>
            <w:r w:rsidDel="00000000" w:rsidR="00000000" w:rsidRPr="00000000">
              <w:rPr>
                <w:rtl w:val="0"/>
              </w:rPr>
            </w:r>
          </w:p>
        </w:tc>
      </w:tr>
    </w:tbl>
    <w:p w:rsidR="00000000" w:rsidDel="00000000" w:rsidP="00000000" w:rsidRDefault="00000000" w:rsidRPr="00000000" w14:paraId="000006B6">
      <w:pPr>
        <w:spacing w:after="60" w:before="60" w:lineRule="auto"/>
        <w:rPr/>
      </w:pPr>
      <w:r w:rsidDel="00000000" w:rsidR="00000000" w:rsidRPr="00000000">
        <w:rPr>
          <w:rtl w:val="0"/>
        </w:rPr>
      </w:r>
    </w:p>
    <w:p w:rsidR="00000000" w:rsidDel="00000000" w:rsidP="00000000" w:rsidRDefault="00000000" w:rsidRPr="00000000" w14:paraId="000006B7">
      <w:pPr>
        <w:keepNext w:val="0"/>
        <w:keepLines w:val="0"/>
        <w:spacing w:after="160" w:before="300" w:lineRule="auto"/>
        <w:rPr>
          <w:b w:val="1"/>
          <w:bCs w:val="1"/>
        </w:rPr>
      </w:pPr>
      <w:r w:rsidDel="00000000" w:rsidR="00000000" w:rsidRPr="00000000">
        <w:rPr>
          <w:rFonts w:ascii="Arial Unicode MS" w:cs="Arial Unicode MS" w:eastAsia="Arial Unicode MS" w:hAnsi="Arial Unicode MS"/>
          <w:b w:val="1"/>
          <w:bCs w:val="1"/>
          <w:rtl w:val="0"/>
        </w:rPr>
        <w:t xml:space="preserve">B. MCP 인프라 비용</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77589339795"/>
        <w:gridCol w:w="2010.4906117504543"/>
        <w:gridCol w:w="4686.323440339189"/>
        <w:tblGridChange w:id="0">
          <w:tblGrid>
            <w:gridCol w:w="2328.6977589339795"/>
            <w:gridCol w:w="2010.4906117504543"/>
            <w:gridCol w:w="4686.323440339189"/>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B8">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항목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B9">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월 추정 비용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BA">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산정 기준</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B">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MCP 서버 (컨테이너)</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C">
            <w:pPr>
              <w:spacing w:after="240" w:before="240" w:lineRule="auto"/>
              <w:jc w:val="center"/>
              <w:rPr>
                <w:sz w:val="18"/>
                <w:szCs w:val="18"/>
              </w:rPr>
            </w:pPr>
            <w:r w:rsidDel="00000000" w:rsidR="00000000" w:rsidRPr="00000000">
              <w:rPr>
                <w:sz w:val="18"/>
                <w:szCs w:val="18"/>
                <w:rtl w:val="0"/>
              </w:rPr>
              <w:t xml:space="preserve">$50~200</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2 vCPU / 4GB RAM, 클라우드 컨테이너(ECS, Cloud Run 등). HA 구성 시 ×2.</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E">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모니터링·로깅</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BF">
            <w:pPr>
              <w:spacing w:after="240" w:before="240" w:lineRule="auto"/>
              <w:jc w:val="center"/>
              <w:rPr>
                <w:sz w:val="18"/>
                <w:szCs w:val="18"/>
              </w:rPr>
            </w:pPr>
            <w:r w:rsidDel="00000000" w:rsidR="00000000" w:rsidRPr="00000000">
              <w:rPr>
                <w:sz w:val="18"/>
                <w:szCs w:val="18"/>
                <w:rtl w:val="0"/>
              </w:rPr>
              <w:t xml:space="preserve">$20~50</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C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CloudWatch/Datadog 등 기본 메트릭 + 로그 수집.</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C1">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운영 인력</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C2">
            <w:pPr>
              <w:spacing w:after="240" w:befor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주당 2~4시간</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C3">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안정화 후 기준. 초기 구축·안정화 기간(1~2개월)에는 주당 10~20시간.</w:t>
            </w:r>
          </w:p>
        </w:tc>
      </w:tr>
    </w:tbl>
    <w:p w:rsidR="00000000" w:rsidDel="00000000" w:rsidP="00000000" w:rsidRDefault="00000000" w:rsidRPr="00000000" w14:paraId="000006C4">
      <w:pPr>
        <w:spacing w:after="100" w:before="100" w:lineRule="auto"/>
        <w:ind w:left="0" w:firstLine="720"/>
        <w:rPr>
          <w:i w:val="1"/>
          <w:iCs w:val="1"/>
          <w:color w:val="666666"/>
          <w:sz w:val="20"/>
          <w:szCs w:val="20"/>
        </w:rPr>
      </w:pPr>
      <w:r w:rsidDel="00000000" w:rsidR="00000000" w:rsidRPr="00000000">
        <w:rPr>
          <w:rtl w:val="0"/>
        </w:rPr>
      </w:r>
    </w:p>
    <w:p w:rsidR="00000000" w:rsidDel="00000000" w:rsidP="00000000" w:rsidRDefault="00000000" w:rsidRPr="00000000" w14:paraId="000006C5">
      <w:pPr>
        <w:spacing w:after="100" w:before="100" w:lineRule="auto"/>
        <w:ind w:left="0" w:firstLine="720"/>
        <w:rPr>
          <w:i w:val="1"/>
          <w:iCs w:val="1"/>
          <w:color w:val="666666"/>
          <w:sz w:val="20"/>
          <w:szCs w:val="20"/>
        </w:rPr>
      </w:pPr>
      <w:r w:rsidDel="00000000" w:rsidR="00000000" w:rsidRPr="00000000">
        <w:rPr>
          <w:rFonts w:ascii="Arial Unicode MS" w:cs="Arial Unicode MS" w:eastAsia="Arial Unicode MS" w:hAnsi="Arial Unicode MS"/>
          <w:i w:val="1"/>
          <w:iCs w:val="1"/>
          <w:color w:val="666666"/>
          <w:sz w:val="20"/>
          <w:szCs w:val="20"/>
          <w:rtl w:val="0"/>
        </w:rPr>
        <w:t xml:space="preserve">[주의] 프로덕션 환경에서는 HA(이중화)를 전제로 비용을 산정해야 한다 (SPOF 방지).</w:t>
      </w:r>
    </w:p>
    <w:p w:rsidR="00000000" w:rsidDel="00000000" w:rsidP="00000000" w:rsidRDefault="00000000" w:rsidRPr="00000000" w14:paraId="000006C6">
      <w:pPr>
        <w:spacing w:after="80" w:before="60" w:lineRule="auto"/>
        <w:rPr>
          <w:color w:val="333333"/>
        </w:rPr>
      </w:pPr>
      <w:r w:rsidDel="00000000" w:rsidR="00000000" w:rsidRPr="00000000">
        <w:rPr>
          <w:rtl w:val="0"/>
        </w:rPr>
      </w:r>
    </w:p>
    <w:p w:rsidR="00000000" w:rsidDel="00000000" w:rsidP="00000000" w:rsidRDefault="00000000" w:rsidRPr="00000000" w14:paraId="000006C7">
      <w:pPr>
        <w:pStyle w:val="Heading4"/>
        <w:spacing w:after="80" w:lineRule="auto"/>
        <w:rPr/>
      </w:pPr>
      <w:bookmarkStart w:colFirst="0" w:colLast="0" w:name="_6upao34row1b" w:id="93"/>
      <w:bookmarkEnd w:id="93"/>
      <w:r w:rsidDel="00000000" w:rsidR="00000000" w:rsidRPr="00000000">
        <w:rPr>
          <w:rFonts w:ascii="Arial Unicode MS" w:cs="Arial Unicode MS" w:eastAsia="Arial Unicode MS" w:hAnsi="Arial Unicode MS"/>
          <w:rtl w:val="0"/>
        </w:rPr>
        <w:t xml:space="preserve">5.2.2 동적 도구 검색의 비용 절감 효과와 리스크</w:t>
      </w:r>
    </w:p>
    <w:p w:rsidR="00000000" w:rsidDel="00000000" w:rsidP="00000000" w:rsidRDefault="00000000" w:rsidRPr="00000000" w14:paraId="000006C8">
      <w:pPr>
        <w:spacing w:after="80" w:before="60" w:lineRule="auto"/>
        <w:rPr>
          <w:b w:val="1"/>
          <w:bCs w:val="1"/>
          <w:color w:val="333333"/>
        </w:rPr>
      </w:pPr>
      <w:r w:rsidDel="00000000" w:rsidR="00000000" w:rsidRPr="00000000">
        <w:rPr>
          <w:rtl w:val="0"/>
        </w:rPr>
      </w:r>
    </w:p>
    <w:p w:rsidR="00000000" w:rsidDel="00000000" w:rsidP="00000000" w:rsidRDefault="00000000" w:rsidRPr="00000000" w14:paraId="000006C9">
      <w:pPr>
        <w:spacing w:after="80" w:before="60" w:lineRule="auto"/>
        <w:rPr>
          <w:color w:val="333333"/>
        </w:rPr>
      </w:pPr>
      <w:r w:rsidDel="00000000" w:rsidR="00000000" w:rsidRPr="00000000">
        <w:rPr>
          <w:rFonts w:ascii="Arial Unicode MS" w:cs="Arial Unicode MS" w:eastAsia="Arial Unicode MS" w:hAnsi="Arial Unicode MS"/>
          <w:b w:val="1"/>
          <w:bCs w:val="1"/>
          <w:color w:val="333333"/>
          <w:rtl w:val="0"/>
        </w:rPr>
        <w:t xml:space="preserve">중요: </w:t>
      </w:r>
      <w:r w:rsidDel="00000000" w:rsidR="00000000" w:rsidRPr="00000000">
        <w:rPr>
          <w:rFonts w:ascii="Arial Unicode MS" w:cs="Arial Unicode MS" w:eastAsia="Arial Unicode MS" w:hAnsi="Arial Unicode MS"/>
          <w:color w:val="333333"/>
          <w:rtl w:val="0"/>
        </w:rPr>
        <w:t xml:space="preserve">MCP 도입 자체가 자동으로 토큰을 줄여주는 것은 아니다. 토큰 비비용 절감은 MCP 자체가 아니라, 요청에 필요한 도구만 선택적으로 프롬프트에 주입하는 동적 도구 검색(Dynamic Tool Retrieval) 을 함께 적용할 때 비로소 실현된다.</w:t>
      </w:r>
    </w:p>
    <w:p w:rsidR="00000000" w:rsidDel="00000000" w:rsidP="00000000" w:rsidRDefault="00000000" w:rsidRPr="00000000" w14:paraId="000006CA">
      <w:pPr>
        <w:spacing w:after="120" w:before="240" w:line="276" w:lineRule="auto"/>
        <w:rPr>
          <w:b w:val="1"/>
          <w:bCs w:val="1"/>
          <w:color w:val="333333"/>
        </w:rPr>
      </w:pPr>
      <w:r w:rsidDel="00000000" w:rsidR="00000000" w:rsidRPr="00000000">
        <w:rPr>
          <w:rFonts w:ascii="Arial Unicode MS" w:cs="Arial Unicode MS" w:eastAsia="Arial Unicode MS" w:hAnsi="Arial Unicode MS"/>
          <w:b w:val="1"/>
          <w:bCs w:val="1"/>
          <w:color w:val="333333"/>
          <w:rtl w:val="0"/>
        </w:rPr>
        <w:t xml:space="preserve">작동 원리</w:t>
      </w:r>
    </w:p>
    <w:p w:rsidR="00000000" w:rsidDel="00000000" w:rsidP="00000000" w:rsidRDefault="00000000" w:rsidRPr="00000000" w14:paraId="000006CB">
      <w:pPr>
        <w:spacing w:after="80" w:line="276" w:lineRule="auto"/>
        <w:ind w:left="1080" w:hanging="360"/>
        <w:rPr>
          <w:color w:val="333333"/>
        </w:rPr>
      </w:pPr>
      <w:r w:rsidDel="00000000" w:rsidR="00000000" w:rsidRPr="00000000">
        <w:rPr>
          <w:color w:val="333333"/>
          <w:rtl w:val="0"/>
        </w:rPr>
        <w:t xml:space="preserve">1.</w:t>
      </w:r>
      <w:r w:rsidDel="00000000" w:rsidR="00000000" w:rsidRPr="00000000">
        <w:rPr>
          <w:rFonts w:ascii="Times New Roman" w:cs="Times New Roman" w:eastAsia="Times New Roman" w:hAnsi="Times New Roman"/>
          <w:color w:val="333333"/>
          <w:sz w:val="14"/>
          <w:szCs w:val="14"/>
          <w:rtl w:val="0"/>
        </w:rPr>
        <w:t xml:space="preserve"> </w:t>
        <w:tab/>
      </w:r>
      <w:r w:rsidDel="00000000" w:rsidR="00000000" w:rsidRPr="00000000">
        <w:rPr>
          <w:rFonts w:ascii="Arial Unicode MS" w:cs="Arial Unicode MS" w:eastAsia="Arial Unicode MS" w:hAnsi="Arial Unicode MS"/>
          <w:color w:val="333333"/>
          <w:rtl w:val="0"/>
        </w:rPr>
        <w:t xml:space="preserve">사용자 요청을 임베딩 벡터로 변환한다.</w:t>
      </w:r>
    </w:p>
    <w:p w:rsidR="00000000" w:rsidDel="00000000" w:rsidP="00000000" w:rsidRDefault="00000000" w:rsidRPr="00000000" w14:paraId="000006CC">
      <w:pPr>
        <w:spacing w:after="80" w:line="276" w:lineRule="auto"/>
        <w:ind w:left="1080" w:hanging="360"/>
        <w:rPr>
          <w:color w:val="333333"/>
        </w:rPr>
      </w:pPr>
      <w:r w:rsidDel="00000000" w:rsidR="00000000" w:rsidRPr="00000000">
        <w:rPr>
          <w:color w:val="333333"/>
          <w:rtl w:val="0"/>
        </w:rPr>
        <w:t xml:space="preserve">2.</w:t>
      </w:r>
      <w:r w:rsidDel="00000000" w:rsidR="00000000" w:rsidRPr="00000000">
        <w:rPr>
          <w:rFonts w:ascii="Times New Roman" w:cs="Times New Roman" w:eastAsia="Times New Roman" w:hAnsi="Times New Roman"/>
          <w:color w:val="333333"/>
          <w:sz w:val="14"/>
          <w:szCs w:val="14"/>
          <w:rtl w:val="0"/>
        </w:rPr>
        <w:t xml:space="preserve"> </w:t>
        <w:tab/>
      </w:r>
      <w:r w:rsidDel="00000000" w:rsidR="00000000" w:rsidRPr="00000000">
        <w:rPr>
          <w:rFonts w:ascii="Arial Unicode MS" w:cs="Arial Unicode MS" w:eastAsia="Arial Unicode MS" w:hAnsi="Arial Unicode MS"/>
          <w:color w:val="333333"/>
          <w:rtl w:val="0"/>
        </w:rPr>
        <w:t xml:space="preserve">사전 인덱싱된 도구 메타데이터와 유사도를 계산하여 상위 K개 도구만 선택한다.</w:t>
      </w:r>
    </w:p>
    <w:p w:rsidR="00000000" w:rsidDel="00000000" w:rsidP="00000000" w:rsidRDefault="00000000" w:rsidRPr="00000000" w14:paraId="000006CD">
      <w:pPr>
        <w:spacing w:after="80" w:line="276" w:lineRule="auto"/>
        <w:ind w:left="1080" w:hanging="360"/>
        <w:rPr>
          <w:color w:val="333333"/>
        </w:rPr>
      </w:pPr>
      <w:r w:rsidDel="00000000" w:rsidR="00000000" w:rsidRPr="00000000">
        <w:rPr>
          <w:color w:val="333333"/>
          <w:rtl w:val="0"/>
        </w:rPr>
        <w:t xml:space="preserve">3.</w:t>
      </w:r>
      <w:r w:rsidDel="00000000" w:rsidR="00000000" w:rsidRPr="00000000">
        <w:rPr>
          <w:rFonts w:ascii="Times New Roman" w:cs="Times New Roman" w:eastAsia="Times New Roman" w:hAnsi="Times New Roman"/>
          <w:color w:val="333333"/>
          <w:sz w:val="14"/>
          <w:szCs w:val="14"/>
          <w:rtl w:val="0"/>
        </w:rPr>
        <w:t xml:space="preserve"> </w:t>
        <w:tab/>
      </w:r>
      <w:r w:rsidDel="00000000" w:rsidR="00000000" w:rsidRPr="00000000">
        <w:rPr>
          <w:rFonts w:ascii="Arial Unicode MS" w:cs="Arial Unicode MS" w:eastAsia="Arial Unicode MS" w:hAnsi="Arial Unicode MS"/>
          <w:color w:val="333333"/>
          <w:rtl w:val="0"/>
        </w:rPr>
        <w:t xml:space="preserve">선택된 도구의 스키마만 LLM 프롬프트에 주입 → 나머지 도구의 토큰은 과금 대상에서 제외.</w:t>
      </w:r>
    </w:p>
    <w:p w:rsidR="00000000" w:rsidDel="00000000" w:rsidP="00000000" w:rsidRDefault="00000000" w:rsidRPr="00000000" w14:paraId="000006CE">
      <w:pPr>
        <w:spacing w:after="80" w:before="60" w:lineRule="auto"/>
        <w:rPr>
          <w:color w:val="333333"/>
        </w:rPr>
      </w:pPr>
      <w:r w:rsidDel="00000000" w:rsidR="00000000" w:rsidRPr="00000000">
        <w:rPr>
          <w:rtl w:val="0"/>
        </w:rPr>
      </w:r>
    </w:p>
    <w:p w:rsidR="00000000" w:rsidDel="00000000" w:rsidP="00000000" w:rsidRDefault="00000000" w:rsidRPr="00000000" w14:paraId="000006CF">
      <w:pPr>
        <w:spacing w:after="80" w:before="60" w:lineRule="auto"/>
        <w:rPr>
          <w:color w:val="333333"/>
        </w:rPr>
      </w:pPr>
      <w:r w:rsidDel="00000000" w:rsidR="00000000" w:rsidRPr="00000000">
        <w:rPr>
          <w:rFonts w:ascii="Arial Unicode MS" w:cs="Arial Unicode MS" w:eastAsia="Arial Unicode MS" w:hAnsi="Arial Unicode MS"/>
          <w:color w:val="333333"/>
          <w:rtl w:val="0"/>
        </w:rPr>
        <w:t xml:space="preserve">이 방식은 프롬프트에 포함되는 스키마 토큰 수를 줄일 수 있다는 장점이 있지만, 다음과 같은 리스크도 함께 수반한다.</w:t>
      </w:r>
    </w:p>
    <w:p w:rsidR="00000000" w:rsidDel="00000000" w:rsidP="00000000" w:rsidRDefault="00000000" w:rsidRPr="00000000" w14:paraId="000006D0">
      <w:pPr>
        <w:spacing w:after="120" w:before="240" w:line="276" w:lineRule="auto"/>
        <w:rPr>
          <w:b w:val="1"/>
          <w:bCs w:val="1"/>
          <w:color w:val="333333"/>
        </w:rPr>
      </w:pPr>
      <w:r w:rsidDel="00000000" w:rsidR="00000000" w:rsidRPr="00000000">
        <w:rPr>
          <w:rFonts w:ascii="Arial Unicode MS" w:cs="Arial Unicode MS" w:eastAsia="Arial Unicode MS" w:hAnsi="Arial Unicode MS"/>
          <w:b w:val="1"/>
          <w:bCs w:val="1"/>
          <w:color w:val="333333"/>
          <w:rtl w:val="0"/>
        </w:rPr>
        <w:t xml:space="preserve">도입 시 리스크</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76680021739"/>
        <w:gridCol w:w="3462.4355101679707"/>
        <w:gridCol w:w="3389.9996208339135"/>
        <w:tblGridChange w:id="0">
          <w:tblGrid>
            <w:gridCol w:w="2173.076680021739"/>
            <w:gridCol w:w="3462.4355101679707"/>
            <w:gridCol w:w="3389.9996208339135"/>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D1">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리스크</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D2">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내용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D3">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완화 방안</w:t>
            </w:r>
          </w:p>
        </w:tc>
      </w:tr>
      <w:tr>
        <w:trPr>
          <w:cantSplit w:val="0"/>
          <w:trHeight w:val="90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4">
            <w:pPr>
              <w:spacing w:after="240" w:before="240" w:lineRule="auto"/>
              <w:rPr>
                <w:b w:val="1"/>
                <w:bCs w:val="1"/>
                <w:color w:val="333333"/>
                <w:sz w:val="18"/>
                <w:szCs w:val="18"/>
              </w:rPr>
            </w:pPr>
            <w:r w:rsidDel="00000000" w:rsidR="00000000" w:rsidRPr="00000000">
              <w:rPr>
                <w:rFonts w:ascii="Arial Unicode MS" w:cs="Arial Unicode MS" w:eastAsia="Arial Unicode MS" w:hAnsi="Arial Unicode MS"/>
                <w:b w:val="1"/>
                <w:bCs w:val="1"/>
                <w:color w:val="333333"/>
                <w:sz w:val="18"/>
                <w:szCs w:val="18"/>
                <w:rtl w:val="0"/>
              </w:rPr>
              <w:t xml:space="preserve">도구 선택 오류</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5">
            <w:pPr>
              <w:spacing w:after="240" w:before="240" w:lineRule="auto"/>
              <w:rPr>
                <w:color w:val="333333"/>
                <w:sz w:val="18"/>
                <w:szCs w:val="18"/>
              </w:rPr>
            </w:pPr>
            <w:r w:rsidDel="00000000" w:rsidR="00000000" w:rsidRPr="00000000">
              <w:rPr>
                <w:rFonts w:ascii="Arial Unicode MS" w:cs="Arial Unicode MS" w:eastAsia="Arial Unicode MS" w:hAnsi="Arial Unicode MS"/>
                <w:color w:val="333333"/>
                <w:sz w:val="18"/>
                <w:szCs w:val="18"/>
                <w:rtl w:val="0"/>
              </w:rPr>
              <w:t xml:space="preserve">필요한 도구가 Top-K에서 누락 시 작업 실패. 도구 설명 부실 또는 의미 유사 도구 다수 시 발생.</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6">
            <w:pPr>
              <w:spacing w:after="240" w:before="240" w:lineRule="auto"/>
              <w:rPr>
                <w:color w:val="333333"/>
                <w:sz w:val="18"/>
                <w:szCs w:val="18"/>
              </w:rPr>
            </w:pPr>
            <w:r w:rsidDel="00000000" w:rsidR="00000000" w:rsidRPr="00000000">
              <w:rPr>
                <w:rFonts w:ascii="Arial Unicode MS" w:cs="Arial Unicode MS" w:eastAsia="Arial Unicode MS" w:hAnsi="Arial Unicode MS"/>
                <w:color w:val="333333"/>
                <w:sz w:val="18"/>
                <w:szCs w:val="18"/>
                <w:rtl w:val="0"/>
              </w:rPr>
              <w:t xml:space="preserve">필수 도구 화이트리스트, K 값 여유 설정, 도구 설명 품질 관리.</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7">
            <w:pPr>
              <w:spacing w:after="240" w:before="240" w:lineRule="auto"/>
              <w:rPr>
                <w:b w:val="1"/>
                <w:bCs w:val="1"/>
                <w:color w:val="333333"/>
                <w:sz w:val="18"/>
                <w:szCs w:val="18"/>
              </w:rPr>
            </w:pPr>
            <w:r w:rsidDel="00000000" w:rsidR="00000000" w:rsidRPr="00000000">
              <w:rPr>
                <w:rFonts w:ascii="Arial Unicode MS" w:cs="Arial Unicode MS" w:eastAsia="Arial Unicode MS" w:hAnsi="Arial Unicode MS"/>
                <w:b w:val="1"/>
                <w:bCs w:val="1"/>
                <w:color w:val="333333"/>
                <w:sz w:val="18"/>
                <w:szCs w:val="18"/>
                <w:rtl w:val="0"/>
              </w:rPr>
              <w:t xml:space="preserve">추가 레이턴시</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8">
            <w:pPr>
              <w:spacing w:after="240" w:before="240" w:lineRule="auto"/>
              <w:rPr>
                <w:color w:val="333333"/>
                <w:sz w:val="18"/>
                <w:szCs w:val="18"/>
              </w:rPr>
            </w:pPr>
            <w:r w:rsidDel="00000000" w:rsidR="00000000" w:rsidRPr="00000000">
              <w:rPr>
                <w:rFonts w:ascii="Arial Unicode MS" w:cs="Arial Unicode MS" w:eastAsia="Arial Unicode MS" w:hAnsi="Arial Unicode MS"/>
                <w:color w:val="333333"/>
                <w:sz w:val="18"/>
                <w:szCs w:val="18"/>
                <w:rtl w:val="0"/>
              </w:rPr>
              <w:t xml:space="preserve">임베딩 계산 + 유사도 검색에 50~200ms 추가.</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9">
            <w:pPr>
              <w:spacing w:after="240" w:before="240" w:lineRule="auto"/>
              <w:rPr>
                <w:color w:val="333333"/>
                <w:sz w:val="18"/>
                <w:szCs w:val="18"/>
              </w:rPr>
            </w:pPr>
            <w:r w:rsidDel="00000000" w:rsidR="00000000" w:rsidRPr="00000000">
              <w:rPr>
                <w:rFonts w:ascii="Arial Unicode MS" w:cs="Arial Unicode MS" w:eastAsia="Arial Unicode MS" w:hAnsi="Arial Unicode MS"/>
                <w:color w:val="333333"/>
                <w:sz w:val="18"/>
                <w:szCs w:val="18"/>
                <w:rtl w:val="0"/>
              </w:rPr>
              <w:t xml:space="preserve">임베딩 캐싱, 인메모리 벡터 DB 사용.</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A">
            <w:pPr>
              <w:spacing w:after="240" w:before="240" w:lineRule="auto"/>
              <w:rPr>
                <w:b w:val="1"/>
                <w:bCs w:val="1"/>
                <w:color w:val="333333"/>
                <w:sz w:val="18"/>
                <w:szCs w:val="18"/>
              </w:rPr>
            </w:pPr>
            <w:r w:rsidDel="00000000" w:rsidR="00000000" w:rsidRPr="00000000">
              <w:rPr>
                <w:rFonts w:ascii="Arial Unicode MS" w:cs="Arial Unicode MS" w:eastAsia="Arial Unicode MS" w:hAnsi="Arial Unicode MS"/>
                <w:b w:val="1"/>
                <w:bCs w:val="1"/>
                <w:color w:val="333333"/>
                <w:sz w:val="18"/>
                <w:szCs w:val="18"/>
                <w:rtl w:val="0"/>
              </w:rPr>
              <w:t xml:space="preserve">구현·유지 공수</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B">
            <w:pPr>
              <w:spacing w:after="240" w:before="240" w:lineRule="auto"/>
              <w:rPr>
                <w:color w:val="333333"/>
                <w:sz w:val="18"/>
                <w:szCs w:val="18"/>
              </w:rPr>
            </w:pPr>
            <w:r w:rsidDel="00000000" w:rsidR="00000000" w:rsidRPr="00000000">
              <w:rPr>
                <w:rFonts w:ascii="Arial Unicode MS" w:cs="Arial Unicode MS" w:eastAsia="Arial Unicode MS" w:hAnsi="Arial Unicode MS"/>
                <w:color w:val="333333"/>
                <w:sz w:val="18"/>
                <w:szCs w:val="18"/>
                <w:rtl w:val="0"/>
              </w:rPr>
              <w:t xml:space="preserve">초기 1~2주 개발 + 도구 변경 시 인덱스 갱신 필요.</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DC">
            <w:pPr>
              <w:spacing w:after="240" w:before="240" w:lineRule="auto"/>
              <w:rPr>
                <w:color w:val="333333"/>
                <w:sz w:val="18"/>
                <w:szCs w:val="18"/>
              </w:rPr>
            </w:pPr>
            <w:r w:rsidDel="00000000" w:rsidR="00000000" w:rsidRPr="00000000">
              <w:rPr>
                <w:rFonts w:ascii="Arial Unicode MS" w:cs="Arial Unicode MS" w:eastAsia="Arial Unicode MS" w:hAnsi="Arial Unicode MS"/>
                <w:color w:val="333333"/>
                <w:sz w:val="18"/>
                <w:szCs w:val="18"/>
                <w:rtl w:val="0"/>
              </w:rPr>
              <w:t xml:space="preserve">CI/CD에 인덱스 갱신 자동화.</w:t>
            </w:r>
          </w:p>
        </w:tc>
      </w:tr>
    </w:tbl>
    <w:p w:rsidR="00000000" w:rsidDel="00000000" w:rsidP="00000000" w:rsidRDefault="00000000" w:rsidRPr="00000000" w14:paraId="000006DD">
      <w:pPr>
        <w:spacing w:after="80" w:before="60" w:lineRule="auto"/>
        <w:rPr>
          <w:b w:val="1"/>
          <w:bCs w:val="1"/>
          <w:color w:val="333333"/>
        </w:rPr>
      </w:pPr>
      <w:r w:rsidDel="00000000" w:rsidR="00000000" w:rsidRPr="00000000">
        <w:rPr>
          <w:rtl w:val="0"/>
        </w:rPr>
      </w:r>
    </w:p>
    <w:p w:rsidR="00000000" w:rsidDel="00000000" w:rsidP="00000000" w:rsidRDefault="00000000" w:rsidRPr="00000000" w14:paraId="000006DE">
      <w:pPr>
        <w:pStyle w:val="Heading4"/>
        <w:keepNext w:val="0"/>
        <w:keepLines w:val="0"/>
        <w:spacing w:after="80" w:lineRule="auto"/>
        <w:rPr/>
      </w:pPr>
      <w:bookmarkStart w:colFirst="0" w:colLast="0" w:name="_o09mz967rcg6" w:id="94"/>
      <w:bookmarkEnd w:id="94"/>
      <w:r w:rsidDel="00000000" w:rsidR="00000000" w:rsidRPr="00000000">
        <w:rPr>
          <w:rFonts w:ascii="Arial Unicode MS" w:cs="Arial Unicode MS" w:eastAsia="Arial Unicode MS" w:hAnsi="Arial Unicode MS"/>
          <w:rtl w:val="0"/>
        </w:rPr>
        <w:t xml:space="preserve">5.2.3 TCO 비교 시나리오</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80" w:before="60" w:lineRule="auto"/>
        <w:rPr/>
      </w:pPr>
      <w:r w:rsidDel="00000000" w:rsidR="00000000" w:rsidRPr="00000000">
        <w:rPr>
          <w:rFonts w:ascii="Arial Unicode MS" w:cs="Arial Unicode MS" w:eastAsia="Arial Unicode MS" w:hAnsi="Arial Unicode MS"/>
          <w:rtl w:val="0"/>
        </w:rPr>
        <w:t xml:space="preserve">같은 도구 수와 호출량을 가정하면, MCP는 동적 검색을 적용하지 않는 한 FC 단독 대비 비용 우위를 확보하기 어렵다. 반대로 동적 검색이 안정적으로 작동하고 도구 재사용 효과가 큰 경우에는 MCP의 총소유비용(TCO)이 경쟁력을 가질 수 있다.</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color w:val="444444"/>
        </w:rPr>
      </w:pPr>
      <w:r w:rsidDel="00000000" w:rsidR="00000000" w:rsidRPr="00000000">
        <w:rPr>
          <w:rFonts w:ascii="Arial Unicode MS" w:cs="Arial Unicode MS" w:eastAsia="Arial Unicode MS" w:hAnsi="Arial Unicode MS"/>
          <w:b w:val="1"/>
          <w:bCs w:val="1"/>
          <w:color w:val="444444"/>
          <w:rtl w:val="0"/>
        </w:rPr>
        <w:t xml:space="preserve">기준:</w:t>
      </w:r>
      <w:r w:rsidDel="00000000" w:rsidR="00000000" w:rsidRPr="00000000">
        <w:rPr>
          <w:rFonts w:ascii="Arial Unicode MS" w:cs="Arial Unicode MS" w:eastAsia="Arial Unicode MS" w:hAnsi="Arial Unicode MS"/>
          <w:color w:val="444444"/>
          <w:rtl w:val="0"/>
        </w:rPr>
        <w:t xml:space="preserve"> 도구 10개, 도구당 평균 350 토큰, 일 1,000회 호출, 월 30일, 입력 토큰 단가 $0.003/1K</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i w:val="1"/>
          <w:iCs w:val="1"/>
          <w:color w:val="444444"/>
          <w:sz w:val="20"/>
          <w:szCs w:val="20"/>
        </w:rPr>
      </w:pPr>
      <w:r w:rsidDel="00000000" w:rsidR="00000000" w:rsidRPr="00000000">
        <w:rPr>
          <w:rFonts w:ascii="Arial Unicode MS" w:cs="Arial Unicode MS" w:eastAsia="Arial Unicode MS" w:hAnsi="Arial Unicode MS"/>
          <w:b w:val="1"/>
          <w:bCs w:val="1"/>
          <w:i w:val="1"/>
          <w:iCs w:val="1"/>
          <w:color w:val="666666"/>
          <w:sz w:val="20"/>
          <w:szCs w:val="20"/>
          <w:rtl w:val="0"/>
        </w:rPr>
        <w:t xml:space="preserve">[참고] </w:t>
      </w:r>
      <w:r w:rsidDel="00000000" w:rsidR="00000000" w:rsidRPr="00000000">
        <w:rPr>
          <w:rFonts w:ascii="Arial Unicode MS" w:cs="Arial Unicode MS" w:eastAsia="Arial Unicode MS" w:hAnsi="Arial Unicode MS"/>
          <w:i w:val="1"/>
          <w:iCs w:val="1"/>
          <w:color w:val="666666"/>
          <w:sz w:val="20"/>
          <w:szCs w:val="20"/>
          <w:rtl w:val="0"/>
        </w:rPr>
        <w:t xml:space="preserve">동적 검색 시 '평균 3개 도구 주입'은 Top-K=3 설정 기준. K 값은 도구 간 의미 중복도·작업 복잡도에 따라 조정한다.</w:t>
      </w:r>
      <w:r w:rsidDel="00000000" w:rsidR="00000000" w:rsidRPr="00000000">
        <w:rPr>
          <w:rtl w:val="0"/>
        </w:rPr>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8.8459448186954"/>
        <w:gridCol w:w="1752.9485218842028"/>
        <w:gridCol w:w="1752.9485218842028"/>
        <w:gridCol w:w="1825.3844112182608"/>
        <w:gridCol w:w="1825.3844112182608"/>
        <w:tblGridChange w:id="0">
          <w:tblGrid>
            <w:gridCol w:w="1868.8459448186954"/>
            <w:gridCol w:w="1752.9485218842028"/>
            <w:gridCol w:w="1752.9485218842028"/>
            <w:gridCol w:w="1825.3844112182608"/>
            <w:gridCol w:w="1825.3844112182608"/>
          </w:tblGrid>
        </w:tblGridChange>
      </w:tblGrid>
      <w:tr>
        <w:trPr>
          <w:cantSplit w:val="0"/>
          <w:trHeight w:val="645" w:hRule="atLeast"/>
          <w:tblHeader w:val="0"/>
        </w:trPr>
        <w:tc>
          <w:tcPr>
            <w:tcBorders>
              <w:top w:color="aaaaaa" w:space="0" w:sz="6" w:val="single"/>
              <w:left w:color="aaaaaa" w:space="0" w:sz="6" w:val="single"/>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항목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FC 단독 (캐싱 미적용)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FC 단독 (캐싱 적용)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MCP+FC (동적검색 미적용)</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MCP+FC (동적검색 적용)</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스키마 토큰/호출</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3,500</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3,500</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rFonts w:ascii="Arial Unicode MS" w:cs="Arial Unicode MS" w:eastAsia="Arial Unicode MS" w:hAnsi="Arial Unicode MS"/>
                <w:color w:val="444444"/>
                <w:sz w:val="18"/>
                <w:szCs w:val="18"/>
                <w:rtl w:val="0"/>
              </w:rPr>
              <w:t xml:space="preserve">3,500 (동일)</w:t>
            </w:r>
          </w:p>
        </w:tc>
        <w:tc>
          <w:tcPr>
            <w:tcBorders>
              <w:top w:color="000000" w:space="0" w:sz="0" w:val="nil"/>
              <w:left w:color="000000" w:space="0" w:sz="0" w:val="nil"/>
              <w:bottom w:color="aaaaaa" w:space="0" w:sz="6" w:val="single"/>
              <w:right w:color="aaaaaa" w:space="0" w:sz="6" w:val="single"/>
            </w:tcBorders>
            <w:tcMar>
              <w:top w:w="60.0" w:type="dxa"/>
              <w:left w:w="100.0" w:type="dxa"/>
              <w:bottom w:w="60.0" w:type="dxa"/>
              <w:right w:w="100.0" w:type="dxa"/>
            </w:tcMar>
            <w:vAlign w:val="top"/>
          </w:tcPr>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~1,050 (K=3)</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월 스키마 토큰비</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$315</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$189 *</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$315</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$94.5</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인프라 비용 (월)</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$0</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$0</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$70~250</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$70~250</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월 TCO (스키마+인프라)</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444444"/>
                <w:sz w:val="18"/>
                <w:szCs w:val="18"/>
              </w:rPr>
            </w:pPr>
            <w:r w:rsidDel="00000000" w:rsidR="00000000" w:rsidRPr="00000000">
              <w:rPr>
                <w:b w:val="1"/>
                <w:bCs w:val="1"/>
                <w:color w:val="444444"/>
                <w:sz w:val="18"/>
                <w:szCs w:val="18"/>
                <w:rtl w:val="0"/>
              </w:rPr>
              <w:t xml:space="preserve">$315</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444444"/>
                <w:sz w:val="18"/>
                <w:szCs w:val="18"/>
              </w:rPr>
            </w:pPr>
            <w:r w:rsidDel="00000000" w:rsidR="00000000" w:rsidRPr="00000000">
              <w:rPr>
                <w:b w:val="1"/>
                <w:bCs w:val="1"/>
                <w:color w:val="444444"/>
                <w:sz w:val="18"/>
                <w:szCs w:val="18"/>
                <w:rtl w:val="0"/>
              </w:rPr>
              <w:t xml:space="preserve">$189</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cc0000"/>
                <w:sz w:val="18"/>
                <w:szCs w:val="18"/>
              </w:rPr>
            </w:pPr>
            <w:r w:rsidDel="00000000" w:rsidR="00000000" w:rsidRPr="00000000">
              <w:rPr>
                <w:b w:val="1"/>
                <w:bCs w:val="1"/>
                <w:color w:val="cc0000"/>
                <w:sz w:val="18"/>
                <w:szCs w:val="18"/>
                <w:rtl w:val="0"/>
              </w:rPr>
              <w:t xml:space="preserve">$385~565</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006600"/>
                <w:sz w:val="18"/>
                <w:szCs w:val="18"/>
              </w:rPr>
            </w:pPr>
            <w:r w:rsidDel="00000000" w:rsidR="00000000" w:rsidRPr="00000000">
              <w:rPr>
                <w:b w:val="1"/>
                <w:bCs w:val="1"/>
                <w:color w:val="006600"/>
                <w:sz w:val="18"/>
                <w:szCs w:val="18"/>
                <w:rtl w:val="0"/>
              </w:rPr>
              <w:t xml:space="preserve">$165~345</w:t>
            </w:r>
          </w:p>
        </w:tc>
      </w:tr>
    </w:tbl>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pPr>
      <w:r w:rsidDel="00000000" w:rsidR="00000000" w:rsidRPr="00000000">
        <w:rPr>
          <w:rtl w:val="0"/>
        </w:rPr>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pPr>
      <w:r w:rsidDel="00000000" w:rsidR="00000000" w:rsidRPr="00000000">
        <w:rPr>
          <w:rtl w:val="0"/>
        </w:rPr>
      </w:r>
    </w:p>
    <w:tbl>
      <w:tblPr>
        <w:tblStyle w:val="Table6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59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0" w:before="40" w:lineRule="auto"/>
              <w:rPr>
                <w:b w:val="1"/>
                <w:bCs w:val="1"/>
                <w:color w:val="444444"/>
                <w:sz w:val="20"/>
                <w:szCs w:val="20"/>
              </w:rPr>
            </w:pPr>
            <w:r w:rsidDel="00000000" w:rsidR="00000000" w:rsidRPr="00000000">
              <w:rPr>
                <w:rFonts w:ascii="Arial Unicode MS" w:cs="Arial Unicode MS" w:eastAsia="Arial Unicode MS" w:hAnsi="Arial Unicode MS"/>
                <w:b w:val="1"/>
                <w:bCs w:val="1"/>
                <w:color w:val="444444"/>
                <w:sz w:val="20"/>
                <w:szCs w:val="20"/>
                <w:rtl w:val="0"/>
              </w:rPr>
              <w:t xml:space="preserve">주의</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20" w:before="20" w:lineRule="auto"/>
              <w:rPr>
                <w:color w:val="444444"/>
                <w:sz w:val="19"/>
                <w:szCs w:val="19"/>
              </w:rPr>
            </w:pPr>
            <w:r w:rsidDel="00000000" w:rsidR="00000000" w:rsidRPr="00000000">
              <w:rPr>
                <w:rFonts w:ascii="Arial Unicode MS" w:cs="Arial Unicode MS" w:eastAsia="Arial Unicode MS" w:hAnsi="Arial Unicode MS"/>
                <w:b w:val="1"/>
                <w:bCs w:val="1"/>
                <w:color w:val="444444"/>
                <w:sz w:val="19"/>
                <w:szCs w:val="19"/>
                <w:rtl w:val="0"/>
              </w:rPr>
              <w:t xml:space="preserve">캐싱 적용 FC($189/월)와 MCP+동적검색($165~345/월)의 차이가 크지 않을 수 있다.</w:t>
            </w:r>
            <w:r w:rsidDel="00000000" w:rsidR="00000000" w:rsidRPr="00000000">
              <w:rPr>
                <w:rFonts w:ascii="Arial Unicode MS" w:cs="Arial Unicode MS" w:eastAsia="Arial Unicode MS" w:hAnsi="Arial Unicode MS"/>
                <w:color w:val="444444"/>
                <w:sz w:val="19"/>
                <w:szCs w:val="19"/>
                <w:rtl w:val="0"/>
              </w:rPr>
              <w:t xml:space="preserve"> 이 경우 MCP의 비용 정당성은 토큰 절감이 아니라, 도구 재사용에 의한 중복 개발 비용 절감과 중앙 관리에 의한 운영 비용 절감 및 정성적 가치를 함께 고려해야 한다.</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20" w:before="20" w:lineRule="auto"/>
              <w:rPr>
                <w:color w:val="444444"/>
                <w:sz w:val="19"/>
                <w:szCs w:val="19"/>
              </w:rPr>
            </w:pPr>
            <w:r w:rsidDel="00000000" w:rsidR="00000000" w:rsidRPr="00000000">
              <w:rPr>
                <w:rFonts w:ascii="Arial Unicode MS" w:cs="Arial Unicode MS" w:eastAsia="Arial Unicode MS" w:hAnsi="Arial Unicode MS"/>
                <w:color w:val="444444"/>
                <w:sz w:val="19"/>
                <w:szCs w:val="19"/>
                <w:rtl w:val="0"/>
              </w:rPr>
              <w:t xml:space="preserve">* 위 수치는 추정이며, 파일럿 시 자사 환경에서의 실측을 통해 검증해야 한다 (SHOULD)</w:t>
            </w:r>
          </w:p>
        </w:tc>
      </w:tr>
    </w:tbl>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color w:val="444444"/>
          <w:sz w:val="20"/>
          <w:szCs w:val="20"/>
        </w:rPr>
      </w:pPr>
      <w:r w:rsidDel="00000000" w:rsidR="00000000" w:rsidRPr="00000000">
        <w:rPr>
          <w:rtl w:val="0"/>
        </w:rPr>
      </w:r>
    </w:p>
    <w:p w:rsidR="00000000" w:rsidDel="00000000" w:rsidP="00000000" w:rsidRDefault="00000000" w:rsidRPr="00000000" w14:paraId="00000701">
      <w:pPr>
        <w:keepNext w:val="0"/>
        <w:keepLines w:val="0"/>
        <w:pBdr>
          <w:top w:color="auto" w:space="0" w:sz="0" w:val="none"/>
          <w:left w:color="auto" w:space="0" w:sz="0" w:val="none"/>
          <w:bottom w:color="auto" w:space="0" w:sz="0" w:val="none"/>
          <w:right w:color="auto" w:space="0" w:sz="0" w:val="none"/>
          <w:between w:color="auto" w:space="0" w:sz="0" w:val="none"/>
        </w:pBdr>
        <w:spacing w:after="160" w:before="300" w:lineRule="auto"/>
        <w:rPr>
          <w:b w:val="1"/>
          <w:bCs w:val="1"/>
        </w:rPr>
      </w:pPr>
      <w:r w:rsidDel="00000000" w:rsidR="00000000" w:rsidRPr="00000000">
        <w:rPr>
          <w:rFonts w:ascii="Arial Unicode MS" w:cs="Arial Unicode MS" w:eastAsia="Arial Unicode MS" w:hAnsi="Arial Unicode MS"/>
          <w:b w:val="1"/>
          <w:bCs w:val="1"/>
          <w:rtl w:val="0"/>
        </w:rPr>
        <w:t xml:space="preserve">손익분기점 판단 기준</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120" w:before="240" w:line="276" w:lineRule="auto"/>
        <w:rPr>
          <w:color w:val="444444"/>
          <w:sz w:val="20"/>
          <w:szCs w:val="20"/>
        </w:rPr>
      </w:pPr>
      <w:r w:rsidDel="00000000" w:rsidR="00000000" w:rsidRPr="00000000">
        <w:rPr>
          <w:rFonts w:ascii="Arial Unicode MS" w:cs="Arial Unicode MS" w:eastAsia="Arial Unicode MS" w:hAnsi="Arial Unicode MS"/>
          <w:color w:val="444444"/>
          <w:sz w:val="20"/>
          <w:szCs w:val="20"/>
          <w:rtl w:val="0"/>
        </w:rPr>
        <w:t xml:space="preserve">다음 조건 가운데 2개 이상이 동시에 충족되면,</w:t>
      </w:r>
      <w:r w:rsidDel="00000000" w:rsidR="00000000" w:rsidRPr="00000000">
        <w:rPr>
          <w:rFonts w:ascii="Arial Unicode MS" w:cs="Arial Unicode MS" w:eastAsia="Arial Unicode MS" w:hAnsi="Arial Unicode MS"/>
          <w:color w:val="444444"/>
          <w:sz w:val="20"/>
          <w:szCs w:val="20"/>
          <w:rtl w:val="0"/>
        </w:rPr>
        <w:t xml:space="preserve"> MCP 도입의 TCO 효율성이 FC 단독을 상회할 가능성이 높다.</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333249074203"/>
        <w:gridCol w:w="3085.7688856308696"/>
        <w:gridCol w:w="5186.409676318552"/>
        <w:tblGridChange w:id="0">
          <w:tblGrid>
            <w:gridCol w:w="753.333249074203"/>
            <w:gridCol w:w="3085.7688856308696"/>
            <w:gridCol w:w="5186.409676318552"/>
          </w:tblGrid>
        </w:tblGridChange>
      </w:tblGrid>
      <w:tr>
        <w:trPr>
          <w:cantSplit w:val="0"/>
          <w:trHeight w:val="390" w:hRule="atLeast"/>
          <w:tblHeader w:val="0"/>
        </w:trPr>
        <w:tc>
          <w:tcPr>
            <w:tcBorders>
              <w:top w:color="aaaaaa" w:space="0" w:sz="6" w:val="single"/>
              <w:left w:color="aaaaaa" w:space="0" w:sz="6" w:val="single"/>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조건</w:t>
            </w:r>
          </w:p>
        </w:tc>
        <w:tc>
          <w:tcPr>
            <w:tcBorders>
              <w:top w:color="aaaaaa" w:space="0" w:sz="6" w:val="single"/>
              <w:left w:color="000000" w:space="0" w:sz="0" w:val="nil"/>
              <w:bottom w:color="aaaaaa" w:space="0" w:sz="6" w:val="single"/>
              <w:right w:color="aaaaaa" w:space="0" w:sz="6" w:val="single"/>
            </w:tcBorders>
            <w:shd w:fill="2e4057" w:val="clear"/>
            <w:tcMar>
              <w:top w:w="60.0" w:type="dxa"/>
              <w:left w:w="100.0" w:type="dxa"/>
              <w:bottom w:w="60.0" w:type="dxa"/>
              <w:right w:w="100.0" w:type="dxa"/>
            </w:tcMar>
            <w:vAlign w:val="top"/>
          </w:tcPr>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근거</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1</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도구 10개+ 및 일 1,000회+ 호출</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444444"/>
                <w:sz w:val="18"/>
                <w:szCs w:val="18"/>
              </w:rPr>
            </w:pPr>
            <w:r w:rsidDel="00000000" w:rsidR="00000000" w:rsidRPr="00000000">
              <w:rPr>
                <w:rFonts w:ascii="Arial Unicode MS" w:cs="Arial Unicode MS" w:eastAsia="Arial Unicode MS" w:hAnsi="Arial Unicode MS"/>
                <w:color w:val="444444"/>
                <w:sz w:val="18"/>
                <w:szCs w:val="18"/>
                <w:rtl w:val="0"/>
              </w:rPr>
              <w:t xml:space="preserve">동적 검색 토큰 절감이 MCP 인프라 비용을 상쇄하는 임계 규모. 동적 검색 적용 전제.</w:t>
            </w:r>
          </w:p>
        </w:tc>
      </w:tr>
      <w:tr>
        <w:trPr>
          <w:cantSplit w:val="0"/>
          <w:trHeight w:val="39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2</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2개+ 팀에서 동일 도구 중복 구현</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444444"/>
                <w:sz w:val="18"/>
                <w:szCs w:val="18"/>
              </w:rPr>
            </w:pPr>
            <w:r w:rsidDel="00000000" w:rsidR="00000000" w:rsidRPr="00000000">
              <w:rPr>
                <w:rFonts w:ascii="Arial Unicode MS" w:cs="Arial Unicode MS" w:eastAsia="Arial Unicode MS" w:hAnsi="Arial Unicode MS"/>
                <w:color w:val="444444"/>
                <w:sz w:val="18"/>
                <w:szCs w:val="18"/>
                <w:rtl w:val="0"/>
              </w:rPr>
              <w:t xml:space="preserve">MCP로 도구 중앙화 시 중복 개발 비용(팀당 1~3일 × 팀 수) 절감.</w:t>
            </w:r>
          </w:p>
        </w:tc>
      </w:tr>
      <w:tr>
        <w:trPr>
          <w:cantSplit w:val="0"/>
          <w:trHeight w:val="64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444444"/>
                <w:sz w:val="18"/>
                <w:szCs w:val="18"/>
              </w:rPr>
            </w:pPr>
            <w:r w:rsidDel="00000000" w:rsidR="00000000" w:rsidRPr="00000000">
              <w:rPr>
                <w:color w:val="444444"/>
                <w:sz w:val="18"/>
                <w:szCs w:val="18"/>
                <w:rtl w:val="0"/>
              </w:rPr>
              <w:t xml:space="preserve">3</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444444"/>
                <w:sz w:val="18"/>
                <w:szCs w:val="18"/>
              </w:rPr>
            </w:pPr>
            <w:r w:rsidDel="00000000" w:rsidR="00000000" w:rsidRPr="00000000">
              <w:rPr>
                <w:rFonts w:ascii="Arial Unicode MS" w:cs="Arial Unicode MS" w:eastAsia="Arial Unicode MS" w:hAnsi="Arial Unicode MS"/>
                <w:b w:val="1"/>
                <w:bCs w:val="1"/>
                <w:color w:val="444444"/>
                <w:sz w:val="18"/>
                <w:szCs w:val="18"/>
                <w:rtl w:val="0"/>
              </w:rPr>
              <w:t xml:space="preserve">도구 추가·변경 빈도 월 2회+</w:t>
            </w:r>
          </w:p>
        </w:tc>
        <w:tc>
          <w:tcPr>
            <w:tcBorders>
              <w:top w:color="000000" w:space="0" w:sz="0" w:val="nil"/>
              <w:left w:color="000000" w:space="0" w:sz="0" w:val="nil"/>
              <w:bottom w:color="aaaaaa" w:space="0" w:sz="6" w:val="single"/>
              <w:right w:color="aaaaaa" w:space="0" w:sz="6" w:val="single"/>
            </w:tcBorders>
            <w:shd w:fill="ffffff" w:val="clear"/>
            <w:tcMar>
              <w:top w:w="60.0" w:type="dxa"/>
              <w:left w:w="100.0" w:type="dxa"/>
              <w:bottom w:w="60.0" w:type="dxa"/>
              <w:right w:w="100.0" w:type="dxa"/>
            </w:tcMar>
            <w:vAlign w:val="top"/>
          </w:tcPr>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444444"/>
                <w:sz w:val="18"/>
                <w:szCs w:val="18"/>
              </w:rPr>
            </w:pPr>
            <w:r w:rsidDel="00000000" w:rsidR="00000000" w:rsidRPr="00000000">
              <w:rPr>
                <w:rFonts w:ascii="Arial Unicode MS" w:cs="Arial Unicode MS" w:eastAsia="Arial Unicode MS" w:hAnsi="Arial Unicode MS"/>
                <w:color w:val="444444"/>
                <w:sz w:val="18"/>
                <w:szCs w:val="18"/>
                <w:rtl w:val="0"/>
              </w:rPr>
              <w:t xml:space="preserve">FC 단독은 에이전트별 개별 수정·배포 필요. MCP는 서버 1회 변경으로 전체 반영.</w:t>
            </w:r>
          </w:p>
        </w:tc>
      </w:tr>
    </w:tbl>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40" w:before="40" w:lineRule="auto"/>
        <w:ind w:left="0" w:firstLine="0"/>
        <w:rPr>
          <w:color w:val="444444"/>
          <w:sz w:val="20"/>
          <w:szCs w:val="20"/>
        </w:rPr>
      </w:pPr>
      <w:r w:rsidDel="00000000" w:rsidR="00000000" w:rsidRPr="00000000">
        <w:rPr>
          <w:rtl w:val="0"/>
        </w:rPr>
      </w:r>
    </w:p>
    <w:p w:rsidR="00000000" w:rsidDel="00000000" w:rsidP="00000000" w:rsidRDefault="00000000" w:rsidRPr="00000000" w14:paraId="00000710">
      <w:pPr>
        <w:pStyle w:val="Heading4"/>
        <w:keepNext w:val="0"/>
        <w:keepLines w:val="0"/>
        <w:spacing w:after="80" w:lineRule="auto"/>
        <w:rPr/>
      </w:pPr>
      <w:bookmarkStart w:colFirst="0" w:colLast="0" w:name="_v5m2gyewzapj" w:id="95"/>
      <w:bookmarkEnd w:id="95"/>
      <w:r w:rsidDel="00000000" w:rsidR="00000000" w:rsidRPr="00000000">
        <w:rPr>
          <w:rFonts w:ascii="Arial Unicode MS" w:cs="Arial Unicode MS" w:eastAsia="Arial Unicode MS" w:hAnsi="Arial Unicode MS"/>
          <w:rtl w:val="0"/>
        </w:rPr>
        <w:t xml:space="preserve">5.2.4 보안 판단 기준</w:t>
      </w:r>
    </w:p>
    <w:p w:rsidR="00000000" w:rsidDel="00000000" w:rsidP="00000000" w:rsidRDefault="00000000" w:rsidRPr="00000000" w14:paraId="00000711">
      <w:pPr>
        <w:spacing w:after="120" w:before="240" w:line="276" w:lineRule="auto"/>
        <w:rPr/>
      </w:pPr>
      <w:r w:rsidDel="00000000" w:rsidR="00000000" w:rsidRPr="00000000">
        <w:rPr>
          <w:rFonts w:ascii="Arial Unicode MS" w:cs="Arial Unicode MS" w:eastAsia="Arial Unicode MS" w:hAnsi="Arial Unicode MS"/>
          <w:rtl w:val="0"/>
        </w:rPr>
        <w:t xml:space="preserve">의사결정 트리(5.3) Q4에서는 보안 요건을 기준으로 FC 단독으로 충분한지, MCP 검토가 필요한지를 판단한다. 본 절에서는 그 판단에 필요한 기초를 제공한다.</w:t>
      </w:r>
    </w:p>
    <w:p w:rsidR="00000000" w:rsidDel="00000000" w:rsidP="00000000" w:rsidRDefault="00000000" w:rsidRPr="00000000" w14:paraId="00000712">
      <w:pPr>
        <w:spacing w:after="120" w:before="240" w:line="276" w:lineRule="auto"/>
        <w:rPr>
          <w:color w:val="333333"/>
        </w:rPr>
      </w:pPr>
      <w:r w:rsidDel="00000000" w:rsidR="00000000" w:rsidRPr="00000000">
        <w:rPr>
          <w:rFonts w:ascii="Arial Unicode MS" w:cs="Arial Unicode MS" w:eastAsia="Arial Unicode MS" w:hAnsi="Arial Unicode MS"/>
          <w:rtl w:val="0"/>
        </w:rPr>
        <w:t xml:space="preserve">FC와 MCP는 보안 경계(Security Boundary)의 위치가 다르다. 보안 경계란 인증·인가·데이터 접근이 실제로 수행되는 지점으로, 이 경계를 기준으로 신뢰 영역과 비신뢰 영역이 나뉜다. 이 구조적 차이가 위협 유형과 대응 방식을 다르게 만든다.</w:t>
      </w:r>
      <w:r w:rsidDel="00000000" w:rsidR="00000000" w:rsidRPr="00000000">
        <w:rPr>
          <w:rtl w:val="0"/>
        </w:rPr>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99.0893554687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vAlign w:val="top"/>
          </w:tcPr>
          <w:p w:rsidR="00000000" w:rsidDel="00000000" w:rsidP="00000000" w:rsidRDefault="00000000" w:rsidRPr="00000000" w14:paraId="00000713">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본 </w:t>
            </w:r>
            <w:r w:rsidDel="00000000" w:rsidR="00000000" w:rsidRPr="00000000">
              <w:rPr>
                <w:rFonts w:ascii="Arial Unicode MS" w:cs="Arial Unicode MS" w:eastAsia="Arial Unicode MS" w:hAnsi="Arial Unicode MS"/>
                <w:color w:val="1a5276"/>
                <w:sz w:val="18"/>
                <w:szCs w:val="18"/>
                <w:rtl w:val="0"/>
              </w:rPr>
              <w:t xml:space="preserve">데이터 민감도 등급(공개/내부/기밀/극비)은 사내 정보보호 정책의 데이터 분류 체계를 기준으로 판정한다. 극비 등급은 LLM 전달 금지가 원칙이며, 본 가이드의 의사결정 트리 범위를 초과한다.</w:t>
            </w:r>
            <w:r w:rsidDel="00000000" w:rsidR="00000000" w:rsidRPr="00000000">
              <w:rPr>
                <w:rtl w:val="0"/>
              </w:rPr>
            </w:r>
          </w:p>
        </w:tc>
      </w:tr>
    </w:tbl>
    <w:p w:rsidR="00000000" w:rsidDel="00000000" w:rsidP="00000000" w:rsidRDefault="00000000" w:rsidRPr="00000000" w14:paraId="00000714">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FC 보안 경계</w:t>
      </w:r>
    </w:p>
    <w:p w:rsidR="00000000" w:rsidDel="00000000" w:rsidP="00000000" w:rsidRDefault="00000000" w:rsidRPr="00000000" w14:paraId="00000715">
      <w:pPr>
        <w:keepNext w:val="0"/>
        <w:keepLines w:val="0"/>
        <w:spacing w:before="280" w:lineRule="auto"/>
        <w:rPr/>
      </w:pPr>
      <w:r w:rsidDel="00000000" w:rsidR="00000000" w:rsidRPr="00000000">
        <w:rPr>
          <w:rFonts w:ascii="Arial Unicode MS" w:cs="Arial Unicode MS" w:eastAsia="Arial Unicode MS" w:hAnsi="Arial Unicode MS"/>
          <w:rtl w:val="0"/>
        </w:rPr>
        <w:t xml:space="preserve">경계 위치: 각 에이전트가 외부 시스템의 자격증명을 직접 보유하므로 보안 경계가 에이전트마다 분산됨</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183263636006"/>
        <w:gridCol w:w="2574.1095157958725"/>
        <w:gridCol w:w="2574.1095157958725"/>
        <w:gridCol w:w="2574.1095157958725"/>
        <w:tblGridChange w:id="0">
          <w:tblGrid>
            <w:gridCol w:w="1303.183263636006"/>
            <w:gridCol w:w="2574.1095157958725"/>
            <w:gridCol w:w="2574.1095157958725"/>
            <w:gridCol w:w="2574.10951579587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1e3a5f" w:val="clear"/>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보안 측면</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17">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구조적 특성</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18">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주요 위협</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19">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대응 원칙</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1A">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자격증명 관리</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1B">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각 에이전트가 API Key/토큰 개별 보유. 노출점이 에이전트 수만큼 증가.</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1C">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토큰 유출·순환 미흡.</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1D">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민감 파라미터 런타임 주입, 암호화 저장, 추상화된 파라미터명.</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1E">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접근 통제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1F">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에이전트 코드 내 개별 구현. API GW에서 범위 제한.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0">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Prompt Injection 도구 오용, 에이전트 간 통제 일관성 미보장.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1">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인자 검증 필수, 최소 권한 원칙, 위험 도구 HITL 적용.</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2">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감사 추적</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3">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API GW 로그 + 앱 레벨 구현. 통합 감사 뷰에 추가 작업 필요.</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4">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에이전트별 로그 분산, 추적 누락 가능.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5">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로그 수집 파이프라인 별도 구축.</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6">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민감 데이터</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7">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도구 스키마가 LLM 컨텍스트에 포함.</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8">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민감 필드 프롬프트 노출.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29">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스키마에서 민감 필드 제외/마스킹.</w:t>
            </w:r>
          </w:p>
        </w:tc>
      </w:tr>
    </w:tbl>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pPr>
      <w:r w:rsidDel="00000000" w:rsidR="00000000" w:rsidRPr="00000000">
        <w:rPr>
          <w:rFonts w:ascii="Arial Unicode MS" w:cs="Arial Unicode MS" w:eastAsia="Arial Unicode MS" w:hAnsi="Arial Unicode MS"/>
          <w:b w:val="1"/>
          <w:bCs w:val="1"/>
          <w:i w:val="1"/>
          <w:iCs w:val="1"/>
          <w:color w:val="666666"/>
          <w:sz w:val="20"/>
          <w:szCs w:val="20"/>
          <w:rtl w:val="0"/>
        </w:rPr>
        <w:t xml:space="preserve">[참고] </w:t>
      </w:r>
      <w:r w:rsidDel="00000000" w:rsidR="00000000" w:rsidRPr="00000000">
        <w:rPr>
          <w:rFonts w:ascii="Arial Unicode MS" w:cs="Arial Unicode MS" w:eastAsia="Arial Unicode MS" w:hAnsi="Arial Unicode MS"/>
          <w:i w:val="1"/>
          <w:iCs w:val="1"/>
          <w:color w:val="666666"/>
          <w:sz w:val="20"/>
          <w:szCs w:val="20"/>
          <w:rtl w:val="0"/>
        </w:rPr>
        <w:t xml:space="preserve">FC는 일반~내부 등급에 적합. 기밀 등급 시 에이전트별 보안 검증 부담이 증가한다.</w:t>
      </w:r>
      <w:r w:rsidDel="00000000" w:rsidR="00000000" w:rsidRPr="00000000">
        <w:rPr>
          <w:rtl w:val="0"/>
        </w:rPr>
      </w:r>
    </w:p>
    <w:p w:rsidR="00000000" w:rsidDel="00000000" w:rsidP="00000000" w:rsidRDefault="00000000" w:rsidRPr="00000000" w14:paraId="0000072B">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MCP 보안 경계</w:t>
      </w:r>
    </w:p>
    <w:p w:rsidR="00000000" w:rsidDel="00000000" w:rsidP="00000000" w:rsidRDefault="00000000" w:rsidRPr="00000000" w14:paraId="0000072C">
      <w:pPr>
        <w:keepNext w:val="0"/>
        <w:keepLines w:val="0"/>
        <w:spacing w:before="280" w:lineRule="auto"/>
        <w:rPr/>
      </w:pPr>
      <w:r w:rsidDel="00000000" w:rsidR="00000000" w:rsidRPr="00000000">
        <w:rPr>
          <w:rFonts w:ascii="Arial Unicode MS" w:cs="Arial Unicode MS" w:eastAsia="Arial Unicode MS" w:hAnsi="Arial Unicode MS"/>
          <w:rtl w:val="0"/>
        </w:rPr>
        <w:t xml:space="preserve">경계 위치: MCP 서버가 자격증명을 중앙 관리하므로 보안 경계가 서버에 집중</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183263636006"/>
        <w:gridCol w:w="2574.1095157958725"/>
        <w:gridCol w:w="2574.1095157958725"/>
        <w:gridCol w:w="2574.1095157958725"/>
        <w:tblGridChange w:id="0">
          <w:tblGrid>
            <w:gridCol w:w="1303.183263636006"/>
            <w:gridCol w:w="2574.1095157958725"/>
            <w:gridCol w:w="2574.1095157958725"/>
            <w:gridCol w:w="2574.109515795872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1e3a5f" w:val="clear"/>
            <w:tcMar>
              <w:top w:w="100.0" w:type="dxa"/>
              <w:left w:w="100.0" w:type="dxa"/>
              <w:bottom w:w="100.0" w:type="dxa"/>
              <w:right w:w="100.0" w:type="dxa"/>
            </w:tcMar>
            <w:vAlign w:val="top"/>
          </w:tcPr>
          <w:p w:rsidR="00000000" w:rsidDel="00000000" w:rsidP="00000000" w:rsidRDefault="00000000" w:rsidRPr="00000000" w14:paraId="0000072D">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보안 측면</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2E">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구조적 특성</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2F">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주요 위협</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30">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대응 원칙</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1">
            <w:pPr>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자격증명 관리</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2">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MCP 서버에 집중. 클라이언트에는 접속 토큰만 배포.</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3">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서버 단일점 침해 시 전체 노출.</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4">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최소 scope, 자동 갱신, 서버 접근 통제 강화.</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5">
            <w:pPr>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접근 통제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6">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RBAC/ABAC 중앙 적용(OAuth 2.1). 도구·파라미터 수준 세분화.</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7">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과도한 OAuth scope 설정.</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8">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최소 scope 원칙, 도구별 권한 분리.</w:t>
            </w:r>
          </w:p>
        </w:tc>
      </w:tr>
      <w:tr>
        <w:trPr>
          <w:cantSplit w:val="0"/>
          <w:trHeight w:val="666.059570312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9">
            <w:pPr>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감사 추적</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A">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단일 지점에서 전체 도구 호출 중앙 수집.</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B">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비인가 서버 접속 시 로그 우회.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C">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레지스트리 allowlist, 인증서 검증.</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D">
            <w:pPr>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민감 데이터</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E">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서버에서 필터링/마스킹 후 LLM 전달.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3F">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필터링 누락 시 경유 노출.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0">
            <w:pPr>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서버 측 필터링 필수, 네트워크 존 분리 배포.</w:t>
            </w:r>
          </w:p>
        </w:tc>
      </w:tr>
    </w:tbl>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100" w:before="100" w:lineRule="auto"/>
        <w:ind w:left="360" w:firstLine="0"/>
        <w:rPr>
          <w:b w:val="1"/>
          <w:bCs w:val="1"/>
        </w:rPr>
      </w:pPr>
      <w:r w:rsidDel="00000000" w:rsidR="00000000" w:rsidRPr="00000000">
        <w:rPr>
          <w:rFonts w:ascii="Arial Unicode MS" w:cs="Arial Unicode MS" w:eastAsia="Arial Unicode MS" w:hAnsi="Arial Unicode MS"/>
          <w:b w:val="1"/>
          <w:bCs w:val="1"/>
          <w:i w:val="1"/>
          <w:iCs w:val="1"/>
          <w:color w:val="666666"/>
          <w:sz w:val="20"/>
          <w:szCs w:val="20"/>
          <w:rtl w:val="0"/>
        </w:rPr>
        <w:t xml:space="preserve">[참고] </w:t>
      </w:r>
      <w:r w:rsidDel="00000000" w:rsidR="00000000" w:rsidRPr="00000000">
        <w:rPr>
          <w:rFonts w:ascii="Arial Unicode MS" w:cs="Arial Unicode MS" w:eastAsia="Arial Unicode MS" w:hAnsi="Arial Unicode MS"/>
          <w:i w:val="1"/>
          <w:iCs w:val="1"/>
          <w:color w:val="666666"/>
          <w:sz w:val="20"/>
          <w:szCs w:val="20"/>
          <w:rtl w:val="0"/>
        </w:rPr>
        <w:t xml:space="preserve">MCP는 내부~기밀 등급에 적합. 중앙 통제로 기밀 데이터 접근 관리에 유리하다.</w:t>
      </w:r>
      <w:r w:rsidDel="00000000" w:rsidR="00000000" w:rsidRPr="00000000">
        <w:rPr>
          <w:rtl w:val="0"/>
        </w:rPr>
      </w:r>
    </w:p>
    <w:p w:rsidR="00000000" w:rsidDel="00000000" w:rsidP="00000000" w:rsidRDefault="00000000" w:rsidRPr="00000000" w14:paraId="0000074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743">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보안 요건과 연동 방식 선정의 연계</w:t>
      </w:r>
    </w:p>
    <w:p w:rsidR="00000000" w:rsidDel="00000000" w:rsidP="00000000" w:rsidRDefault="00000000" w:rsidRPr="00000000" w14:paraId="00000744">
      <w:pPr>
        <w:keepNext w:val="0"/>
        <w:keepLines w:val="0"/>
        <w:spacing w:before="60" w:lineRule="auto"/>
        <w:rPr/>
      </w:pPr>
      <w:r w:rsidDel="00000000" w:rsidR="00000000" w:rsidRPr="00000000">
        <w:rPr>
          <w:rFonts w:ascii="Arial Unicode MS" w:cs="Arial Unicode MS" w:eastAsia="Arial Unicode MS" w:hAnsi="Arial Unicode MS"/>
          <w:rtl w:val="0"/>
        </w:rPr>
        <w:t xml:space="preserve">위 A, B절의 특성 차이를 </w:t>
      </w:r>
      <w:r w:rsidDel="00000000" w:rsidR="00000000" w:rsidRPr="00000000">
        <w:rPr>
          <w:rFonts w:ascii="Arial Unicode MS" w:cs="Arial Unicode MS" w:eastAsia="Arial Unicode MS" w:hAnsi="Arial Unicode MS"/>
          <w:rtl w:val="0"/>
        </w:rPr>
        <w:t xml:space="preserve">보안 요건별로 판단 기준으로써 변환한 것이다. 5.3 의사결정 트리 Q4에서 참조한다.</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7.934273489126"/>
        <w:gridCol w:w="3526.0440033420264"/>
        <w:gridCol w:w="3511.533534192471"/>
        <w:tblGridChange w:id="0">
          <w:tblGrid>
            <w:gridCol w:w="1987.934273489126"/>
            <w:gridCol w:w="3526.0440033420264"/>
            <w:gridCol w:w="3511.533534192471"/>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45">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보안 요건</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46">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FC 단독으로 충분한 경우</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47">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MCP 검토가 필요한 경우</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8">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도구별 세분 권한</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9">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API Gateway에서 도구별 scope 분리 가능</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A">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도구별 OAuth scope 제어가 API GW로 불충분</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B">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감사 로그</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C">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API GW 로그 + 애플리케이션 로그로 충분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D">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도구 호출 단위 중앙 수집·추적 필요</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E">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민감 데이터 처리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4F">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애플리케이션에서 마스킹 처리 가능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50">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서버 측 필터링이 필요한 규제 환경 (금융/의료)</w:t>
            </w:r>
          </w:p>
        </w:tc>
      </w:tr>
    </w:tbl>
    <w:p w:rsidR="00000000" w:rsidDel="00000000" w:rsidP="00000000" w:rsidRDefault="00000000" w:rsidRPr="00000000" w14:paraId="00000751">
      <w:pPr>
        <w:spacing w:after="120" w:before="240" w:line="276" w:lineRule="auto"/>
        <w:rPr/>
      </w:pPr>
      <w:r w:rsidDel="00000000" w:rsidR="00000000" w:rsidRPr="00000000">
        <w:rPr>
          <w:rFonts w:ascii="Arial Unicode MS" w:cs="Arial Unicode MS" w:eastAsia="Arial Unicode MS" w:hAnsi="Arial Unicode MS"/>
          <w:rtl w:val="0"/>
        </w:rPr>
        <w:t xml:space="preserve">보안 요건에서 복수 항목이 'MCP 검토 필요'로 판정되면, 비용 절감 효과가 불충분하더라도 보안 요건만으로 MCP 도입이 정당화될 수 있다.</w:t>
      </w:r>
    </w:p>
    <w:p w:rsidR="00000000" w:rsidDel="00000000" w:rsidP="00000000" w:rsidRDefault="00000000" w:rsidRPr="00000000" w14:paraId="00000752">
      <w:pPr>
        <w:spacing w:after="160" w:before="160" w:line="276" w:lineRule="auto"/>
        <w:rPr/>
      </w:pPr>
      <w:r w:rsidDel="00000000" w:rsidR="00000000" w:rsidRPr="00000000">
        <w:rPr>
          <w:rFonts w:ascii="Arial Unicode MS" w:cs="Arial Unicode MS" w:eastAsia="Arial Unicode MS" w:hAnsi="Arial Unicode MS"/>
          <w:b w:val="1"/>
          <w:bCs w:val="1"/>
          <w:color w:val="2e5090"/>
          <w:rtl w:val="0"/>
        </w:rPr>
        <w:t xml:space="preserve">비용 추정(5.2.1~5.2.3)과 보안 판단 기준(5.2.4)을 확인했으면, 5.3의 의사결정 트리에 프로젝트 조건을 대입하여 FC 단독 또는 MCP + FC를 확정한다.</w:t>
      </w:r>
      <w:r w:rsidDel="00000000" w:rsidR="00000000" w:rsidRPr="00000000">
        <w:rPr>
          <w:rtl w:val="0"/>
        </w:rPr>
      </w:r>
    </w:p>
    <w:p w:rsidR="00000000" w:rsidDel="00000000" w:rsidP="00000000" w:rsidRDefault="00000000" w:rsidRPr="00000000" w14:paraId="00000753">
      <w:pPr>
        <w:pStyle w:val="Heading3"/>
        <w:keepNext w:val="0"/>
        <w:keepLines w:val="0"/>
        <w:spacing w:before="480" w:lineRule="auto"/>
        <w:rPr/>
      </w:pPr>
      <w:bookmarkStart w:colFirst="0" w:colLast="0" w:name="_t9az3geaz5vh" w:id="96"/>
      <w:bookmarkEnd w:id="96"/>
      <w:r w:rsidDel="00000000" w:rsidR="00000000" w:rsidRPr="00000000">
        <w:rPr>
          <w:rFonts w:ascii="Arial Unicode MS" w:cs="Arial Unicode MS" w:eastAsia="Arial Unicode MS" w:hAnsi="Arial Unicode MS"/>
          <w:rtl w:val="0"/>
        </w:rPr>
        <w:t xml:space="preserve">5.3 조건별 권장 방식 (의사결정 트리)</w:t>
      </w:r>
    </w:p>
    <w:p w:rsidR="00000000" w:rsidDel="00000000" w:rsidP="00000000" w:rsidRDefault="00000000" w:rsidRPr="00000000" w14:paraId="00000754">
      <w:pPr>
        <w:keepNext w:val="0"/>
        <w:keepLines w:val="0"/>
        <w:spacing w:before="60" w:lineRule="auto"/>
        <w:rPr/>
      </w:pPr>
      <w:r w:rsidDel="00000000" w:rsidR="00000000" w:rsidRPr="00000000">
        <w:rPr>
          <w:rFonts w:ascii="Arial Unicode MS" w:cs="Arial Unicode MS" w:eastAsia="Arial Unicode MS" w:hAnsi="Arial Unicode MS"/>
          <w:rtl w:val="0"/>
        </w:rPr>
        <w:t xml:space="preserve">5.1에서 FC/MCP의 특성을, 5.2에서 비용·보안 기초를 파악한 뒤, 이 트리에 프로젝트 조건을 대입하여 FC 단독 / MCP + FC를 결정한다.</w:t>
      </w:r>
    </w:p>
    <w:p w:rsidR="00000000" w:rsidDel="00000000" w:rsidP="00000000" w:rsidRDefault="00000000" w:rsidRPr="00000000" w14:paraId="00000755">
      <w:pPr>
        <w:keepNext w:val="0"/>
        <w:keepLines w:val="0"/>
        <w:spacing w:before="60" w:lineRule="auto"/>
        <w:rPr/>
      </w:pPr>
      <w:r w:rsidDel="00000000" w:rsidR="00000000" w:rsidRPr="00000000">
        <w:rPr>
          <w:rtl w:val="0"/>
        </w:rPr>
      </w:r>
    </w:p>
    <w:p w:rsidR="00000000" w:rsidDel="00000000" w:rsidP="00000000" w:rsidRDefault="00000000" w:rsidRPr="00000000" w14:paraId="00000756">
      <w:pPr>
        <w:keepNext w:val="0"/>
        <w:keepLines w:val="0"/>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트리 진입 전 확인: Agent 구조</w:t>
      </w:r>
    </w:p>
    <w:p w:rsidR="00000000" w:rsidDel="00000000" w:rsidP="00000000" w:rsidRDefault="00000000" w:rsidRPr="00000000" w14:paraId="00000757">
      <w:pPr>
        <w:keepNext w:val="0"/>
        <w:keepLines w:val="0"/>
        <w:spacing w:before="60" w:lineRule="auto"/>
        <w:rPr/>
      </w:pPr>
      <w:r w:rsidDel="00000000" w:rsidR="00000000" w:rsidRPr="00000000">
        <w:rPr>
          <w:rFonts w:ascii="Arial Unicode MS" w:cs="Arial Unicode MS" w:eastAsia="Arial Unicode MS" w:hAnsi="Arial Unicode MS"/>
          <w:rtl w:val="0"/>
        </w:rPr>
        <w:t xml:space="preserve">FC/MCP 판단의 핵심 변수는 각 Agent가 담당하는 도구 수와 공유 범위이다. 이는 Agent 구조에 의해 결정되므로, 트리에 진입하기 전에 아래를 확인한다.</w:t>
      </w:r>
    </w:p>
    <w:p w:rsidR="00000000" w:rsidDel="00000000" w:rsidP="00000000" w:rsidRDefault="00000000" w:rsidRPr="00000000" w14:paraId="00000758">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Agent 분리 판단 기준</w:t>
      </w:r>
    </w:p>
    <w:p w:rsidR="00000000" w:rsidDel="00000000" w:rsidP="00000000" w:rsidRDefault="00000000" w:rsidRPr="00000000" w14:paraId="00000759">
      <w:pPr>
        <w:keepNext w:val="0"/>
        <w:keepLines w:val="0"/>
        <w:pBdr>
          <w:top w:color="auto" w:space="0" w:sz="0" w:val="none"/>
          <w:left w:color="auto" w:space="0" w:sz="0" w:val="none"/>
          <w:bottom w:color="auto" w:space="0" w:sz="0" w:val="none"/>
          <w:right w:color="auto" w:space="0" w:sz="0" w:val="none"/>
          <w:between w:color="auto" w:space="0" w:sz="0" w:val="none"/>
        </w:pBdr>
        <w:spacing w:before="60" w:lineRule="auto"/>
        <w:ind w:left="360" w:firstLine="0"/>
        <w:rPr>
          <w:i w:val="1"/>
          <w:iCs w:val="1"/>
          <w:color w:val="434343"/>
          <w:sz w:val="20"/>
          <w:szCs w:val="20"/>
        </w:rPr>
      </w:pPr>
      <w:r w:rsidDel="00000000" w:rsidR="00000000" w:rsidRPr="00000000">
        <w:rPr>
          <w:rFonts w:ascii="Arial Unicode MS" w:cs="Arial Unicode MS" w:eastAsia="Arial Unicode MS" w:hAnsi="Arial Unicode MS"/>
          <w:i w:val="1"/>
          <w:iCs w:val="1"/>
          <w:color w:val="434343"/>
          <w:sz w:val="20"/>
          <w:szCs w:val="20"/>
          <w:rtl w:val="0"/>
        </w:rPr>
        <w:t xml:space="preserve">2장에서 시스템의 아키텍처 유형을 결정한 후, 여기에서는 해당 아키텍처 내 각 Agent의 도구 수/공유 범위를 판단한다.</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5.3844112182608"/>
        <w:gridCol w:w="3592.8201109692754"/>
        <w:gridCol w:w="3607.307288836087"/>
        <w:tblGridChange w:id="0">
          <w:tblGrid>
            <w:gridCol w:w="1825.3844112182608"/>
            <w:gridCol w:w="3592.8201109692754"/>
            <w:gridCol w:w="3607.307288836087"/>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5A">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분리 기준</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5B">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분리 권장 조건</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5C">
            <w:pPr>
              <w:keepNext w:val="0"/>
              <w:keepLines w:val="0"/>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통합 유지 가능 조건</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5D">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도메인 경계</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5E">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업무 도메인이 명확히 다름 (고객상담 vs 물류 vs 결제)</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5F">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도메인 간 데이터 공유가 빈번하고 분리 시 복잡성 증가</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0">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팀 소유권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1">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서로 다른 팀이 독립적으로 개발·배포·운영</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2">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단일 팀이 전체 소유·운영</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3">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데이터 격리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4">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보안/규정상 접근 범위 분리 필요</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5">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동일 데이터 접근 권한으로 충분</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6">
            <w:pPr>
              <w:keepNext w:val="0"/>
              <w:keepLines w:val="0"/>
              <w:spacing w:after="20" w:before="2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도구 수</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7">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통합 시 10개</w:t>
            </w:r>
            <w:r w:rsidDel="00000000" w:rsidR="00000000" w:rsidRPr="00000000">
              <w:rPr>
                <w:sz w:val="18"/>
                <w:szCs w:val="18"/>
                <w:vertAlign w:val="superscript"/>
              </w:rPr>
              <w:footnoteReference w:customMarkFollows="0" w:id="1"/>
            </w:r>
            <w:r w:rsidDel="00000000" w:rsidR="00000000" w:rsidRPr="00000000">
              <w:rPr>
                <w:rFonts w:ascii="Arial Unicode MS" w:cs="Arial Unicode MS" w:eastAsia="Arial Unicode MS" w:hAnsi="Arial Unicode MS"/>
                <w:sz w:val="18"/>
                <w:szCs w:val="18"/>
                <w:rtl w:val="0"/>
              </w:rPr>
              <w:t xml:space="preserve"> 이상으로 도구 표면이 과도하게 커지는 경우</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68">
            <w:pPr>
              <w:keepNext w:val="0"/>
              <w:keepLines w:val="0"/>
              <w:spacing w:after="20" w:before="20" w:lineRule="auto"/>
              <w:rPr>
                <w:sz w:val="18"/>
                <w:szCs w:val="18"/>
              </w:rPr>
            </w:pPr>
            <w:r w:rsidDel="00000000" w:rsidR="00000000" w:rsidRPr="00000000">
              <w:rPr>
                <w:rFonts w:ascii="Arial Unicode MS" w:cs="Arial Unicode MS" w:eastAsia="Arial Unicode MS" w:hAnsi="Arial Unicode MS"/>
                <w:sz w:val="18"/>
                <w:szCs w:val="18"/>
                <w:rtl w:val="0"/>
              </w:rPr>
              <w:t xml:space="preserve">통합 시에도</w:t>
            </w:r>
            <w:r w:rsidDel="00000000" w:rsidR="00000000" w:rsidRPr="00000000">
              <w:rPr>
                <w:rFonts w:ascii="Arial Unicode MS" w:cs="Arial Unicode MS" w:eastAsia="Arial Unicode MS" w:hAnsi="Arial Unicode MS"/>
                <w:sz w:val="18"/>
                <w:szCs w:val="18"/>
                <w:rtl w:val="0"/>
              </w:rPr>
              <w:t xml:space="preserve"> 도구 표면이 10개 미만으로 유지되는 경우</w:t>
            </w:r>
          </w:p>
        </w:tc>
      </w:tr>
    </w:tbl>
    <w:p w:rsidR="00000000" w:rsidDel="00000000" w:rsidP="00000000" w:rsidRDefault="00000000" w:rsidRPr="00000000" w14:paraId="00000769">
      <w:pPr>
        <w:keepNext w:val="0"/>
        <w:keepLines w:val="0"/>
        <w:pBdr>
          <w:top w:color="auto" w:space="0" w:sz="0" w:val="none"/>
          <w:left w:color="auto" w:space="0" w:sz="0" w:val="none"/>
          <w:bottom w:color="auto" w:space="0" w:sz="0" w:val="none"/>
          <w:right w:color="auto" w:space="0" w:sz="0" w:val="none"/>
          <w:between w:color="auto" w:space="0" w:sz="0" w:val="none"/>
        </w:pBdr>
        <w:spacing w:before="60" w:lineRule="auto"/>
        <w:ind w:left="0" w:firstLine="0"/>
        <w:rPr>
          <w:i w:val="1"/>
          <w:iCs w:val="1"/>
          <w:color w:val="434343"/>
          <w:sz w:val="20"/>
          <w:szCs w:val="20"/>
        </w:rPr>
      </w:pPr>
      <w:r w:rsidDel="00000000" w:rsidR="00000000" w:rsidRPr="00000000">
        <w:rPr>
          <w:rtl w:val="0"/>
        </w:rPr>
      </w:r>
    </w:p>
    <w:p w:rsidR="00000000" w:rsidDel="00000000" w:rsidP="00000000" w:rsidRDefault="00000000" w:rsidRPr="00000000" w14:paraId="0000076A">
      <w:pPr>
        <w:spacing w:after="120" w:before="240" w:line="276" w:lineRule="auto"/>
        <w:rPr>
          <w:color w:val="333333"/>
        </w:rPr>
      </w:pPr>
      <w:r w:rsidDel="00000000" w:rsidR="00000000" w:rsidRPr="00000000">
        <w:rPr>
          <w:rtl w:val="0"/>
        </w:rPr>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99.0893554687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vAlign w:val="top"/>
          </w:tcPr>
          <w:p w:rsidR="00000000" w:rsidDel="00000000" w:rsidP="00000000" w:rsidRDefault="00000000" w:rsidRPr="00000000" w14:paraId="0000076B">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도구 수 기준은 절대값이 아니라 실무적 판단 기준이다. 공식 자료에 따르면 한 Agent가 한 번에 노출하는 도구 수를 작게 유지할 것을 권고하므로, 본 문서에서는 도구 표면이 10개 미만이면 통합 유지가 가능한 범위로 보고, 20개에 근접하거나 이를 초과하면 Agent 분리, namespace 분리, tool search 등 구조적 조정을 검토하는 기준으로 삼는다. 이는 절대 한계가 아니라 보수적 운영 기준이며, 실제 임계값은 도구의 파라미터 복잡도, 설명 길이, 권한 분리 요구, 호출 빈도에 따라 달라질 수 있다.</w:t>
            </w:r>
          </w:p>
        </w:tc>
      </w:tr>
    </w:tbl>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i w:val="1"/>
          <w:iCs w:val="1"/>
          <w:color w:val="444444"/>
          <w:sz w:val="20"/>
          <w:szCs w:val="20"/>
        </w:rPr>
      </w:pPr>
      <w:r w:rsidDel="00000000" w:rsidR="00000000" w:rsidRPr="00000000">
        <w:rPr>
          <w:rtl w:val="0"/>
        </w:rPr>
      </w:r>
    </w:p>
    <w:tbl>
      <w:tblPr>
        <w:tblStyle w:val="Table7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59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20" w:before="20" w:lineRule="auto"/>
              <w:rPr>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[예시]</w:t>
            </w:r>
            <w:r w:rsidDel="00000000" w:rsidR="00000000" w:rsidRPr="00000000">
              <w:rPr>
                <w:color w:val="434343"/>
                <w:sz w:val="20"/>
                <w:szCs w:val="20"/>
                <w:rtl w:val="0"/>
              </w:rPr>
              <w:t xml:space="preserve"> </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0" w:before="20" w:lineRule="auto"/>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고객상담·주문·물류를 하나의 Agent로 통합하면 도구 수와 스키마 복잡성이 증가하므로 MCP 도입 또는 Agent 분리를 검토한다.</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20" w:before="20" w:lineRule="auto"/>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반대로 세 개의 Agent로 분리하면 각 Agent의 도구 범위를 작게 유지할 수 있어 FC 단독 구성을 우선 고려할 수 있다.</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0" w:before="20" w:lineRule="auto"/>
              <w:rPr>
                <w:color w:val="434343"/>
                <w:sz w:val="20"/>
                <w:szCs w:val="20"/>
              </w:rPr>
            </w:pPr>
            <w:r w:rsidDel="00000000" w:rsidR="00000000" w:rsidRPr="00000000">
              <w:rPr>
                <w:rtl w:val="0"/>
              </w:rPr>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20" w:before="20" w:lineRule="auto"/>
              <w:rPr>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[독립 멀티 Agent인 경우]</w:t>
            </w:r>
            <w:r w:rsidDel="00000000" w:rsidR="00000000" w:rsidRPr="00000000">
              <w:rPr>
                <w:color w:val="434343"/>
                <w:sz w:val="20"/>
                <w:szCs w:val="20"/>
                <w:rtl w:val="0"/>
              </w:rPr>
              <w:t xml:space="preserve"> </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20" w:before="20" w:lineRule="auto"/>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별도 팀 또는 서비스가 소유한 Agent 간 네트워크 협업 구조라면, 6장(A2A)을 먼저 참조하여 A2A 적용 여부를 판단한 뒤 각 Agent 내부의 도구 연동 방식은 본 트리에서 다시 판단한다.</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before="60" w:lineRule="auto"/>
              <w:ind w:left="0" w:firstLine="0"/>
              <w:rPr>
                <w:b w:val="1"/>
                <w:bCs w:val="1"/>
                <w:color w:val="434343"/>
                <w:sz w:val="20"/>
                <w:szCs w:val="20"/>
              </w:rPr>
            </w:pPr>
            <w:r w:rsidDel="00000000" w:rsidR="00000000" w:rsidRPr="00000000">
              <w:rPr>
                <w:rtl w:val="0"/>
              </w:rPr>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before="60" w:lineRule="auto"/>
              <w:ind w:left="0" w:firstLine="0"/>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[Fast Track (PoC/해커톤)] </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before="60" w:lineRule="auto"/>
              <w:ind w:left="0" w:firstLine="0"/>
              <w:rPr>
                <w:color w:val="444444"/>
                <w:sz w:val="19"/>
                <w:szCs w:val="19"/>
              </w:rPr>
            </w:pPr>
            <w:r w:rsidDel="00000000" w:rsidR="00000000" w:rsidRPr="00000000">
              <w:rPr>
                <w:rFonts w:ascii="Arial Unicode MS" w:cs="Arial Unicode MS" w:eastAsia="Arial Unicode MS" w:hAnsi="Arial Unicode MS"/>
                <w:color w:val="434343"/>
                <w:sz w:val="19"/>
                <w:szCs w:val="19"/>
                <w:rtl w:val="0"/>
              </w:rPr>
              <w:t xml:space="preserve">빠른 검증이 목적이면 FC 단독으로 시작할 수 있다. 단, 추후 전환을 고려해 도구 인터페이스는 명확히 정의해두는 것이 바람직하며, 프로덕션 전환 시에는 반드시 재판단한다.</w:t>
            </w:r>
            <w:r w:rsidDel="00000000" w:rsidR="00000000" w:rsidRPr="00000000">
              <w:rPr>
                <w:rtl w:val="0"/>
              </w:rPr>
            </w:r>
          </w:p>
        </w:tc>
      </w:tr>
    </w:tbl>
    <w:p w:rsidR="00000000" w:rsidDel="00000000" w:rsidP="00000000" w:rsidRDefault="00000000" w:rsidRPr="00000000" w14:paraId="00000776">
      <w:pPr>
        <w:rPr>
          <w:i w:val="1"/>
          <w:iCs w:val="1"/>
          <w:color w:val="434343"/>
          <w:sz w:val="20"/>
          <w:szCs w:val="20"/>
        </w:rPr>
      </w:pPr>
      <w:r w:rsidDel="00000000" w:rsidR="00000000" w:rsidRPr="00000000">
        <w:rPr>
          <w:rtl w:val="0"/>
        </w:rPr>
      </w:r>
    </w:p>
    <w:p w:rsidR="00000000" w:rsidDel="00000000" w:rsidP="00000000" w:rsidRDefault="00000000" w:rsidRPr="00000000" w14:paraId="00000777">
      <w:pPr>
        <w:pStyle w:val="Heading4"/>
        <w:keepNext w:val="0"/>
        <w:keepLines w:val="0"/>
        <w:spacing w:before="280" w:lineRule="auto"/>
        <w:rPr/>
      </w:pPr>
      <w:bookmarkStart w:colFirst="0" w:colLast="0" w:name="_g1fk5ausc81e" w:id="97"/>
      <w:bookmarkEnd w:id="97"/>
      <w:r w:rsidDel="00000000" w:rsidR="00000000" w:rsidRPr="00000000">
        <w:rPr>
          <w:rFonts w:ascii="Arial Unicode MS" w:cs="Arial Unicode MS" w:eastAsia="Arial Unicode MS" w:hAnsi="Arial Unicode MS"/>
          <w:rtl w:val="0"/>
        </w:rPr>
        <w:t xml:space="preserve">5.3.1 MCP 도입 의사결정 플로우 (Decision Tree)</w:t>
      </w:r>
    </w:p>
    <w:p w:rsidR="00000000" w:rsidDel="00000000" w:rsidP="00000000" w:rsidRDefault="00000000" w:rsidRPr="00000000" w14:paraId="00000778">
      <w:pPr>
        <w:spacing w:after="80" w:before="60" w:lineRule="auto"/>
        <w:rPr/>
      </w:pPr>
      <w:r w:rsidDel="00000000" w:rsidR="00000000" w:rsidRPr="00000000">
        <w:rPr>
          <w:rFonts w:ascii="Arial Unicode MS" w:cs="Arial Unicode MS" w:eastAsia="Arial Unicode MS" w:hAnsi="Arial Unicode MS"/>
          <w:rtl w:val="0"/>
        </w:rPr>
        <w:t xml:space="preserve">FC는 기본(default)이다. 아래는 "MCP를 추가해야 하는가?"를 판단한다. 질문은 변경 불가능한 조건(조직 구조)부터, 유동적인 조건(LLM Provider)을 마지막에 판단한다.</w:t>
      </w:r>
    </w:p>
    <w:p w:rsidR="00000000" w:rsidDel="00000000" w:rsidP="00000000" w:rsidRDefault="00000000" w:rsidRPr="00000000" w14:paraId="00000779">
      <w:pPr>
        <w:spacing w:after="80" w:before="60" w:lineRule="auto"/>
        <w:rPr/>
      </w:pPr>
      <w:r w:rsidDel="00000000" w:rsidR="00000000" w:rsidRPr="00000000">
        <w:rPr>
          <w:rtl w:val="0"/>
        </w:rPr>
      </w:r>
    </w:p>
    <w:tbl>
      <w:tblPr>
        <w:tblStyle w:val="Table7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05"/>
        <w:gridCol w:w="1110"/>
        <w:gridCol w:w="4020"/>
        <w:tblGridChange w:id="0">
          <w:tblGrid>
            <w:gridCol w:w="765"/>
            <w:gridCol w:w="3105"/>
            <w:gridCol w:w="1110"/>
            <w:gridCol w:w="4020"/>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7A">
            <w:pPr>
              <w:spacing w:after="240" w:before="240" w:lineRule="auto"/>
              <w:jc w:val="center"/>
              <w:rPr>
                <w:b w:val="1"/>
                <w:bCs w:val="1"/>
                <w:color w:val="ffffff"/>
              </w:rPr>
            </w:pPr>
            <w:r w:rsidDel="00000000" w:rsidR="00000000" w:rsidRPr="00000000">
              <w:rPr>
                <w:b w:val="1"/>
                <w:bCs w:val="1"/>
                <w:color w:val="ffffff"/>
                <w:rtl w:val="0"/>
              </w:rPr>
              <w:t xml:space="preserve">#</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7B">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질문</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7C">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응답</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7D">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결론</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7E">
            <w:pPr>
              <w:spacing w:after="20" w:before="20" w:lineRule="auto"/>
              <w:rPr>
                <w:b w:val="1"/>
                <w:bCs w:val="1"/>
                <w:sz w:val="19"/>
                <w:szCs w:val="19"/>
              </w:rPr>
            </w:pPr>
            <w:r w:rsidDel="00000000" w:rsidR="00000000" w:rsidRPr="00000000">
              <w:rPr>
                <w:b w:val="1"/>
                <w:bCs w:val="1"/>
                <w:sz w:val="19"/>
                <w:szCs w:val="19"/>
                <w:rtl w:val="0"/>
              </w:rPr>
              <w:t xml:space="preserve">Q1</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7F">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도구를 여러 팀 또는 여러 Agent에서 공유해야 하는가?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0">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MCP + FC 확정 (MUST)</w:t>
            </w:r>
            <w:r w:rsidDel="00000000" w:rsidR="00000000" w:rsidRPr="00000000">
              <w:rPr>
                <w:rFonts w:ascii="Arial Unicode MS" w:cs="Arial Unicode MS" w:eastAsia="Arial Unicode MS" w:hAnsi="Arial Unicode MS"/>
                <w:sz w:val="19"/>
                <w:szCs w:val="19"/>
                <w:rtl w:val="0"/>
              </w:rPr>
              <w:t xml:space="preserve">. 중복 구현 방지가 핵심 이유로 </w:t>
            </w:r>
            <w:r w:rsidDel="00000000" w:rsidR="00000000" w:rsidRPr="00000000">
              <w:rPr>
                <w:rFonts w:ascii="Arial Unicode MS" w:cs="Arial Unicode MS" w:eastAsia="Arial Unicode MS" w:hAnsi="Arial Unicode MS"/>
                <w:sz w:val="20"/>
                <w:szCs w:val="20"/>
                <w:rtl w:val="0"/>
              </w:rPr>
              <w:t xml:space="preserve">공유 도구부터 MCP 서버 구축.</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2">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3">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아니오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Q2로 진행.</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6">
            <w:pPr>
              <w:spacing w:after="20" w:before="20" w:lineRule="auto"/>
              <w:rPr>
                <w:b w:val="1"/>
                <w:bCs w:val="1"/>
                <w:sz w:val="19"/>
                <w:szCs w:val="19"/>
              </w:rPr>
            </w:pPr>
            <w:r w:rsidDel="00000000" w:rsidR="00000000" w:rsidRPr="00000000">
              <w:rPr>
                <w:b w:val="1"/>
                <w:bCs w:val="1"/>
                <w:sz w:val="19"/>
                <w:szCs w:val="19"/>
                <w:rtl w:val="0"/>
              </w:rPr>
              <w:t xml:space="preserve">Q2</w:t>
            </w:r>
          </w:p>
        </w:tc>
        <w:tc>
          <w:tcPr>
            <w:tcBorders>
              <w:top w:color="cccccc"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도구가 10개 이상이거나, 향후 6개월 내 10개 이상으로 증가할 계획이 있는가?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8">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9">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MCP + FC 권장 (SHOULD)</w:t>
            </w:r>
            <w:r w:rsidDel="00000000" w:rsidR="00000000" w:rsidRPr="00000000">
              <w:rPr>
                <w:sz w:val="19"/>
                <w:szCs w:val="19"/>
                <w:rtl w:val="0"/>
              </w:rPr>
              <w:t xml:space="preserve">. </w:t>
            </w:r>
            <w:r w:rsidDel="00000000" w:rsidR="00000000" w:rsidRPr="00000000">
              <w:rPr>
                <w:rFonts w:ascii="Arial Unicode MS" w:cs="Arial Unicode MS" w:eastAsia="Arial Unicode MS" w:hAnsi="Arial Unicode MS"/>
                <w:sz w:val="20"/>
                <w:szCs w:val="20"/>
                <w:rtl w:val="0"/>
              </w:rPr>
              <w:t xml:space="preserve">5.2.1로 TCO 비교.</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A">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B">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아니오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D">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Q3으로 진행.</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E">
            <w:pPr>
              <w:spacing w:after="20" w:before="20" w:lineRule="auto"/>
              <w:rPr>
                <w:b w:val="1"/>
                <w:bCs w:val="1"/>
                <w:sz w:val="19"/>
                <w:szCs w:val="19"/>
              </w:rPr>
            </w:pPr>
            <w:r w:rsidDel="00000000" w:rsidR="00000000" w:rsidRPr="00000000">
              <w:rPr>
                <w:b w:val="1"/>
                <w:bCs w:val="1"/>
                <w:sz w:val="19"/>
                <w:szCs w:val="19"/>
                <w:rtl w:val="0"/>
              </w:rPr>
              <w:t xml:space="preserve">Q3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8F">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사내 레거시 시스템(SAP, ERP, MES 등) 연동이 포함되어 있는가?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0">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MCP 검토 (SHOULD)</w:t>
            </w:r>
            <w:r w:rsidDel="00000000" w:rsidR="00000000" w:rsidRPr="00000000">
              <w:rPr>
                <w:sz w:val="19"/>
                <w:szCs w:val="19"/>
                <w:rtl w:val="0"/>
              </w:rPr>
              <w:t xml:space="preserve">. </w:t>
            </w:r>
            <w:r w:rsidDel="00000000" w:rsidR="00000000" w:rsidRPr="00000000">
              <w:rPr>
                <w:rFonts w:ascii="Arial Unicode MS" w:cs="Arial Unicode MS" w:eastAsia="Arial Unicode MS" w:hAnsi="Arial Unicode MS"/>
                <w:sz w:val="20"/>
                <w:szCs w:val="20"/>
                <w:rtl w:val="0"/>
              </w:rPr>
              <w:t xml:space="preserve">5.5.1에서 재사용 가능성 확인. 단일 Agent 전용·재사용 계획 없으면 FC 충분으로 판정될 수 있음.</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2">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3">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아니오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Q4로 진행.</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6">
            <w:pPr>
              <w:spacing w:after="20" w:before="20" w:lineRule="auto"/>
              <w:rPr>
                <w:b w:val="1"/>
                <w:bCs w:val="1"/>
                <w:sz w:val="19"/>
                <w:szCs w:val="19"/>
              </w:rPr>
            </w:pPr>
            <w:r w:rsidDel="00000000" w:rsidR="00000000" w:rsidRPr="00000000">
              <w:rPr>
                <w:b w:val="1"/>
                <w:bCs w:val="1"/>
                <w:sz w:val="19"/>
                <w:szCs w:val="19"/>
                <w:rtl w:val="0"/>
              </w:rPr>
              <w:t xml:space="preserve">Q4</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7">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도구별 세분화된 권한 위임·감사 통제가 필요한가?</w:t>
            </w:r>
            <w:r w:rsidDel="00000000" w:rsidR="00000000" w:rsidRPr="00000000">
              <w:rPr>
                <w:sz w:val="19"/>
                <w:szCs w:val="19"/>
                <w:vertAlign w:val="superscript"/>
              </w:rPr>
              <w:footnoteReference w:customMarkFollows="0" w:id="2"/>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8">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9">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MCP 검토 (SHOULD)</w:t>
            </w:r>
            <w:r w:rsidDel="00000000" w:rsidR="00000000" w:rsidRPr="00000000">
              <w:rPr>
                <w:sz w:val="19"/>
                <w:szCs w:val="19"/>
                <w:rtl w:val="0"/>
              </w:rPr>
              <w:t xml:space="preserve">. </w:t>
            </w:r>
            <w:r w:rsidDel="00000000" w:rsidR="00000000" w:rsidRPr="00000000">
              <w:rPr>
                <w:rFonts w:ascii="Arial Unicode MS" w:cs="Arial Unicode MS" w:eastAsia="Arial Unicode MS" w:hAnsi="Arial Unicode MS"/>
                <w:sz w:val="20"/>
                <w:szCs w:val="20"/>
                <w:rtl w:val="0"/>
              </w:rPr>
              <w:t xml:space="preserve">5.2.4에서 FC 감사로 충분한지 확인.</w:t>
            </w:r>
            <w:r w:rsidDel="00000000" w:rsidR="00000000" w:rsidRPr="00000000">
              <w:rPr>
                <w:rtl w:val="0"/>
              </w:rPr>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A">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B">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아니오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D">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Q5로 진행.</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E">
            <w:pPr>
              <w:spacing w:after="20" w:before="20" w:lineRule="auto"/>
              <w:rPr>
                <w:b w:val="1"/>
                <w:bCs w:val="1"/>
                <w:sz w:val="19"/>
                <w:szCs w:val="19"/>
              </w:rPr>
            </w:pPr>
            <w:r w:rsidDel="00000000" w:rsidR="00000000" w:rsidRPr="00000000">
              <w:rPr>
                <w:b w:val="1"/>
                <w:bCs w:val="1"/>
                <w:sz w:val="19"/>
                <w:szCs w:val="19"/>
                <w:rtl w:val="0"/>
              </w:rPr>
              <w:t xml:space="preserve">Q5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9F">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향후 LLM Provider를 변경할 가능성이 있는가?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A0">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A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MCP + FC 권장 (SHOULD)</w:t>
            </w:r>
            <w:r w:rsidDel="00000000" w:rsidR="00000000" w:rsidRPr="00000000">
              <w:rPr>
                <w:rFonts w:ascii="Arial Unicode MS" w:cs="Arial Unicode MS" w:eastAsia="Arial Unicode MS" w:hAnsi="Arial Unicode MS"/>
                <w:sz w:val="19"/>
                <w:szCs w:val="19"/>
                <w:rtl w:val="0"/>
              </w:rPr>
              <w:t xml:space="preserve">. 벤더 중립성 확보.</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A2">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A3">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A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아니오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A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w:t>
            </w:r>
            <w:r w:rsidDel="00000000" w:rsidR="00000000" w:rsidRPr="00000000">
              <w:rPr>
                <w:rFonts w:ascii="Arial Unicode MS" w:cs="Arial Unicode MS" w:eastAsia="Arial Unicode MS" w:hAnsi="Arial Unicode MS"/>
                <w:b w:val="1"/>
                <w:bCs w:val="1"/>
                <w:sz w:val="19"/>
                <w:szCs w:val="19"/>
                <w:rtl w:val="0"/>
              </w:rPr>
              <w:t xml:space="preserve">FC 단독으로 충분</w:t>
            </w:r>
            <w:r w:rsidDel="00000000" w:rsidR="00000000" w:rsidRPr="00000000">
              <w:rPr>
                <w:b w:val="1"/>
                <w:bCs w:val="1"/>
                <w:sz w:val="20"/>
                <w:szCs w:val="20"/>
                <w:rtl w:val="0"/>
              </w:rPr>
              <w:t xml:space="preserve">.</w:t>
            </w:r>
            <w:r w:rsidDel="00000000" w:rsidR="00000000" w:rsidRPr="00000000">
              <w:rPr>
                <w:rFonts w:ascii="Arial Unicode MS" w:cs="Arial Unicode MS" w:eastAsia="Arial Unicode MS" w:hAnsi="Arial Unicode MS"/>
                <w:sz w:val="20"/>
                <w:szCs w:val="20"/>
                <w:rtl w:val="0"/>
              </w:rPr>
              <w:t xml:space="preserve"> 5.7.1 마이그레이션 대비만 확인.</w:t>
            </w:r>
            <w:r w:rsidDel="00000000" w:rsidR="00000000" w:rsidRPr="00000000">
              <w:rPr>
                <w:rtl w:val="0"/>
              </w:rPr>
            </w:r>
          </w:p>
        </w:tc>
      </w:tr>
    </w:tbl>
    <w:p w:rsidR="00000000" w:rsidDel="00000000" w:rsidP="00000000" w:rsidRDefault="00000000" w:rsidRPr="00000000" w14:paraId="000007A6">
      <w:pPr>
        <w:spacing w:after="40" w:before="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7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59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7A7">
            <w:pPr>
              <w:spacing w:after="40" w:before="40" w:lineRule="auto"/>
              <w:rPr>
                <w:b w:val="1"/>
                <w:bCs w:val="1"/>
                <w:color w:val="434343"/>
              </w:rPr>
            </w:pPr>
            <w:r w:rsidDel="00000000" w:rsidR="00000000" w:rsidRPr="00000000">
              <w:rPr>
                <w:rFonts w:ascii="Arial Unicode MS" w:cs="Arial Unicode MS" w:eastAsia="Arial Unicode MS" w:hAnsi="Arial Unicode MS"/>
                <w:b w:val="1"/>
                <w:bCs w:val="1"/>
                <w:color w:val="434343"/>
                <w:sz w:val="20"/>
                <w:szCs w:val="20"/>
                <w:rtl w:val="0"/>
              </w:rPr>
              <w:t xml:space="preserve">판단 요약 및 우선순위</w:t>
            </w:r>
            <w:r w:rsidDel="00000000" w:rsidR="00000000" w:rsidRPr="00000000">
              <w:rPr>
                <w:rtl w:val="0"/>
              </w:rPr>
            </w:r>
          </w:p>
          <w:p w:rsidR="00000000" w:rsidDel="00000000" w:rsidP="00000000" w:rsidRDefault="00000000" w:rsidRPr="00000000" w14:paraId="000007A8">
            <w:pPr>
              <w:spacing w:after="20" w:before="2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Q1(도구 공유)이 "예"이면 MUST 수준으로 MCP 확정이다.</w:t>
            </w:r>
            <w:r w:rsidDel="00000000" w:rsidR="00000000" w:rsidRPr="00000000">
              <w:rPr>
                <w:rFonts w:ascii="Arial Unicode MS" w:cs="Arial Unicode MS" w:eastAsia="Arial Unicode MS" w:hAnsi="Arial Unicode MS"/>
                <w:color w:val="434343"/>
                <w:sz w:val="19"/>
                <w:szCs w:val="19"/>
                <w:rtl w:val="0"/>
              </w:rPr>
              <w:t xml:space="preserve"> Q2~Q5는 권고 (SHOULD) 수준이며, 복수의 "예"가 나올수록 MCP 도입의 당위성이 높아진다. 모두 "아니오"이면 FC 단독으로 충분하다.</w:t>
            </w:r>
          </w:p>
          <w:p w:rsidR="00000000" w:rsidDel="00000000" w:rsidP="00000000" w:rsidRDefault="00000000" w:rsidRPr="00000000" w14:paraId="000007A9">
            <w:pPr>
              <w:spacing w:after="20" w:before="20" w:lineRule="auto"/>
              <w:rPr>
                <w:color w:val="434343"/>
              </w:rPr>
            </w:pPr>
            <w:r w:rsidDel="00000000" w:rsidR="00000000" w:rsidRPr="00000000">
              <w:rPr>
                <w:color w:val="434343"/>
                <w:rtl w:val="0"/>
              </w:rPr>
              <w:t xml:space="preserve"> </w:t>
            </w:r>
          </w:p>
          <w:p w:rsidR="00000000" w:rsidDel="00000000" w:rsidP="00000000" w:rsidRDefault="00000000" w:rsidRPr="00000000" w14:paraId="000007AA">
            <w:pPr>
              <w:spacing w:after="20" w:before="20" w:lineRule="auto"/>
              <w:rPr>
                <w:b w:val="1"/>
                <w:bCs w:val="1"/>
                <w:color w:val="434343"/>
                <w:sz w:val="20"/>
                <w:szCs w:val="20"/>
              </w:rPr>
            </w:pPr>
            <w:r w:rsidDel="00000000" w:rsidR="00000000" w:rsidRPr="00000000">
              <w:rPr>
                <w:rFonts w:ascii="Arial Unicode MS" w:cs="Arial Unicode MS" w:eastAsia="Arial Unicode MS" w:hAnsi="Arial Unicode MS"/>
                <w:color w:val="434343"/>
                <w:sz w:val="19"/>
                <w:szCs w:val="19"/>
                <w:rtl w:val="0"/>
              </w:rPr>
              <w:t xml:space="preserve">FC 단독 선택 시에도 도구의 input/output 인터페이스를 </w:t>
            </w:r>
            <w:r w:rsidDel="00000000" w:rsidR="00000000" w:rsidRPr="00000000">
              <w:rPr>
                <w:rFonts w:ascii="Arial Unicode MS" w:cs="Arial Unicode MS" w:eastAsia="Arial Unicode MS" w:hAnsi="Arial Unicode MS"/>
                <w:b w:val="1"/>
                <w:bCs w:val="1"/>
                <w:color w:val="434343"/>
                <w:sz w:val="19"/>
                <w:szCs w:val="19"/>
                <w:rtl w:val="0"/>
              </w:rPr>
              <w:t xml:space="preserve">OpenAPI 등 표준 API 기술 방식으로</w:t>
            </w:r>
            <w:r w:rsidDel="00000000" w:rsidR="00000000" w:rsidRPr="00000000">
              <w:rPr>
                <w:rFonts w:ascii="Arial Unicode MS" w:cs="Arial Unicode MS" w:eastAsia="Arial Unicode MS" w:hAnsi="Arial Unicode MS"/>
                <w:color w:val="434343"/>
                <w:sz w:val="19"/>
                <w:szCs w:val="19"/>
                <w:rtl w:val="0"/>
              </w:rPr>
              <w:t xml:space="preserve"> 명확하게 정의해두면 추후 MCP 전환이 용이하다.</w:t>
            </w:r>
            <w:r w:rsidDel="00000000" w:rsidR="00000000" w:rsidRPr="00000000">
              <w:rPr>
                <w:rtl w:val="0"/>
              </w:rPr>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before="60" w:lineRule="auto"/>
              <w:rPr>
                <w:b w:val="1"/>
                <w:bCs w:val="1"/>
                <w:color w:val="434343"/>
                <w:sz w:val="20"/>
                <w:szCs w:val="20"/>
              </w:rPr>
            </w:pPr>
            <w:r w:rsidDel="00000000" w:rsidR="00000000" w:rsidRPr="00000000">
              <w:rPr>
                <w:rtl w:val="0"/>
              </w:rPr>
            </w:r>
          </w:p>
          <w:p w:rsidR="00000000" w:rsidDel="00000000" w:rsidP="00000000" w:rsidRDefault="00000000" w:rsidRPr="00000000" w14:paraId="000007AC">
            <w:pPr>
              <w:spacing w:after="40" w:before="40" w:lineRule="auto"/>
              <w:rPr>
                <w:b w:val="1"/>
                <w:bCs w:val="1"/>
                <w:color w:val="434343"/>
              </w:rPr>
            </w:pPr>
            <w:r w:rsidDel="00000000" w:rsidR="00000000" w:rsidRPr="00000000">
              <w:rPr>
                <w:rFonts w:ascii="Arial Unicode MS" w:cs="Arial Unicode MS" w:eastAsia="Arial Unicode MS" w:hAnsi="Arial Unicode MS"/>
                <w:b w:val="1"/>
                <w:bCs w:val="1"/>
                <w:color w:val="434343"/>
                <w:sz w:val="20"/>
                <w:szCs w:val="20"/>
                <w:rtl w:val="0"/>
              </w:rPr>
              <w:t xml:space="preserve">임계값 근거</w:t>
            </w:r>
            <w:r w:rsidDel="00000000" w:rsidR="00000000" w:rsidRPr="00000000">
              <w:rPr>
                <w:rtl w:val="0"/>
              </w:rPr>
            </w:r>
          </w:p>
          <w:p w:rsidR="00000000" w:rsidDel="00000000" w:rsidP="00000000" w:rsidRDefault="00000000" w:rsidRPr="00000000" w14:paraId="000007AD">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60" w:line="276" w:lineRule="auto"/>
              <w:ind w:left="0" w:right="0" w:firstLine="0"/>
              <w:jc w:val="left"/>
              <w:rPr>
                <w:b w:val="1"/>
                <w:bCs w:val="1"/>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Q2의 "도구 5개"는 5.2.1의 비용 프레임워크 기</w:t>
            </w:r>
            <w:r w:rsidDel="00000000" w:rsidR="00000000" w:rsidRPr="00000000">
              <w:rPr>
                <w:rFonts w:ascii="Arial Unicode MS" w:cs="Arial Unicode MS" w:eastAsia="Arial Unicode MS" w:hAnsi="Arial Unicode MS"/>
                <w:color w:val="434343"/>
                <w:sz w:val="19"/>
                <w:szCs w:val="19"/>
                <w:rtl w:val="0"/>
              </w:rPr>
              <w:t xml:space="preserve">준</w:t>
            </w:r>
            <w:r w:rsidDel="00000000" w:rsidR="00000000" w:rsidRPr="00000000">
              <w:rPr>
                <w:rFonts w:ascii="Arial Unicode MS" w:cs="Arial Unicode MS" w:eastAsia="Arial Unicode MS" w:hAnsi="Arial Unicode MS"/>
                <w:color w:val="434343"/>
                <w:sz w:val="19"/>
                <w:szCs w:val="19"/>
                <w:rtl w:val="0"/>
              </w:rPr>
              <w:t xml:space="preserve">에 근거한다. 도구 5개 기준 스키마 토큰이 약 1,000~2,500 토큰으로, 프롬프트의 10~15%를 차지하기 시작하는 시점이다. </w:t>
            </w:r>
            <w:r w:rsidDel="00000000" w:rsidR="00000000" w:rsidRPr="00000000">
              <w:rPr>
                <w:rFonts w:ascii="Arial Unicode MS" w:cs="Arial Unicode MS" w:eastAsia="Arial Unicode MS" w:hAnsi="Arial Unicode MS"/>
                <w:b w:val="1"/>
                <w:bCs w:val="1"/>
                <w:color w:val="434343"/>
                <w:sz w:val="19"/>
                <w:szCs w:val="19"/>
                <w:rtl w:val="0"/>
              </w:rPr>
              <w:t xml:space="preserve">이는 일반적인 권고 기준이며, 고정된 절대 기준은 아니다. </w:t>
            </w:r>
          </w:p>
          <w:p w:rsidR="00000000" w:rsidDel="00000000" w:rsidP="00000000" w:rsidRDefault="00000000" w:rsidRPr="00000000" w14:paraId="000007AE">
            <w:pPr>
              <w:keepNext w:val="0"/>
              <w:keepLines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60" w:line="276" w:lineRule="auto"/>
              <w:ind w:left="0" w:right="0" w:firstLine="0"/>
              <w:jc w:val="left"/>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조정 시에는 다음을 고려한다: (1) 도구가 3개라도 여러 팀이 공유해야 하면 MCP가 적합(Q1). (2) 도구 수가 적더라도 스키마가 자주 변경되면 중앙 관리가 유리. (3) MCP 서버 운영 인력이 확보되지 않으면 도구 수와 무관하게 FC가 현실적. (4) 단발성 프로젝트라면 도구가 7개라도 FC로 충분할 수 있다.</w:t>
            </w:r>
          </w:p>
        </w:tc>
      </w:tr>
    </w:tbl>
    <w:p w:rsidR="00000000" w:rsidDel="00000000" w:rsidP="00000000" w:rsidRDefault="00000000" w:rsidRPr="00000000" w14:paraId="000007AF">
      <w:pPr>
        <w:rPr>
          <w:i w:val="1"/>
          <w:iCs w:val="1"/>
          <w:color w:val="434343"/>
          <w:sz w:val="20"/>
          <w:szCs w:val="20"/>
        </w:rPr>
      </w:pPr>
      <w:r w:rsidDel="00000000" w:rsidR="00000000" w:rsidRPr="00000000">
        <w:rPr>
          <w:rtl w:val="0"/>
        </w:rPr>
      </w:r>
    </w:p>
    <w:p w:rsidR="00000000" w:rsidDel="00000000" w:rsidP="00000000" w:rsidRDefault="00000000" w:rsidRPr="00000000" w14:paraId="000007B0">
      <w:pPr>
        <w:spacing w:after="40" w:before="40" w:lineRule="auto"/>
        <w:rPr/>
      </w:pPr>
      <w:r w:rsidDel="00000000" w:rsidR="00000000" w:rsidRPr="00000000">
        <w:rPr>
          <w:rtl w:val="0"/>
        </w:rPr>
      </w:r>
    </w:p>
    <w:p w:rsidR="00000000" w:rsidDel="00000000" w:rsidP="00000000" w:rsidRDefault="00000000" w:rsidRPr="00000000" w14:paraId="000007B1">
      <w:pPr>
        <w:pStyle w:val="Heading4"/>
        <w:keepNext w:val="0"/>
        <w:keepLines w:val="0"/>
        <w:spacing w:before="280" w:lineRule="auto"/>
        <w:rPr/>
      </w:pPr>
      <w:bookmarkStart w:colFirst="0" w:colLast="0" w:name="_u2dhtgueisra" w:id="98"/>
      <w:bookmarkEnd w:id="98"/>
      <w:r w:rsidDel="00000000" w:rsidR="00000000" w:rsidRPr="00000000">
        <w:rPr>
          <w:rFonts w:ascii="Arial Unicode MS" w:cs="Arial Unicode MS" w:eastAsia="Arial Unicode MS" w:hAnsi="Arial Unicode MS"/>
          <w:rtl w:val="0"/>
        </w:rPr>
        <w:t xml:space="preserve">5.3.2 판단 보정: 의사결정 플로우 결론의 현실 검증</w:t>
      </w:r>
    </w:p>
    <w:p w:rsidR="00000000" w:rsidDel="00000000" w:rsidP="00000000" w:rsidRDefault="00000000" w:rsidRPr="00000000" w14:paraId="000007B2">
      <w:pPr>
        <w:spacing w:after="60" w:before="60" w:lineRule="auto"/>
        <w:rPr/>
      </w:pPr>
      <w:r w:rsidDel="00000000" w:rsidR="00000000" w:rsidRPr="00000000">
        <w:rPr>
          <w:rFonts w:ascii="Arial Unicode MS" w:cs="Arial Unicode MS" w:eastAsia="Arial Unicode MS" w:hAnsi="Arial Unicode MS"/>
          <w:rtl w:val="0"/>
        </w:rPr>
        <w:t xml:space="preserve">의사결정 플로우에서 "예"가 나왔더라도, 아래 보정 항목을 확인하여 현실적으로 도입 가능한지 검증한다.</w:t>
      </w:r>
    </w:p>
    <w:tbl>
      <w:tblPr>
        <w:tblStyle w:val="Table7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00"/>
        <w:gridCol w:w="4635"/>
        <w:tblGridChange w:id="0">
          <w:tblGrid>
            <w:gridCol w:w="2280"/>
            <w:gridCol w:w="2100"/>
            <w:gridCol w:w="463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B3">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보정 항목</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B4">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조건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B5">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결론 변경</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6">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운영 인력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7">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MCP 서버 운영에 주당 2~4시간 투입 불가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8">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전) SHOULD </w:t>
              <w:br w:type="textWrapping"/>
              <w:t xml:space="preserve">후) MAY로 하향. FC 단독으로 시작하고 인력 확보 후 전환 재검토.</w:t>
            </w:r>
            <w:r w:rsidDel="00000000" w:rsidR="00000000" w:rsidRPr="00000000">
              <w:rPr>
                <w:sz w:val="20"/>
                <w:szCs w:val="20"/>
                <w:rtl w:val="0"/>
              </w:rPr>
              <w:t xml:space="preserve">(5.7.1)</w:t>
            </w:r>
            <w:r w:rsidDel="00000000" w:rsidR="00000000" w:rsidRPr="00000000">
              <w:rPr>
                <w:rtl w:val="0"/>
              </w:rPr>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9">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프로젝트 수명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A">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6개월 미만 단발성 프로젝트</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B">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전) Q2~Q5로 인한 MCP 권장</w:t>
              <w:br w:type="textWrapping"/>
              <w:t xml:space="preserve">후) FC 단독으로 가능해짐. (단, </w:t>
            </w:r>
            <w:r w:rsidDel="00000000" w:rsidR="00000000" w:rsidRPr="00000000">
              <w:rPr>
                <w:rFonts w:ascii="Arial Unicode MS" w:cs="Arial Unicode MS" w:eastAsia="Arial Unicode MS" w:hAnsi="Arial Unicode MS"/>
                <w:sz w:val="19"/>
                <w:szCs w:val="19"/>
                <w:rtl w:val="0"/>
              </w:rPr>
              <w:t xml:space="preserve">Q1(MUST) 또는 Q4(권한·감사 요구)가 있으</w:t>
            </w:r>
            <w:r w:rsidDel="00000000" w:rsidR="00000000" w:rsidRPr="00000000">
              <w:rPr>
                <w:rFonts w:ascii="Arial Unicode MS" w:cs="Arial Unicode MS" w:eastAsia="Arial Unicode MS" w:hAnsi="Arial Unicode MS"/>
                <w:sz w:val="19"/>
                <w:szCs w:val="19"/>
                <w:rtl w:val="0"/>
              </w:rPr>
              <w:t xml:space="preserve">면 예외)</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C">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초저지연 요구</w:t>
            </w:r>
            <w:r w:rsidDel="00000000" w:rsidR="00000000" w:rsidRPr="00000000">
              <w:rPr>
                <w:b w:val="1"/>
                <w:bCs w:val="1"/>
                <w:sz w:val="19"/>
                <w:szCs w:val="19"/>
                <w:vertAlign w:val="superscript"/>
              </w:rPr>
              <w:footnoteReference w:customMarkFollows="0" w:id="3"/>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D">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음성 Agent, 실시간 B2C 챗봇 등</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BE">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전) </w:t>
            </w:r>
            <w:r w:rsidDel="00000000" w:rsidR="00000000" w:rsidRPr="00000000">
              <w:rPr>
                <w:rFonts w:ascii="Arial Unicode MS" w:cs="Arial Unicode MS" w:eastAsia="Arial Unicode MS" w:hAnsi="Arial Unicode MS"/>
                <w:sz w:val="19"/>
                <w:szCs w:val="19"/>
                <w:rtl w:val="0"/>
              </w:rPr>
              <w:t xml:space="preserve">MCP + FC 권장</w:t>
            </w:r>
          </w:p>
          <w:p w:rsidR="00000000" w:rsidDel="00000000" w:rsidP="00000000" w:rsidRDefault="00000000" w:rsidRPr="00000000" w14:paraId="000007BF">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후) 성능 실측 후 결정을 권고 SLA 미충족 시 FC 단독 우선</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0">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기존 API Gateway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이미 안정적인 API Gateway가 인증/로깅/레이트리밋을 처리 중</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2">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전) MCP가 중복 레이어가 될 수 있으므로 MCP 검토/권장 </w:t>
              <w:br w:type="textWrapping"/>
              <w:t xml:space="preserve">후) FC 직접 호출을 우선으로 진행. </w:t>
            </w:r>
            <w:r w:rsidDel="00000000" w:rsidR="00000000" w:rsidRPr="00000000">
              <w:rPr>
                <w:rFonts w:ascii="Arial Unicode MS" w:cs="Arial Unicode MS" w:eastAsia="Arial Unicode MS" w:hAnsi="Arial Unicode MS"/>
                <w:sz w:val="20"/>
                <w:szCs w:val="20"/>
                <w:rtl w:val="0"/>
              </w:rPr>
              <w:t xml:space="preserve">5.5.2 아키텍처 비교 참조 (단, 공유·재사용·세분 권한 통제 필요 시 MCP 유지 검토)</w:t>
            </w:r>
            <w:r w:rsidDel="00000000" w:rsidR="00000000" w:rsidRPr="00000000">
              <w:rPr>
                <w:rtl w:val="0"/>
              </w:rPr>
            </w:r>
          </w:p>
        </w:tc>
      </w:tr>
    </w:tbl>
    <w:p w:rsidR="00000000" w:rsidDel="00000000" w:rsidP="00000000" w:rsidRDefault="00000000" w:rsidRPr="00000000" w14:paraId="000007C3">
      <w:pPr>
        <w:spacing w:after="120" w:before="240" w:line="276" w:lineRule="auto"/>
        <w:rPr>
          <w:color w:val="333333"/>
        </w:rPr>
      </w:pPr>
      <w:r w:rsidDel="00000000" w:rsidR="00000000" w:rsidRPr="00000000">
        <w:rPr>
          <w:rtl w:val="0"/>
        </w:rPr>
      </w:r>
    </w:p>
    <w:tbl>
      <w:tblPr>
        <w:tblStyle w:val="Table78"/>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29.0893554687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7C4">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6개월 미만 프로젝트인 경우 권고 강도 하향, MCP 서버 운영에 주당 2~4시간 필요, 향후 12개월 내 재사용 계획, REST/SOAP/SAP 래핑 예상 공수 등의 기준은 파일럿 경험 기반 추정치이며, 실제 공수는 문서 품질, 인증 방식, 테스트 범위에 따라 달라질 수 있다.</w:t>
            </w:r>
          </w:p>
        </w:tc>
      </w:tr>
    </w:tbl>
    <w:p w:rsidR="00000000" w:rsidDel="00000000" w:rsidP="00000000" w:rsidRDefault="00000000" w:rsidRPr="00000000" w14:paraId="000007C5">
      <w:pPr>
        <w:pStyle w:val="Heading4"/>
        <w:keepNext w:val="0"/>
        <w:keepLines w:val="0"/>
        <w:spacing w:before="280" w:lineRule="auto"/>
        <w:rPr/>
      </w:pPr>
      <w:bookmarkStart w:colFirst="0" w:colLast="0" w:name="_s1v2elqnmawd" w:id="99"/>
      <w:bookmarkEnd w:id="99"/>
      <w:r w:rsidDel="00000000" w:rsidR="00000000" w:rsidRPr="00000000">
        <w:rPr>
          <w:rFonts w:ascii="Arial Unicode MS" w:cs="Arial Unicode MS" w:eastAsia="Arial Unicode MS" w:hAnsi="Arial Unicode MS"/>
          <w:rtl w:val="0"/>
        </w:rPr>
        <w:t xml:space="preserve">5.3.3 MCP 도입 범위 결정: 전면 vs 부분</w:t>
      </w:r>
    </w:p>
    <w:p w:rsidR="00000000" w:rsidDel="00000000" w:rsidP="00000000" w:rsidRDefault="00000000" w:rsidRPr="00000000" w14:paraId="000007C6">
      <w:pPr>
        <w:spacing w:after="60" w:before="60" w:lineRule="auto"/>
        <w:rPr/>
      </w:pPr>
      <w:r w:rsidDel="00000000" w:rsidR="00000000" w:rsidRPr="00000000">
        <w:rPr>
          <w:rFonts w:ascii="Arial Unicode MS" w:cs="Arial Unicode MS" w:eastAsia="Arial Unicode MS" w:hAnsi="Arial Unicode MS"/>
          <w:rtl w:val="0"/>
        </w:rPr>
        <w:t xml:space="preserve">MCP 도입이 결정되면, 모든 도구를 MCP로 올릴지, 일부만 올릴지를 결정해야 한다. 실무에서는 부분 도입이 가장 흔한 패턴이다.</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2.3758378704329"/>
        <w:gridCol w:w="1632.806243281743"/>
        <w:gridCol w:w="3005.1648649357235"/>
        <w:gridCol w:w="3005.1648649357235"/>
        <w:tblGridChange w:id="0">
          <w:tblGrid>
            <w:gridCol w:w="1382.3758378704329"/>
            <w:gridCol w:w="1632.806243281743"/>
            <w:gridCol w:w="3005.1648649357235"/>
            <w:gridCol w:w="3005.164864935723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C7">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도입 범위</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C8">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적합 조건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C9">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예시</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7CA">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다음 행동</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B">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FC 단독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Q1~Q5 모두 "아니오"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D">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PoC, 단일 팀 소규모 프로젝트, </w:t>
            </w:r>
          </w:p>
        </w:tc>
        <w:tc>
          <w:tcPr>
            <w:tcBorders>
              <w:top w:color="cccccc"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5.7.1 마이그레이션 대비만</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CF">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부분 MCP + 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0">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공유 대상 도구나 레거시 연동만 MCP, 나머지는 FC</w:t>
            </w:r>
          </w:p>
          <w:p w:rsidR="00000000" w:rsidDel="00000000" w:rsidP="00000000" w:rsidRDefault="00000000" w:rsidRPr="00000000" w14:paraId="000007D1">
            <w:pPr>
              <w:spacing w:after="20" w:before="20" w:lineRule="auto"/>
              <w:rPr>
                <w:sz w:val="19"/>
                <w:szCs w:val="19"/>
              </w:rPr>
            </w:pPr>
            <w:r w:rsidDel="00000000" w:rsidR="00000000" w:rsidRPr="00000000">
              <w:rPr>
                <w:sz w:val="19"/>
                <w:szCs w:val="19"/>
                <w:rtl w:val="0"/>
              </w:rPr>
              <w:t xml:space="preserve">(</w:t>
            </w:r>
            <w:r w:rsidDel="00000000" w:rsidR="00000000" w:rsidRPr="00000000">
              <w:rPr>
                <w:rFonts w:ascii="Arial Unicode MS" w:cs="Arial Unicode MS" w:eastAsia="Arial Unicode MS" w:hAnsi="Arial Unicode MS"/>
                <w:sz w:val="20"/>
                <w:szCs w:val="20"/>
                <w:rtl w:val="0"/>
              </w:rPr>
              <w:t xml:space="preserve">공유 대상·레거시 도구와 비공유 도구가 명확히 구분 가능)</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2">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레거시 SAP/ERP는 MCP 래핑, 외부 SaaS(Slack, Jira)는 FC 직접 호출</w:t>
            </w:r>
          </w:p>
        </w:tc>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도구 목록 → 5.5절</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4">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전면 MCP + 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Q1이 "예"이고 </w:t>
            </w:r>
            <w:r w:rsidDel="00000000" w:rsidR="00000000" w:rsidRPr="00000000">
              <w:rPr>
                <w:rFonts w:ascii="Arial Unicode MS" w:cs="Arial Unicode MS" w:eastAsia="Arial Unicode MS" w:hAnsi="Arial Unicode MS"/>
                <w:sz w:val="20"/>
                <w:szCs w:val="20"/>
                <w:rtl w:val="0"/>
              </w:rPr>
              <w:t xml:space="preserve">도구 대부분이 공유 대상이거나 10개+</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6">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전사 공통 도구 플랫폼 구축</w:t>
            </w:r>
          </w:p>
        </w:tc>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D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전체 카탈로그 → 5.5 + 5.6절</w:t>
            </w:r>
          </w:p>
        </w:tc>
      </w:tr>
    </w:tbl>
    <w:p w:rsidR="00000000" w:rsidDel="00000000" w:rsidP="00000000" w:rsidRDefault="00000000" w:rsidRPr="00000000" w14:paraId="000007D8">
      <w:pPr>
        <w:spacing w:after="40" w:before="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8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26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7D9">
            <w:pPr>
              <w:spacing w:after="40" w:before="40" w:lineRule="auto"/>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부분 도입 시 판단 기준</w:t>
            </w:r>
          </w:p>
          <w:p w:rsidR="00000000" w:rsidDel="00000000" w:rsidP="00000000" w:rsidRDefault="00000000" w:rsidRPr="00000000" w14:paraId="000007DA">
            <w:pPr>
              <w:spacing w:after="20" w:before="2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MCP로 올릴 도구:</w:t>
            </w:r>
            <w:r w:rsidDel="00000000" w:rsidR="00000000" w:rsidRPr="00000000">
              <w:rPr>
                <w:rFonts w:ascii="Arial Unicode MS" w:cs="Arial Unicode MS" w:eastAsia="Arial Unicode MS" w:hAnsi="Arial Unicode MS"/>
                <w:color w:val="434343"/>
                <w:sz w:val="19"/>
                <w:szCs w:val="19"/>
                <w:rtl w:val="0"/>
              </w:rPr>
              <w:t xml:space="preserve"> 여러 팀/Agent가 공유하는 도구, 레거시 시스템 연동, 세분 권한 통제가 필요한 도구</w:t>
            </w:r>
          </w:p>
          <w:p w:rsidR="00000000" w:rsidDel="00000000" w:rsidP="00000000" w:rsidRDefault="00000000" w:rsidRPr="00000000" w14:paraId="000007DB">
            <w:pPr>
              <w:spacing w:after="20" w:before="2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FC로 유지할 도구:</w:t>
            </w:r>
            <w:r w:rsidDel="00000000" w:rsidR="00000000" w:rsidRPr="00000000">
              <w:rPr>
                <w:rFonts w:ascii="Arial Unicode MS" w:cs="Arial Unicode MS" w:eastAsia="Arial Unicode MS" w:hAnsi="Arial Unicode MS"/>
                <w:color w:val="434343"/>
                <w:sz w:val="19"/>
                <w:szCs w:val="19"/>
                <w:rtl w:val="0"/>
              </w:rPr>
              <w:t xml:space="preserve"> 단일 Agent 전용, 변경 계획 없음, 외부 SaaS의 공식 SDK가 충분한 경우</w:t>
            </w:r>
            <w:r w:rsidDel="00000000" w:rsidR="00000000" w:rsidRPr="00000000">
              <w:rPr>
                <w:rtl w:val="0"/>
              </w:rPr>
            </w:r>
          </w:p>
        </w:tc>
      </w:tr>
    </w:tbl>
    <w:p w:rsidR="00000000" w:rsidDel="00000000" w:rsidP="00000000" w:rsidRDefault="00000000" w:rsidRPr="00000000" w14:paraId="000007DC">
      <w:pPr>
        <w:rPr>
          <w:i w:val="1"/>
          <w:iCs w:val="1"/>
          <w:color w:val="434343"/>
          <w:sz w:val="20"/>
          <w:szCs w:val="20"/>
        </w:rPr>
      </w:pPr>
      <w:r w:rsidDel="00000000" w:rsidR="00000000" w:rsidRPr="00000000">
        <w:rPr>
          <w:rtl w:val="0"/>
        </w:rPr>
      </w:r>
    </w:p>
    <w:p w:rsidR="00000000" w:rsidDel="00000000" w:rsidP="00000000" w:rsidRDefault="00000000" w:rsidRPr="00000000" w14:paraId="000007DD">
      <w:pPr>
        <w:spacing w:after="160" w:before="160" w:lineRule="auto"/>
        <w:rPr/>
      </w:pPr>
      <w:r w:rsidDel="00000000" w:rsidR="00000000" w:rsidRPr="00000000">
        <w:rPr>
          <w:rFonts w:ascii="Arial Unicode MS" w:cs="Arial Unicode MS" w:eastAsia="Arial Unicode MS" w:hAnsi="Arial Unicode MS"/>
          <w:b w:val="1"/>
          <w:bCs w:val="1"/>
          <w:color w:val="2e5090"/>
          <w:sz w:val="20"/>
          <w:szCs w:val="20"/>
          <w:rtl w:val="0"/>
        </w:rPr>
        <w:t xml:space="preserve">도입 범위를 확정했으면, 5.4에서 자신의 시나리오에 해당하는 종합 판단을 확인한다. 레거시 연동이 포함되면 5.5로, Framework 선택이 필요하면 5.6으로 진행한다.</w:t>
      </w:r>
      <w:r w:rsidDel="00000000" w:rsidR="00000000" w:rsidRPr="00000000">
        <w:rPr>
          <w:rtl w:val="0"/>
        </w:rPr>
      </w:r>
    </w:p>
    <w:p w:rsidR="00000000" w:rsidDel="00000000" w:rsidP="00000000" w:rsidRDefault="00000000" w:rsidRPr="00000000" w14:paraId="000007DE">
      <w:pPr>
        <w:pStyle w:val="Heading3"/>
        <w:rPr/>
      </w:pPr>
      <w:bookmarkStart w:colFirst="0" w:colLast="0" w:name="_iq5hdrgygzaa" w:id="100"/>
      <w:bookmarkEnd w:id="100"/>
      <w:r w:rsidDel="00000000" w:rsidR="00000000" w:rsidRPr="00000000">
        <w:rPr>
          <w:rFonts w:ascii="Arial Unicode MS" w:cs="Arial Unicode MS" w:eastAsia="Arial Unicode MS" w:hAnsi="Arial Unicode MS"/>
          <w:rtl w:val="0"/>
        </w:rPr>
        <w:t xml:space="preserve"> 5.4 시나리오별 종합 판단 가이드</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6151464213044"/>
        <w:gridCol w:w="1637.05109894971"/>
        <w:gridCol w:w="2665.640727493333"/>
        <w:gridCol w:w="2593.204838159276"/>
        <w:tblGridChange w:id="0">
          <w:tblGrid>
            <w:gridCol w:w="2129.6151464213044"/>
            <w:gridCol w:w="1637.05109894971"/>
            <w:gridCol w:w="2665.640727493333"/>
            <w:gridCol w:w="2593.204838159276"/>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DF">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시나리오</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E0">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E1">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근거</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7E2">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다음 행동</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단일 Agent + SaaS 1~2개</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단독</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 소수, 공유 불필요</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5.7.1 대비만</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단일 Agent + 레거시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MCP+FC 또는 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재사용 계획 여부로 판단</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5.5.1 참조</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여러 팀 공통 도구 공유</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C">
            <w:pPr>
              <w:spacing w:after="20" w:before="20" w:lineRule="auto"/>
              <w:rPr>
                <w:sz w:val="20"/>
                <w:szCs w:val="20"/>
              </w:rPr>
            </w:pPr>
            <w:r w:rsidDel="00000000" w:rsidR="00000000" w:rsidRPr="00000000">
              <w:rPr>
                <w:sz w:val="20"/>
                <w:szCs w:val="20"/>
                <w:rtl w:val="0"/>
              </w:rPr>
              <w:t xml:space="preserve">MCP + 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사내 표준상 ‘Q1 = 예’인 경우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5.5절 래핑</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E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PoC / 해커톤</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단독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빠른 검증</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I/O 정의 권장</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내부 멀티 Agent</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내부 멀티 Agent + 공유 도구 존재 시 MCP 검토, 그렇지 않으면 FC 중심 가능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 공유 시 MCP</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5.6절 확인</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독립 Agent 협업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8">
            <w:pPr>
              <w:spacing w:after="20" w:before="20" w:lineRule="auto"/>
              <w:rPr>
                <w:sz w:val="20"/>
                <w:szCs w:val="20"/>
              </w:rPr>
            </w:pPr>
            <w:r w:rsidDel="00000000" w:rsidR="00000000" w:rsidRPr="00000000">
              <w:rPr>
                <w:sz w:val="20"/>
                <w:szCs w:val="20"/>
                <w:rtl w:val="0"/>
              </w:rPr>
              <w:t xml:space="preserve">MCP + 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간은 6장 참조</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Agent별 카탈로그</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금융/의료 엄격 보안</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C">
            <w:pPr>
              <w:spacing w:after="20" w:before="20" w:lineRule="auto"/>
              <w:rPr>
                <w:sz w:val="20"/>
                <w:szCs w:val="20"/>
              </w:rPr>
            </w:pPr>
            <w:r w:rsidDel="00000000" w:rsidR="00000000" w:rsidRPr="00000000">
              <w:rPr>
                <w:sz w:val="20"/>
                <w:szCs w:val="20"/>
                <w:rtl w:val="0"/>
              </w:rPr>
              <w:t xml:space="preserve">MCP + FC</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사내 표준상 ‘Q4 = 예’인 경우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5.2.4 체크리스트</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7F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초저지연 실시간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우선</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MCP의 구조상 (client-server-transport) 홉 증가 가능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레이턴시 실측 후 판단</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OpenAI 전용</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우선</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Responses API remote MCP 병행 가능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Q2~Q3 조건 해당 시 MCP 병행 검토</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레거시 연동만, 확장 계획 없음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단독</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단일 Agent 전용, 재사용 계획 없으면 추가 레이어 불필요. 5.5.1 기준 FC 충분 판정.</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0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5.7.1 마이그레이션 대비만</w:t>
            </w:r>
          </w:p>
        </w:tc>
      </w:tr>
    </w:tbl>
    <w:p w:rsidR="00000000" w:rsidDel="00000000" w:rsidP="00000000" w:rsidRDefault="00000000" w:rsidRPr="00000000" w14:paraId="0000080B">
      <w:pPr>
        <w:spacing w:after="160" w:before="160" w:lineRule="auto"/>
        <w:rPr>
          <w:b w:val="1"/>
          <w:bCs w:val="1"/>
          <w:color w:val="2e5090"/>
        </w:rPr>
      </w:pPr>
      <w:r w:rsidDel="00000000" w:rsidR="00000000" w:rsidRPr="00000000">
        <w:rPr>
          <w:rFonts w:ascii="Arial Unicode MS" w:cs="Arial Unicode MS" w:eastAsia="Arial Unicode MS" w:hAnsi="Arial Unicode MS"/>
          <w:b w:val="1"/>
          <w:bCs w:val="1"/>
          <w:color w:val="2e5090"/>
          <w:rtl w:val="0"/>
        </w:rPr>
        <w:t xml:space="preserve">시나리오별 판단에서 레거시 시스템 연동이 포함된 경우, 5.5에서 MCP 래핑 여부와 아키텍처 패턴을 확인한다.</w:t>
      </w:r>
    </w:p>
    <w:p w:rsidR="00000000" w:rsidDel="00000000" w:rsidP="00000000" w:rsidRDefault="00000000" w:rsidRPr="00000000" w14:paraId="0000080C">
      <w:pPr>
        <w:spacing w:after="240" w:before="240" w:lineRule="auto"/>
        <w:rPr/>
      </w:pPr>
      <w:r w:rsidDel="00000000" w:rsidR="00000000" w:rsidRPr="00000000">
        <w:rPr>
          <w:rtl w:val="0"/>
        </w:rPr>
      </w:r>
    </w:p>
    <w:p w:rsidR="00000000" w:rsidDel="00000000" w:rsidP="00000000" w:rsidRDefault="00000000" w:rsidRPr="00000000" w14:paraId="0000080D">
      <w:pPr>
        <w:pStyle w:val="Heading3"/>
        <w:keepNext w:val="0"/>
        <w:keepLines w:val="0"/>
        <w:spacing w:after="80" w:lineRule="auto"/>
        <w:rPr/>
      </w:pPr>
      <w:bookmarkStart w:colFirst="0" w:colLast="0" w:name="_2gg5uwdavpm1" w:id="101"/>
      <w:bookmarkEnd w:id="101"/>
      <w:r w:rsidDel="00000000" w:rsidR="00000000" w:rsidRPr="00000000">
        <w:rPr>
          <w:rFonts w:ascii="Arial Unicode MS" w:cs="Arial Unicode MS" w:eastAsia="Arial Unicode MS" w:hAnsi="Arial Unicode MS"/>
          <w:rtl w:val="0"/>
        </w:rPr>
        <w:t xml:space="preserve">5.5 레거시 시스템 연동 전략</w:t>
      </w:r>
    </w:p>
    <w:p w:rsidR="00000000" w:rsidDel="00000000" w:rsidP="00000000" w:rsidRDefault="00000000" w:rsidRPr="00000000" w14:paraId="0000080E">
      <w:pPr>
        <w:rPr/>
      </w:pPr>
      <w:r w:rsidDel="00000000" w:rsidR="00000000" w:rsidRPr="00000000">
        <w:rPr>
          <w:rFonts w:ascii="Arial Unicode MS" w:cs="Arial Unicode MS" w:eastAsia="Arial Unicode MS" w:hAnsi="Arial Unicode MS"/>
          <w:rtl w:val="0"/>
        </w:rPr>
        <w:t xml:space="preserve">보통 REST API로 SAP/ERP/MES 등을 연동하여 운영 중이다. 이 환경에서 "기존 API 래퍼가 있는데 왜 MCP로 다시 감싸야 하는가?"라는 질문은 타당하다. 본 절에서는 MCP 래핑의 필요성을 판단하기 위한 기준과 구체적인 패턴을 제시한다.</w:t>
      </w:r>
    </w:p>
    <w:p w:rsidR="00000000" w:rsidDel="00000000" w:rsidP="00000000" w:rsidRDefault="00000000" w:rsidRPr="00000000" w14:paraId="0000080F">
      <w:pPr>
        <w:spacing w:after="120" w:before="240" w:line="276" w:lineRule="auto"/>
        <w:rPr>
          <w:color w:val="333333"/>
        </w:rPr>
      </w:pPr>
      <w:r w:rsidDel="00000000" w:rsidR="00000000" w:rsidRPr="00000000">
        <w:rPr>
          <w:rtl w:val="0"/>
        </w:rPr>
      </w:r>
    </w:p>
    <w:tbl>
      <w:tblPr>
        <w:tblStyle w:val="Table82"/>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0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810">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아래 기준은 공식 스펙이 아닌 사내 ROI 판단 기준이다. MCP 스펙의 표준화·재사용·권한 위임 장점을 참고하여 재사용 가능성과 운영 효율성을 기준으로 설정하였다.</w:t>
            </w:r>
          </w:p>
        </w:tc>
      </w:tr>
    </w:tbl>
    <w:p w:rsidR="00000000" w:rsidDel="00000000" w:rsidP="00000000" w:rsidRDefault="00000000" w:rsidRPr="00000000" w14:paraId="00000811">
      <w:pPr>
        <w:pStyle w:val="Heading4"/>
        <w:keepNext w:val="0"/>
        <w:keepLines w:val="0"/>
        <w:rPr/>
      </w:pPr>
      <w:bookmarkStart w:colFirst="0" w:colLast="0" w:name="_24kxvqqvx3v0" w:id="102"/>
      <w:bookmarkEnd w:id="102"/>
      <w:r w:rsidDel="00000000" w:rsidR="00000000" w:rsidRPr="00000000">
        <w:rPr>
          <w:rtl w:val="0"/>
        </w:rPr>
      </w:r>
    </w:p>
    <w:p w:rsidR="00000000" w:rsidDel="00000000" w:rsidP="00000000" w:rsidRDefault="00000000" w:rsidRPr="00000000" w14:paraId="00000812">
      <w:pPr>
        <w:pStyle w:val="Heading4"/>
        <w:keepNext w:val="0"/>
        <w:keepLines w:val="0"/>
        <w:spacing w:before="280" w:lineRule="auto"/>
        <w:rPr/>
      </w:pPr>
      <w:bookmarkStart w:colFirst="0" w:colLast="0" w:name="_yxzwb9oera97" w:id="103"/>
      <w:bookmarkEnd w:id="103"/>
      <w:r w:rsidDel="00000000" w:rsidR="00000000" w:rsidRPr="00000000">
        <w:rPr>
          <w:rFonts w:ascii="Arial Unicode MS" w:cs="Arial Unicode MS" w:eastAsia="Arial Unicode MS" w:hAnsi="Arial Unicode MS"/>
          <w:rtl w:val="0"/>
        </w:rPr>
        <w:t xml:space="preserve">5.5.1 기존 레거시 API 환경에서의 MCP 판단</w:t>
      </w:r>
    </w:p>
    <w:tbl>
      <w:tblPr>
        <w:tblStyle w:val="Table8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250"/>
        <w:gridCol w:w="3585"/>
        <w:tblGridChange w:id="0">
          <w:tblGrid>
            <w:gridCol w:w="3180"/>
            <w:gridCol w:w="2250"/>
            <w:gridCol w:w="3585"/>
          </w:tblGrid>
        </w:tblGridChange>
      </w:tblGrid>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13">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조건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14">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MCP 래핑 권장</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15">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FC에서 기존 API 직접 호출 충분</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6">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해당 API를 2개 이상 Agent/팀에서 호출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7">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중복 구현 방지, 스키마 일관성 확보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8">
            <w:pPr>
              <w:spacing w:after="20" w:before="20" w:lineRule="auto"/>
              <w:rPr/>
            </w:pPr>
            <w:r w:rsidDel="00000000" w:rsidR="00000000" w:rsidRPr="00000000">
              <w:rPr>
                <w:rtl w:val="0"/>
              </w:rPr>
              <w:t xml:space="preserve"> </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9">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향후 12개월 내 다른 Agent에서도 사용 계획</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A">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재사용 가치 있음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B">
            <w:pPr>
              <w:spacing w:after="20" w:before="2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단일 Agent 전용, 변경 계획 없음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D">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E">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추가 레이어 불필요</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1F">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API Gateway에서 이미 인증/로깅/레이트리밋 처리 중</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0">
            <w:pPr>
              <w:spacing w:after="20" w:before="20" w:lineRule="auto"/>
              <w:rPr/>
            </w:pPr>
            <w:r w:rsidDel="00000000" w:rsidR="00000000" w:rsidRPr="00000000">
              <w:rPr>
                <w:rtl w:val="0"/>
              </w:rPr>
              <w:t xml:space="preserve"> </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MCP가 중복 레이어가 될 수 있음</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2">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도구별 세분화된 권한 통제가 API Gateway로 불충분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3">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 MCP authorization framework 활용</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4">
            <w:pPr>
              <w:spacing w:after="20" w:before="20" w:lineRule="auto"/>
              <w:rPr/>
            </w:pPr>
            <w:r w:rsidDel="00000000" w:rsidR="00000000" w:rsidRPr="00000000">
              <w:rPr>
                <w:rtl w:val="0"/>
              </w:rPr>
              <w:t xml:space="preserve"> </w:t>
            </w:r>
          </w:p>
        </w:tc>
      </w:tr>
    </w:tbl>
    <w:p w:rsidR="00000000" w:rsidDel="00000000" w:rsidP="00000000" w:rsidRDefault="00000000" w:rsidRPr="00000000" w14:paraId="00000825">
      <w:pPr>
        <w:pStyle w:val="Heading4"/>
        <w:rPr/>
      </w:pPr>
      <w:bookmarkStart w:colFirst="0" w:colLast="0" w:name="_72bds3v3dtc0" w:id="104"/>
      <w:bookmarkEnd w:id="104"/>
      <w:r w:rsidDel="00000000" w:rsidR="00000000" w:rsidRPr="00000000">
        <w:rPr>
          <w:rFonts w:ascii="Arial Unicode MS" w:cs="Arial Unicode MS" w:eastAsia="Arial Unicode MS" w:hAnsi="Arial Unicode MS"/>
          <w:rtl w:val="0"/>
        </w:rPr>
        <w:t xml:space="preserve">5.5.2 아키텍처 패턴 비교</w:t>
      </w:r>
    </w:p>
    <w:p w:rsidR="00000000" w:rsidDel="00000000" w:rsidP="00000000" w:rsidRDefault="00000000" w:rsidRPr="00000000" w14:paraId="00000826">
      <w:pPr>
        <w:rPr/>
      </w:pPr>
      <w:r w:rsidDel="00000000" w:rsidR="00000000" w:rsidRPr="00000000">
        <w:rPr>
          <w:rtl w:val="0"/>
        </w:rPr>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9.0606116095955"/>
        <w:gridCol w:w="2383.8145813168703"/>
        <w:gridCol w:w="2009.0009679022683"/>
        <w:gridCol w:w="2743.6356501948885"/>
        <w:tblGridChange w:id="0">
          <w:tblGrid>
            <w:gridCol w:w="1889.0606116095955"/>
            <w:gridCol w:w="2383.8145813168703"/>
            <w:gridCol w:w="2009.0009679022683"/>
            <w:gridCol w:w="2743.635650194888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27">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구조</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28">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흐름</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29">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장점</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2A">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주의점</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B">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FC → 기존 API Gateway</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Agent → FC → REST API GW → 레거시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D">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추가 홉 없음. 기존 인프라 활용.</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E">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API별 스키마를 Agent마다 개별 관리.</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2F">
            <w:pPr>
              <w:spacing w:after="20" w:before="20" w:lineRule="auto"/>
              <w:rPr>
                <w:sz w:val="19"/>
                <w:szCs w:val="19"/>
              </w:rPr>
            </w:pPr>
            <w:r w:rsidDel="00000000" w:rsidR="00000000" w:rsidRPr="00000000">
              <w:rPr>
                <w:rFonts w:ascii="Arial Unicode MS" w:cs="Arial Unicode MS" w:eastAsia="Arial Unicode MS" w:hAnsi="Arial Unicode MS"/>
                <w:b w:val="1"/>
                <w:bCs w:val="1"/>
                <w:sz w:val="19"/>
                <w:szCs w:val="19"/>
                <w:rtl w:val="0"/>
              </w:rPr>
              <w:t xml:space="preserve">FC → MCP → 기존 API GW</w:t>
            </w:r>
            <w:r w:rsidDel="00000000" w:rsidR="00000000" w:rsidRPr="00000000">
              <w:rPr>
                <w:rFonts w:ascii="Arial Unicode MS" w:cs="Arial Unicode MS" w:eastAsia="Arial Unicode MS" w:hAnsi="Arial Unicode MS"/>
                <w:sz w:val="19"/>
                <w:szCs w:val="19"/>
                <w:rtl w:val="0"/>
              </w:rPr>
              <w:t xml:space="preserve"> (권장)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0">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Agent → FC → MCP Client → MCP Server → REST API GW → 레거시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도구 표준화, 재사용, 버전 관리.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2">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홉 추가. MCP 서버가 기존 API GW를 호출하는 구조.</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3">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FC → MCP (API GW 대체)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Agent → FC → MCP Client → MCP Server → 레거시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레이어 단순화. MCP가 인증/감사 처리.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36">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API GW의 기존 기능(레이트리밋, 헬스체크, IP 필터링 등)을 MCP에서 모두 대체해야 함.</w:t>
            </w:r>
          </w:p>
        </w:tc>
      </w:tr>
    </w:tbl>
    <w:p w:rsidR="00000000" w:rsidDel="00000000" w:rsidP="00000000" w:rsidRDefault="00000000" w:rsidRPr="00000000" w14:paraId="00000837">
      <w:pPr>
        <w:spacing w:after="40" w:before="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8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44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838">
            <w:pPr>
              <w:spacing w:after="40" w:before="40" w:lineRule="auto"/>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사내 권고</w:t>
            </w:r>
          </w:p>
          <w:p w:rsidR="00000000" w:rsidDel="00000000" w:rsidP="00000000" w:rsidRDefault="00000000" w:rsidRPr="00000000" w14:paraId="00000839">
            <w:pPr>
              <w:spacing w:after="40" w:before="40" w:lineRule="auto"/>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기존 API Gateway가 안정적으로 운영되고 있다면, </w:t>
            </w:r>
            <w:r w:rsidDel="00000000" w:rsidR="00000000" w:rsidRPr="00000000">
              <w:rPr>
                <w:rFonts w:ascii="Arial Unicode MS" w:cs="Arial Unicode MS" w:eastAsia="Arial Unicode MS" w:hAnsi="Arial Unicode MS"/>
                <w:b w:val="1"/>
                <w:bCs w:val="1"/>
                <w:color w:val="434343"/>
                <w:sz w:val="19"/>
                <w:szCs w:val="19"/>
                <w:rtl w:val="0"/>
              </w:rPr>
              <w:t xml:space="preserve">MCP 서버가 기존 API Gateway를 호출하는 구조(두 번째 패턴)를 기본으로 권장</w:t>
            </w:r>
            <w:r w:rsidDel="00000000" w:rsidR="00000000" w:rsidRPr="00000000">
              <w:rPr>
                <w:rFonts w:ascii="Arial Unicode MS" w:cs="Arial Unicode MS" w:eastAsia="Arial Unicode MS" w:hAnsi="Arial Unicode MS"/>
                <w:color w:val="434343"/>
                <w:sz w:val="19"/>
                <w:szCs w:val="19"/>
                <w:rtl w:val="0"/>
              </w:rPr>
              <w:t xml:space="preserve">한다. API Gateway를 대체하는 세 번째 패턴은 API Gateway의 기존 기능을 MCP 레이어에서 모두 대체해야 하므로 신중하게 검토해야 한다.</w:t>
            </w:r>
          </w:p>
        </w:tc>
      </w:tr>
    </w:tbl>
    <w:p w:rsidR="00000000" w:rsidDel="00000000" w:rsidP="00000000" w:rsidRDefault="00000000" w:rsidRPr="00000000" w14:paraId="0000083A">
      <w:pPr>
        <w:rPr>
          <w:b w:val="1"/>
          <w:bCs w:val="1"/>
          <w:color w:val="000000"/>
          <w:sz w:val="26"/>
          <w:szCs w:val="26"/>
        </w:rPr>
      </w:pPr>
      <w:r w:rsidDel="00000000" w:rsidR="00000000" w:rsidRPr="00000000">
        <w:rPr>
          <w:rtl w:val="0"/>
        </w:rPr>
      </w:r>
    </w:p>
    <w:p w:rsidR="00000000" w:rsidDel="00000000" w:rsidP="00000000" w:rsidRDefault="00000000" w:rsidRPr="00000000" w14:paraId="0000083B">
      <w:pPr>
        <w:pStyle w:val="Heading4"/>
        <w:keepNext w:val="0"/>
        <w:keepLines w:val="0"/>
        <w:spacing w:before="280" w:lineRule="auto"/>
        <w:rPr/>
      </w:pPr>
      <w:bookmarkStart w:colFirst="0" w:colLast="0" w:name="_bsj13v2il8k" w:id="105"/>
      <w:bookmarkEnd w:id="105"/>
      <w:r w:rsidDel="00000000" w:rsidR="00000000" w:rsidRPr="00000000">
        <w:rPr>
          <w:rFonts w:ascii="Arial Unicode MS" w:cs="Arial Unicode MS" w:eastAsia="Arial Unicode MS" w:hAnsi="Arial Unicode MS"/>
          <w:rtl w:val="0"/>
        </w:rPr>
        <w:t xml:space="preserve">5.5.3 API 유형별 MCP 래핑 패턴 및 예상 공수 예시 (도구(Tool) 당)</w:t>
      </w:r>
    </w:p>
    <w:p w:rsidR="00000000" w:rsidDel="00000000" w:rsidP="00000000" w:rsidRDefault="00000000" w:rsidRPr="00000000" w14:paraId="0000083C">
      <w:pPr>
        <w:spacing w:after="60" w:before="60" w:lineRule="auto"/>
        <w:rPr/>
      </w:pPr>
      <w:r w:rsidDel="00000000" w:rsidR="00000000" w:rsidRPr="00000000">
        <w:rPr>
          <w:rFonts w:ascii="Arial Unicode MS" w:cs="Arial Unicode MS" w:eastAsia="Arial Unicode MS" w:hAnsi="Arial Unicode MS"/>
          <w:rtl w:val="0"/>
        </w:rPr>
        <w:t xml:space="preserve">사내 레거시 시스템을 MCP 서버로 래핑할 때, API 유형별 접근 패턴과 현실적 공수를 정리한다. 래핑 여부 판단 시 "이 도구(Tool)를 향후 다른 Agent/팀에서도 재사용할 가능성이 있는가?"를 우선 고려한다. 재사용 가능성이 낮으면 FC 직접 연동이 더 효율적일 수 있다.</w:t>
        <w:br w:type="textWrapping"/>
      </w:r>
      <w:r w:rsidDel="00000000" w:rsidR="00000000" w:rsidRPr="00000000">
        <w:rPr>
          <w:rtl w:val="0"/>
        </w:rPr>
      </w:r>
    </w:p>
    <w:tbl>
      <w:tblPr>
        <w:tblStyle w:val="Table86"/>
        <w:tblpPr w:leftFromText="180" w:rightFromText="180" w:topFromText="180" w:bottomFromText="180" w:vertAnchor="text" w:horzAnchor="text" w:tblpX="-6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0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83D">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아래 공수는 예시이며, 파일럿 경험 기반 추정치이다. 실제 공수는 API 문서 품질, 인증 방식, 네트워크 환경, 테스트 범위, 팀 숙련도에 따라 달라질 수 있다.</w:t>
            </w:r>
          </w:p>
        </w:tc>
      </w:tr>
    </w:tbl>
    <w:p w:rsidR="00000000" w:rsidDel="00000000" w:rsidP="00000000" w:rsidRDefault="00000000" w:rsidRPr="00000000" w14:paraId="0000083E">
      <w:pPr>
        <w:spacing w:after="60" w:before="60" w:lineRule="auto"/>
        <w:rPr>
          <w:color w:val="333333"/>
        </w:rPr>
      </w:pPr>
      <w:r w:rsidDel="00000000" w:rsidR="00000000" w:rsidRPr="00000000">
        <w:rPr>
          <w:rtl w:val="0"/>
        </w:rPr>
      </w:r>
    </w:p>
    <w:tbl>
      <w:tblPr>
        <w:tblStyle w:val="Table8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940"/>
        <w:gridCol w:w="1455"/>
        <w:gridCol w:w="2760"/>
        <w:tblGridChange w:id="0">
          <w:tblGrid>
            <w:gridCol w:w="1860"/>
            <w:gridCol w:w="2940"/>
            <w:gridCol w:w="1455"/>
            <w:gridCol w:w="2760"/>
          </w:tblGrid>
        </w:tblGridChange>
      </w:tblGrid>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3F">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레거시 API 유형</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40">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MCP 래핑 패턴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41">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예상 공수 (도구당)</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42">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비고</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3">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REST API (정상 문서화)</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OpenAPI 스펙 → MCP Tool 스키마 자동/반자동 변환. HTTP Proxy 패턴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1~2일</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6">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가장 단순한 케이스</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7">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REST API (문서 미비)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8">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API 탐색·스키마 역공학 → 수동 MCP Tool 정의. HTTP Proxy 패턴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9">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3~5일</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A">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스키마 역공학 공수 포함</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B">
            <w:pPr>
              <w:spacing w:after="20" w:before="20" w:lineRule="auto"/>
              <w:rPr>
                <w:sz w:val="19"/>
                <w:szCs w:val="19"/>
              </w:rPr>
            </w:pPr>
            <w:r w:rsidDel="00000000" w:rsidR="00000000" w:rsidRPr="00000000">
              <w:rPr>
                <w:sz w:val="19"/>
                <w:szCs w:val="19"/>
                <w:rtl w:val="0"/>
              </w:rPr>
              <w:t xml:space="preserve">SOAP / WSDL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WSDL → JSON Schema 변환 레이어 구축. SOAP 요청/응답을 MCP Tool I/O로 매핑</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D">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3~5일</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E">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XML↔JSON 변환 복잡도에 따라 증가</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4F">
            <w:pPr>
              <w:spacing w:after="20" w:before="20" w:lineRule="auto"/>
              <w:rPr>
                <w:sz w:val="19"/>
                <w:szCs w:val="19"/>
              </w:rPr>
            </w:pPr>
            <w:r w:rsidDel="00000000" w:rsidR="00000000" w:rsidRPr="00000000">
              <w:rPr>
                <w:sz w:val="19"/>
                <w:szCs w:val="19"/>
                <w:rtl w:val="0"/>
              </w:rPr>
              <w:t xml:space="preserve">SAP RFC/BAPI</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0">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SAP JCo/NCo 커넥터 → 중간 REST 서비스 → MCP 서버. 또는 SAP BTP Integration Suite 활용</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5~10일</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2">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SAP 인증(SSO/SNC) 통합 공수 별도</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3">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DB 직접 접근 (SQL)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Read-only 쿼리를 MCP Tool로 노출. Parameterized query만 허용 (SQL injection 방지)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2~3일</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6">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Write 권한 노출 시 승인 프로세스 필수</w:t>
            </w:r>
          </w:p>
        </w:tc>
      </w:tr>
    </w:tbl>
    <w:p w:rsidR="00000000" w:rsidDel="00000000" w:rsidP="00000000" w:rsidRDefault="00000000" w:rsidRPr="00000000" w14:paraId="00000857">
      <w:pPr>
        <w:spacing w:after="40" w:before="40" w:lineRule="auto"/>
        <w:rPr/>
      </w:pPr>
      <w:r w:rsidDel="00000000" w:rsidR="00000000" w:rsidRPr="00000000">
        <w:rPr>
          <w:rtl w:val="0"/>
        </w:rPr>
        <w:t xml:space="preserve"> </w:t>
      </w:r>
    </w:p>
    <w:p w:rsidR="00000000" w:rsidDel="00000000" w:rsidP="00000000" w:rsidRDefault="00000000" w:rsidRPr="00000000" w14:paraId="00000858">
      <w:pPr>
        <w:keepNext w:val="0"/>
        <w:keepLines w:val="0"/>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래핑 시 공통 고려사항</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6920792204348"/>
        <w:gridCol w:w="6982.819731803188"/>
        <w:tblGridChange w:id="0">
          <w:tblGrid>
            <w:gridCol w:w="2042.6920792204348"/>
            <w:gridCol w:w="6982.819731803188"/>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59">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항목</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5A">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상세</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인증 통합</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레거시 인증 ↔ MCP 토큰 브릿징. 인증 방식 매핑 설계 필수.</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D">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에러 매핑</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레거시 에러 코드 → MCP 표준 에러 변환. LLM이 이해할 수 있는 메시지로 전환.</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5F">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타임아웃 설계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레거시 응답이 긴 경우(SAP 등) Progress notification 활용 검토. 클라이언트 측 타임아웃 설정.</w:t>
            </w:r>
          </w:p>
        </w:tc>
      </w:tr>
    </w:tbl>
    <w:p w:rsidR="00000000" w:rsidDel="00000000" w:rsidP="00000000" w:rsidRDefault="00000000" w:rsidRPr="00000000" w14:paraId="00000861">
      <w:pPr>
        <w:spacing w:after="40" w:before="40" w:lineRule="auto"/>
        <w:rPr/>
      </w:pPr>
      <w:r w:rsidDel="00000000" w:rsidR="00000000" w:rsidRPr="00000000">
        <w:rPr>
          <w:rtl w:val="0"/>
        </w:rPr>
      </w:r>
    </w:p>
    <w:p w:rsidR="00000000" w:rsidDel="00000000" w:rsidP="00000000" w:rsidRDefault="00000000" w:rsidRPr="00000000" w14:paraId="00000862">
      <w:pPr>
        <w:spacing w:after="160" w:before="160" w:lineRule="auto"/>
        <w:rPr/>
      </w:pPr>
      <w:r w:rsidDel="00000000" w:rsidR="00000000" w:rsidRPr="00000000">
        <w:rPr>
          <w:rFonts w:ascii="Arial Unicode MS" w:cs="Arial Unicode MS" w:eastAsia="Arial Unicode MS" w:hAnsi="Arial Unicode MS"/>
          <w:b w:val="1"/>
          <w:bCs w:val="1"/>
          <w:color w:val="2e5090"/>
          <w:rtl w:val="0"/>
        </w:rPr>
        <w:t xml:space="preserve">래핑 전략을 확정했으면, 5.6에서 사용 중인 Framework의 FC·MCP 지원 현황과 권장 조합을 확인한다.</w:t>
      </w:r>
      <w:r w:rsidDel="00000000" w:rsidR="00000000" w:rsidRPr="00000000">
        <w:rPr>
          <w:rtl w:val="0"/>
        </w:rPr>
      </w:r>
    </w:p>
    <w:p w:rsidR="00000000" w:rsidDel="00000000" w:rsidP="00000000" w:rsidRDefault="00000000" w:rsidRPr="00000000" w14:paraId="00000863">
      <w:pPr>
        <w:pStyle w:val="Heading4"/>
        <w:spacing w:after="40" w:before="40" w:lineRule="auto"/>
        <w:rPr/>
      </w:pPr>
      <w:bookmarkStart w:colFirst="0" w:colLast="0" w:name="_rsiqjixn01fq" w:id="106"/>
      <w:bookmarkEnd w:id="106"/>
      <w:r w:rsidDel="00000000" w:rsidR="00000000" w:rsidRPr="00000000">
        <w:rPr>
          <w:rtl w:val="0"/>
        </w:rPr>
      </w:r>
    </w:p>
    <w:p w:rsidR="00000000" w:rsidDel="00000000" w:rsidP="00000000" w:rsidRDefault="00000000" w:rsidRPr="00000000" w14:paraId="00000864">
      <w:pPr>
        <w:pStyle w:val="Heading4"/>
        <w:spacing w:after="40" w:before="40" w:lineRule="auto"/>
        <w:rPr/>
      </w:pPr>
      <w:bookmarkStart w:colFirst="0" w:colLast="0" w:name="_dxbwbwkwswzb" w:id="107"/>
      <w:bookmarkEnd w:id="107"/>
      <w:r w:rsidDel="00000000" w:rsidR="00000000" w:rsidRPr="00000000">
        <w:rPr>
          <w:rFonts w:ascii="Arial Unicode MS" w:cs="Arial Unicode MS" w:eastAsia="Arial Unicode MS" w:hAnsi="Arial Unicode MS"/>
          <w:rtl w:val="0"/>
        </w:rPr>
        <w:t xml:space="preserve">5.5.4 상태 관리(Stateful) 문제 대응</w:t>
      </w:r>
    </w:p>
    <w:p w:rsidR="00000000" w:rsidDel="00000000" w:rsidP="00000000" w:rsidRDefault="00000000" w:rsidRPr="00000000" w14:paraId="00000865">
      <w:pPr>
        <w:spacing w:after="60" w:before="60" w:lineRule="auto"/>
        <w:rPr/>
      </w:pPr>
      <w:r w:rsidDel="00000000" w:rsidR="00000000" w:rsidRPr="00000000">
        <w:rPr>
          <w:rFonts w:ascii="Arial Unicode MS" w:cs="Arial Unicode MS" w:eastAsia="Arial Unicode MS" w:hAnsi="Arial Unicode MS"/>
          <w:rtl w:val="0"/>
        </w:rPr>
        <w:t xml:space="preserve">HTTP 기반 MCP 통신은 요청 단위 처리에 적합하지만, 레거시 시스템은 세션 기반 인증, 페이지네이션 커서, 트랜잭션 컨텍스트 등 상태 유지를 요구할 수 있다. 이 충돌에 대한 대응 패턴을 제시한다.</w:t>
      </w:r>
    </w:p>
    <w:p w:rsidR="00000000" w:rsidDel="00000000" w:rsidP="00000000" w:rsidRDefault="00000000" w:rsidRPr="00000000" w14:paraId="00000866">
      <w:pPr>
        <w:spacing w:after="60" w:before="60" w:lineRule="auto"/>
        <w:rPr/>
      </w:pPr>
      <w:r w:rsidDel="00000000" w:rsidR="00000000" w:rsidRPr="00000000">
        <w:rPr>
          <w:rtl w:val="0"/>
        </w:rPr>
      </w:r>
    </w:p>
    <w:tbl>
      <w:tblPr>
        <w:tblStyle w:val="Table8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210"/>
        <w:gridCol w:w="3555"/>
        <w:tblGridChange w:id="0">
          <w:tblGrid>
            <w:gridCol w:w="2235"/>
            <w:gridCol w:w="3210"/>
            <w:gridCol w:w="3555"/>
          </w:tblGrid>
        </w:tblGridChange>
      </w:tblGrid>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67">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상태 유형</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68">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대응 패턴</w:t>
            </w:r>
          </w:p>
        </w:tc>
        <w:tc>
          <w:tcPr>
            <w:tcBorders>
              <w:top w:color="cccccc" w:space="0" w:sz="6" w:val="single"/>
              <w:left w:color="000000" w:space="0" w:sz="0" w:val="nil"/>
              <w:bottom w:color="cccccc" w:space="0" w:sz="6" w:val="single"/>
              <w:right w:color="cccccc" w:space="0" w:sz="6" w:val="single"/>
            </w:tcBorders>
            <w:shd w:fill="1b3a5c" w:val="clear"/>
            <w:tcMar>
              <w:top w:w="60.0" w:type="dxa"/>
              <w:left w:w="100.0" w:type="dxa"/>
              <w:bottom w:w="60.0" w:type="dxa"/>
              <w:right w:w="100.0" w:type="dxa"/>
            </w:tcMar>
            <w:vAlign w:val="top"/>
          </w:tcPr>
          <w:p w:rsidR="00000000" w:rsidDel="00000000" w:rsidP="00000000" w:rsidRDefault="00000000" w:rsidRPr="00000000" w14:paraId="00000869">
            <w:pPr>
              <w:spacing w:after="240" w:before="240" w:lineRule="auto"/>
              <w:jc w:val="center"/>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주의점</w:t>
            </w:r>
          </w:p>
        </w:tc>
      </w:tr>
      <w:tr>
        <w:trPr>
          <w:cantSplit w:val="0"/>
          <w:trHeight w:val="132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A">
            <w:pPr>
              <w:spacing w:after="20" w:before="20" w:lineRule="auto"/>
              <w:rPr>
                <w:sz w:val="19"/>
                <w:szCs w:val="19"/>
              </w:rPr>
            </w:pPr>
            <w:r w:rsidDel="00000000" w:rsidR="00000000" w:rsidRPr="00000000">
              <w:rPr>
                <w:rFonts w:ascii="Arial Unicode MS" w:cs="Arial Unicode MS" w:eastAsia="Arial Unicode MS" w:hAnsi="Arial Unicode MS"/>
                <w:b w:val="1"/>
                <w:bCs w:val="1"/>
                <w:sz w:val="19"/>
                <w:szCs w:val="19"/>
                <w:rtl w:val="0"/>
              </w:rPr>
              <w:t xml:space="preserve">세션 기반 인증</w:t>
            </w:r>
            <w:r w:rsidDel="00000000" w:rsidR="00000000" w:rsidRPr="00000000">
              <w:rPr>
                <w:rFonts w:ascii="Arial Unicode MS" w:cs="Arial Unicode MS" w:eastAsia="Arial Unicode MS" w:hAnsi="Arial Unicode MS"/>
                <w:sz w:val="19"/>
                <w:szCs w:val="19"/>
                <w:rtl w:val="0"/>
              </w:rPr>
              <w:t xml:space="preserve"> (SAP RFC 등)</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B">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MCP 서버 내부에 세션 풀(Session Pool) 구현. 연결 재사용으로 성능 최적화. 세션 TTL 및 자동 갱신 로직 필요.</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C">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세션 풀 고갈 시 MCP 서버 스케일아웃에 비례하여 확장</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D">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페이지네이션 커서</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E">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MCP Tool의 입력 파라미터에 cursor/offset을 포함하여 클라이언트가 관리. 서버는 무상태 유지.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6F">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LLM이 커서를 올바르게 사용하도록 Tool description에 명확히 기술</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0">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트랜잭션 컨텍스트</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1">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MCP 서버 내부에 단기 컨텍스트 저장소(Redis 등) 운영. transaction_id를 키로 상태 관리.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2">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TTL 설정으로 누적 방지. 장애 시 자동 롤백 설계</w:t>
            </w:r>
          </w:p>
        </w:tc>
      </w:tr>
      <w:tr>
        <w:trPr>
          <w:cantSplit w:val="0"/>
          <w:trHeight w:val="103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3">
            <w:pPr>
              <w:spacing w:after="20" w:before="20" w:lineRule="auto"/>
              <w:rPr>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OAuth 토큰 캐</w:t>
            </w:r>
            <w:r w:rsidDel="00000000" w:rsidR="00000000" w:rsidRPr="00000000">
              <w:rPr>
                <w:rFonts w:ascii="Arial Unicode MS" w:cs="Arial Unicode MS" w:eastAsia="Arial Unicode MS" w:hAnsi="Arial Unicode MS"/>
                <w:b w:val="1"/>
                <w:bCs w:val="1"/>
                <w:sz w:val="19"/>
                <w:szCs w:val="19"/>
                <w:rtl w:val="0"/>
              </w:rPr>
              <w:t xml:space="preserve">싱</w:t>
            </w:r>
            <w:r w:rsidDel="00000000" w:rsidR="00000000" w:rsidRPr="00000000">
              <w:rPr>
                <w:rtl w:val="0"/>
              </w:rPr>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4">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MCP 서버가 토큰 저장소를 관리. 토큰 만료 전 자동 갱신. 민감 토큰은 암호화 저장.</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5">
            <w:pPr>
              <w:spacing w:after="20" w:before="20" w:lineRule="auto"/>
              <w:rPr>
                <w:sz w:val="19"/>
                <w:szCs w:val="19"/>
              </w:rPr>
            </w:pPr>
            <w:r w:rsidDel="00000000" w:rsidR="00000000" w:rsidRPr="00000000">
              <w:rPr>
                <w:rFonts w:ascii="Arial Unicode MS" w:cs="Arial Unicode MS" w:eastAsia="Arial Unicode MS" w:hAnsi="Arial Unicode MS"/>
                <w:sz w:val="19"/>
                <w:szCs w:val="19"/>
                <w:rtl w:val="0"/>
              </w:rPr>
              <w:t xml:space="preserve">토큰 갱신 실패 시 재인증 플로우 설계 필요</w:t>
            </w:r>
          </w:p>
        </w:tc>
      </w:tr>
    </w:tbl>
    <w:p w:rsidR="00000000" w:rsidDel="00000000" w:rsidP="00000000" w:rsidRDefault="00000000" w:rsidRPr="00000000" w14:paraId="00000876">
      <w:pPr>
        <w:spacing w:after="240" w:before="240" w:lineRule="auto"/>
        <w:rPr/>
      </w:pPr>
      <w:r w:rsidDel="00000000" w:rsidR="00000000" w:rsidRPr="00000000">
        <w:rPr>
          <w:rtl w:val="0"/>
        </w:rPr>
      </w:r>
    </w:p>
    <w:p w:rsidR="00000000" w:rsidDel="00000000" w:rsidP="00000000" w:rsidRDefault="00000000" w:rsidRPr="00000000" w14:paraId="00000877">
      <w:pPr>
        <w:pStyle w:val="Heading3"/>
        <w:rPr/>
      </w:pPr>
      <w:bookmarkStart w:colFirst="0" w:colLast="0" w:name="_2us80bfmt6c3" w:id="108"/>
      <w:bookmarkEnd w:id="108"/>
      <w:r w:rsidDel="00000000" w:rsidR="00000000" w:rsidRPr="00000000">
        <w:rPr>
          <w:rFonts w:ascii="Arial Unicode MS" w:cs="Arial Unicode MS" w:eastAsia="Arial Unicode MS" w:hAnsi="Arial Unicode MS"/>
          <w:rtl w:val="0"/>
        </w:rPr>
        <w:t xml:space="preserve">5.6 Framework별 지원 현황 및 권장 조합</w:t>
      </w:r>
    </w:p>
    <w:p w:rsidR="00000000" w:rsidDel="00000000" w:rsidP="00000000" w:rsidRDefault="00000000" w:rsidRPr="00000000" w14:paraId="00000878">
      <w:pPr>
        <w:spacing w:after="60" w:before="60" w:lineRule="auto"/>
        <w:rPr/>
      </w:pPr>
      <w:r w:rsidDel="00000000" w:rsidR="00000000" w:rsidRPr="00000000">
        <w:rPr>
          <w:rFonts w:ascii="Arial Unicode MS" w:cs="Arial Unicode MS" w:eastAsia="Arial Unicode MS" w:hAnsi="Arial Unicode MS"/>
          <w:rtl w:val="0"/>
        </w:rPr>
        <w:t xml:space="preserve">FC vs FC+MCP 의사결정 시 참고할 수 있도록, 주요 Framework의 FC·MCP 지원 현황과 권장 조합을 정리한다. 각 Framework의 상세 스펙은 4.3절을 참조한다. </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6.666498148406"/>
        <w:gridCol w:w="1187.9485850785506"/>
        <w:gridCol w:w="2578.7176602924637"/>
        <w:gridCol w:w="1289.3588301462319"/>
        <w:gridCol w:w="2462.820237357971"/>
        <w:tblGridChange w:id="0">
          <w:tblGrid>
            <w:gridCol w:w="1506.666498148406"/>
            <w:gridCol w:w="1187.9485850785506"/>
            <w:gridCol w:w="2578.7176602924637"/>
            <w:gridCol w:w="1289.3588301462319"/>
            <w:gridCol w:w="2462.820237357971"/>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79">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Framework</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7A">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FC</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7B">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MCP 지원</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7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성숙도</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7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 조합</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E">
            <w:pPr>
              <w:spacing w:after="20" w:before="20" w:lineRule="auto"/>
              <w:rPr>
                <w:b w:val="1"/>
                <w:bCs w:val="1"/>
                <w:sz w:val="20"/>
                <w:szCs w:val="20"/>
              </w:rPr>
            </w:pPr>
            <w:r w:rsidDel="00000000" w:rsidR="00000000" w:rsidRPr="00000000">
              <w:rPr>
                <w:b w:val="1"/>
                <w:bCs w:val="1"/>
                <w:sz w:val="20"/>
                <w:szCs w:val="20"/>
                <w:rtl w:val="0"/>
              </w:rPr>
              <w:t xml:space="preserve">LangGraph</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7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안정적 (langchain-mcp-adapters)</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안정적</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 FC 기본</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3">
            <w:pPr>
              <w:spacing w:after="20" w:before="20" w:lineRule="auto"/>
              <w:rPr>
                <w:b w:val="1"/>
                <w:bCs w:val="1"/>
                <w:sz w:val="20"/>
                <w:szCs w:val="20"/>
              </w:rPr>
            </w:pPr>
            <w:r w:rsidDel="00000000" w:rsidR="00000000" w:rsidRPr="00000000">
              <w:rPr>
                <w:b w:val="1"/>
                <w:bCs w:val="1"/>
                <w:sz w:val="20"/>
                <w:szCs w:val="20"/>
                <w:rtl w:val="0"/>
              </w:rPr>
              <w:t xml:space="preserve">CrewAI</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안정적 (MCPServerAdapter)</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안정적</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 FC 기본</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8">
            <w:pPr>
              <w:spacing w:after="20" w:before="20" w:lineRule="auto"/>
              <w:rPr>
                <w:b w:val="1"/>
                <w:bCs w:val="1"/>
                <w:sz w:val="20"/>
                <w:szCs w:val="20"/>
              </w:rPr>
            </w:pPr>
            <w:r w:rsidDel="00000000" w:rsidR="00000000" w:rsidRPr="00000000">
              <w:rPr>
                <w:b w:val="1"/>
                <w:bCs w:val="1"/>
                <w:sz w:val="20"/>
                <w:szCs w:val="20"/>
                <w:rtl w:val="0"/>
              </w:rPr>
              <w:t xml:space="preserve">AutoGen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 (McpWorkbench)</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기본, MCP 병행 검토</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D">
            <w:pPr>
              <w:spacing w:after="20" w:before="20" w:lineRule="auto"/>
              <w:rPr>
                <w:b w:val="1"/>
                <w:bCs w:val="1"/>
                <w:sz w:val="20"/>
                <w:szCs w:val="20"/>
              </w:rPr>
            </w:pPr>
            <w:r w:rsidDel="00000000" w:rsidR="00000000" w:rsidRPr="00000000">
              <w:rPr>
                <w:b w:val="1"/>
                <w:bCs w:val="1"/>
                <w:sz w:val="20"/>
                <w:szCs w:val="20"/>
                <w:rtl w:val="0"/>
              </w:rPr>
              <w:t xml:space="preserve">Google ADK</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8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지원</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 FC. (A2A는 6장)</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2">
            <w:pPr>
              <w:spacing w:after="20" w:before="20" w:lineRule="auto"/>
              <w:rPr>
                <w:b w:val="1"/>
                <w:bCs w:val="1"/>
                <w:sz w:val="20"/>
                <w:szCs w:val="20"/>
              </w:rPr>
            </w:pPr>
            <w:r w:rsidDel="00000000" w:rsidR="00000000" w:rsidRPr="00000000">
              <w:rPr>
                <w:b w:val="1"/>
                <w:bCs w:val="1"/>
                <w:sz w:val="20"/>
                <w:szCs w:val="20"/>
                <w:rtl w:val="0"/>
              </w:rPr>
              <w:t xml:space="preserve">OpenAI SDK</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 (Responses API)</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우선</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7">
            <w:pPr>
              <w:spacing w:after="20" w:before="20" w:lineRule="auto"/>
              <w:rPr>
                <w:b w:val="1"/>
                <w:bCs w:val="1"/>
                <w:sz w:val="20"/>
                <w:szCs w:val="20"/>
              </w:rPr>
            </w:pPr>
            <w:r w:rsidDel="00000000" w:rsidR="00000000" w:rsidRPr="00000000">
              <w:rPr>
                <w:b w:val="1"/>
                <w:bCs w:val="1"/>
                <w:sz w:val="20"/>
                <w:szCs w:val="20"/>
                <w:rtl w:val="0"/>
              </w:rPr>
              <w:t xml:space="preserve">Semantic Kernel</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검토 단계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검토 단계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9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기본</w:t>
            </w:r>
          </w:p>
        </w:tc>
      </w:tr>
    </w:tbl>
    <w:p w:rsidR="00000000" w:rsidDel="00000000" w:rsidP="00000000" w:rsidRDefault="00000000" w:rsidRPr="00000000" w14:paraId="0000089C">
      <w:pPr>
        <w:spacing w:after="40" w:before="40" w:lineRule="auto"/>
        <w:rPr>
          <w:i w:val="1"/>
          <w:iCs w:val="1"/>
          <w:color w:val="444444"/>
          <w:sz w:val="20"/>
          <w:szCs w:val="20"/>
        </w:rPr>
      </w:pPr>
      <w:r w:rsidDel="00000000" w:rsidR="00000000" w:rsidRPr="00000000">
        <w:rPr>
          <w:rtl w:val="0"/>
        </w:rPr>
      </w:r>
    </w:p>
    <w:tbl>
      <w:tblPr>
        <w:tblStyle w:val="Table9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44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89D">
            <w:pPr>
              <w:spacing w:after="40" w:before="40" w:lineRule="auto"/>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성숙도 등급 정의</w:t>
            </w:r>
          </w:p>
          <w:p w:rsidR="00000000" w:rsidDel="00000000" w:rsidP="00000000" w:rsidRDefault="00000000" w:rsidRPr="00000000" w14:paraId="0000089E">
            <w:pPr>
              <w:spacing w:after="40" w:before="40" w:lineRule="auto"/>
              <w:rPr>
                <w:b w:val="1"/>
                <w:bCs w:val="1"/>
                <w:color w:val="434343"/>
              </w:rPr>
            </w:pPr>
            <w:r w:rsidDel="00000000" w:rsidR="00000000" w:rsidRPr="00000000">
              <w:rPr>
                <w:rFonts w:ascii="Arial Unicode MS" w:cs="Arial Unicode MS" w:eastAsia="Arial Unicode MS" w:hAnsi="Arial Unicode MS"/>
                <w:color w:val="434343"/>
                <w:sz w:val="19"/>
                <w:szCs w:val="19"/>
                <w:rtl w:val="0"/>
              </w:rPr>
              <w:t xml:space="preserve">성숙도 등급은 외부 공식 분류가 아니라 사내 평가 기준이다. 공식 문서 완성도, 생태계 성숙도, 어댑터 지원, 사내/업계 적용 사례를 종합하여 분류하였다.</w:t>
            </w:r>
            <w:r w:rsidDel="00000000" w:rsidR="00000000" w:rsidRPr="00000000">
              <w:rPr>
                <w:rtl w:val="0"/>
              </w:rPr>
            </w:r>
          </w:p>
          <w:p w:rsidR="00000000" w:rsidDel="00000000" w:rsidP="00000000" w:rsidRDefault="00000000" w:rsidRPr="00000000" w14:paraId="0000089F">
            <w:pPr>
              <w:spacing w:after="20" w:before="2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안정적:</w:t>
            </w:r>
            <w:r w:rsidDel="00000000" w:rsidR="00000000" w:rsidRPr="00000000">
              <w:rPr>
                <w:rFonts w:ascii="Arial Unicode MS" w:cs="Arial Unicode MS" w:eastAsia="Arial Unicode MS" w:hAnsi="Arial Unicode MS"/>
                <w:color w:val="434343"/>
                <w:sz w:val="19"/>
                <w:szCs w:val="19"/>
                <w:rtl w:val="0"/>
              </w:rPr>
              <w:t xml:space="preserve"> 공식 릴리스 완료, 프로덕션 사용 사례 다수 확인, 문서화 충분.</w:t>
            </w:r>
          </w:p>
          <w:p w:rsidR="00000000" w:rsidDel="00000000" w:rsidP="00000000" w:rsidRDefault="00000000" w:rsidRPr="00000000" w14:paraId="000008A0">
            <w:pPr>
              <w:spacing w:after="20" w:before="2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확산 단계:</w:t>
            </w:r>
            <w:r w:rsidDel="00000000" w:rsidR="00000000" w:rsidRPr="00000000">
              <w:rPr>
                <w:rFonts w:ascii="Arial Unicode MS" w:cs="Arial Unicode MS" w:eastAsia="Arial Unicode MS" w:hAnsi="Arial Unicode MS"/>
                <w:color w:val="434343"/>
                <w:sz w:val="19"/>
                <w:szCs w:val="19"/>
                <w:rtl w:val="0"/>
              </w:rPr>
              <w:t xml:space="preserve"> 공식 릴리스 완료, 초기 사용 사례 존재하나 프로덕션 레퍼런스 제한적. 사내 적용 시 PoC 권고.</w:t>
            </w:r>
          </w:p>
          <w:p w:rsidR="00000000" w:rsidDel="00000000" w:rsidP="00000000" w:rsidRDefault="00000000" w:rsidRPr="00000000" w14:paraId="000008A1">
            <w:pPr>
              <w:spacing w:after="20" w:before="2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검토 단계:</w:t>
            </w:r>
            <w:r w:rsidDel="00000000" w:rsidR="00000000" w:rsidRPr="00000000">
              <w:rPr>
                <w:rFonts w:ascii="Arial Unicode MS" w:cs="Arial Unicode MS" w:eastAsia="Arial Unicode MS" w:hAnsi="Arial Unicode MS"/>
                <w:color w:val="434343"/>
                <w:sz w:val="19"/>
                <w:szCs w:val="19"/>
                <w:rtl w:val="0"/>
              </w:rPr>
              <w:t xml:space="preserve"> 실험적 릴리스 또는 프리뷰. 프로덕션 적용 비권고. 동향 모니터링 대상.</w:t>
            </w:r>
          </w:p>
          <w:p w:rsidR="00000000" w:rsidDel="00000000" w:rsidP="00000000" w:rsidRDefault="00000000" w:rsidRPr="00000000" w14:paraId="000008A2">
            <w:pPr>
              <w:spacing w:after="20" w:before="20" w:lineRule="auto"/>
              <w:rPr>
                <w:color w:val="434343"/>
                <w:sz w:val="19"/>
                <w:szCs w:val="19"/>
              </w:rPr>
            </w:pPr>
            <w:r w:rsidDel="00000000" w:rsidR="00000000" w:rsidRPr="00000000">
              <w:rPr>
                <w:rtl w:val="0"/>
              </w:rPr>
            </w:r>
          </w:p>
          <w:p w:rsidR="00000000" w:rsidDel="00000000" w:rsidP="00000000" w:rsidRDefault="00000000" w:rsidRPr="00000000" w14:paraId="000008A3">
            <w:pPr>
              <w:spacing w:after="40" w:before="40" w:lineRule="auto"/>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본 표의 관리 방침</w:t>
            </w:r>
          </w:p>
          <w:p w:rsidR="00000000" w:rsidDel="00000000" w:rsidP="00000000" w:rsidRDefault="00000000" w:rsidRPr="00000000" w14:paraId="000008A4">
            <w:pPr>
              <w:spacing w:after="20" w:before="20" w:lineRule="auto"/>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본 표는 </w:t>
            </w:r>
            <w:r w:rsidDel="00000000" w:rsidR="00000000" w:rsidRPr="00000000">
              <w:rPr>
                <w:rFonts w:ascii="Arial Unicode MS" w:cs="Arial Unicode MS" w:eastAsia="Arial Unicode MS" w:hAnsi="Arial Unicode MS"/>
                <w:b w:val="1"/>
                <w:bCs w:val="1"/>
                <w:color w:val="434343"/>
                <w:sz w:val="19"/>
                <w:szCs w:val="19"/>
                <w:rtl w:val="0"/>
              </w:rPr>
              <w:t xml:space="preserve">분기별 1회 갱신</w:t>
            </w:r>
            <w:r w:rsidDel="00000000" w:rsidR="00000000" w:rsidRPr="00000000">
              <w:rPr>
                <w:rFonts w:ascii="Arial Unicode MS" w:cs="Arial Unicode MS" w:eastAsia="Arial Unicode MS" w:hAnsi="Arial Unicode MS"/>
                <w:color w:val="434343"/>
                <w:sz w:val="19"/>
                <w:szCs w:val="19"/>
                <w:rtl w:val="0"/>
              </w:rPr>
              <w:t xml:space="preserve">을 원칙으로 하며, AI Architecture TF가 갱신 담당이다. Bee Agent Framework, Mastra, AWS Bedrock Agents, Azure AI Agents, GCP Vertex AI Agents 등 CSP 관리형 서비스는 필요 시 별도 검토한다.</w:t>
            </w:r>
          </w:p>
        </w:tc>
      </w:tr>
    </w:tbl>
    <w:p w:rsidR="00000000" w:rsidDel="00000000" w:rsidP="00000000" w:rsidRDefault="00000000" w:rsidRPr="00000000" w14:paraId="000008A5">
      <w:pPr>
        <w:pStyle w:val="Heading4"/>
        <w:keepNext w:val="0"/>
        <w:keepLines w:val="0"/>
        <w:spacing w:after="80" w:lineRule="auto"/>
        <w:rPr/>
      </w:pPr>
      <w:bookmarkStart w:colFirst="0" w:colLast="0" w:name="_n8ict4k82vi0" w:id="109"/>
      <w:bookmarkEnd w:id="109"/>
      <w:r w:rsidDel="00000000" w:rsidR="00000000" w:rsidRPr="00000000">
        <w:rPr>
          <w:rtl w:val="0"/>
        </w:rPr>
      </w:r>
    </w:p>
    <w:p w:rsidR="00000000" w:rsidDel="00000000" w:rsidP="00000000" w:rsidRDefault="00000000" w:rsidRPr="00000000" w14:paraId="000008A6">
      <w:pPr>
        <w:pStyle w:val="Heading4"/>
        <w:keepNext w:val="0"/>
        <w:keepLines w:val="0"/>
        <w:spacing w:after="80" w:lineRule="auto"/>
        <w:rPr/>
      </w:pPr>
      <w:bookmarkStart w:colFirst="0" w:colLast="0" w:name="_cw214798eubn" w:id="110"/>
      <w:bookmarkEnd w:id="110"/>
      <w:r w:rsidDel="00000000" w:rsidR="00000000" w:rsidRPr="00000000">
        <w:rPr>
          <w:rFonts w:ascii="Arial Unicode MS" w:cs="Arial Unicode MS" w:eastAsia="Arial Unicode MS" w:hAnsi="Arial Unicode MS"/>
          <w:rtl w:val="0"/>
        </w:rPr>
        <w:t xml:space="preserve">5.6.1 MCP Transport 방식 선정</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2.8635086209083"/>
        <w:gridCol w:w="2568.353039471353"/>
        <w:gridCol w:w="3874.2952629313622"/>
        <w:tblGridChange w:id="0">
          <w:tblGrid>
            <w:gridCol w:w="2582.8635086209083"/>
            <w:gridCol w:w="2568.353039471353"/>
            <w:gridCol w:w="3874.2952629313622"/>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A7">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Transport</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A8">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용도</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A9">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권고</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AA">
            <w:pPr>
              <w:spacing w:after="20" w:before="20" w:lineRule="auto"/>
              <w:rPr>
                <w:b w:val="1"/>
                <w:bCs w:val="1"/>
                <w:sz w:val="20"/>
                <w:szCs w:val="20"/>
              </w:rPr>
            </w:pPr>
            <w:r w:rsidDel="00000000" w:rsidR="00000000" w:rsidRPr="00000000">
              <w:rPr>
                <w:b w:val="1"/>
                <w:bCs w:val="1"/>
                <w:sz w:val="20"/>
                <w:szCs w:val="20"/>
                <w:rtl w:val="0"/>
              </w:rPr>
              <w:t xml:space="preserve">Streamable HTTP</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A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원격 통신 (2025.03~)</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A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신규 도입 시 기본으로 권고한다.</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AD">
            <w:pPr>
              <w:spacing w:after="20" w:before="20" w:lineRule="auto"/>
              <w:rPr>
                <w:b w:val="1"/>
                <w:bCs w:val="1"/>
                <w:sz w:val="20"/>
                <w:szCs w:val="20"/>
              </w:rPr>
            </w:pPr>
            <w:r w:rsidDel="00000000" w:rsidR="00000000" w:rsidRPr="00000000">
              <w:rPr>
                <w:b w:val="1"/>
                <w:bCs w:val="1"/>
                <w:sz w:val="20"/>
                <w:szCs w:val="20"/>
                <w:rtl w:val="0"/>
              </w:rPr>
              <w:t xml:space="preserve">stdio</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A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로컬 개발/테스트</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A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로컬 환경에서만 사용.</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0">
            <w:pPr>
              <w:spacing w:after="20" w:before="20" w:lineRule="auto"/>
              <w:rPr>
                <w:b w:val="1"/>
                <w:bCs w:val="1"/>
                <w:sz w:val="20"/>
                <w:szCs w:val="20"/>
              </w:rPr>
            </w:pPr>
            <w:r w:rsidDel="00000000" w:rsidR="00000000" w:rsidRPr="00000000">
              <w:rPr>
                <w:b w:val="1"/>
                <w:bCs w:val="1"/>
                <w:sz w:val="20"/>
                <w:szCs w:val="20"/>
                <w:rtl w:val="0"/>
              </w:rPr>
              <w:t xml:space="preserve">SSE (Server-Sent Events)</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레거시 호환</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SSE 기반 기존 클라이언트가 있는 경우에만 사용.</w:t>
            </w:r>
          </w:p>
        </w:tc>
      </w:tr>
    </w:tbl>
    <w:p w:rsidR="00000000" w:rsidDel="00000000" w:rsidP="00000000" w:rsidRDefault="00000000" w:rsidRPr="00000000" w14:paraId="000008B3">
      <w:pPr>
        <w:spacing w:after="60" w:before="60" w:lineRule="auto"/>
        <w:rPr/>
      </w:pPr>
      <w:r w:rsidDel="00000000" w:rsidR="00000000" w:rsidRPr="00000000">
        <w:rPr>
          <w:rtl w:val="0"/>
        </w:rPr>
      </w:r>
    </w:p>
    <w:tbl>
      <w:tblPr>
        <w:tblStyle w:val="Table93"/>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0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8B4">
            <w:pPr>
              <w:spacing w:after="40" w:before="40" w:lineRule="auto"/>
              <w:rPr>
                <w:color w:val="1a5276"/>
                <w:sz w:val="18"/>
                <w:szCs w:val="18"/>
                <w:highlight w:val="yellow"/>
              </w:rPr>
            </w:pPr>
            <w:r w:rsidDel="00000000" w:rsidR="00000000" w:rsidRPr="00000000">
              <w:rPr>
                <w:rFonts w:ascii="Arial Unicode MS" w:cs="Arial Unicode MS" w:eastAsia="Arial Unicode MS" w:hAnsi="Arial Unicode MS"/>
                <w:b w:val="1"/>
                <w:bCs w:val="1"/>
                <w:color w:val="1a5276"/>
                <w:sz w:val="18"/>
                <w:szCs w:val="18"/>
                <w:highlight w:val="yellow"/>
                <w:rtl w:val="0"/>
              </w:rPr>
              <w:t xml:space="preserve">[참고]</w:t>
            </w:r>
            <w:r w:rsidDel="00000000" w:rsidR="00000000" w:rsidRPr="00000000">
              <w:rPr>
                <w:rFonts w:ascii="Arial Unicode MS" w:cs="Arial Unicode MS" w:eastAsia="Arial Unicode MS" w:hAnsi="Arial Unicode MS"/>
                <w:color w:val="1a5276"/>
                <w:sz w:val="18"/>
                <w:szCs w:val="18"/>
                <w:highlight w:val="yellow"/>
                <w:rtl w:val="0"/>
              </w:rPr>
              <w:t xml:space="preserve"> 사내 배포 시, K8s 환경에서 MCP 서버는 독립 서비스(Deployment)로 배포하고 Service Mesh 또는 Ingress로 인증/TLS를 처리하는 것을 권고한다.</w:t>
            </w:r>
          </w:p>
        </w:tc>
      </w:tr>
    </w:tbl>
    <w:p w:rsidR="00000000" w:rsidDel="00000000" w:rsidP="00000000" w:rsidRDefault="00000000" w:rsidRPr="00000000" w14:paraId="000008B5">
      <w:pPr>
        <w:pStyle w:val="Heading3"/>
        <w:keepNext w:val="0"/>
        <w:keepLines w:val="0"/>
        <w:spacing w:before="480" w:lineRule="auto"/>
        <w:rPr/>
      </w:pPr>
      <w:bookmarkStart w:colFirst="0" w:colLast="0" w:name="_bge2tv85enzt" w:id="111"/>
      <w:bookmarkEnd w:id="111"/>
      <w:r w:rsidDel="00000000" w:rsidR="00000000" w:rsidRPr="00000000">
        <w:rPr>
          <w:rFonts w:ascii="Arial Unicode MS" w:cs="Arial Unicode MS" w:eastAsia="Arial Unicode MS" w:hAnsi="Arial Unicode MS"/>
          <w:rtl w:val="0"/>
        </w:rPr>
        <w:t xml:space="preserve">5.7 단계적 확장 및 마이그레이션</w:t>
      </w:r>
      <w:r w:rsidDel="00000000" w:rsidR="00000000" w:rsidRPr="00000000">
        <w:rPr>
          <w:rtl w:val="0"/>
        </w:rPr>
      </w:r>
    </w:p>
    <w:p w:rsidR="00000000" w:rsidDel="00000000" w:rsidP="00000000" w:rsidRDefault="00000000" w:rsidRPr="00000000" w14:paraId="000008B6">
      <w:pPr>
        <w:rPr/>
      </w:pPr>
      <w:r w:rsidDel="00000000" w:rsidR="00000000" w:rsidRPr="00000000">
        <w:rPr>
          <w:rFonts w:ascii="Arial Unicode MS" w:cs="Arial Unicode MS" w:eastAsia="Arial Unicode MS" w:hAnsi="Arial Unicode MS"/>
          <w:rtl w:val="0"/>
        </w:rPr>
        <w:t xml:space="preserve">FC 단독으로 시작한 시스템을 MCP로 전환하거나, 전환 후 안정적으로 운영하기 위한 단계별 절차와 대응 전략을 정리한다.</w:t>
      </w:r>
    </w:p>
    <w:p w:rsidR="00000000" w:rsidDel="00000000" w:rsidP="00000000" w:rsidRDefault="00000000" w:rsidRPr="00000000" w14:paraId="000008B7">
      <w:pPr>
        <w:pStyle w:val="Heading4"/>
        <w:keepNext w:val="0"/>
        <w:keepLines w:val="0"/>
        <w:spacing w:after="80" w:lineRule="auto"/>
        <w:rPr/>
      </w:pPr>
      <w:bookmarkStart w:colFirst="0" w:colLast="0" w:name="_x87mllr0edtv" w:id="112"/>
      <w:bookmarkEnd w:id="112"/>
      <w:r w:rsidDel="00000000" w:rsidR="00000000" w:rsidRPr="00000000">
        <w:rPr>
          <w:rFonts w:ascii="Arial Unicode MS" w:cs="Arial Unicode MS" w:eastAsia="Arial Unicode MS" w:hAnsi="Arial Unicode MS"/>
          <w:rtl w:val="0"/>
        </w:rPr>
        <w:t xml:space="preserve">5.7.1 FC → MCP 마이그레이션</w:t>
      </w:r>
    </w:p>
    <w:p w:rsidR="00000000" w:rsidDel="00000000" w:rsidP="00000000" w:rsidRDefault="00000000" w:rsidRPr="00000000" w14:paraId="000008B8">
      <w:pPr>
        <w:rPr/>
      </w:pPr>
      <w:r w:rsidDel="00000000" w:rsidR="00000000" w:rsidRPr="00000000">
        <w:rPr>
          <w:rFonts w:ascii="Arial Unicode MS" w:cs="Arial Unicode MS" w:eastAsia="Arial Unicode MS" w:hAnsi="Arial Unicode MS"/>
          <w:rtl w:val="0"/>
        </w:rPr>
        <w:t xml:space="preserve">FC 단독 구현에서 MCP 조합으로 전환할 때의 단계별 활동과 상세 내용이다. 초기 FC 설계 시 인터페이스를 표준화해두면 전환 공수를 줄일 수 있다.</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333249074203"/>
        <w:gridCol w:w="1839.8715890850724"/>
        <w:gridCol w:w="6432.306972864348"/>
        <w:tblGridChange w:id="0">
          <w:tblGrid>
            <w:gridCol w:w="753.333249074203"/>
            <w:gridCol w:w="1839.8715890850724"/>
            <w:gridCol w:w="6432.306972864348"/>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B9">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단계</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BA">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활동</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BB">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상세</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C">
            <w:pPr>
              <w:spacing w:after="20" w:before="20" w:lineRule="auto"/>
              <w:rPr>
                <w:b w:val="1"/>
                <w:bCs w:val="1"/>
                <w:sz w:val="20"/>
                <w:szCs w:val="20"/>
              </w:rPr>
            </w:pPr>
            <w:r w:rsidDel="00000000" w:rsidR="00000000" w:rsidRPr="00000000">
              <w:rPr>
                <w:b w:val="1"/>
                <w:bCs w:val="1"/>
                <w:sz w:val="20"/>
                <w:szCs w:val="20"/>
                <w:rtl w:val="0"/>
              </w:rPr>
              <w:t xml:space="preserve">1</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구현</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도구의 입력/출력 인터페이스를 표준 API 기술 방식으로 명확히 정의해두면 추후 MCP 전환이 용이 (예: OpenAPI 3.0+)</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BF">
            <w:pPr>
              <w:spacing w:after="20" w:before="20" w:lineRule="auto"/>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트리거 감지</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5.3.1 Q1~Q5 중 "예" 발생 시점</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2">
            <w:pPr>
              <w:spacing w:after="20" w:before="20" w:lineRule="auto"/>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서버 구현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도구를 MCP로 래핑. 도구당 1~2일 추 (스키마 명확 시)</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5">
            <w:pPr>
              <w:spacing w:after="20" w:before="20" w:lineRule="auto"/>
              <w:rPr>
                <w:b w:val="1"/>
                <w:bCs w:val="1"/>
                <w:sz w:val="20"/>
                <w:szCs w:val="20"/>
              </w:rPr>
            </w:pPr>
            <w:r w:rsidDel="00000000" w:rsidR="00000000" w:rsidRPr="00000000">
              <w:rPr>
                <w:b w:val="1"/>
                <w:bCs w:val="1"/>
                <w:sz w:val="20"/>
                <w:szCs w:val="20"/>
                <w:rtl w:val="0"/>
              </w:rPr>
              <w:t xml:space="preserve">4</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전환</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LangGraph: adapters 자동 변환. CrewAI: ServerAdapter 교체</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8">
            <w:pPr>
              <w:spacing w:after="20" w:before="20" w:lineRule="auto"/>
              <w:rPr>
                <w:b w:val="1"/>
                <w:bCs w:val="1"/>
                <w:sz w:val="20"/>
                <w:szCs w:val="20"/>
              </w:rPr>
            </w:pPr>
            <w:r w:rsidDel="00000000" w:rsidR="00000000" w:rsidRPr="00000000">
              <w:rPr>
                <w:b w:val="1"/>
                <w:bCs w:val="1"/>
                <w:sz w:val="20"/>
                <w:szCs w:val="20"/>
                <w:rtl w:val="0"/>
              </w:rPr>
              <w:t xml:space="preserve">5</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검증·완료</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C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FC/MCP 병행 → 동등성 검증 → HA 확인 → FC 제거</w:t>
            </w:r>
          </w:p>
        </w:tc>
      </w:tr>
    </w:tbl>
    <w:p w:rsidR="00000000" w:rsidDel="00000000" w:rsidP="00000000" w:rsidRDefault="00000000" w:rsidRPr="00000000" w14:paraId="000008CB">
      <w:pPr>
        <w:pStyle w:val="Heading4"/>
        <w:keepNext w:val="0"/>
        <w:keepLines w:val="0"/>
        <w:spacing w:after="80" w:lineRule="auto"/>
        <w:rPr/>
      </w:pPr>
      <w:bookmarkStart w:colFirst="0" w:colLast="0" w:name="_ivq6b54g8dvh" w:id="113"/>
      <w:bookmarkEnd w:id="113"/>
      <w:r w:rsidDel="00000000" w:rsidR="00000000" w:rsidRPr="00000000">
        <w:rPr>
          <w:rFonts w:ascii="Arial Unicode MS" w:cs="Arial Unicode MS" w:eastAsia="Arial Unicode MS" w:hAnsi="Arial Unicode MS"/>
          <w:rtl w:val="0"/>
        </w:rPr>
        <w:t xml:space="preserve">5.7.2 장애 폴백 전략</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MCP 도입 후 서버 장애나 도구 불가 상황에서 서비스 연속성을 확보하기 위한 폴백 전략이다. 도구의 중요도(핵심/보조)와 전환 단계(병행 운영 여부)에 따라 적용 전략이 달라진다.</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7378788262404"/>
        <w:gridCol w:w="2205.591310732461"/>
        <w:gridCol w:w="4411.182621464922"/>
        <w:tblGridChange w:id="0">
          <w:tblGrid>
            <w:gridCol w:w="2408.7378788262404"/>
            <w:gridCol w:w="2205.591310732461"/>
            <w:gridCol w:w="4411.182621464922"/>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C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전략</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C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적용 대상</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CF">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구현 방법</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0">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MCP 서버 이중화 (권장)</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핵심(core) 도구</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Active-Standby 또는 Active-Active. Health check + 자동 전환.</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3">
            <w:pPr>
              <w:spacing w:after="20" w:before="20" w:lineRule="auto"/>
              <w:rPr>
                <w:b w:val="1"/>
                <w:bCs w:val="1"/>
                <w:sz w:val="20"/>
                <w:szCs w:val="20"/>
              </w:rPr>
            </w:pPr>
            <w:r w:rsidDel="00000000" w:rsidR="00000000" w:rsidRPr="00000000">
              <w:rPr>
                <w:b w:val="1"/>
                <w:bCs w:val="1"/>
                <w:sz w:val="20"/>
                <w:szCs w:val="20"/>
                <w:rtl w:val="0"/>
              </w:rPr>
              <w:t xml:space="preserve">Graceful Degradation</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보조(auxiliary) 도구</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 불가 시 LLM이 대체 응답 생성. 사용자에게 제한 안내.</w:t>
            </w:r>
          </w:p>
        </w:tc>
      </w:tr>
      <w:tr>
        <w:trPr>
          <w:cantSplit w:val="0"/>
          <w:trHeight w:val="750"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6">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FC 자동 폴백</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전환 초기 병행 운영 기간</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장애 감지 → 기존 FC 경로로 자동 전환. 한시적 운영.</w:t>
            </w:r>
          </w:p>
        </w:tc>
      </w:tr>
    </w:tbl>
    <w:p w:rsidR="00000000" w:rsidDel="00000000" w:rsidP="00000000" w:rsidRDefault="00000000" w:rsidRPr="00000000" w14:paraId="000008D9">
      <w:pPr>
        <w:pStyle w:val="Heading4"/>
        <w:keepNext w:val="0"/>
        <w:keepLines w:val="0"/>
        <w:spacing w:after="80" w:lineRule="auto"/>
        <w:rPr/>
      </w:pPr>
      <w:bookmarkStart w:colFirst="0" w:colLast="0" w:name="_aah7awf13q3a" w:id="114"/>
      <w:bookmarkEnd w:id="114"/>
      <w:r w:rsidDel="00000000" w:rsidR="00000000" w:rsidRPr="00000000">
        <w:rPr>
          <w:rFonts w:ascii="Arial Unicode MS" w:cs="Arial Unicode MS" w:eastAsia="Arial Unicode MS" w:hAnsi="Arial Unicode MS"/>
          <w:rtl w:val="0"/>
        </w:rPr>
        <w:t xml:space="preserve">5.7.3 프로토콜 변경 리스크 대응</w:t>
      </w:r>
    </w:p>
    <w:p w:rsidR="00000000" w:rsidDel="00000000" w:rsidP="00000000" w:rsidRDefault="00000000" w:rsidRPr="00000000" w14:paraId="000008DA">
      <w:pPr>
        <w:rPr/>
      </w:pPr>
      <w:r w:rsidDel="00000000" w:rsidR="00000000" w:rsidRPr="00000000">
        <w:rPr>
          <w:rFonts w:ascii="Arial Unicode MS" w:cs="Arial Unicode MS" w:eastAsia="Arial Unicode MS" w:hAnsi="Arial Unicode MS"/>
          <w:rtl w:val="0"/>
        </w:rPr>
        <w:t xml:space="preserve">MCP는 외부 프로토콜이므로 사양 변경 시 Agent 시스템에 영향을 줄 수 있다. 이에 대한 사전 대응 방안을 정리한다.</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358703757536"/>
        <w:gridCol w:w="6606.153107266086"/>
        <w:tblGridChange w:id="0">
          <w:tblGrid>
            <w:gridCol w:w="2419.358703757536"/>
            <w:gridCol w:w="6606.153107266086"/>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DB">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대응</w:t>
            </w:r>
          </w:p>
        </w:tc>
        <w:tc>
          <w:tcPr>
            <w:tcBorders>
              <w:top w:color="f0f4f8" w:space="0" w:sz="6" w:val="single"/>
              <w:left w:color="f0f4f8" w:space="0" w:sz="6" w:val="single"/>
              <w:bottom w:color="f0f4f8" w:space="0" w:sz="6" w:val="single"/>
              <w:right w:color="f0f4f8" w:space="0" w:sz="6" w:val="single"/>
            </w:tcBorders>
            <w:shd w:fill="1e3a5f" w:val="clear"/>
            <w:tcMar>
              <w:top w:w="60.0" w:type="dxa"/>
              <w:left w:w="100.0" w:type="dxa"/>
              <w:bottom w:w="60.0" w:type="dxa"/>
              <w:right w:w="100.0" w:type="dxa"/>
            </w:tcMar>
            <w:vAlign w:val="top"/>
          </w:tcPr>
          <w:p w:rsidR="00000000" w:rsidDel="00000000" w:rsidP="00000000" w:rsidRDefault="00000000" w:rsidRPr="00000000" w14:paraId="000008D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상세</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D">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사양 버전 고정</w:t>
            </w:r>
          </w:p>
        </w:tc>
        <w:tc>
          <w:tcPr>
            <w:tcBorders>
              <w:top w:color="f0f4f8" w:space="0" w:sz="6" w:val="single"/>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버전 명시 선언, 계획적 업그레이드</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DF">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하위 호환성 테스트</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E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CI/CD에 호환성 테스트 포함</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E1">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추상화 레이어</w:t>
            </w:r>
          </w:p>
        </w:tc>
        <w:tc>
          <w:tcPr>
            <w:tcBorders>
              <w:top w:color="000000" w:space="0" w:sz="0" w:val="nil"/>
              <w:left w:color="000000" w:space="0" w:sz="0" w:val="nil"/>
              <w:bottom w:color="cccccc" w:space="0" w:sz="6" w:val="single"/>
              <w:right w:color="cccccc" w:space="0" w:sz="6" w:val="single"/>
            </w:tcBorders>
            <w:tcMar>
              <w:top w:w="60.0" w:type="dxa"/>
              <w:left w:w="100.0" w:type="dxa"/>
              <w:bottom w:w="60.0" w:type="dxa"/>
              <w:right w:w="100.0" w:type="dxa"/>
            </w:tcMar>
            <w:vAlign w:val="top"/>
          </w:tcPr>
          <w:p w:rsidR="00000000" w:rsidDel="00000000" w:rsidP="00000000" w:rsidRDefault="00000000" w:rsidRPr="00000000" w14:paraId="000008E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어댑터 패턴으로 Agent 코드 변경 최소화</w:t>
            </w:r>
          </w:p>
        </w:tc>
      </w:tr>
    </w:tbl>
    <w:p w:rsidR="00000000" w:rsidDel="00000000" w:rsidP="00000000" w:rsidRDefault="00000000" w:rsidRPr="00000000" w14:paraId="000008E3">
      <w:pPr>
        <w:spacing w:after="240" w:before="240" w:lineRule="auto"/>
        <w:rPr/>
      </w:pPr>
      <w:r w:rsidDel="00000000" w:rsidR="00000000" w:rsidRPr="00000000">
        <w:rPr>
          <w:rtl w:val="0"/>
        </w:rPr>
      </w:r>
    </w:p>
    <w:p w:rsidR="00000000" w:rsidDel="00000000" w:rsidP="00000000" w:rsidRDefault="00000000" w:rsidRPr="00000000" w14:paraId="000008E4">
      <w:pPr>
        <w:pStyle w:val="Heading2"/>
        <w:rPr>
          <w:i w:val="1"/>
          <w:iCs w:val="1"/>
          <w:color w:val="444444"/>
          <w:sz w:val="20"/>
          <w:szCs w:val="20"/>
        </w:rPr>
      </w:pPr>
      <w:bookmarkStart w:colFirst="0" w:colLast="0" w:name="_28oknx09ti5" w:id="115"/>
      <w:bookmarkEnd w:id="115"/>
      <w:r w:rsidDel="00000000" w:rsidR="00000000" w:rsidRPr="00000000">
        <w:rPr>
          <w:rFonts w:ascii="Arial Unicode MS" w:cs="Arial Unicode MS" w:eastAsia="Arial Unicode MS" w:hAnsi="Arial Unicode MS"/>
          <w:rtl w:val="0"/>
        </w:rPr>
        <w:t xml:space="preserve">6. Agent 간 통신 방식 선정 (A2A)</w:t>
      </w:r>
      <w:r w:rsidDel="00000000" w:rsidR="00000000" w:rsidRPr="00000000">
        <w:rPr>
          <w:rtl w:val="0"/>
        </w:rPr>
      </w:r>
    </w:p>
    <w:p w:rsidR="00000000" w:rsidDel="00000000" w:rsidP="00000000" w:rsidRDefault="00000000" w:rsidRPr="00000000" w14:paraId="000008E5">
      <w:pPr>
        <w:pStyle w:val="Heading3"/>
        <w:keepNext w:val="0"/>
        <w:keepLines w:val="0"/>
        <w:spacing w:before="480" w:lineRule="auto"/>
        <w:rPr/>
      </w:pPr>
      <w:bookmarkStart w:colFirst="0" w:colLast="0" w:name="_43jsjqs9p3xz" w:id="116"/>
      <w:bookmarkEnd w:id="116"/>
      <w:r w:rsidDel="00000000" w:rsidR="00000000" w:rsidRPr="00000000">
        <w:rPr>
          <w:rFonts w:ascii="Arial Unicode MS" w:cs="Arial Unicode MS" w:eastAsia="Arial Unicode MS" w:hAnsi="Arial Unicode MS"/>
          <w:rtl w:val="0"/>
        </w:rPr>
        <w:t xml:space="preserve"> 6.1 A2A의 정의와 적용 범위</w:t>
      </w:r>
    </w:p>
    <w:p w:rsidR="00000000" w:rsidDel="00000000" w:rsidP="00000000" w:rsidRDefault="00000000" w:rsidRPr="00000000" w14:paraId="000008E6">
      <w:pPr>
        <w:spacing w:before="60" w:lineRule="auto"/>
        <w:rPr/>
      </w:pPr>
      <w:r w:rsidDel="00000000" w:rsidR="00000000" w:rsidRPr="00000000">
        <w:rPr>
          <w:rFonts w:ascii="Arial Unicode MS" w:cs="Arial Unicode MS" w:eastAsia="Arial Unicode MS" w:hAnsi="Arial Unicode MS"/>
          <w:rtl w:val="0"/>
        </w:rPr>
        <w:t xml:space="preserve">독립적으로 배포·운영되는 Agent 간의 상호 발견, 작업 위임, 결과 교환을 위한 통신 프로토콜인 A2A(Agent-to-Agent)의 도입 판단과 설계 전략을 다룬다.</w:t>
      </w:r>
    </w:p>
    <w:p w:rsidR="00000000" w:rsidDel="00000000" w:rsidP="00000000" w:rsidRDefault="00000000" w:rsidRPr="00000000" w14:paraId="000008E7">
      <w:pPr>
        <w:spacing w:after="40" w:before="40" w:lineRule="auto"/>
        <w:rPr>
          <w:i w:val="1"/>
          <w:iCs w:val="1"/>
          <w:color w:val="444444"/>
          <w:sz w:val="20"/>
          <w:szCs w:val="20"/>
        </w:rPr>
      </w:pPr>
      <w:r w:rsidDel="00000000" w:rsidR="00000000" w:rsidRPr="00000000">
        <w:rPr>
          <w:rtl w:val="0"/>
        </w:rPr>
      </w:r>
    </w:p>
    <w:tbl>
      <w:tblPr>
        <w:tblStyle w:val="Table9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99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8E8">
            <w:pPr>
              <w:spacing w:after="120" w:before="24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본 장의 기술 기준: </w:t>
            </w:r>
            <w:r w:rsidDel="00000000" w:rsidR="00000000" w:rsidRPr="00000000">
              <w:rPr>
                <w:rFonts w:ascii="Arial Unicode MS" w:cs="Arial Unicode MS" w:eastAsia="Arial Unicode MS" w:hAnsi="Arial Unicode MS"/>
                <w:color w:val="434343"/>
                <w:sz w:val="19"/>
                <w:szCs w:val="19"/>
                <w:rtl w:val="0"/>
              </w:rPr>
              <w:t xml:space="preserve">A2A 프로토콜 v0.2 (Google, 2025.04 발표). </w:t>
            </w:r>
          </w:p>
          <w:p w:rsidR="00000000" w:rsidDel="00000000" w:rsidP="00000000" w:rsidRDefault="00000000" w:rsidRPr="00000000" w14:paraId="000008E9">
            <w:pPr>
              <w:spacing w:after="120" w:before="240"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5장과의 관계: </w:t>
            </w:r>
            <w:r w:rsidDel="00000000" w:rsidR="00000000" w:rsidRPr="00000000">
              <w:rPr>
                <w:rFonts w:ascii="Arial Unicode MS" w:cs="Arial Unicode MS" w:eastAsia="Arial Unicode MS" w:hAnsi="Arial Unicode MS"/>
                <w:color w:val="434343"/>
                <w:sz w:val="19"/>
                <w:szCs w:val="19"/>
                <w:rtl w:val="0"/>
              </w:rPr>
              <w:t xml:space="preserve">5장(FC vs MCP)은 Agent ↔ 도구 연동을 다루고, 이 장은 Agent ↔ Agent 통신을 다룬다. 적용 레이어가 다르므로 독립적으로 판단하되, 하나의 시스템에서 FC/MCP와 A2A는 동시에 존재할 수 있다. 5.3절에서 Agent 구조를 "독립 멀티 Agent"로 판단한 경우 본 장을 참조한다.</w:t>
            </w:r>
            <w:r w:rsidDel="00000000" w:rsidR="00000000" w:rsidRPr="00000000">
              <w:rPr>
                <w:rtl w:val="0"/>
              </w:rPr>
            </w:r>
          </w:p>
        </w:tc>
      </w:tr>
    </w:tbl>
    <w:p w:rsidR="00000000" w:rsidDel="00000000" w:rsidP="00000000" w:rsidRDefault="00000000" w:rsidRPr="00000000" w14:paraId="000008EA">
      <w:pPr>
        <w:pStyle w:val="Heading4"/>
        <w:keepNext w:val="0"/>
        <w:keepLines w:val="0"/>
        <w:spacing w:before="480" w:lineRule="auto"/>
        <w:rPr/>
      </w:pPr>
      <w:bookmarkStart w:colFirst="0" w:colLast="0" w:name="_ai65dygv4aig" w:id="117"/>
      <w:bookmarkEnd w:id="117"/>
      <w:r w:rsidDel="00000000" w:rsidR="00000000" w:rsidRPr="00000000">
        <w:rPr>
          <w:rFonts w:ascii="Arial Unicode MS" w:cs="Arial Unicode MS" w:eastAsia="Arial Unicode MS" w:hAnsi="Arial Unicode MS"/>
          <w:rtl w:val="0"/>
        </w:rPr>
        <w:t xml:space="preserve">6.1.1 대상 정의</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9.9997472226087"/>
        <w:gridCol w:w="6765.512063801015"/>
        <w:tblGridChange w:id="0">
          <w:tblGrid>
            <w:gridCol w:w="2259.9997472226087"/>
            <w:gridCol w:w="6765.512063801015"/>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8EB">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대상</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8E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정의</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ED">
            <w:pPr>
              <w:spacing w:after="20" w:before="20" w:lineRule="auto"/>
              <w:rPr>
                <w:b w:val="1"/>
                <w:bCs w:val="1"/>
                <w:sz w:val="20"/>
                <w:szCs w:val="20"/>
              </w:rPr>
            </w:pPr>
            <w:r w:rsidDel="00000000" w:rsidR="00000000" w:rsidRPr="00000000">
              <w:rPr>
                <w:b w:val="1"/>
                <w:bCs w:val="1"/>
                <w:sz w:val="20"/>
                <w:szCs w:val="20"/>
                <w:rtl w:val="0"/>
              </w:rPr>
              <w:t xml:space="preserve">A2A (Agent-to-Agent)</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E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독립 Agent 간 상호 발견(Agent Card), 정보 교환, 작업 위임을 위한 통신 프로토콜. Google 주도, 2025.04 발표.</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EF">
            <w:pPr>
              <w:spacing w:after="20" w:before="20" w:lineRule="auto"/>
              <w:rPr>
                <w:b w:val="1"/>
                <w:bCs w:val="1"/>
                <w:sz w:val="20"/>
                <w:szCs w:val="20"/>
              </w:rPr>
            </w:pPr>
            <w:r w:rsidDel="00000000" w:rsidR="00000000" w:rsidRPr="00000000">
              <w:rPr>
                <w:b w:val="1"/>
                <w:bCs w:val="1"/>
                <w:sz w:val="20"/>
                <w:szCs w:val="20"/>
                <w:rtl w:val="0"/>
              </w:rPr>
              <w:t xml:space="preserve">Agent Card</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프로토콜에서 각 Agent의 역할, 기능(skills), 인증 정보를 기술한 메타데이터. Agent 간 상호 발견의 기반.</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1">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Task 위임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하나의 Agent가 자신의 작업 일부를 다른 Agent에게 전달하고, 결과를 받아 통합하는 패턴.</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3">
            <w:pPr>
              <w:spacing w:after="20" w:before="20" w:lineRule="auto"/>
              <w:rPr>
                <w:b w:val="1"/>
                <w:bCs w:val="1"/>
                <w:sz w:val="20"/>
                <w:szCs w:val="20"/>
              </w:rPr>
            </w:pPr>
            <w:r w:rsidDel="00000000" w:rsidR="00000000" w:rsidRPr="00000000">
              <w:rPr>
                <w:b w:val="1"/>
                <w:bCs w:val="1"/>
                <w:sz w:val="20"/>
                <w:szCs w:val="20"/>
                <w:rtl w:val="0"/>
              </w:rPr>
              <w:t xml:space="preserve">Agent Registry</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사내에서 인가된 Agent들의 Agent Card를 중앙에서 관리하는 저장소. 상호 발견과 접근 통제의 기반.</w:t>
            </w:r>
          </w:p>
        </w:tc>
      </w:tr>
    </w:tbl>
    <w:p w:rsidR="00000000" w:rsidDel="00000000" w:rsidP="00000000" w:rsidRDefault="00000000" w:rsidRPr="00000000" w14:paraId="000008F5">
      <w:pPr>
        <w:pStyle w:val="Heading4"/>
        <w:keepNext w:val="0"/>
        <w:keepLines w:val="0"/>
        <w:rPr/>
      </w:pPr>
      <w:bookmarkStart w:colFirst="0" w:colLast="0" w:name="_kj0uhjt91u5y" w:id="118"/>
      <w:bookmarkEnd w:id="118"/>
      <w:r w:rsidDel="00000000" w:rsidR="00000000" w:rsidRPr="00000000">
        <w:rPr>
          <w:rFonts w:ascii="Arial Unicode MS" w:cs="Arial Unicode MS" w:eastAsia="Arial Unicode MS" w:hAnsi="Arial Unicode MS"/>
          <w:rtl w:val="0"/>
        </w:rPr>
        <w:t xml:space="preserve">6.1.2 5장(도구 연동)과의 레이어 구분</w:t>
      </w:r>
    </w:p>
    <w:p w:rsidR="00000000" w:rsidDel="00000000" w:rsidP="00000000" w:rsidRDefault="00000000" w:rsidRPr="00000000" w14:paraId="000008F6">
      <w:pPr>
        <w:spacing w:after="80" w:before="60" w:lineRule="auto"/>
        <w:rPr/>
      </w:pPr>
      <w:r w:rsidDel="00000000" w:rsidR="00000000" w:rsidRPr="00000000">
        <w:rPr>
          <w:rFonts w:ascii="Arial Unicode MS" w:cs="Arial Unicode MS" w:eastAsia="Arial Unicode MS" w:hAnsi="Arial Unicode MS"/>
          <w:rtl w:val="0"/>
        </w:rPr>
        <w:t xml:space="preserve">A2A는 FC/MCP와 대체 관계가 아니다. 독립 Agent 간 협업이 필요할 때 추가되는 레이어이며, 각 Agent 내부의 도구 연동은 여전히 FC 또는 MCP + FC로 처리한다.</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6.3961235614781"/>
        <w:gridCol w:w="2994.0399757722594"/>
        <w:gridCol w:w="2487.801332525742"/>
        <w:gridCol w:w="2097.2743791641433"/>
        <w:tblGridChange w:id="0">
          <w:tblGrid>
            <w:gridCol w:w="1446.3961235614781"/>
            <w:gridCol w:w="2994.0399757722594"/>
            <w:gridCol w:w="2487.801332525742"/>
            <w:gridCol w:w="2097.2743791641433"/>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8F7">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레이어</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8F8">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역할</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8F9">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핵심 질문</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8FA">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비유</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FC (5장)</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Agent가 도구를 호출하는 메커니즘</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"이 도구를 어떻게 호출하지?"</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함수 호출</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8F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(5장)</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도구를 표준화하여 노출·관리</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"어떤 도구들이 있고, 어떻게 연결하지?"</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USB 포트</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3">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A2A (6 장)</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4">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Agent 간 발견·협업·위임 프로토콜</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5">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"다른 Agent에게 이 작업을 맡기려면?"</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6">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팀원 간 업무 위임</w:t>
            </w:r>
          </w:p>
        </w:tc>
      </w:tr>
    </w:tbl>
    <w:p w:rsidR="00000000" w:rsidDel="00000000" w:rsidP="00000000" w:rsidRDefault="00000000" w:rsidRPr="00000000" w14:paraId="00000907">
      <w:pPr>
        <w:spacing w:after="80" w:before="60" w:lineRule="auto"/>
        <w:rPr/>
      </w:pPr>
      <w:r w:rsidDel="00000000" w:rsidR="00000000" w:rsidRPr="00000000">
        <w:rPr>
          <w:rtl w:val="0"/>
        </w:rPr>
      </w:r>
    </w:p>
    <w:p w:rsidR="00000000" w:rsidDel="00000000" w:rsidP="00000000" w:rsidRDefault="00000000" w:rsidRPr="00000000" w14:paraId="00000908">
      <w:pPr>
        <w:pStyle w:val="Heading4"/>
        <w:keepNext w:val="0"/>
        <w:keepLines w:val="0"/>
        <w:rPr/>
      </w:pPr>
      <w:bookmarkStart w:colFirst="0" w:colLast="0" w:name="_frdeavlu9vwy" w:id="119"/>
      <w:bookmarkEnd w:id="119"/>
      <w:r w:rsidDel="00000000" w:rsidR="00000000" w:rsidRPr="00000000">
        <w:rPr>
          <w:rFonts w:ascii="Arial Unicode MS" w:cs="Arial Unicode MS" w:eastAsia="Arial Unicode MS" w:hAnsi="Arial Unicode MS"/>
          <w:rtl w:val="0"/>
        </w:rPr>
        <w:t xml:space="preserve">6.1.3 A2A가 필요한 아키텍처 유형</w:t>
      </w:r>
    </w:p>
    <w:p w:rsidR="00000000" w:rsidDel="00000000" w:rsidP="00000000" w:rsidRDefault="00000000" w:rsidRPr="00000000" w14:paraId="00000909">
      <w:pPr>
        <w:rPr/>
      </w:pPr>
      <w:r w:rsidDel="00000000" w:rsidR="00000000" w:rsidRPr="00000000">
        <w:rPr>
          <w:rFonts w:ascii="Arial Unicode MS" w:cs="Arial Unicode MS" w:eastAsia="Arial Unicode MS" w:hAnsi="Arial Unicode MS"/>
          <w:rtl w:val="0"/>
        </w:rPr>
        <w:t xml:space="preserve">2.2절의 아키텍처 유형 중 A2A가 관련되는 유형은 다음과 같다.</w:t>
      </w:r>
    </w:p>
    <w:p w:rsidR="00000000" w:rsidDel="00000000" w:rsidP="00000000" w:rsidRDefault="00000000" w:rsidRPr="00000000" w14:paraId="0000090A">
      <w:pPr>
        <w:rPr/>
      </w:pPr>
      <w:r w:rsidDel="00000000" w:rsidR="00000000" w:rsidRPr="00000000">
        <w:rPr>
          <w:rtl w:val="0"/>
        </w:rPr>
      </w:r>
    </w:p>
    <w:tbl>
      <w:tblPr>
        <w:tblStyle w:val="Table10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358703757536"/>
        <w:gridCol w:w="1810.8972333514494"/>
        <w:gridCol w:w="4795.255873914638"/>
        <w:tblGridChange w:id="0">
          <w:tblGrid>
            <w:gridCol w:w="2419.358703757536"/>
            <w:gridCol w:w="1810.8972333514494"/>
            <w:gridCol w:w="4795.255873914638"/>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0B">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아키텍처 유형</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0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A2A 필요 여부</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0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근거</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단일 Agent</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0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불필요</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Agent가 하나이므로 Agent 간 통신 불필요.</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Sequential (순차 멀티)</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대부분 불필요</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프레임워크 내부 라우팅으로 충분. 독립 배포가 아닌 한 A2A는 오버엔지니어링.</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Graph/State (그래프 기반)</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대부분 불필요</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LangGraph 등 프레임워크가 상태 전이를 처리.</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Hierarchical (계층 구조)</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조건부 필요</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Supervisor와 Worker가 독립 서비스로 배포·운영되는 경우에만 필요.</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Collaborative (대화 협업)</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조건부 필요</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1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독립 Agent 간 자율 협업이 네트워크를 통해 이루어지는 경우에만 필요. 프레임워크 내부 멀티턴 대화는 해당하지 않음.</w:t>
            </w:r>
          </w:p>
        </w:tc>
      </w:tr>
    </w:tbl>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after="80" w:before="60" w:lineRule="auto"/>
        <w:ind w:left="360" w:firstLine="0"/>
        <w:rPr>
          <w:i w:val="1"/>
          <w:iCs w:val="1"/>
          <w:color w:val="444444"/>
          <w:sz w:val="20"/>
          <w:szCs w:val="20"/>
        </w:rPr>
      </w:pPr>
      <w:r w:rsidDel="00000000" w:rsidR="00000000" w:rsidRPr="00000000">
        <w:rPr>
          <w:rtl w:val="0"/>
        </w:rPr>
      </w:r>
    </w:p>
    <w:p w:rsidR="00000000" w:rsidDel="00000000" w:rsidP="00000000" w:rsidRDefault="00000000" w:rsidRPr="00000000" w14:paraId="0000091E">
      <w:pPr>
        <w:rPr/>
      </w:pPr>
      <w:r w:rsidDel="00000000" w:rsidR="00000000" w:rsidRPr="00000000">
        <w:rPr>
          <w:rFonts w:ascii="Arial Unicode MS" w:cs="Arial Unicode MS" w:eastAsia="Arial Unicode MS" w:hAnsi="Arial Unicode MS"/>
          <w:b w:val="1"/>
          <w:bCs w:val="1"/>
          <w:rtl w:val="0"/>
        </w:rPr>
        <w:t xml:space="preserve">핵심 판단 기준:</w:t>
      </w:r>
      <w:r w:rsidDel="00000000" w:rsidR="00000000" w:rsidRPr="00000000">
        <w:rPr>
          <w:rFonts w:ascii="Arial Unicode MS" w:cs="Arial Unicode MS" w:eastAsia="Arial Unicode MS" w:hAnsi="Arial Unicode MS"/>
          <w:rtl w:val="0"/>
        </w:rPr>
        <w:t xml:space="preserve"> "Agent들이 독립적으로 배포·운영되는가?"가 유일한 판단 기준이다. 프레임워크 내부에서 sub-agent를 제어하는 구조는 아무리 복잡해도 A2A가 불필요하다.</w:t>
      </w:r>
    </w:p>
    <w:p w:rsidR="00000000" w:rsidDel="00000000" w:rsidP="00000000" w:rsidRDefault="00000000" w:rsidRPr="00000000" w14:paraId="0000091F">
      <w:pPr>
        <w:pStyle w:val="Heading3"/>
        <w:keepNext w:val="0"/>
        <w:keepLines w:val="0"/>
        <w:spacing w:before="480" w:lineRule="auto"/>
        <w:rPr/>
      </w:pPr>
      <w:bookmarkStart w:colFirst="0" w:colLast="0" w:name="_k7jru7cnlmpe" w:id="120"/>
      <w:bookmarkEnd w:id="120"/>
      <w:r w:rsidDel="00000000" w:rsidR="00000000" w:rsidRPr="00000000">
        <w:rPr>
          <w:rFonts w:ascii="Arial Unicode MS" w:cs="Arial Unicode MS" w:eastAsia="Arial Unicode MS" w:hAnsi="Arial Unicode MS"/>
          <w:rtl w:val="0"/>
        </w:rPr>
        <w:t xml:space="preserve">6.2 도입 의사결정 플로우</w:t>
      </w:r>
    </w:p>
    <w:p w:rsidR="00000000" w:rsidDel="00000000" w:rsidP="00000000" w:rsidRDefault="00000000" w:rsidRPr="00000000" w14:paraId="00000920">
      <w:pPr>
        <w:spacing w:after="80" w:before="60" w:lineRule="auto"/>
        <w:rPr/>
      </w:pPr>
      <w:r w:rsidDel="00000000" w:rsidR="00000000" w:rsidRPr="00000000">
        <w:rPr>
          <w:rFonts w:ascii="Arial Unicode MS" w:cs="Arial Unicode MS" w:eastAsia="Arial Unicode MS" w:hAnsi="Arial Unicode MS"/>
          <w:rtl w:val="0"/>
        </w:rPr>
        <w:t xml:space="preserve">A2A 도입 여부를 순차적으로 판단한다. 대부분의 프로젝트는 Q1 또는 Q2에서 "아니오"로 빠져나간다.</w:t>
      </w:r>
    </w:p>
    <w:tbl>
      <w:tblPr>
        <w:tblStyle w:val="Table10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3422168382799"/>
        <w:gridCol w:w="3008.5039370078744"/>
        <w:gridCol w:w="998.0133252574199"/>
        <w:gridCol w:w="4353.652331920049"/>
        <w:tblGridChange w:id="0">
          <w:tblGrid>
            <w:gridCol w:w="665.3422168382799"/>
            <w:gridCol w:w="3008.5039370078744"/>
            <w:gridCol w:w="998.0133252574199"/>
            <w:gridCol w:w="4353.652331920049"/>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21">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22">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23">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24">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 및 다음 행동</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5">
            <w:pPr>
              <w:spacing w:after="20" w:before="20" w:lineRule="auto"/>
              <w:rPr>
                <w:b w:val="1"/>
                <w:bCs w:val="1"/>
                <w:sz w:val="20"/>
                <w:szCs w:val="20"/>
              </w:rPr>
            </w:pPr>
            <w:r w:rsidDel="00000000" w:rsidR="00000000" w:rsidRPr="00000000">
              <w:rPr>
                <w:b w:val="1"/>
                <w:bCs w:val="1"/>
                <w:sz w:val="20"/>
                <w:szCs w:val="20"/>
                <w:rtl w:val="0"/>
              </w:rPr>
              <w:t xml:space="preserve">Q1</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시스템이 멀티 Agent 구조인가?</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아니오</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A2A 불필요. 5장(도구 연동)으로 이동.</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9">
            <w:pPr>
              <w:spacing w:after="20" w:before="20" w:lineRule="auto"/>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A">
            <w:pPr>
              <w:spacing w:after="20" w:before="20" w:lineRule="auto"/>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예</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Q2로 진행.</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D">
            <w:pPr>
              <w:spacing w:after="20" w:before="20" w:lineRule="auto"/>
              <w:rPr>
                <w:b w:val="1"/>
                <w:bCs w:val="1"/>
                <w:sz w:val="20"/>
                <w:szCs w:val="20"/>
              </w:rPr>
            </w:pPr>
            <w:r w:rsidDel="00000000" w:rsidR="00000000" w:rsidRPr="00000000">
              <w:rPr>
                <w:b w:val="1"/>
                <w:bCs w:val="1"/>
                <w:sz w:val="20"/>
                <w:szCs w:val="20"/>
                <w:rtl w:val="0"/>
              </w:rPr>
              <w:t xml:space="preserve">Q2</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Agent들이 독립적으로 배포·운영되는가? (별도 팀 또는 별도 조직이 소유하고 네트워크를 통해 협업)</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2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아니오</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A2A 불필요. 내부 멀티 Agent. 프레임워크 라우팅으로 충분. 5장으로 이동.</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1">
            <w:pPr>
              <w:spacing w:after="20" w:before="20" w:lineRule="auto"/>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2">
            <w:pPr>
              <w:spacing w:after="20" w:before="20" w:lineRule="auto"/>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예</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Q3으로 진행.</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5">
            <w:pPr>
              <w:spacing w:after="20" w:before="20" w:lineRule="auto"/>
              <w:rPr>
                <w:b w:val="1"/>
                <w:bCs w:val="1"/>
                <w:sz w:val="20"/>
                <w:szCs w:val="20"/>
              </w:rPr>
            </w:pPr>
            <w:r w:rsidDel="00000000" w:rsidR="00000000" w:rsidRPr="00000000">
              <w:rPr>
                <w:b w:val="1"/>
                <w:bCs w:val="1"/>
                <w:sz w:val="20"/>
                <w:szCs w:val="20"/>
                <w:rtl w:val="0"/>
              </w:rPr>
              <w:t xml:space="preserve">Q3</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작업 위임이 실제로 필요한가? (단순 API 호출이 아닌, 역할 기반 작업 할당·결과 통합)</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아니오</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A2A 불필요. 단순 API 호출(REST 등)으로 충분. 5장으로 이동.</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9">
            <w:pPr>
              <w:spacing w:after="20" w:before="20" w:lineRule="auto"/>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A">
            <w:pPr>
              <w:spacing w:after="20" w:before="20" w:lineRule="auto"/>
              <w:rPr/>
            </w:pPr>
            <w:r w:rsidDel="00000000" w:rsidR="00000000" w:rsidRPr="00000000">
              <w:rPr>
                <w:rtl w:val="0"/>
              </w:rPr>
              <w:t xml:space="preserve"> </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예</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3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A2A 도입 검토. 6.3~6.7 참조.</w:t>
            </w:r>
          </w:p>
        </w:tc>
      </w:tr>
    </w:tbl>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80" w:before="60" w:lineRule="auto"/>
        <w:rPr>
          <w:i w:val="1"/>
          <w:iCs w:val="1"/>
          <w:color w:val="444444"/>
          <w:sz w:val="20"/>
          <w:szCs w:val="20"/>
        </w:rPr>
      </w:pPr>
      <w:r w:rsidDel="00000000" w:rsidR="00000000" w:rsidRPr="00000000">
        <w:rPr>
          <w:rtl w:val="0"/>
        </w:rPr>
      </w:r>
    </w:p>
    <w:p w:rsidR="00000000" w:rsidDel="00000000" w:rsidP="00000000" w:rsidRDefault="00000000" w:rsidRPr="00000000" w14:paraId="0000093E">
      <w:pPr>
        <w:spacing w:after="120" w:line="276" w:lineRule="auto"/>
        <w:rPr/>
      </w:pPr>
      <w:r w:rsidDel="00000000" w:rsidR="00000000" w:rsidRPr="00000000">
        <w:rPr>
          <w:rFonts w:ascii="Arial Unicode MS" w:cs="Arial Unicode MS" w:eastAsia="Arial Unicode MS" w:hAnsi="Arial Unicode MS"/>
          <w:b w:val="1"/>
          <w:bCs w:val="1"/>
          <w:rtl w:val="0"/>
        </w:rPr>
        <w:t xml:space="preserve">판단 요약: </w:t>
      </w:r>
      <w:r w:rsidDel="00000000" w:rsidR="00000000" w:rsidRPr="00000000">
        <w:rPr>
          <w:rFonts w:ascii="Arial Unicode MS" w:cs="Arial Unicode MS" w:eastAsia="Arial Unicode MS" w:hAnsi="Arial Unicode MS"/>
          <w:rtl w:val="0"/>
        </w:rPr>
        <w:t xml:space="preserve">Q1~Q3 모두 "예"인 경우에만 A2A 도입을 검토한다. 실무적으로 이 조건에 해당하는 프로젝트는 전체의 소수이다.</w:t>
      </w:r>
    </w:p>
    <w:p w:rsidR="00000000" w:rsidDel="00000000" w:rsidP="00000000" w:rsidRDefault="00000000" w:rsidRPr="00000000" w14:paraId="0000093F">
      <w:pPr>
        <w:spacing w:after="120" w:line="276" w:lineRule="auto"/>
        <w:rPr/>
      </w:pPr>
      <w:r w:rsidDel="00000000" w:rsidR="00000000" w:rsidRPr="00000000">
        <w:rPr>
          <w:rFonts w:ascii="Arial Unicode MS" w:cs="Arial Unicode MS" w:eastAsia="Arial Unicode MS" w:hAnsi="Arial Unicode MS"/>
          <w:b w:val="1"/>
          <w:bCs w:val="1"/>
          <w:rtl w:val="0"/>
        </w:rPr>
        <w:t xml:space="preserve">Q2 경계 사례: </w:t>
      </w:r>
      <w:r w:rsidDel="00000000" w:rsidR="00000000" w:rsidRPr="00000000">
        <w:rPr>
          <w:rFonts w:ascii="Arial Unicode MS" w:cs="Arial Unicode MS" w:eastAsia="Arial Unicode MS" w:hAnsi="Arial Unicode MS"/>
          <w:rtl w:val="0"/>
        </w:rPr>
        <w:t xml:space="preserve">같은 팀이 소유하되 마이크로서비스로 독립 배포하는 Agent는, 서로의 엔드포인트를 이미 알고 있으므로 Agent Card 기반 자동 발견이 불필요하다. 이 경우 REST 직접 호출(6.6.2 대안 표)로 충분할 수 있다. Q2의 “독립적 배포·운영”은 물리적 분리뿐 아니라 조직적 분리(별도 팀/조직 소유)를 의미한다.</w:t>
      </w:r>
    </w:p>
    <w:p w:rsidR="00000000" w:rsidDel="00000000" w:rsidP="00000000" w:rsidRDefault="00000000" w:rsidRPr="00000000" w14:paraId="00000940">
      <w:pPr>
        <w:spacing w:after="120" w:line="276" w:lineRule="auto"/>
        <w:rPr/>
      </w:pPr>
      <w:r w:rsidDel="00000000" w:rsidR="00000000" w:rsidRPr="00000000">
        <w:rPr>
          <w:rtl w:val="0"/>
        </w:rPr>
      </w:r>
    </w:p>
    <w:p w:rsidR="00000000" w:rsidDel="00000000" w:rsidP="00000000" w:rsidRDefault="00000000" w:rsidRPr="00000000" w14:paraId="00000941">
      <w:pPr>
        <w:spacing w:after="120" w:before="240" w:line="276" w:lineRule="auto"/>
        <w:rPr>
          <w:b w:val="1"/>
          <w:bCs w:val="1"/>
        </w:rPr>
      </w:pPr>
      <w:r w:rsidDel="00000000" w:rsidR="00000000" w:rsidRPr="00000000">
        <w:rPr>
          <w:rFonts w:ascii="Arial Unicode MS" w:cs="Arial Unicode MS" w:eastAsia="Arial Unicode MS" w:hAnsi="Arial Unicode MS"/>
          <w:b w:val="1"/>
          <w:bCs w:val="1"/>
          <w:rtl w:val="0"/>
        </w:rPr>
        <w:t xml:space="preserve">"단순 API 호출"과 "작업 위임"의 구분 기준</w:t>
      </w:r>
    </w:p>
    <w:tbl>
      <w:tblPr>
        <w:tblStyle w:val="Table1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7.05109894971"/>
        <w:gridCol w:w="3694.2303560369564"/>
        <w:gridCol w:w="3694.2303560369564"/>
        <w:tblGridChange w:id="0">
          <w:tblGrid>
            <w:gridCol w:w="1637.05109894971"/>
            <w:gridCol w:w="3694.2303560369564"/>
            <w:gridCol w:w="3694.2303560369564"/>
          </w:tblGrid>
        </w:tblGridChange>
      </w:tblGrid>
      <w:tr>
        <w:trPr>
          <w:cantSplit w:val="0"/>
          <w:trHeight w:val="48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bottom w:w="60.0" w:type="dxa"/>
            </w:tcMar>
          </w:tcPr>
          <w:p w:rsidR="00000000" w:rsidDel="00000000" w:rsidP="00000000" w:rsidRDefault="00000000" w:rsidRPr="00000000" w14:paraId="00000942">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구분</w:t>
            </w:r>
          </w:p>
        </w:tc>
        <w:tc>
          <w:tcPr>
            <w:tcBorders>
              <w:top w:color="f0f4f8" w:space="0" w:sz="5" w:val="single"/>
              <w:left w:color="f0f4f8" w:space="0" w:sz="5" w:val="single"/>
              <w:bottom w:color="f0f4f8" w:space="0" w:sz="5" w:val="single"/>
              <w:right w:color="f0f4f8" w:space="0" w:sz="5" w:val="single"/>
            </w:tcBorders>
            <w:shd w:fill="1e3a5f" w:val="clear"/>
            <w:tcMar>
              <w:top w:w="60.0" w:type="dxa"/>
              <w:bottom w:w="60.0" w:type="dxa"/>
            </w:tcMar>
          </w:tcPr>
          <w:p w:rsidR="00000000" w:rsidDel="00000000" w:rsidP="00000000" w:rsidRDefault="00000000" w:rsidRPr="00000000" w14:paraId="00000943">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단순 API 호출</w:t>
            </w:r>
          </w:p>
        </w:tc>
        <w:tc>
          <w:tcPr>
            <w:tcBorders>
              <w:top w:color="f0f4f8" w:space="0" w:sz="5" w:val="single"/>
              <w:left w:color="f0f4f8" w:space="0" w:sz="5" w:val="single"/>
              <w:bottom w:color="f0f4f8" w:space="0" w:sz="5" w:val="single"/>
              <w:right w:color="f0f4f8" w:space="0" w:sz="5" w:val="single"/>
            </w:tcBorders>
            <w:shd w:fill="1e3a5f" w:val="clear"/>
            <w:tcMar>
              <w:top w:w="60.0" w:type="dxa"/>
              <w:bottom w:w="60.0" w:type="dxa"/>
            </w:tcMar>
          </w:tcPr>
          <w:p w:rsidR="00000000" w:rsidDel="00000000" w:rsidP="00000000" w:rsidRDefault="00000000" w:rsidRPr="00000000" w14:paraId="00000944">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작업 위임</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5">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제어 주체</w:t>
            </w:r>
          </w:p>
        </w:tc>
        <w:tc>
          <w:tcPr>
            <w:tcBorders>
              <w:top w:color="f0f4f8"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6">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호출측이 정확한 함수/파라미터를 지정</w:t>
            </w:r>
            <w:r w:rsidDel="00000000" w:rsidR="00000000" w:rsidRPr="00000000">
              <w:rPr>
                <w:sz w:val="20"/>
                <w:szCs w:val="20"/>
                <w:vertAlign w:val="superscript"/>
              </w:rPr>
              <w:footnoteReference w:customMarkFollows="0" w:id="4"/>
            </w:r>
            <w:r w:rsidDel="00000000" w:rsidR="00000000" w:rsidRPr="00000000">
              <w:rPr>
                <w:rtl w:val="0"/>
              </w:rPr>
            </w:r>
          </w:p>
        </w:tc>
        <w:tc>
          <w:tcPr>
            <w:tcBorders>
              <w:top w:color="f0f4f8"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7">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위임받는 Agent가 자율적으로 하위 도구를 선택·실행</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948">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자율성 기준</w:t>
            </w:r>
          </w:p>
        </w:tc>
        <w:tc>
          <w:tcPr>
            <w:tcBorders>
              <w:top w:color="cccccc" w:space="0" w:sz="5" w:val="single"/>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949">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위임받는 측이 2개 이상의 하위 도구를 자율 선택하는가?</w:t>
            </w:r>
          </w:p>
        </w:tc>
        <w:tc>
          <w:tcPr>
            <w:tcBorders>
              <w:top w:color="cccccc" w:space="0" w:sz="5" w:val="single"/>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94A">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예 → 작업 위임 / 아니오 → 단순 API 호출</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B">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결합도</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C">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높음 (인터페이스 변경 시 호출측 수정 필요)</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D">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낮음 (역할 단위 위임, 내부 구현 변경에 독립적)</w:t>
            </w:r>
          </w:p>
        </w:tc>
      </w:tr>
      <w:tr>
        <w:trPr>
          <w:cantSplit w:val="0"/>
          <w:trHeight w:val="405" w:hRule="atLeast"/>
          <w:tblHeader w:val="0"/>
        </w:trPr>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E">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적합 프로토콜</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4F">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REST, gRPC 등 직접 호출</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50">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A2A Task 위임</w:t>
            </w:r>
          </w:p>
        </w:tc>
      </w:tr>
    </w:tbl>
    <w:p w:rsidR="00000000" w:rsidDel="00000000" w:rsidP="00000000" w:rsidRDefault="00000000" w:rsidRPr="00000000" w14:paraId="00000951">
      <w:pPr>
        <w:rPr>
          <w:b w:val="1"/>
          <w:bCs w:val="1"/>
        </w:rPr>
      </w:pPr>
      <w:r w:rsidDel="00000000" w:rsidR="00000000" w:rsidRPr="00000000">
        <w:rPr>
          <w:rtl w:val="0"/>
        </w:rPr>
      </w:r>
    </w:p>
    <w:p w:rsidR="00000000" w:rsidDel="00000000" w:rsidP="00000000" w:rsidRDefault="00000000" w:rsidRPr="00000000" w14:paraId="00000952">
      <w:pPr>
        <w:keepNext w:val="0"/>
        <w:keepLines w:val="0"/>
        <w:rPr>
          <w:b w:val="1"/>
          <w:bCs w:val="1"/>
        </w:rPr>
      </w:pPr>
      <w:r w:rsidDel="00000000" w:rsidR="00000000" w:rsidRPr="00000000">
        <w:rPr>
          <w:rtl w:val="0"/>
        </w:rPr>
      </w:r>
    </w:p>
    <w:p w:rsidR="00000000" w:rsidDel="00000000" w:rsidP="00000000" w:rsidRDefault="00000000" w:rsidRPr="00000000" w14:paraId="00000953">
      <w:pPr>
        <w:keepNext w:val="0"/>
        <w:keepLines w:val="0"/>
        <w:rPr>
          <w:b w:val="1"/>
          <w:bCs w:val="1"/>
        </w:rPr>
      </w:pPr>
      <w:r w:rsidDel="00000000" w:rsidR="00000000" w:rsidRPr="00000000">
        <w:rPr>
          <w:rFonts w:ascii="Arial Unicode MS" w:cs="Arial Unicode MS" w:eastAsia="Arial Unicode MS" w:hAnsi="Arial Unicode MS"/>
          <w:b w:val="1"/>
          <w:bCs w:val="1"/>
          <w:rtl w:val="0"/>
        </w:rPr>
        <w:t xml:space="preserve">구체적 판단 예시</w:t>
      </w:r>
    </w:p>
    <w:p w:rsidR="00000000" w:rsidDel="00000000" w:rsidP="00000000" w:rsidRDefault="00000000" w:rsidRPr="00000000" w14:paraId="00000954">
      <w:pPr>
        <w:rPr/>
      </w:pPr>
      <w:r w:rsidDel="00000000" w:rsidR="00000000" w:rsidRPr="00000000">
        <w:rPr>
          <w:rtl w:val="0"/>
        </w:rPr>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8.2047749649273"/>
        <w:gridCol w:w="2926.409929095942"/>
        <w:gridCol w:w="2940.8971069627532"/>
        <w:tblGridChange w:id="0">
          <w:tblGrid>
            <w:gridCol w:w="3158.2047749649273"/>
            <w:gridCol w:w="2926.409929095942"/>
            <w:gridCol w:w="2940.8971069627532"/>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955">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시나리오</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956">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판단</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957">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근거</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주문 Agent가 물류 API의 getShippingStatus(orderId) 호출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단순 API 호출 → A2A 불필요</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호출측이 정확한 함수/파라미터 지정. 물류 측에 자율성 없음.</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주문 Agent가 물류 Agent에게 "이 주문의 최적 배송 방법을 결정해줘" 요청</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작업 위임 → A2A 검토</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물류 Agent가 창고 조회, 비용 비교, 경로 최적화를 자율적으로 선택·실행.</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고객상담 Agent가 결제 Agent의 refund(txId, amount) 호출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5F">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단순 API 호출 → A2A 불필요</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60">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명확한 인터페이스 지정. FC로 충분.</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61">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고객상담 Agent가 분석 Agent에게 "불만 패턴 분석 + 대응 전략 제안" 요청</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62">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작업 위임 → A2A 검토</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96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분석 Agent가 데이터 조회/모델 추론/보고서 생성을 자율적으로 수행.</w:t>
            </w:r>
          </w:p>
        </w:tc>
      </w:tr>
    </w:tbl>
    <w:p w:rsidR="00000000" w:rsidDel="00000000" w:rsidP="00000000" w:rsidRDefault="00000000" w:rsidRPr="00000000" w14:paraId="00000964">
      <w:pPr>
        <w:keepNext w:val="0"/>
        <w:keepLines w:val="0"/>
        <w:rPr/>
      </w:pPr>
      <w:r w:rsidDel="00000000" w:rsidR="00000000" w:rsidRPr="00000000">
        <w:rPr>
          <w:rtl w:val="0"/>
        </w:rPr>
      </w:r>
    </w:p>
    <w:p w:rsidR="00000000" w:rsidDel="00000000" w:rsidP="00000000" w:rsidRDefault="00000000" w:rsidRPr="00000000" w14:paraId="00000965">
      <w:pPr>
        <w:pStyle w:val="Heading4"/>
        <w:keepNext w:val="0"/>
        <w:keepLines w:val="0"/>
        <w:rPr/>
      </w:pPr>
      <w:bookmarkStart w:colFirst="0" w:colLast="0" w:name="_9jubushpox1u" w:id="121"/>
      <w:bookmarkEnd w:id="121"/>
      <w:r w:rsidDel="00000000" w:rsidR="00000000" w:rsidRPr="00000000">
        <w:rPr>
          <w:rFonts w:ascii="Arial Unicode MS" w:cs="Arial Unicode MS" w:eastAsia="Arial Unicode MS" w:hAnsi="Arial Unicode MS"/>
          <w:rtl w:val="0"/>
        </w:rPr>
        <w:t xml:space="preserve">6.2.1 안티패턴: 불필요한 A2A 도입 (오버엔지니어링)</w:t>
      </w:r>
    </w:p>
    <w:p w:rsidR="00000000" w:rsidDel="00000000" w:rsidP="00000000" w:rsidRDefault="00000000" w:rsidRPr="00000000" w14:paraId="00000966">
      <w:pPr>
        <w:spacing w:after="80" w:before="60" w:lineRule="auto"/>
        <w:rPr/>
      </w:pPr>
      <w:r w:rsidDel="00000000" w:rsidR="00000000" w:rsidRPr="00000000">
        <w:rPr>
          <w:rFonts w:ascii="Arial Unicode MS" w:cs="Arial Unicode MS" w:eastAsia="Arial Unicode MS" w:hAnsi="Arial Unicode MS"/>
          <w:rtl w:val="0"/>
        </w:rPr>
        <w:t xml:space="preserve">A2A 도입에서 가장 흔한 오판은 “우리도 멀티 Agent니까 A2A를 써야 하는 것 아닌가?”이다. 이 오판이 초래하는 문제를 정리한다.</w:t>
      </w:r>
    </w:p>
    <w:p w:rsidR="00000000" w:rsidDel="00000000" w:rsidP="00000000" w:rsidRDefault="00000000" w:rsidRPr="00000000" w14:paraId="00000967">
      <w:pPr>
        <w:spacing w:after="80" w:before="60" w:lineRule="auto"/>
        <w:rPr/>
      </w:pPr>
      <w:r w:rsidDel="00000000" w:rsidR="00000000" w:rsidRPr="00000000">
        <w:rPr>
          <w:rtl w:val="0"/>
        </w:rPr>
      </w:r>
    </w:p>
    <w:tbl>
      <w:tblPr>
        <w:tblStyle w:val="Table1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922814423478"/>
        <w:gridCol w:w="2810.512506161449"/>
        <w:gridCol w:w="3868.0764904386956"/>
        <w:tblGridChange w:id="0">
          <w:tblGrid>
            <w:gridCol w:w="2346.922814423478"/>
            <w:gridCol w:w="2810.512506161449"/>
            <w:gridCol w:w="3868.0764904386956"/>
          </w:tblGrid>
        </w:tblGridChange>
      </w:tblGrid>
      <w:tr>
        <w:trPr>
          <w:cantSplit w:val="0"/>
          <w:trHeight w:val="465"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68">
            <w:pPr>
              <w:spacing w:after="20" w:before="2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안티패턴</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69">
            <w:pPr>
              <w:spacing w:after="20" w:before="2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발생 조건</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6A">
            <w:pPr>
              <w:spacing w:after="20" w:before="2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결과</w:t>
            </w:r>
          </w:p>
        </w:tc>
      </w:tr>
      <w:tr>
        <w:trPr>
          <w:cantSplit w:val="0"/>
          <w:trHeight w:val="1035"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6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내부 멀티 Agent에 A2A 도입</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6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LangGraph/CrewAI 내부 라우팅으로 충분한 구조(Q2=“아니오”)에 A2A 통신 레이어를 추가</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6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설계, 분산 트레이싱 등 불필요한 복잡성 추가. 개발 2~3주 지연. 프레임워크 내부 라우팅 대비 디버깅 난이도 상승.</w:t>
            </w:r>
          </w:p>
        </w:tc>
      </w:tr>
      <w:tr>
        <w:trPr>
          <w:cantSplit w:val="0"/>
          <w:trHeight w:val="103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6E">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같은 팀 Agent에 A2A 적용</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6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같은 팀이 소유한 마이크로서비스 Agent 간에 Agent Card 기반 발견·위임 체계를 구축</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7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서로의 엔드포인트를 이미 알고 있어 자동 발견이 무의미. REST 직접 호출로 충분한 구조에 프로토콜 오버헤드만 추가.</w:t>
            </w:r>
          </w:p>
        </w:tc>
      </w:tr>
      <w:tr>
        <w:trPr>
          <w:cantSplit w:val="0"/>
          <w:trHeight w:val="1035" w:hRule="atLeast"/>
          <w:tblHeader w:val="0"/>
        </w:trPr>
        <w:tc>
          <w:tcPr>
            <w:tcBorders>
              <w:top w:color="cccccc" w:space="0" w:sz="6"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71">
            <w:pPr>
              <w:spacing w:after="240" w:before="240" w:line="276"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프로토콜 미성숙 무시</w:t>
            </w:r>
          </w:p>
        </w:tc>
        <w:tc>
          <w:tcPr>
            <w:tcBorders>
              <w:top w:color="cccccc" w:space="0" w:sz="6"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72">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A2A 생태계 초기 단계에서 광범위 프로덕션 적용</w:t>
            </w:r>
          </w:p>
        </w:tc>
        <w:tc>
          <w:tcPr>
            <w:tcBorders>
              <w:top w:color="cccccc" w:space="0" w:sz="6" w:val="single"/>
              <w:left w:color="cccccc" w:space="0" w:sz="5" w:val="single"/>
              <w:bottom w:color="cccccc" w:space="0" w:sz="6" w:val="single"/>
              <w:right w:color="cccccc" w:space="0" w:sz="6" w:val="single"/>
            </w:tcBorders>
            <w:tcMar>
              <w:top w:w="60.0" w:type="dxa"/>
              <w:bottom w:w="60.0" w:type="dxa"/>
            </w:tcMar>
          </w:tcPr>
          <w:p w:rsidR="00000000" w:rsidDel="00000000" w:rsidP="00000000" w:rsidRDefault="00000000" w:rsidRPr="00000000" w14:paraId="0000097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프레임워크 지원 부족으로 커스텀 구현 부담 증가. 표준 변경 시 전면 수정 위험.</w:t>
            </w:r>
          </w:p>
        </w:tc>
      </w:tr>
    </w:tbl>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120" w:before="120" w:lineRule="auto"/>
        <w:ind w:left="360" w:firstLine="0"/>
        <w:rPr>
          <w:i w:val="1"/>
          <w:iCs w:val="1"/>
          <w:sz w:val="20"/>
          <w:szCs w:val="20"/>
        </w:rPr>
      </w:pPr>
      <w:r w:rsidDel="00000000" w:rsidR="00000000" w:rsidRPr="00000000">
        <w:rPr>
          <w:rtl w:val="0"/>
        </w:rPr>
      </w:r>
    </w:p>
    <w:p w:rsidR="00000000" w:rsidDel="00000000" w:rsidP="00000000" w:rsidRDefault="00000000" w:rsidRPr="00000000" w14:paraId="00000975">
      <w:pPr>
        <w:rPr/>
      </w:pPr>
      <w:r w:rsidDel="00000000" w:rsidR="00000000" w:rsidRPr="00000000">
        <w:rPr>
          <w:rFonts w:ascii="Arial Unicode MS" w:cs="Arial Unicode MS" w:eastAsia="Arial Unicode MS" w:hAnsi="Arial Unicode MS"/>
          <w:b w:val="1"/>
          <w:bCs w:val="1"/>
          <w:rtl w:val="0"/>
        </w:rPr>
        <w:t xml:space="preserve">예방:</w:t>
      </w:r>
      <w:r w:rsidDel="00000000" w:rsidR="00000000" w:rsidRPr="00000000">
        <w:rPr>
          <w:rFonts w:ascii="Arial Unicode MS" w:cs="Arial Unicode MS" w:eastAsia="Arial Unicode MS" w:hAnsi="Arial Unicode MS"/>
          <w:rtl w:val="0"/>
        </w:rPr>
        <w:t xml:space="preserve"> 6.2 의사결정 플로우의 Q1~Q3을 반드시 거쳐 도입 여부를 판단한다. Q2에서 “아니오”가 나오면 A2A는 불필요하다.</w:t>
      </w:r>
    </w:p>
    <w:p w:rsidR="00000000" w:rsidDel="00000000" w:rsidP="00000000" w:rsidRDefault="00000000" w:rsidRPr="00000000" w14:paraId="00000976">
      <w:pPr>
        <w:rPr/>
      </w:pPr>
      <w:r w:rsidDel="00000000" w:rsidR="00000000" w:rsidRPr="00000000">
        <w:rPr>
          <w:rtl w:val="0"/>
        </w:rPr>
      </w:r>
    </w:p>
    <w:tbl>
      <w:tblPr>
        <w:tblStyle w:val="Table10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left w:w="160.0" w:type="dxa"/>
              <w:right w:w="160.0" w:type="dxa"/>
            </w:tcMar>
          </w:tcPr>
          <w:p w:rsidR="00000000" w:rsidDel="00000000" w:rsidP="00000000" w:rsidRDefault="00000000" w:rsidRPr="00000000" w14:paraId="00000977">
            <w:pPr>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강도 기준</w:t>
            </w:r>
          </w:p>
          <w:p w:rsidR="00000000" w:rsidDel="00000000" w:rsidP="00000000" w:rsidRDefault="00000000" w:rsidRPr="00000000" w14:paraId="00000978">
            <w:pPr>
              <w:rPr>
                <w:b w:val="1"/>
                <w:bCs w:val="1"/>
                <w:color w:val="434343"/>
                <w:sz w:val="20"/>
                <w:szCs w:val="20"/>
              </w:rPr>
            </w:pPr>
            <w:r w:rsidDel="00000000" w:rsidR="00000000" w:rsidRPr="00000000">
              <w:rPr>
                <w:rFonts w:ascii="Arial Unicode MS" w:cs="Arial Unicode MS" w:eastAsia="Arial Unicode MS" w:hAnsi="Arial Unicode MS"/>
                <w:color w:val="434343"/>
                <w:sz w:val="19"/>
                <w:szCs w:val="19"/>
                <w:rtl w:val="0"/>
              </w:rPr>
              <w:t xml:space="preserve">본 장에서 사용하는 MUST, SHOULD, MAY의 정의는 5.1.3절을 따른다.</w:t>
            </w:r>
            <w:r w:rsidDel="00000000" w:rsidR="00000000" w:rsidRPr="00000000">
              <w:rPr>
                <w:rtl w:val="0"/>
              </w:rPr>
            </w:r>
          </w:p>
        </w:tc>
      </w:tr>
    </w:tbl>
    <w:p w:rsidR="00000000" w:rsidDel="00000000" w:rsidP="00000000" w:rsidRDefault="00000000" w:rsidRPr="00000000" w14:paraId="00000979">
      <w:pPr>
        <w:pStyle w:val="Heading3"/>
        <w:keepNext w:val="0"/>
        <w:keepLines w:val="0"/>
        <w:spacing w:before="480" w:lineRule="auto"/>
        <w:rPr/>
      </w:pPr>
      <w:bookmarkStart w:colFirst="0" w:colLast="0" w:name="_p3eikj89u5vd" w:id="122"/>
      <w:bookmarkEnd w:id="122"/>
      <w:r w:rsidDel="00000000" w:rsidR="00000000" w:rsidRPr="00000000">
        <w:rPr>
          <w:rFonts w:ascii="Arial Unicode MS" w:cs="Arial Unicode MS" w:eastAsia="Arial Unicode MS" w:hAnsi="Arial Unicode MS"/>
          <w:rtl w:val="0"/>
        </w:rPr>
        <w:t xml:space="preserve">6.3 A2A + FC/MCP 병용 패턴</w:t>
      </w:r>
    </w:p>
    <w:p w:rsidR="00000000" w:rsidDel="00000000" w:rsidP="00000000" w:rsidRDefault="00000000" w:rsidRPr="00000000" w14:paraId="0000097A">
      <w:pPr>
        <w:spacing w:after="120" w:before="240" w:line="276" w:lineRule="auto"/>
        <w:rPr/>
      </w:pPr>
      <w:r w:rsidDel="00000000" w:rsidR="00000000" w:rsidRPr="00000000">
        <w:rPr>
          <w:rFonts w:ascii="Arial Unicode MS" w:cs="Arial Unicode MS" w:eastAsia="Arial Unicode MS" w:hAnsi="Arial Unicode MS"/>
          <w:rtl w:val="0"/>
        </w:rPr>
        <w:t xml:space="preserve">각 Agent 내부의 도구 연동은 5장의 FC/MCP로 처리하고, Agent 간 통신 계층에 A2A를 추가하는 구조이다.</w:t>
      </w:r>
    </w:p>
    <w:p w:rsidR="00000000" w:rsidDel="00000000" w:rsidP="00000000" w:rsidRDefault="00000000" w:rsidRPr="00000000" w14:paraId="0000097B">
      <w:pPr>
        <w:pStyle w:val="Heading4"/>
        <w:keepNext w:val="0"/>
        <w:keepLines w:val="0"/>
        <w:rPr/>
      </w:pPr>
      <w:bookmarkStart w:colFirst="0" w:colLast="0" w:name="_bpki3bhmndsv" w:id="123"/>
      <w:bookmarkEnd w:id="123"/>
      <w:r w:rsidDel="00000000" w:rsidR="00000000" w:rsidRPr="00000000">
        <w:rPr>
          <w:rFonts w:ascii="Arial Unicode MS" w:cs="Arial Unicode MS" w:eastAsia="Arial Unicode MS" w:hAnsi="Arial Unicode MS"/>
          <w:rtl w:val="0"/>
        </w:rPr>
        <w:t xml:space="preserve">6.3.1 조합 패턴</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3.7177234868116"/>
        <w:gridCol w:w="3505.8970437684056"/>
        <w:gridCol w:w="3505.8970437684056"/>
        <w:tblGridChange w:id="0">
          <w:tblGrid>
            <w:gridCol w:w="2013.7177234868116"/>
            <w:gridCol w:w="3505.8970437684056"/>
            <w:gridCol w:w="3505.8970437684056"/>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7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조합 패턴</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7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7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적합 조건</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7F">
            <w:pPr>
              <w:spacing w:after="20" w:before="20" w:lineRule="auto"/>
              <w:rPr>
                <w:b w:val="1"/>
                <w:bCs w:val="1"/>
                <w:sz w:val="20"/>
                <w:szCs w:val="20"/>
              </w:rPr>
            </w:pPr>
            <w:r w:rsidDel="00000000" w:rsidR="00000000" w:rsidRPr="00000000">
              <w:rPr>
                <w:b w:val="1"/>
                <w:bCs w:val="1"/>
                <w:sz w:val="20"/>
                <w:szCs w:val="20"/>
                <w:rtl w:val="0"/>
              </w:rPr>
              <w:t xml:space="preserve">MCP + FC + A2A</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8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MCP로 각 Agent의 도구 연결, FC로 호출, A2A로 Agent 간 작업 위임</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8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대규모 마이크로서비스 Agent 아키텍처. 도메인별 독립 Agent 운영.</w:t>
            </w:r>
          </w:p>
        </w:tc>
      </w:tr>
      <w:tr>
        <w:trPr>
          <w:cantSplit w:val="0"/>
          <w:trHeight w:val="132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82">
            <w:pPr>
              <w:spacing w:after="20" w:before="20" w:lineRule="auto"/>
              <w:rPr>
                <w:b w:val="1"/>
                <w:bCs w:val="1"/>
                <w:sz w:val="20"/>
                <w:szCs w:val="20"/>
              </w:rPr>
            </w:pPr>
            <w:r w:rsidDel="00000000" w:rsidR="00000000" w:rsidRPr="00000000">
              <w:rPr>
                <w:b w:val="1"/>
                <w:bCs w:val="1"/>
                <w:sz w:val="20"/>
                <w:szCs w:val="20"/>
                <w:rtl w:val="0"/>
              </w:rPr>
              <w:t xml:space="preserve">FC + A2A</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8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각 Agent는 FC로 자체 도구 호출, Agent 간은 A2A로 협업</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8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각 Agent가 서로 다른 도메인의 도구를 사용하여 공유가 불필요한 경우</w:t>
            </w:r>
          </w:p>
        </w:tc>
      </w:tr>
      <w:tr>
        <w:trPr>
          <w:cantSplit w:val="0"/>
          <w:trHeight w:val="1320" w:hRule="atLeast"/>
          <w:tblHeader w:val="0"/>
        </w:trPr>
        <w:tc>
          <w:tcPr>
            <w:tcBorders>
              <w:top w:color="cccccc" w:space="0" w:sz="6"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85">
            <w:pPr>
              <w:spacing w:after="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MCP-to-A2A 브릿지</w:t>
            </w:r>
          </w:p>
        </w:tc>
        <w:tc>
          <w:tcPr>
            <w:tcBorders>
              <w:top w:color="cccccc" w:space="0" w:sz="6"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86">
            <w:pPr>
              <w:spacing w:after="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MCP 서버를 A2A Agent로 래핑하여 노출. MCP의 도구를 A2A Task로 변환.</w:t>
            </w:r>
          </w:p>
        </w:tc>
        <w:tc>
          <w:tcPr>
            <w:tcBorders>
              <w:top w:color="cccccc" w:space="0" w:sz="6"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87">
            <w:pPr>
              <w:spacing w:after="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기존 MCP 서버를 독립 Agent로 승격하여 외부 Agent와 협업이 필요한 경우. 점진적 마이그레이션에 유효.</w:t>
            </w:r>
          </w:p>
        </w:tc>
      </w:tr>
    </w:tbl>
    <w:p w:rsidR="00000000" w:rsidDel="00000000" w:rsidP="00000000" w:rsidRDefault="00000000" w:rsidRPr="00000000" w14:paraId="00000988">
      <w:pPr>
        <w:rPr>
          <w:b w:val="1"/>
          <w:bCs w:val="1"/>
        </w:rPr>
      </w:pPr>
      <w:r w:rsidDel="00000000" w:rsidR="00000000" w:rsidRPr="00000000">
        <w:rPr>
          <w:rtl w:val="0"/>
        </w:rPr>
      </w:r>
    </w:p>
    <w:p w:rsidR="00000000" w:rsidDel="00000000" w:rsidP="00000000" w:rsidRDefault="00000000" w:rsidRPr="00000000" w14:paraId="00000989">
      <w:pPr>
        <w:spacing w:after="40" w:before="40" w:lineRule="auto"/>
        <w:rPr>
          <w:i w:val="1"/>
          <w:iCs w:val="1"/>
          <w:color w:val="444444"/>
          <w:sz w:val="20"/>
          <w:szCs w:val="20"/>
        </w:rPr>
      </w:pPr>
      <w:r w:rsidDel="00000000" w:rsidR="00000000" w:rsidRPr="00000000">
        <w:rPr>
          <w:rtl w:val="0"/>
        </w:rPr>
      </w:r>
    </w:p>
    <w:tbl>
      <w:tblPr>
        <w:tblStyle w:val="Table10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left w:w="160.0" w:type="dxa"/>
              <w:right w:w="160.0" w:type="dxa"/>
            </w:tcMar>
          </w:tcPr>
          <w:p w:rsidR="00000000" w:rsidDel="00000000" w:rsidP="00000000" w:rsidRDefault="00000000" w:rsidRPr="00000000" w14:paraId="0000098A">
            <w:pPr>
              <w:spacing w:after="80" w:before="240" w:lineRule="auto"/>
              <w:rPr>
                <w:color w:val="434343"/>
                <w:sz w:val="18"/>
                <w:szCs w:val="18"/>
              </w:rPr>
            </w:pPr>
            <w:r w:rsidDel="00000000" w:rsidR="00000000" w:rsidRPr="00000000">
              <w:rPr>
                <w:rFonts w:ascii="Arial Unicode MS" w:cs="Arial Unicode MS" w:eastAsia="Arial Unicode MS" w:hAnsi="Arial Unicode MS"/>
                <w:b w:val="1"/>
                <w:bCs w:val="1"/>
                <w:color w:val="434343"/>
                <w:sz w:val="20"/>
                <w:szCs w:val="20"/>
                <w:rtl w:val="0"/>
              </w:rPr>
              <w:t xml:space="preserve">MCP-to-A2A 브릿지 주의사항 </w:t>
            </w:r>
            <w:r w:rsidDel="00000000" w:rsidR="00000000" w:rsidRPr="00000000">
              <w:rPr>
                <w:b w:val="1"/>
                <w:bCs w:val="1"/>
                <w:color w:val="434343"/>
                <w:sz w:val="20"/>
                <w:szCs w:val="20"/>
                <w:vertAlign w:val="superscript"/>
              </w:rPr>
              <w:footnoteReference w:customMarkFollows="0" w:id="5"/>
            </w:r>
            <w:r w:rsidDel="00000000" w:rsidR="00000000" w:rsidRPr="00000000">
              <w:rPr>
                <w:b w:val="1"/>
                <w:bCs w:val="1"/>
                <w:color w:val="434343"/>
                <w:sz w:val="20"/>
                <w:szCs w:val="20"/>
                <w:rtl w:val="0"/>
              </w:rPr>
              <w:br w:type="textWrapping"/>
            </w:r>
            <w:r w:rsidDel="00000000" w:rsidR="00000000" w:rsidRPr="00000000">
              <w:rPr>
                <w:rFonts w:ascii="Arial Unicode MS" w:cs="Arial Unicode MS" w:eastAsia="Arial Unicode MS" w:hAnsi="Arial Unicode MS"/>
                <w:color w:val="434343"/>
                <w:sz w:val="19"/>
                <w:szCs w:val="19"/>
                <w:rtl w:val="0"/>
              </w:rPr>
              <w:t xml:space="preserve">MCP-to-A2A 브릿지는 MCP의 stateless 도구 호출 모델을 A2A의 stateful Task 관리 모델로 변환해야 하므로 구현 복잡도가 높다. 상태 관리, 에러 매핑, 인증 변환 레이어가 필요하며, 반드시 PoC에서 먼저 검증할 것을 권고한다(SHOULD).</w:t>
            </w:r>
            <w:r w:rsidDel="00000000" w:rsidR="00000000" w:rsidRPr="00000000">
              <w:rPr>
                <w:rtl w:val="0"/>
              </w:rPr>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120" w:before="240" w:lineRule="auto"/>
              <w:ind w:left="360" w:firstLine="0"/>
              <w:rPr>
                <w:color w:val="434343"/>
                <w:sz w:val="18"/>
                <w:szCs w:val="18"/>
              </w:rPr>
            </w:pPr>
            <w:r w:rsidDel="00000000" w:rsidR="00000000" w:rsidRPr="00000000">
              <w:rPr>
                <w:rFonts w:ascii="Arial Unicode MS" w:cs="Arial Unicode MS" w:eastAsia="Arial Unicode MS" w:hAnsi="Arial Unicode MS"/>
                <w:i w:val="1"/>
                <w:iCs w:val="1"/>
                <w:color w:val="555555"/>
                <w:sz w:val="18"/>
                <w:szCs w:val="18"/>
                <w:rtl w:val="0"/>
              </w:rPr>
              <w:t xml:space="preserve">MCP는 SSE 기반 stateful 세션을 지원하지만, 개별 도구 호출은 단건 요청-응답 패턴이다. A2A의 Task는 복수 단계의 상태 전이(submitted → working → completed/failed)를 가지므로, 이 차이가 브릿지 복잡도의 핵심 원인이다.</w:t>
            </w:r>
            <w:r w:rsidDel="00000000" w:rsidR="00000000" w:rsidRPr="00000000">
              <w:rPr>
                <w:rtl w:val="0"/>
              </w:rPr>
            </w:r>
          </w:p>
          <w:p w:rsidR="00000000" w:rsidDel="00000000" w:rsidP="00000000" w:rsidRDefault="00000000" w:rsidRPr="00000000" w14:paraId="0000098C">
            <w:pPr>
              <w:rPr>
                <w:b w:val="1"/>
                <w:bCs w:val="1"/>
                <w:color w:val="434343"/>
                <w:sz w:val="20"/>
                <w:szCs w:val="20"/>
              </w:rPr>
            </w:pPr>
            <w:r w:rsidDel="00000000" w:rsidR="00000000" w:rsidRPr="00000000">
              <w:rPr>
                <w:rtl w:val="0"/>
              </w:rPr>
            </w:r>
          </w:p>
          <w:p w:rsidR="00000000" w:rsidDel="00000000" w:rsidP="00000000" w:rsidRDefault="00000000" w:rsidRPr="00000000" w14:paraId="0000098D">
            <w:pPr>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구현 메커니즘</w:t>
            </w:r>
          </w:p>
          <w:p w:rsidR="00000000" w:rsidDel="00000000" w:rsidP="00000000" w:rsidRDefault="00000000" w:rsidRPr="00000000" w14:paraId="0000098E">
            <w:pPr>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A2A 프로토콜의 실제 구현은 각 Agent 내부에서 FC/MCP를 통해 위임 API를 Tool로 등록하는 방식이 일반적이다. </w:t>
            </w:r>
          </w:p>
          <w:p w:rsidR="00000000" w:rsidDel="00000000" w:rsidP="00000000" w:rsidRDefault="00000000" w:rsidRPr="00000000" w14:paraId="0000098F">
            <w:pPr>
              <w:rPr>
                <w:b w:val="1"/>
                <w:bCs w:val="1"/>
                <w:color w:val="434343"/>
                <w:sz w:val="19"/>
                <w:szCs w:val="19"/>
              </w:rPr>
            </w:pPr>
            <w:r w:rsidDel="00000000" w:rsidR="00000000" w:rsidRPr="00000000">
              <w:rPr>
                <w:rFonts w:ascii="Arial Unicode MS" w:cs="Arial Unicode MS" w:eastAsia="Arial Unicode MS" w:hAnsi="Arial Unicode MS"/>
                <w:b w:val="1"/>
                <w:bCs w:val="1"/>
                <w:color w:val="434343"/>
                <w:sz w:val="20"/>
                <w:szCs w:val="20"/>
                <w:rtl w:val="0"/>
              </w:rPr>
              <w:t xml:space="preserve">예: </w:t>
            </w:r>
            <w:r w:rsidDel="00000000" w:rsidR="00000000" w:rsidRPr="00000000">
              <w:rPr>
                <w:rFonts w:ascii="Arial Unicode MS" w:cs="Arial Unicode MS" w:eastAsia="Arial Unicode MS" w:hAnsi="Arial Unicode MS"/>
                <w:color w:val="434343"/>
                <w:sz w:val="19"/>
                <w:szCs w:val="19"/>
                <w:rtl w:val="0"/>
              </w:rPr>
              <w:t xml:space="preserve">주문 Agent가 "delegate_to_logistics" Tool을 FC로 호출 → 내부적으로 A2A 프로토콜을 통해 물류 Agent에 Task 전달.</w:t>
            </w:r>
            <w:r w:rsidDel="00000000" w:rsidR="00000000" w:rsidRPr="00000000">
              <w:rPr>
                <w:rtl w:val="0"/>
              </w:rPr>
            </w:r>
          </w:p>
        </w:tc>
      </w:tr>
    </w:tbl>
    <w:p w:rsidR="00000000" w:rsidDel="00000000" w:rsidP="00000000" w:rsidRDefault="00000000" w:rsidRPr="00000000" w14:paraId="00000990">
      <w:pPr>
        <w:pStyle w:val="Heading4"/>
        <w:keepNext w:val="0"/>
        <w:keepLines w:val="0"/>
        <w:rPr/>
      </w:pPr>
      <w:bookmarkStart w:colFirst="0" w:colLast="0" w:name="_ioqffnm8ubp6" w:id="124"/>
      <w:bookmarkEnd w:id="124"/>
      <w:r w:rsidDel="00000000" w:rsidR="00000000" w:rsidRPr="00000000">
        <w:rPr>
          <w:rFonts w:ascii="Arial Unicode MS" w:cs="Arial Unicode MS" w:eastAsia="Arial Unicode MS" w:hAnsi="Arial Unicode MS"/>
          <w:rtl w:val="0"/>
        </w:rPr>
        <w:t xml:space="preserve">6.3.2 시나리오별 병용 판단</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3330594911595"/>
        <w:gridCol w:w="2115.127968554493"/>
        <w:gridCol w:w="1767.4356997510145"/>
        <w:gridCol w:w="2694.6150832269564"/>
        <w:tblGridChange w:id="0">
          <w:tblGrid>
            <w:gridCol w:w="2448.3330594911595"/>
            <w:gridCol w:w="2115.127968554493"/>
            <w:gridCol w:w="1767.4356997510145"/>
            <w:gridCol w:w="2694.6150832269564"/>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91">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시나리오</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92">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도구 연동 (5장)</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93">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Agent 통신 (6장)</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94">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근거</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독립 Agent: 고객상담+주문+물류</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각 Agent 내부: MCP+FC</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검토</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기반 발견 + Task 위임</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이기종 플랫폼 간 Agent 연동</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각 플랫폼별 FC/MCP</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검토</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플랫폼 간 표준 통신 필요. 단, 상대 플랫폼의 A2A 지원 여부를 사전 확인(MUST).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대규모 엔터프라이즈 Agent 플랫폼</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 + FC (전면)</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9F">
            <w:pPr>
              <w:spacing w:after="20" w:before="20" w:lineRule="auto"/>
              <w:rPr>
                <w:sz w:val="20"/>
                <w:szCs w:val="20"/>
              </w:rPr>
            </w:pPr>
            <w:r w:rsidDel="00000000" w:rsidR="00000000" w:rsidRPr="00000000">
              <w:rPr>
                <w:sz w:val="20"/>
                <w:szCs w:val="20"/>
                <w:rtl w:val="0"/>
              </w:rPr>
              <w:t xml:space="preserve">A2A</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도구 표준화 + Agent 간 협업 전체 스택</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내부 멀티 Agent (LangGraph/CrewAI)</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MCP+FC 또는 FC</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불필요</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프레임워크 내부 라우팅 충분</w:t>
            </w:r>
          </w:p>
        </w:tc>
      </w:tr>
    </w:tbl>
    <w:p w:rsidR="00000000" w:rsidDel="00000000" w:rsidP="00000000" w:rsidRDefault="00000000" w:rsidRPr="00000000" w14:paraId="000009A5">
      <w:pPr>
        <w:pStyle w:val="Heading3"/>
        <w:keepNext w:val="0"/>
        <w:keepLines w:val="0"/>
        <w:spacing w:before="480" w:lineRule="auto"/>
        <w:rPr/>
      </w:pPr>
      <w:bookmarkStart w:colFirst="0" w:colLast="0" w:name="_xpqedy8fjkyi" w:id="125"/>
      <w:bookmarkEnd w:id="125"/>
      <w:r w:rsidDel="00000000" w:rsidR="00000000" w:rsidRPr="00000000">
        <w:rPr>
          <w:rFonts w:ascii="Arial Unicode MS" w:cs="Arial Unicode MS" w:eastAsia="Arial Unicode MS" w:hAnsi="Arial Unicode MS"/>
          <w:rtl w:val="0"/>
        </w:rPr>
        <w:t xml:space="preserve">6.4 Framework별 A2A 지원 현황 및 도입 리스크</w:t>
      </w:r>
    </w:p>
    <w:tbl>
      <w:tblPr>
        <w:tblStyle w:val="Table109"/>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0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120" w:before="240" w:lineRule="auto"/>
              <w:ind w:left="0" w:firstLine="0"/>
              <w:rPr>
                <w:b w:val="1"/>
                <w:bCs w:val="1"/>
                <w:color w:val="1a5276"/>
                <w:sz w:val="18"/>
                <w:szCs w:val="18"/>
              </w:rPr>
            </w:pPr>
            <w:r w:rsidDel="00000000" w:rsidR="00000000" w:rsidRPr="00000000">
              <w:rPr>
                <w:rFonts w:ascii="Arial Unicode MS" w:cs="Arial Unicode MS" w:eastAsia="Arial Unicode MS" w:hAnsi="Arial Unicode MS"/>
                <w:b w:val="1"/>
                <w:bCs w:val="1"/>
                <w:color w:val="555555"/>
                <w:sz w:val="20"/>
                <w:szCs w:val="20"/>
                <w:rtl w:val="0"/>
              </w:rPr>
              <w:t xml:space="preserve">최종 확인일:</w:t>
            </w:r>
            <w:r w:rsidDel="00000000" w:rsidR="00000000" w:rsidRPr="00000000">
              <w:rPr>
                <w:rFonts w:ascii="Arial Unicode MS" w:cs="Arial Unicode MS" w:eastAsia="Arial Unicode MS" w:hAnsi="Arial Unicode MS"/>
                <w:color w:val="555555"/>
                <w:sz w:val="20"/>
                <w:szCs w:val="20"/>
                <w:rtl w:val="0"/>
              </w:rPr>
              <w:t xml:space="preserve"> 2025년 5월 기준. A2A 생태계가 급변하므로 도입 검토 시점에 각 Framework의 최신 문서를 반드시 재확인해야(MUST) 한다.</w:t>
            </w:r>
            <w:r w:rsidDel="00000000" w:rsidR="00000000" w:rsidRPr="00000000">
              <w:rPr>
                <w:rtl w:val="0"/>
              </w:rPr>
            </w:r>
          </w:p>
        </w:tc>
      </w:tr>
    </w:tbl>
    <w:p w:rsidR="00000000" w:rsidDel="00000000" w:rsidP="00000000" w:rsidRDefault="00000000" w:rsidRPr="00000000" w14:paraId="000009A7">
      <w:pPr>
        <w:pStyle w:val="Heading3"/>
        <w:keepNext w:val="0"/>
        <w:keepLines w:val="0"/>
        <w:spacing w:before="480" w:lineRule="auto"/>
        <w:rPr>
          <w:i w:val="1"/>
          <w:iCs w:val="1"/>
        </w:rPr>
      </w:pPr>
      <w:bookmarkStart w:colFirst="0" w:colLast="0" w:name="_f1w5mcb60vxy" w:id="126"/>
      <w:bookmarkEnd w:id="126"/>
      <w:r w:rsidDel="00000000" w:rsidR="00000000" w:rsidRPr="00000000">
        <w:rPr>
          <w:rtl w:val="0"/>
        </w:rPr>
      </w:r>
    </w:p>
    <w:tbl>
      <w:tblPr>
        <w:tblStyle w:val="Table1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4.358766951884"/>
        <w:gridCol w:w="1622.5639210828986"/>
        <w:gridCol w:w="1405.2562530807245"/>
        <w:gridCol w:w="4143.332869908116"/>
        <w:tblGridChange w:id="0">
          <w:tblGrid>
            <w:gridCol w:w="1854.358766951884"/>
            <w:gridCol w:w="1622.5639210828986"/>
            <w:gridCol w:w="1405.2562530807245"/>
            <w:gridCol w:w="4143.332869908116"/>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A8">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Framework</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A9">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A2A 지원</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AA">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성숙도</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AB">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비고</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C">
            <w:pPr>
              <w:spacing w:after="20" w:before="20" w:lineRule="auto"/>
              <w:rPr>
                <w:b w:val="1"/>
                <w:bCs w:val="1"/>
                <w:sz w:val="20"/>
                <w:szCs w:val="20"/>
              </w:rPr>
            </w:pPr>
            <w:r w:rsidDel="00000000" w:rsidR="00000000" w:rsidRPr="00000000">
              <w:rPr>
                <w:b w:val="1"/>
                <w:bCs w:val="1"/>
                <w:sz w:val="20"/>
                <w:szCs w:val="20"/>
                <w:rtl w:val="0"/>
              </w:rPr>
              <w:t xml:space="preserve">Google ADK</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네이티브</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A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네이티브 지원이 가장 강점. Agent Card, Task 위임 내장.</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0">
            <w:pPr>
              <w:spacing w:after="20" w:before="20" w:lineRule="auto"/>
              <w:rPr>
                <w:b w:val="1"/>
                <w:bCs w:val="1"/>
                <w:sz w:val="20"/>
                <w:szCs w:val="20"/>
              </w:rPr>
            </w:pPr>
            <w:r w:rsidDel="00000000" w:rsidR="00000000" w:rsidRPr="00000000">
              <w:rPr>
                <w:b w:val="1"/>
                <w:bCs w:val="1"/>
                <w:sz w:val="20"/>
                <w:szCs w:val="20"/>
                <w:rtl w:val="0"/>
              </w:rPr>
              <w:t xml:space="preserve">LangGraph</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제한적 (커스텀)</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초기</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공식 A2A 지원 없음. 커스텀 어댑터 구현 필요.</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4">
            <w:pPr>
              <w:spacing w:after="20" w:before="20" w:lineRule="auto"/>
              <w:rPr>
                <w:b w:val="1"/>
                <w:bCs w:val="1"/>
                <w:sz w:val="20"/>
                <w:szCs w:val="20"/>
              </w:rPr>
            </w:pPr>
            <w:r w:rsidDel="00000000" w:rsidR="00000000" w:rsidRPr="00000000">
              <w:rPr>
                <w:b w:val="1"/>
                <w:bCs w:val="1"/>
                <w:sz w:val="20"/>
                <w:szCs w:val="20"/>
                <w:rtl w:val="0"/>
              </w:rPr>
              <w:t xml:space="preserve">CrewAI</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5">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제한적 (v1.8+)</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확산 단계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비동기 작업 위임 지원 시작. 프로덕션 레퍼런스 제한적.</w:t>
            </w:r>
          </w:p>
        </w:tc>
      </w:tr>
      <w:tr>
        <w:trPr>
          <w:cantSplit w:val="0"/>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8">
            <w:pPr>
              <w:spacing w:after="20" w:before="20" w:lineRule="auto"/>
              <w:rPr>
                <w:b w:val="1"/>
                <w:bCs w:val="1"/>
                <w:sz w:val="20"/>
                <w:szCs w:val="20"/>
              </w:rPr>
            </w:pPr>
            <w:r w:rsidDel="00000000" w:rsidR="00000000" w:rsidRPr="00000000">
              <w:rPr>
                <w:b w:val="1"/>
                <w:bCs w:val="1"/>
                <w:sz w:val="20"/>
                <w:szCs w:val="20"/>
                <w:rtl w:val="0"/>
              </w:rPr>
              <w:t xml:space="preserve">AutoGen</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제한적</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초기</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MS Agent Framework에서 네이티브 지원 예정. 현재는 커스텀 구현.</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C">
            <w:pPr>
              <w:spacing w:after="20" w:before="20" w:lineRule="auto"/>
              <w:rPr>
                <w:b w:val="1"/>
                <w:bCs w:val="1"/>
                <w:sz w:val="20"/>
                <w:szCs w:val="20"/>
              </w:rPr>
            </w:pPr>
            <w:r w:rsidDel="00000000" w:rsidR="00000000" w:rsidRPr="00000000">
              <w:rPr>
                <w:b w:val="1"/>
                <w:bCs w:val="1"/>
                <w:sz w:val="20"/>
                <w:szCs w:val="20"/>
                <w:rtl w:val="0"/>
              </w:rPr>
              <w:t xml:space="preserve">OpenAI SDK</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미지원</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E">
            <w:pPr>
              <w:spacing w:after="20" w:before="2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B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지원 계획 미발표.</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0">
            <w:pPr>
              <w:spacing w:after="20" w:before="20" w:lineRule="auto"/>
              <w:rPr>
                <w:b w:val="1"/>
                <w:bCs w:val="1"/>
                <w:sz w:val="20"/>
                <w:szCs w:val="20"/>
              </w:rPr>
            </w:pPr>
            <w:r w:rsidDel="00000000" w:rsidR="00000000" w:rsidRPr="00000000">
              <w:rPr>
                <w:b w:val="1"/>
                <w:bCs w:val="1"/>
                <w:sz w:val="20"/>
                <w:szCs w:val="20"/>
                <w:rtl w:val="0"/>
              </w:rPr>
              <w:t xml:space="preserve">Semantic Kernel</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미지원</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2">
            <w:pPr>
              <w:spacing w:after="20" w:before="20" w:lineRule="auto"/>
              <w:rPr>
                <w:sz w:val="20"/>
                <w:szCs w:val="20"/>
              </w:rPr>
            </w:pPr>
            <w:r w:rsidDel="00000000" w:rsidR="00000000" w:rsidRPr="00000000">
              <w:rPr>
                <w:sz w:val="20"/>
                <w:szCs w:val="20"/>
                <w:rtl w:val="0"/>
              </w:rPr>
              <w:t xml:space="preserve">-</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지원 계획 미발표.</w:t>
            </w:r>
          </w:p>
        </w:tc>
      </w:tr>
    </w:tbl>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80" w:before="60" w:lineRule="auto"/>
        <w:ind w:left="360" w:firstLine="0"/>
        <w:rPr>
          <w:i w:val="1"/>
          <w:iCs w:val="1"/>
          <w:color w:val="444444"/>
          <w:sz w:val="20"/>
          <w:szCs w:val="20"/>
          <w:highlight w:val="yellow"/>
        </w:rPr>
      </w:pPr>
      <w:r w:rsidDel="00000000" w:rsidR="00000000" w:rsidRPr="00000000">
        <w:rPr>
          <w:rtl w:val="0"/>
        </w:rPr>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80" w:before="60" w:lineRule="auto"/>
        <w:ind w:left="360" w:firstLine="0"/>
        <w:rPr/>
      </w:pPr>
      <w:commentRangeStart w:id="8"/>
      <w:commentRangeStart w:id="9"/>
      <w:r w:rsidDel="00000000" w:rsidR="00000000" w:rsidRPr="00000000">
        <w:rPr>
          <w:rFonts w:ascii="Arial Unicode MS" w:cs="Arial Unicode MS" w:eastAsia="Arial Unicode MS" w:hAnsi="Arial Unicode MS"/>
          <w:i w:val="1"/>
          <w:iCs w:val="1"/>
          <w:color w:val="444444"/>
          <w:sz w:val="20"/>
          <w:szCs w:val="20"/>
          <w:rtl w:val="0"/>
        </w:rPr>
        <w:t xml:space="preserve">4장과의 관계: 4.1.7 비교표에서 Framework별 A2A 지원을 선정 기준 중 하나로 다루었다. A2A가 프로젝트 요구사항이라면 Google ADK를 우선 검토하고, CrewAI를 차선으로 고려한다(SHOULD).</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9C6">
      <w:pPr>
        <w:pStyle w:val="Heading3"/>
        <w:keepNext w:val="0"/>
        <w:keepLines w:val="0"/>
        <w:spacing w:before="480" w:lineRule="auto"/>
        <w:rPr/>
      </w:pPr>
      <w:bookmarkStart w:colFirst="0" w:colLast="0" w:name="_1373r8wjublv" w:id="127"/>
      <w:bookmarkEnd w:id="127"/>
      <w:r w:rsidDel="00000000" w:rsidR="00000000" w:rsidRPr="00000000">
        <w:rPr>
          <w:rFonts w:ascii="Arial Unicode MS" w:cs="Arial Unicode MS" w:eastAsia="Arial Unicode MS" w:hAnsi="Arial Unicode MS"/>
          <w:rtl w:val="0"/>
        </w:rPr>
        <w:t xml:space="preserve">6.5 도입 시 운영 고려사항 및 제약</w:t>
      </w:r>
    </w:p>
    <w:p w:rsidR="00000000" w:rsidDel="00000000" w:rsidP="00000000" w:rsidRDefault="00000000" w:rsidRPr="00000000" w14:paraId="000009C7">
      <w:pPr>
        <w:spacing w:after="80" w:before="60" w:lineRule="auto"/>
        <w:rPr/>
      </w:pPr>
      <w:r w:rsidDel="00000000" w:rsidR="00000000" w:rsidRPr="00000000">
        <w:rPr>
          <w:rFonts w:ascii="Arial Unicode MS" w:cs="Arial Unicode MS" w:eastAsia="Arial Unicode MS" w:hAnsi="Arial Unicode MS"/>
          <w:rtl w:val="0"/>
        </w:rPr>
        <w:t xml:space="preserve">A2A는 생태계 초기 단계(Google 2025.04 발표)이므로, 도입 전 다음 사항을 반드시 검토해야 한다.</w:t>
      </w:r>
    </w:p>
    <w:p w:rsidR="00000000" w:rsidDel="00000000" w:rsidP="00000000" w:rsidRDefault="00000000" w:rsidRPr="00000000" w14:paraId="000009C8">
      <w:pPr>
        <w:pStyle w:val="Heading4"/>
        <w:keepNext w:val="0"/>
        <w:keepLines w:val="0"/>
        <w:rPr/>
      </w:pPr>
      <w:bookmarkStart w:colFirst="0" w:colLast="0" w:name="_v36e4b7751yq" w:id="128"/>
      <w:bookmarkEnd w:id="128"/>
      <w:r w:rsidDel="00000000" w:rsidR="00000000" w:rsidRPr="00000000">
        <w:rPr>
          <w:rFonts w:ascii="Arial Unicode MS" w:cs="Arial Unicode MS" w:eastAsia="Arial Unicode MS" w:hAnsi="Arial Unicode MS"/>
          <w:rtl w:val="0"/>
        </w:rPr>
        <w:t xml:space="preserve">6.5.1 현황 및 제약</w:t>
      </w:r>
    </w:p>
    <w:tbl>
      <w:tblPr>
        <w:tblStyle w:val="Table1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8715258907246"/>
        <w:gridCol w:w="6620.6402851328985"/>
        <w:tblGridChange w:id="0">
          <w:tblGrid>
            <w:gridCol w:w="2404.8715258907246"/>
            <w:gridCol w:w="6620.6402851328985"/>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C9">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항목</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CA">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현황</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프레임워크 지원</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CrewAI와 Google ADK에서 네이티브 지원. AutoGen은 제한적 지원. LangGraph 등은 커스텀 구현 필요.</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D">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사내 적용 사례</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부족. 프로덕션 수준의 검증된 사례가 제한적.</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CF">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운영 복잡성</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수 증가 시 통신 경로 폭발(N×(N-1)/2). 분산 트레이싱, 장애 전파 관리 필요.</w:t>
            </w:r>
          </w:p>
        </w:tc>
      </w:tr>
      <w:tr>
        <w:trPr>
          <w:cantSplit w:val="0"/>
          <w:trHeight w:val="750" w:hRule="atLeast"/>
          <w:tblHeader w:val="0"/>
        </w:trPr>
        <w:tc>
          <w:tcPr>
            <w:tcBorders>
              <w:top w:color="cccccc" w:space="0" w:sz="6" w:val="single"/>
              <w:left w:color="cccccc" w:space="0" w:sz="5" w:val="single"/>
              <w:bottom w:color="cccccc" w:space="0" w:sz="5" w:val="single"/>
              <w:right w:color="cccccc" w:space="0" w:sz="5" w:val="single"/>
            </w:tcBorders>
            <w:shd w:fill="ffffff" w:val="clear"/>
            <w:tcMar>
              <w:top w:w="60.0" w:type="dxa"/>
              <w:bottom w:w="60.0" w:type="dxa"/>
            </w:tcMar>
          </w:tcPr>
          <w:p w:rsidR="00000000" w:rsidDel="00000000" w:rsidP="00000000" w:rsidRDefault="00000000" w:rsidRPr="00000000" w14:paraId="000009D1">
            <w:pPr>
              <w:spacing w:after="240" w:before="240" w:line="276"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표준 안정성</w:t>
            </w:r>
          </w:p>
        </w:tc>
        <w:tc>
          <w:tcPr>
            <w:tcBorders>
              <w:top w:color="cccccc" w:space="0" w:sz="6" w:val="single"/>
              <w:left w:color="cccccc" w:space="0" w:sz="5" w:val="single"/>
              <w:bottom w:color="cccccc" w:space="0" w:sz="5" w:val="single"/>
              <w:right w:color="cccccc" w:space="0" w:sz="5" w:val="single"/>
            </w:tcBorders>
            <w:shd w:fill="ffffff" w:val="clear"/>
            <w:tcMar>
              <w:top w:w="60.0" w:type="dxa"/>
              <w:bottom w:w="60.0" w:type="dxa"/>
            </w:tcMar>
          </w:tcPr>
          <w:p w:rsidR="00000000" w:rsidDel="00000000" w:rsidP="00000000" w:rsidRDefault="00000000" w:rsidRPr="00000000" w14:paraId="000009D2">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A2A 사양이 초기 버전이므로, 주요 변경 가능성 존재. 광범위 적용 전 사양 안정화 추이를 확인해야(SHOULD) 함.</w:t>
            </w:r>
          </w:p>
        </w:tc>
      </w:tr>
    </w:tbl>
    <w:p w:rsidR="00000000" w:rsidDel="00000000" w:rsidP="00000000" w:rsidRDefault="00000000" w:rsidRPr="00000000" w14:paraId="000009D3">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통신 경로 폭발 완화 패턴</w:t>
      </w:r>
    </w:p>
    <w:p w:rsidR="00000000" w:rsidDel="00000000" w:rsidP="00000000" w:rsidRDefault="00000000" w:rsidRPr="00000000" w14:paraId="000009D4">
      <w:pPr>
        <w:spacing w:after="80" w:before="60" w:lineRule="auto"/>
        <w:rPr/>
      </w:pPr>
      <w:r w:rsidDel="00000000" w:rsidR="00000000" w:rsidRPr="00000000">
        <w:rPr>
          <w:rFonts w:ascii="Arial Unicode MS" w:cs="Arial Unicode MS" w:eastAsia="Arial Unicode MS" w:hAnsi="Arial Unicode MS"/>
          <w:rtl w:val="0"/>
        </w:rPr>
        <w:t xml:space="preserve">Agent 수가 증가할수록 N×(N-1) 통신 경로가 발생한다. 예를 들어, 무방향 기준 Agent가 5개 이상이면 경로 수가 10개 이상므로, 완화 패턴 적용을 검토해야(SHOULD) 한다.</w:t>
      </w:r>
    </w:p>
    <w:tbl>
      <w:tblPr>
        <w:tblStyle w:val="Table1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1.4099922902897"/>
        <w:gridCol w:w="3534.871399502029"/>
        <w:gridCol w:w="3129.230419231304"/>
        <w:tblGridChange w:id="0">
          <w:tblGrid>
            <w:gridCol w:w="2361.4099922902897"/>
            <w:gridCol w:w="3534.871399502029"/>
            <w:gridCol w:w="3129.230419231304"/>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D5">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패턴</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D6">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D7">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적합 조건</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8">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Hub-Spoke (오케스트레이터)</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중앙 Orchestrator Agent가 모든 Task 위임을 중계. 통신 경로 N으로 감소.</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5개 이상. 중앙 제어가 필요한 업무.</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Pub-Sub (이벤트 기반)</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Agent가 토픽/이벤트를 발행하고, 관심 있는 Agent가 구독. 직접 연결 회피.</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비동기 처리 중심. 느슨한 결합.</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E">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Mesh (직접 통신)</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D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필요시 직접 통신. A2A 본래 모델.</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E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수가 적고(≤4) 실시간 협업이 필요.</w:t>
            </w:r>
          </w:p>
        </w:tc>
      </w:tr>
    </w:tbl>
    <w:p w:rsidR="00000000" w:rsidDel="00000000" w:rsidP="00000000" w:rsidRDefault="00000000" w:rsidRPr="00000000" w14:paraId="000009E1">
      <w:pPr>
        <w:spacing w:after="60" w:before="60" w:lineRule="auto"/>
        <w:rPr/>
      </w:pPr>
      <w:r w:rsidDel="00000000" w:rsidR="00000000" w:rsidRPr="00000000">
        <w:rPr>
          <w:rtl w:val="0"/>
        </w:rPr>
      </w:r>
    </w:p>
    <w:tbl>
      <w:tblPr>
        <w:tblStyle w:val="Table113"/>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05"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9E2">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A2A 공식 문서는 특정 Agent 수 임계값을 규정하지 않는다. 본 문서의 “5개” 기준은 full-mesh 구조에서 방향성 통신 경로 가 </w:t>
            </w:r>
            <w:r w:rsidDel="00000000" w:rsidR="00000000" w:rsidRPr="00000000">
              <w:rPr>
                <w:color w:val="1a5276"/>
                <w:sz w:val="18"/>
                <w:szCs w:val="18"/>
                <w:rtl w:val="0"/>
              </w:rPr>
              <w:t xml:space="preserve">n(n-1)/2</w:t>
            </w:r>
            <w:r w:rsidDel="00000000" w:rsidR="00000000" w:rsidRPr="00000000">
              <w:rPr>
                <w:rFonts w:ascii="Arial Unicode MS" w:cs="Arial Unicode MS" w:eastAsia="Arial Unicode MS" w:hAnsi="Arial Unicode MS"/>
                <w:color w:val="1a5276"/>
                <w:sz w:val="18"/>
                <w:szCs w:val="18"/>
                <w:rtl w:val="0"/>
              </w:rPr>
              <w:t xml:space="preserve">로 증가한다는 표준 계열 문서</w:t>
            </w:r>
            <w:r w:rsidDel="00000000" w:rsidR="00000000" w:rsidRPr="00000000">
              <w:rPr>
                <w:color w:val="1a5276"/>
                <w:sz w:val="18"/>
                <w:szCs w:val="18"/>
                <w:vertAlign w:val="superscript"/>
              </w:rPr>
              <w:footnoteReference w:customMarkFollows="0" w:id="6"/>
            </w:r>
            <w:r w:rsidDel="00000000" w:rsidR="00000000" w:rsidRPr="00000000">
              <w:rPr>
                <w:rFonts w:ascii="Arial Unicode MS" w:cs="Arial Unicode MS" w:eastAsia="Arial Unicode MS" w:hAnsi="Arial Unicode MS"/>
                <w:color w:val="1a5276"/>
                <w:sz w:val="18"/>
                <w:szCs w:val="18"/>
                <w:rtl w:val="0"/>
              </w:rPr>
              <w:t xml:space="preserve">의 일반 원칙과, 업계 해설 자료</w:t>
            </w:r>
            <w:r w:rsidDel="00000000" w:rsidR="00000000" w:rsidRPr="00000000">
              <w:rPr>
                <w:color w:val="1a5276"/>
                <w:sz w:val="18"/>
                <w:szCs w:val="18"/>
                <w:vertAlign w:val="superscript"/>
              </w:rPr>
              <w:footnoteReference w:customMarkFollows="0" w:id="7"/>
            </w:r>
            <w:r w:rsidDel="00000000" w:rsidR="00000000" w:rsidRPr="00000000">
              <w:rPr>
                <w:rFonts w:ascii="Arial Unicode MS" w:cs="Arial Unicode MS" w:eastAsia="Arial Unicode MS" w:hAnsi="Arial Unicode MS"/>
                <w:color w:val="1a5276"/>
                <w:sz w:val="18"/>
                <w:szCs w:val="18"/>
                <w:rtl w:val="0"/>
              </w:rPr>
              <w:t xml:space="preserve">에서 제시하는 5~10개 규모 예시를 바탕으로 한 </w:t>
            </w:r>
            <w:r w:rsidDel="00000000" w:rsidR="00000000" w:rsidRPr="00000000">
              <w:rPr>
                <w:rFonts w:ascii="Arial Unicode MS" w:cs="Arial Unicode MS" w:eastAsia="Arial Unicode MS" w:hAnsi="Arial Unicode MS"/>
                <w:b w:val="1"/>
                <w:bCs w:val="1"/>
                <w:color w:val="1a5276"/>
                <w:sz w:val="18"/>
                <w:szCs w:val="18"/>
                <w:rtl w:val="0"/>
              </w:rPr>
              <w:t xml:space="preserve">보수적 실무 기준</w:t>
            </w:r>
            <w:r w:rsidDel="00000000" w:rsidR="00000000" w:rsidRPr="00000000">
              <w:rPr>
                <w:rFonts w:ascii="Arial Unicode MS" w:cs="Arial Unicode MS" w:eastAsia="Arial Unicode MS" w:hAnsi="Arial Unicode MS"/>
                <w:color w:val="1a5276"/>
                <w:sz w:val="18"/>
                <w:szCs w:val="18"/>
                <w:rtl w:val="0"/>
              </w:rPr>
              <w:t xml:space="preserve">이다. 실제 적용 여부는 Agent 수뿐 아니라 연결 패턴, 호출 빈도, 인증 방식, 정책 통제 필요성, 장애 격리 요구사항 등을 함께 고려해야 한다. </w:t>
            </w:r>
          </w:p>
        </w:tc>
      </w:tr>
    </w:tbl>
    <w:p w:rsidR="00000000" w:rsidDel="00000000" w:rsidP="00000000" w:rsidRDefault="00000000" w:rsidRPr="00000000" w14:paraId="000009E3">
      <w:pPr>
        <w:pStyle w:val="Heading4"/>
        <w:keepNext w:val="0"/>
        <w:keepLines w:val="0"/>
        <w:rPr/>
      </w:pPr>
      <w:bookmarkStart w:colFirst="0" w:colLast="0" w:name="_ovrh5ben48yr" w:id="129"/>
      <w:bookmarkEnd w:id="129"/>
      <w:r w:rsidDel="00000000" w:rsidR="00000000" w:rsidRPr="00000000">
        <w:rPr>
          <w:rFonts w:ascii="Arial Unicode MS" w:cs="Arial Unicode MS" w:eastAsia="Arial Unicode MS" w:hAnsi="Arial Unicode MS"/>
          <w:rtl w:val="0"/>
        </w:rPr>
        <w:t xml:space="preserve">6.5.2 보안 고려사항 (도입 판단 체크리스트)</w:t>
      </w:r>
    </w:p>
    <w:p w:rsidR="00000000" w:rsidDel="00000000" w:rsidP="00000000" w:rsidRDefault="00000000" w:rsidRPr="00000000" w14:paraId="000009E4">
      <w:pPr>
        <w:spacing w:after="140" w:before="240" w:lineRule="auto"/>
        <w:rPr/>
      </w:pPr>
      <w:r w:rsidDel="00000000" w:rsidR="00000000" w:rsidRPr="00000000">
        <w:rPr>
          <w:rFonts w:ascii="Arial Unicode MS" w:cs="Arial Unicode MS" w:eastAsia="Arial Unicode MS" w:hAnsi="Arial Unicode MS"/>
          <w:rtl w:val="0"/>
        </w:rPr>
        <w:t xml:space="preserve">A2A 도입 시 추가되는 보안 부담을 정리한다. 의사결정 시 비용/리스크 요소로 고려한다.</w:t>
      </w:r>
    </w:p>
    <w:tbl>
      <w:tblPr>
        <w:tblStyle w:val="Table114"/>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9E5">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구현 상세(mTLS/JWT 구현 방법, Agent Registry 무결성 보장 방안 등)는 별도 구현 가이드에서 다룬다.</w:t>
            </w:r>
          </w:p>
        </w:tc>
      </w:tr>
    </w:tbl>
    <w:p w:rsidR="00000000" w:rsidDel="00000000" w:rsidP="00000000" w:rsidRDefault="00000000" w:rsidRPr="00000000" w14:paraId="000009E6">
      <w:pPr>
        <w:rPr>
          <w:i w:val="1"/>
          <w:iCs w:val="1"/>
        </w:rPr>
      </w:pPr>
      <w:r w:rsidDel="00000000" w:rsidR="00000000" w:rsidRPr="00000000">
        <w:rPr>
          <w:rtl w:val="0"/>
        </w:rPr>
      </w:r>
    </w:p>
    <w:tbl>
      <w:tblPr>
        <w:tblStyle w:val="Table1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810"/>
        <w:tblGridChange w:id="0">
          <w:tblGrid>
            <w:gridCol w:w="2175"/>
            <w:gridCol w:w="6810"/>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E7">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위협</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E8">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대응 원칙</w:t>
            </w:r>
          </w:p>
        </w:tc>
      </w:tr>
      <w:tr>
        <w:trPr>
          <w:cantSplit w:val="0"/>
          <w:trHeight w:val="1035"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E9">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비인가 Agent의 작업 위임 요청</w:t>
            </w:r>
          </w:p>
        </w:tc>
        <w:tc>
          <w:tcPr>
            <w:tcBorders>
              <w:top w:color="f0f4f8" w:space="0" w:sz="6" w:val="single"/>
              <w:left w:color="cccccc" w:space="0" w:sz="6" w:val="single"/>
              <w:bottom w:color="cccccc" w:space="0" w:sz="5" w:val="single"/>
              <w:right w:color="cccccc" w:space="0" w:sz="5" w:val="single"/>
            </w:tcBorders>
            <w:tcMar>
              <w:top w:w="60.0" w:type="dxa"/>
              <w:bottom w:w="60.0" w:type="dxa"/>
            </w:tcMar>
          </w:tcPr>
          <w:p w:rsidR="00000000" w:rsidDel="00000000" w:rsidP="00000000" w:rsidRDefault="00000000" w:rsidRPr="00000000" w14:paraId="000009EA">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기반 상호 인증 필요 (MUST).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E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위임 범위 초과</w:t>
            </w:r>
          </w:p>
        </w:tc>
        <w:tc>
          <w:tcPr>
            <w:tcBorders>
              <w:top w:color="cccccc" w:space="0" w:sz="5" w:val="single"/>
              <w:left w:color="cccccc" w:space="0" w:sz="6" w:val="single"/>
              <w:bottom w:color="cccccc" w:space="0" w:sz="5" w:val="single"/>
              <w:right w:color="cccccc" w:space="0" w:sz="5" w:val="single"/>
            </w:tcBorders>
            <w:tcMar>
              <w:top w:w="60.0" w:type="dxa"/>
              <w:bottom w:w="60.0" w:type="dxa"/>
            </w:tcMar>
          </w:tcPr>
          <w:p w:rsidR="00000000" w:rsidDel="00000000" w:rsidP="00000000" w:rsidRDefault="00000000" w:rsidRPr="00000000" w14:paraId="000009EC">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Task 위임 시 수행 범위(scope) 명시적 제한(MUST).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ED">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Agent 간 통신 데이터 유출</w:t>
            </w:r>
          </w:p>
        </w:tc>
        <w:tc>
          <w:tcPr>
            <w:tcBorders>
              <w:top w:color="cccccc" w:space="0" w:sz="5" w:val="single"/>
              <w:left w:color="cccccc" w:space="0" w:sz="6" w:val="single"/>
              <w:bottom w:color="cccccc" w:space="0" w:sz="5" w:val="single"/>
              <w:right w:color="cccccc" w:space="0" w:sz="5" w:val="single"/>
            </w:tcBorders>
            <w:tcMar>
              <w:top w:w="60.0" w:type="dxa"/>
              <w:bottom w:w="60.0" w:type="dxa"/>
            </w:tcMar>
          </w:tcPr>
          <w:p w:rsidR="00000000" w:rsidDel="00000000" w:rsidP="00000000" w:rsidRDefault="00000000" w:rsidRPr="00000000" w14:paraId="000009EE">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통신 TLS 필수(MUST).</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EF">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토큰 전파 문제</w:t>
            </w:r>
          </w:p>
        </w:tc>
        <w:tc>
          <w:tcPr>
            <w:tcBorders>
              <w:top w:color="cccccc" w:space="0" w:sz="5" w:val="single"/>
              <w:left w:color="cccccc" w:space="0" w:sz="6" w:val="single"/>
              <w:bottom w:color="cccccc" w:space="0" w:sz="5" w:val="single"/>
              <w:right w:color="cccccc" w:space="0" w:sz="5" w:val="single"/>
            </w:tcBorders>
            <w:tcMar>
              <w:top w:w="60.0" w:type="dxa"/>
              <w:bottom w:w="60.0" w:type="dxa"/>
            </w:tcMar>
          </w:tcPr>
          <w:p w:rsidR="00000000" w:rsidDel="00000000" w:rsidP="00000000" w:rsidRDefault="00000000" w:rsidRPr="00000000" w14:paraId="000009F0">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토큰 전파 및 권한 위임 범위 통제(MUST).</w:t>
            </w:r>
          </w:p>
        </w:tc>
      </w:tr>
      <w:tr>
        <w:trPr>
          <w:cantSplit w:val="0"/>
          <w:trHeight w:val="750" w:hRule="atLeast"/>
          <w:tblHeader w:val="0"/>
        </w:trPr>
        <w:tc>
          <w:tcPr>
            <w:tcBorders>
              <w:top w:color="cccccc" w:space="0" w:sz="6"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F1">
            <w:pPr>
              <w:spacing w:after="240" w:before="240" w:line="276"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Agent Card 위·변조</w:t>
            </w:r>
          </w:p>
        </w:tc>
        <w:tc>
          <w:tcPr>
            <w:tcBorders>
              <w:top w:color="cccccc" w:space="0" w:sz="5" w:val="single"/>
              <w:left w:color="cccccc" w:space="0" w:sz="5" w:val="single"/>
              <w:bottom w:color="cccccc" w:space="0" w:sz="5" w:val="single"/>
              <w:right w:color="cccccc" w:space="0" w:sz="5" w:val="single"/>
            </w:tcBorders>
            <w:tcMar>
              <w:top w:w="60.0" w:type="dxa"/>
              <w:bottom w:w="60.0" w:type="dxa"/>
            </w:tcMar>
          </w:tcPr>
          <w:p w:rsidR="00000000" w:rsidDel="00000000" w:rsidP="00000000" w:rsidRDefault="00000000" w:rsidRPr="00000000" w14:paraId="000009F2">
            <w:pPr>
              <w:spacing w:after="24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Agent Registry의 무결성 보장(MUST).</w:t>
            </w:r>
          </w:p>
        </w:tc>
      </w:tr>
    </w:tbl>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i w:val="1"/>
          <w:iCs w:val="1"/>
          <w:color w:val="444444"/>
          <w:sz w:val="20"/>
          <w:szCs w:val="20"/>
        </w:rPr>
      </w:pPr>
      <w:r w:rsidDel="00000000" w:rsidR="00000000" w:rsidRPr="00000000">
        <w:rPr>
          <w:rtl w:val="0"/>
        </w:rPr>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color w:val="444444"/>
          <w:sz w:val="20"/>
          <w:szCs w:val="20"/>
        </w:rPr>
      </w:pPr>
      <w:r w:rsidDel="00000000" w:rsidR="00000000" w:rsidRPr="00000000">
        <w:rPr>
          <w:rFonts w:ascii="Arial Unicode MS" w:cs="Arial Unicode MS" w:eastAsia="Arial Unicode MS" w:hAnsi="Arial Unicode MS"/>
          <w:b w:val="1"/>
          <w:bCs w:val="1"/>
          <w:color w:val="444444"/>
          <w:sz w:val="20"/>
          <w:szCs w:val="20"/>
          <w:rtl w:val="0"/>
        </w:rPr>
        <w:t xml:space="preserve">사내 IAM 정합성: </w:t>
      </w:r>
      <w:r w:rsidDel="00000000" w:rsidR="00000000" w:rsidRPr="00000000">
        <w:rPr>
          <w:rFonts w:ascii="Arial Unicode MS" w:cs="Arial Unicode MS" w:eastAsia="Arial Unicode MS" w:hAnsi="Arial Unicode MS"/>
          <w:color w:val="444444"/>
          <w:sz w:val="20"/>
          <w:szCs w:val="20"/>
          <w:rtl w:val="0"/>
        </w:rPr>
        <w:t xml:space="preserve">Agent 간 토큰 전파, 권한 위임 범위, 감사 추적 방식이 기존 IAM 모델과 다를 수 있어, 사내 보안 정책과의 정합 확인이 필수이다.</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80" w:before="60" w:lineRule="auto"/>
        <w:ind w:left="0" w:firstLine="0"/>
        <w:rPr>
          <w:color w:val="444444"/>
          <w:sz w:val="20"/>
          <w:szCs w:val="20"/>
        </w:rPr>
      </w:pPr>
      <w:r w:rsidDel="00000000" w:rsidR="00000000" w:rsidRPr="00000000">
        <w:rPr>
          <w:rtl w:val="0"/>
        </w:rPr>
      </w:r>
    </w:p>
    <w:p w:rsidR="00000000" w:rsidDel="00000000" w:rsidP="00000000" w:rsidRDefault="00000000" w:rsidRPr="00000000" w14:paraId="000009F6">
      <w:pPr>
        <w:keepNext w:val="0"/>
        <w:keepLines w:val="0"/>
        <w:rPr>
          <w:b w:val="1"/>
          <w:bCs w:val="1"/>
        </w:rPr>
      </w:pPr>
      <w:r w:rsidDel="00000000" w:rsidR="00000000" w:rsidRPr="00000000">
        <w:rPr>
          <w:rFonts w:ascii="Arial Unicode MS" w:cs="Arial Unicode MS" w:eastAsia="Arial Unicode MS" w:hAnsi="Arial Unicode MS"/>
          <w:b w:val="1"/>
          <w:bCs w:val="1"/>
          <w:rtl w:val="0"/>
        </w:rPr>
        <w:t xml:space="preserve">Agent Card 설계 고려사항</w:t>
      </w:r>
    </w:p>
    <w:p w:rsidR="00000000" w:rsidDel="00000000" w:rsidP="00000000" w:rsidRDefault="00000000" w:rsidRPr="00000000" w14:paraId="000009F7">
      <w:pPr>
        <w:keepNext w:val="0"/>
        <w:keepLines w:val="0"/>
        <w:spacing w:after="140" w:before="240" w:lineRule="auto"/>
        <w:rPr/>
      </w:pPr>
      <w:r w:rsidDel="00000000" w:rsidR="00000000" w:rsidRPr="00000000">
        <w:rPr>
          <w:rFonts w:ascii="Arial Unicode MS" w:cs="Arial Unicode MS" w:eastAsia="Arial Unicode MS" w:hAnsi="Arial Unicode MS"/>
          <w:rtl w:val="0"/>
        </w:rPr>
        <w:t xml:space="preserve">A2A 도입 시 각 Agent의 역할, skills, 인증 정보를 Agent Card로 정의해야 하며, 사내 Agent Registry 구축이 필요하다. 이는 초기 구축 비용과 운영 부담을 증가시키는 요소이다.</w:t>
      </w:r>
      <w:r w:rsidDel="00000000" w:rsidR="00000000" w:rsidRPr="00000000">
        <w:rPr>
          <w:rtl w:val="0"/>
        </w:rPr>
      </w:r>
    </w:p>
    <w:tbl>
      <w:tblPr>
        <w:tblStyle w:val="Table116"/>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9F8">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Agent Card 필드별 상세 설계 가이드(agent_id 명명 규칙, skills 스키마 정의, 버전 관리 전략 등)는 별도 구현 가이드에서 다룬다.</w:t>
            </w:r>
          </w:p>
        </w:tc>
      </w:tr>
    </w:tbl>
    <w:p w:rsidR="00000000" w:rsidDel="00000000" w:rsidP="00000000" w:rsidRDefault="00000000" w:rsidRPr="00000000" w14:paraId="000009F9">
      <w:pPr>
        <w:pStyle w:val="Heading4"/>
        <w:keepNext w:val="0"/>
        <w:keepLines w:val="0"/>
        <w:rPr>
          <w:b w:val="1"/>
          <w:bCs w:val="1"/>
        </w:rPr>
      </w:pPr>
      <w:bookmarkStart w:colFirst="0" w:colLast="0" w:name="_3uezggjb27yq" w:id="130"/>
      <w:bookmarkEnd w:id="130"/>
      <w:r w:rsidDel="00000000" w:rsidR="00000000" w:rsidRPr="00000000">
        <w:rPr>
          <w:rtl w:val="0"/>
        </w:rPr>
      </w:r>
    </w:p>
    <w:p w:rsidR="00000000" w:rsidDel="00000000" w:rsidP="00000000" w:rsidRDefault="00000000" w:rsidRPr="00000000" w14:paraId="000009FA">
      <w:pPr>
        <w:pStyle w:val="Heading4"/>
        <w:keepNext w:val="0"/>
        <w:keepLines w:val="0"/>
        <w:rPr/>
      </w:pPr>
      <w:bookmarkStart w:colFirst="0" w:colLast="0" w:name="_ogwevamsw3jv" w:id="131"/>
      <w:bookmarkEnd w:id="131"/>
      <w:r w:rsidDel="00000000" w:rsidR="00000000" w:rsidRPr="00000000">
        <w:rPr>
          <w:rFonts w:ascii="Arial Unicode MS" w:cs="Arial Unicode MS" w:eastAsia="Arial Unicode MS" w:hAnsi="Arial Unicode MS"/>
          <w:rtl w:val="0"/>
        </w:rPr>
        <w:t xml:space="preserve">6.5.3 도입 권고: PoC 우선 접근</w:t>
      </w:r>
    </w:p>
    <w:p w:rsidR="00000000" w:rsidDel="00000000" w:rsidP="00000000" w:rsidRDefault="00000000" w:rsidRPr="00000000" w14:paraId="000009FB">
      <w:pPr>
        <w:spacing w:after="80" w:before="60" w:lineRule="auto"/>
        <w:rPr/>
      </w:pPr>
      <w:r w:rsidDel="00000000" w:rsidR="00000000" w:rsidRPr="00000000">
        <w:rPr>
          <w:rFonts w:ascii="Arial Unicode MS" w:cs="Arial Unicode MS" w:eastAsia="Arial Unicode MS" w:hAnsi="Arial Unicode MS"/>
          <w:rtl w:val="0"/>
        </w:rPr>
        <w:t xml:space="preserve">A2A는 사내 표준으로 즉시 채택하기보다, 제한된 범위의 PoC를 먼저 수행하여 운영 복잡성, 보안 정합성, 장애 대응을 확인한 후 점진적으로 확대할 것을 권고한다.</w:t>
      </w:r>
    </w:p>
    <w:p w:rsidR="00000000" w:rsidDel="00000000" w:rsidP="00000000" w:rsidRDefault="00000000" w:rsidRPr="00000000" w14:paraId="000009FC">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PoC 가이드라인</w:t>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9741661505798"/>
        <w:gridCol w:w="7301.537644873043"/>
        <w:tblGridChange w:id="0">
          <w:tblGrid>
            <w:gridCol w:w="1723.9741661505798"/>
            <w:gridCol w:w="7301.537644873043"/>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F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항목</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9F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권고</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9FF">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범위</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2~3개 간 단일 위임 시나리오. 비핵심 업무 도메인으로 선정.</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1">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기간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4~6주. 구현 2~3주 + 통합 테스트 1주 + 운영 검증 1~2주.</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3">
            <w:pPr>
              <w:spacing w:after="20" w:before="20" w:lineRule="auto"/>
              <w:rPr>
                <w:b w:val="1"/>
                <w:bCs w:val="1"/>
                <w:sz w:val="20"/>
                <w:szCs w:val="20"/>
              </w:rPr>
            </w:pPr>
            <w:r w:rsidDel="00000000" w:rsidR="00000000" w:rsidRPr="00000000">
              <w:rPr>
                <w:b w:val="1"/>
                <w:bCs w:val="1"/>
                <w:sz w:val="20"/>
                <w:szCs w:val="20"/>
                <w:rtl w:val="0"/>
              </w:rPr>
              <w:t xml:space="preserve">Framework</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Google ADK 우선 권고 (네이티브 A2A 지원).</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5">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단계별 성공 기준</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PoC: Task 위임 성공률 ≥90%, 장애 감지·복구 시나리오 검증, 보안 정합성 확인.</w:t>
            </w:r>
          </w:p>
          <w:p w:rsidR="00000000" w:rsidDel="00000000" w:rsidP="00000000" w:rsidRDefault="00000000" w:rsidRPr="00000000" w14:paraId="00000A0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Staging: 성공률 ≥95%, SLA 미달 없음, 부하 테스트 통과.</w:t>
            </w:r>
          </w:p>
          <w:p w:rsidR="00000000" w:rsidDel="00000000" w:rsidP="00000000" w:rsidRDefault="00000000" w:rsidRPr="00000000" w14:paraId="00000A0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Production: 6.5.5 모니터링 임계값(99%+) 충족.</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9">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검증 항목</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0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기반 발견, Task 위임/결과 수신, 에러 처리, 타임아웃, 보안 토큰 전파.</w:t>
            </w:r>
          </w:p>
        </w:tc>
      </w:tr>
    </w:tbl>
    <w:p w:rsidR="00000000" w:rsidDel="00000000" w:rsidP="00000000" w:rsidRDefault="00000000" w:rsidRPr="00000000" w14:paraId="00000A0B">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A2A 대안</w:t>
      </w:r>
    </w:p>
    <w:p w:rsidR="00000000" w:rsidDel="00000000" w:rsidP="00000000" w:rsidRDefault="00000000" w:rsidRPr="00000000" w14:paraId="00000A0C">
      <w:pPr>
        <w:spacing w:after="80" w:before="60" w:lineRule="auto"/>
        <w:rPr/>
      </w:pPr>
      <w:r w:rsidDel="00000000" w:rsidR="00000000" w:rsidRPr="00000000">
        <w:rPr>
          <w:rFonts w:ascii="Arial Unicode MS" w:cs="Arial Unicode MS" w:eastAsia="Arial Unicode MS" w:hAnsi="Arial Unicode MS"/>
          <w:rtl w:val="0"/>
        </w:rPr>
        <w:t xml:space="preserve">A2A 사양이 성숙되기 전까지, 다음 대안도 독립 Agent 간 협업의 유효한 수단이다. 기존 인프라를 활용할 수 있어 운영 부담이 낮다.</w:t>
      </w:r>
    </w:p>
    <w:tbl>
      <w:tblPr>
        <w:tblStyle w:val="Table1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76680021739"/>
        <w:gridCol w:w="2477.3074152247827"/>
        <w:gridCol w:w="2274.4869250894203"/>
        <w:gridCol w:w="2100.640790687681"/>
        <w:tblGridChange w:id="0">
          <w:tblGrid>
            <w:gridCol w:w="2173.076680021739"/>
            <w:gridCol w:w="2477.3074152247827"/>
            <w:gridCol w:w="2274.4869250894203"/>
            <w:gridCol w:w="2100.640790687681"/>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0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대안</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0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0F">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장점</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10">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제약</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1">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사내 API Gateway 패턴</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통신을 중앙 API GW로 중계</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기존 인프라 활용, 인증/라우팅 성숙</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기반 자동 발견 불가</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5">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Event-Driven (Kafka 등)</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비동기 이벤트를 통한 Agent 간 위임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비동기 처리, 느슨한 결합, 확장성</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8">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실시간 응답 패턴에 부적합</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9">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REST 직접 호출</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REST API로 직접 통신</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구현 단순, 별도 프로토콜 불필요</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1C">
            <w:pPr>
              <w:spacing w:after="20" w:before="20" w:lineRule="auto"/>
              <w:rPr>
                <w:sz w:val="20"/>
                <w:szCs w:val="20"/>
              </w:rPr>
            </w:pPr>
            <w:ins w:author="sehui" w:id="0" w:date="2026-03-19T08:53:26Z">
              <w:commentRangeStart w:id="10"/>
              <w:commentRangeStart w:id="10"/>
              <w:commentRangeEnd w:id="10"/>
              <w:r w:rsidDel="00000000" w:rsidR="00000000" w:rsidRPr="00000000">
                <w:commentReference w:id="10"/>
              </w:r>
              <w:r w:rsidDel="00000000" w:rsidR="00000000" w:rsidRPr="00000000">
                <w:rPr>
                  <w:sz w:val="20"/>
                  <w:szCs w:val="20"/>
                  <w:rtl w:val="0"/>
                  <w:rPrChange w:author="sehui" w:id="1" w:date="2026-03-19T08:53:26Z">
                    <w:rPr/>
                  </w:rPrChange>
                </w:rPr>
                <w:t xml:space="preserve">Agent 수 증가 시 연결 수가 N²로 증가하여 관리 복잡성 급증</w:t>
              </w:r>
            </w:ins>
            <w:del w:author="sehui" w:id="0" w:date="2026-03-19T08:53:26Z">
              <w:r w:rsidDel="00000000" w:rsidR="00000000" w:rsidRPr="00000000">
                <w:rPr>
                  <w:sz w:val="20"/>
                  <w:szCs w:val="20"/>
                  <w:rtl w:val="0"/>
                </w:rPr>
                <w:delText xml:space="preserve">Agent 수 증가 시 관리 복잡성 증가</w:delText>
              </w:r>
            </w:del>
            <w:r w:rsidDel="00000000" w:rsidR="00000000" w:rsidRPr="00000000">
              <w:rPr>
                <w:rtl w:val="0"/>
              </w:rPr>
            </w:r>
          </w:p>
        </w:tc>
      </w:tr>
    </w:tbl>
    <w:p w:rsidR="00000000" w:rsidDel="00000000" w:rsidP="00000000" w:rsidRDefault="00000000" w:rsidRPr="00000000" w14:paraId="00000A1D">
      <w:pPr>
        <w:spacing w:after="80" w:before="120" w:lineRule="auto"/>
        <w:rPr>
          <w:b w:val="1"/>
          <w:bCs w:val="1"/>
        </w:rPr>
      </w:pPr>
      <w:r w:rsidDel="00000000" w:rsidR="00000000" w:rsidRPr="00000000">
        <w:rPr>
          <w:rFonts w:ascii="Arial Unicode MS" w:cs="Arial Unicode MS" w:eastAsia="Arial Unicode MS" w:hAnsi="Arial Unicode MS"/>
          <w:b w:val="1"/>
          <w:bCs w:val="1"/>
          <w:rtl w:val="0"/>
        </w:rPr>
        <w:t xml:space="preserve">대안 → A2A 전환 트리거</w:t>
      </w:r>
    </w:p>
    <w:p w:rsidR="00000000" w:rsidDel="00000000" w:rsidP="00000000" w:rsidRDefault="00000000" w:rsidRPr="00000000" w14:paraId="00000A1E">
      <w:pPr>
        <w:spacing w:after="120" w:before="40" w:lineRule="auto"/>
        <w:rPr/>
      </w:pPr>
      <w:r w:rsidDel="00000000" w:rsidR="00000000" w:rsidRPr="00000000">
        <w:rPr>
          <w:rFonts w:ascii="Arial Unicode MS" w:cs="Arial Unicode MS" w:eastAsia="Arial Unicode MS" w:hAnsi="Arial Unicode MS"/>
          <w:rtl w:val="0"/>
        </w:rPr>
        <w:t xml:space="preserve">위 대안으로 운영 중 다음 조건이 발생하면 A2A 전환을 검토한다: </w:t>
      </w:r>
    </w:p>
    <w:p w:rsidR="00000000" w:rsidDel="00000000" w:rsidP="00000000" w:rsidRDefault="00000000" w:rsidRPr="00000000" w14:paraId="00000A1F">
      <w:pPr>
        <w:spacing w:after="120" w:before="40" w:lineRule="auto"/>
        <w:ind w:firstLine="720"/>
        <w:rPr/>
      </w:pPr>
      <w:r w:rsidDel="00000000" w:rsidR="00000000" w:rsidRPr="00000000">
        <w:rPr>
          <w:rFonts w:ascii="Arial Unicode MS" w:cs="Arial Unicode MS" w:eastAsia="Arial Unicode MS" w:hAnsi="Arial Unicode MS"/>
          <w:rtl w:val="0"/>
        </w:rPr>
        <w:t xml:space="preserve">(1) 협업 대상 Agent가 5개 이상으로 증가하여 직접 연결 관리가 비효율적일 때</w:t>
      </w:r>
    </w:p>
    <w:p w:rsidR="00000000" w:rsidDel="00000000" w:rsidP="00000000" w:rsidRDefault="00000000" w:rsidRPr="00000000" w14:paraId="00000A20">
      <w:pPr>
        <w:spacing w:after="120" w:before="40" w:lineRule="auto"/>
        <w:ind w:left="720" w:firstLine="0"/>
        <w:rPr/>
      </w:pPr>
      <w:r w:rsidDel="00000000" w:rsidR="00000000" w:rsidRPr="00000000">
        <w:rPr>
          <w:rFonts w:ascii="Arial Unicode MS" w:cs="Arial Unicode MS" w:eastAsia="Arial Unicode MS" w:hAnsi="Arial Unicode MS"/>
          <w:rtl w:val="0"/>
        </w:rPr>
        <w:t xml:space="preserve">(2) Agent Card 기반 자동 발견이 필요해진 시점(신규 Agent가 수시로 추가·제거되는 환경)</w:t>
      </w:r>
    </w:p>
    <w:p w:rsidR="00000000" w:rsidDel="00000000" w:rsidP="00000000" w:rsidRDefault="00000000" w:rsidRPr="00000000" w14:paraId="00000A21">
      <w:pPr>
        <w:spacing w:after="120" w:before="40" w:lineRule="auto"/>
        <w:ind w:left="720" w:firstLine="0"/>
        <w:rPr/>
      </w:pPr>
      <w:r w:rsidDel="00000000" w:rsidR="00000000" w:rsidRPr="00000000">
        <w:rPr>
          <w:rFonts w:ascii="Arial Unicode MS" w:cs="Arial Unicode MS" w:eastAsia="Arial Unicode MS" w:hAnsi="Arial Unicode MS"/>
          <w:rtl w:val="0"/>
        </w:rPr>
        <w:t xml:space="preserve">(3) 조직 외부 또는 파트너사 Agent와의 표준화된 협업이 요구될 때</w:t>
      </w:r>
    </w:p>
    <w:p w:rsidR="00000000" w:rsidDel="00000000" w:rsidP="00000000" w:rsidRDefault="00000000" w:rsidRPr="00000000" w14:paraId="00000A22">
      <w:pPr>
        <w:spacing w:after="120" w:before="40" w:lineRule="auto"/>
        <w:ind w:left="0" w:firstLine="0"/>
        <w:rPr/>
      </w:pPr>
      <w:r w:rsidDel="00000000" w:rsidR="00000000" w:rsidRPr="00000000">
        <w:rPr>
          <w:rFonts w:ascii="Arial Unicode MS" w:cs="Arial Unicode MS" w:eastAsia="Arial Unicode MS" w:hAnsi="Arial Unicode MS"/>
          <w:rtl w:val="0"/>
        </w:rPr>
        <w:t xml:space="preserve">전환 시 6.5.3 PoC 가이드라인을 먼저 적용한다.</w:t>
      </w:r>
    </w:p>
    <w:p w:rsidR="00000000" w:rsidDel="00000000" w:rsidP="00000000" w:rsidRDefault="00000000" w:rsidRPr="00000000" w14:paraId="00000A23">
      <w:pPr>
        <w:spacing w:after="140" w:before="240" w:lineRule="auto"/>
        <w:rPr>
          <w:b w:val="1"/>
          <w:bCs w:val="1"/>
        </w:rPr>
      </w:pPr>
      <w:r w:rsidDel="00000000" w:rsidR="00000000" w:rsidRPr="00000000">
        <w:rPr>
          <w:rFonts w:ascii="Arial Unicode MS" w:cs="Arial Unicode MS" w:eastAsia="Arial Unicode MS" w:hAnsi="Arial Unicode MS"/>
          <w:b w:val="1"/>
          <w:bCs w:val="1"/>
          <w:rtl w:val="0"/>
        </w:rPr>
        <w:t xml:space="preserve">A2A 철수(Rollback) 기준</w:t>
      </w:r>
    </w:p>
    <w:p w:rsidR="00000000" w:rsidDel="00000000" w:rsidP="00000000" w:rsidRDefault="00000000" w:rsidRPr="00000000" w14:paraId="00000A24">
      <w:pPr>
        <w:spacing w:after="140" w:before="240" w:lineRule="auto"/>
        <w:rPr/>
      </w:pPr>
      <w:r w:rsidDel="00000000" w:rsidR="00000000" w:rsidRPr="00000000">
        <w:rPr>
          <w:rFonts w:ascii="Arial Unicode MS" w:cs="Arial Unicode MS" w:eastAsia="Arial Unicode MS" w:hAnsi="Arial Unicode MS"/>
          <w:rtl w:val="0"/>
        </w:rPr>
        <w:t xml:space="preserve">A2A 도입 후 다음 조건이 발생하면 대안(REST/API GW/Event-Driven)으로 회귀한다.</w:t>
      </w:r>
    </w:p>
    <w:tbl>
      <w:tblPr>
        <w:tblStyle w:val="Table1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8.9739765675363"/>
        <w:gridCol w:w="5606.537834456087"/>
        <w:tblGridChange w:id="0">
          <w:tblGrid>
            <w:gridCol w:w="3418.9739765675363"/>
            <w:gridCol w:w="5606.537834456087"/>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A25">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철수 조건</w:t>
            </w:r>
          </w:p>
        </w:tc>
        <w:tc>
          <w:tcPr>
            <w:tcBorders>
              <w:top w:color="cccccc" w:space="0" w:sz="5" w:val="single"/>
              <w:left w:color="000000" w:space="0" w:sz="0" w:val="nil"/>
              <w:bottom w:color="cccccc" w:space="0" w:sz="5" w:val="single"/>
              <w:right w:color="cccccc" w:space="0" w:sz="5" w:val="single"/>
            </w:tcBorders>
            <w:shd w:fill="1f3864" w:val="clear"/>
            <w:tcMar>
              <w:top w:w="60.0" w:type="dxa"/>
              <w:left w:w="100.0" w:type="dxa"/>
              <w:bottom w:w="60.0" w:type="dxa"/>
              <w:right w:w="100.0" w:type="dxa"/>
            </w:tcMar>
            <w:vAlign w:val="top"/>
          </w:tcPr>
          <w:p w:rsidR="00000000" w:rsidDel="00000000" w:rsidP="00000000" w:rsidRDefault="00000000" w:rsidRPr="00000000" w14:paraId="00000A26">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대응 (대안 회귀 경로)</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PoC에서 보안 정합성 검증 실패 (사내 IAM과 토큰 전파 불가)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8">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사내 API Gateway 패턴으로 회귀. A2A 사양 안정화 후 재검토.</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9">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A2A 사양 변경으로 전면 수정 필요 (프로토콜 미성숙 리스크 현실화)</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REST 직접 호출 또는 Event-Driven으로 전환. 기존 Agent 로직 유지, 통신 계층만 교체.</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Task 위임 성공률이 업무 SLA 미달 (3개월 연속)</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C">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A2A 계층 제거, REST/gRPC 직접 통신으로 회귀. Agent Card 기반 자동 발견 포기, 정적 라우팅으로 전환.</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D">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기반 발견이 불필요한 것으로 판명 (협업 대상 Agent가 고정적)</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2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REST 직접 호출로 충분. "자동 발견이 필요해진 시점"에 재검토.</w:t>
            </w:r>
          </w:p>
        </w:tc>
      </w:tr>
    </w:tbl>
    <w:p w:rsidR="00000000" w:rsidDel="00000000" w:rsidP="00000000" w:rsidRDefault="00000000" w:rsidRPr="00000000" w14:paraId="00000A2F">
      <w:pPr>
        <w:spacing w:after="120" w:before="40" w:lineRule="auto"/>
        <w:ind w:left="0" w:firstLine="0"/>
        <w:rPr/>
      </w:pPr>
      <w:r w:rsidDel="00000000" w:rsidR="00000000" w:rsidRPr="00000000">
        <w:rPr>
          <w:rtl w:val="0"/>
        </w:rPr>
      </w:r>
    </w:p>
    <w:p w:rsidR="00000000" w:rsidDel="00000000" w:rsidP="00000000" w:rsidRDefault="00000000" w:rsidRPr="00000000" w14:paraId="00000A30">
      <w:pPr>
        <w:pStyle w:val="Heading4"/>
        <w:keepNext w:val="0"/>
        <w:keepLines w:val="0"/>
        <w:rPr/>
      </w:pPr>
      <w:bookmarkStart w:colFirst="0" w:colLast="0" w:name="_u72s4dri7y66" w:id="132"/>
      <w:bookmarkEnd w:id="132"/>
      <w:r w:rsidDel="00000000" w:rsidR="00000000" w:rsidRPr="00000000">
        <w:rPr>
          <w:rFonts w:ascii="Arial Unicode MS" w:cs="Arial Unicode MS" w:eastAsia="Arial Unicode MS" w:hAnsi="Arial Unicode MS"/>
          <w:rtl w:val="0"/>
        </w:rPr>
        <w:t xml:space="preserve">6.5.4 모니터링 지표</w:t>
      </w:r>
    </w:p>
    <w:p w:rsidR="00000000" w:rsidDel="00000000" w:rsidP="00000000" w:rsidRDefault="00000000" w:rsidRPr="00000000" w14:paraId="00000A31">
      <w:pPr>
        <w:spacing w:after="80" w:before="60" w:lineRule="auto"/>
        <w:rPr/>
      </w:pPr>
      <w:r w:rsidDel="00000000" w:rsidR="00000000" w:rsidRPr="00000000">
        <w:rPr>
          <w:rFonts w:ascii="Arial Unicode MS" w:cs="Arial Unicode MS" w:eastAsia="Arial Unicode MS" w:hAnsi="Arial Unicode MS"/>
          <w:rtl w:val="0"/>
        </w:rPr>
        <w:t xml:space="preserve">A2A 도입 시 다음 지표를 모니터링하여 운영 안정성을 확보해야 한다. 10장(Observability)과 연계한다.</w:t>
      </w:r>
    </w:p>
    <w:tbl>
      <w:tblPr>
        <w:tblStyle w:val="Table1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6960022280177"/>
        <w:gridCol w:w="3627.6172873889163"/>
        <w:gridCol w:w="3047.1985214066895"/>
        <w:tblGridChange w:id="0">
          <w:tblGrid>
            <w:gridCol w:w="2350.6960022280177"/>
            <w:gridCol w:w="3627.6172873889163"/>
            <w:gridCol w:w="3047.1985214066895"/>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32">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지표</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33">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34">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임계값 (권고)</w:t>
            </w:r>
          </w:p>
        </w:tc>
      </w:tr>
      <w:tr>
        <w:trPr>
          <w:cantSplit w:val="0"/>
          <w:trHeight w:val="465"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5">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Task 위임 성공률</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6">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Task 위임 요청 대비 성공 비율</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7">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99% (프로덕션)</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8">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Task 위임 레이턴시</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Task 요청~결과 수신 간 소요 시간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업무 SLA에 따라 정의</w:t>
            </w:r>
          </w:p>
        </w:tc>
      </w:tr>
      <w:tr>
        <w:trPr>
          <w:cantSplit w:val="0"/>
          <w:trHeight w:val="465"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B">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Agent 가용성</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C">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기반 health check 성공률</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 99.5%</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E">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장애 전파 범위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3F">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하나의 Agent 장애가 영향을 미치는 Agent 수</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Circuit breaker로 1차 영향 권만 허용</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1">
            <w:pPr>
              <w:spacing w:after="20" w:before="2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End-to-end 추적</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2">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요청~최종 결과까지 correlation_id 기반 추적</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모든 Task에 대해 100% 추적 가능</w:t>
            </w:r>
          </w:p>
        </w:tc>
      </w:tr>
    </w:tbl>
    <w:p w:rsidR="00000000" w:rsidDel="00000000" w:rsidP="00000000" w:rsidRDefault="00000000" w:rsidRPr="00000000" w14:paraId="00000A44">
      <w:pPr>
        <w:pStyle w:val="Heading3"/>
        <w:keepNext w:val="0"/>
        <w:keepLines w:val="0"/>
        <w:spacing w:before="480" w:lineRule="auto"/>
        <w:rPr/>
      </w:pPr>
      <w:bookmarkStart w:colFirst="0" w:colLast="0" w:name="_t5ldlvjzt53j" w:id="133"/>
      <w:bookmarkEnd w:id="133"/>
      <w:r w:rsidDel="00000000" w:rsidR="00000000" w:rsidRPr="00000000">
        <w:rPr>
          <w:rFonts w:ascii="Arial Unicode MS" w:cs="Arial Unicode MS" w:eastAsia="Arial Unicode MS" w:hAnsi="Arial Unicode MS"/>
          <w:rtl w:val="0"/>
        </w:rPr>
        <w:t xml:space="preserve">6.6 MCP + FC → A2A 확장 경로</w:t>
      </w:r>
    </w:p>
    <w:p w:rsidR="00000000" w:rsidDel="00000000" w:rsidP="00000000" w:rsidRDefault="00000000" w:rsidRPr="00000000" w14:paraId="00000A45">
      <w:pPr>
        <w:spacing w:after="80" w:before="60" w:lineRule="auto"/>
        <w:rPr/>
      </w:pPr>
      <w:r w:rsidDel="00000000" w:rsidR="00000000" w:rsidRPr="00000000">
        <w:rPr>
          <w:rFonts w:ascii="Arial Unicode MS" w:cs="Arial Unicode MS" w:eastAsia="Arial Unicode MS" w:hAnsi="Arial Unicode MS"/>
          <w:rtl w:val="0"/>
        </w:rPr>
        <w:t xml:space="preserve">5장에서 MCP + FC로 도구 연동을 구축한 뒤, A2A를 추가하는 단계적 확장 경로이다.</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333249074203"/>
        <w:gridCol w:w="2187.563857888551"/>
        <w:gridCol w:w="6084.614704060869"/>
        <w:tblGridChange w:id="0">
          <w:tblGrid>
            <w:gridCol w:w="753.333249074203"/>
            <w:gridCol w:w="2187.563857888551"/>
            <w:gridCol w:w="6084.614704060869"/>
          </w:tblGrid>
        </w:tblGridChange>
      </w:tblGrid>
      <w:tr>
        <w:trPr>
          <w:cantSplit w:val="0"/>
          <w:trHeight w:val="420" w:hRule="atLeast"/>
          <w:tblHeader w:val="0"/>
        </w:trPr>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46">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단계</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47">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활동</w:t>
            </w:r>
          </w:p>
        </w:tc>
        <w:tc>
          <w:tcPr>
            <w:tcBorders>
              <w:top w:color="f0f4f8" w:space="0" w:sz="6" w:val="single"/>
              <w:left w:color="f0f4f8" w:space="0" w:sz="6" w:val="single"/>
              <w:bottom w:color="f0f4f8" w:space="0" w:sz="6" w:val="single"/>
              <w:right w:color="f0f4f8" w:space="0" w:sz="6" w:val="single"/>
            </w:tcBorders>
            <w:shd w:fill="1e3a5f" w:val="clear"/>
            <w:tcMar>
              <w:top w:w="60.0" w:type="dxa"/>
              <w:bottom w:w="60.0" w:type="dxa"/>
            </w:tcMar>
          </w:tcPr>
          <w:p w:rsidR="00000000" w:rsidDel="00000000" w:rsidP="00000000" w:rsidRDefault="00000000" w:rsidRPr="00000000" w14:paraId="00000A48">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상세</w:t>
            </w:r>
          </w:p>
        </w:tc>
      </w:tr>
      <w:tr>
        <w:trPr>
          <w:cantSplit w:val="0"/>
          <w:trHeight w:val="750" w:hRule="atLeast"/>
          <w:tblHeader w:val="0"/>
        </w:trPr>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9">
            <w:pPr>
              <w:spacing w:after="20" w:before="20" w:lineRule="auto"/>
              <w:rPr>
                <w:b w:val="1"/>
                <w:bCs w:val="1"/>
                <w:sz w:val="20"/>
                <w:szCs w:val="20"/>
              </w:rPr>
            </w:pPr>
            <w:r w:rsidDel="00000000" w:rsidR="00000000" w:rsidRPr="00000000">
              <w:rPr>
                <w:b w:val="1"/>
                <w:bCs w:val="1"/>
                <w:sz w:val="20"/>
                <w:szCs w:val="20"/>
                <w:rtl w:val="0"/>
              </w:rPr>
              <w:t xml:space="preserve">1</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A">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A2A 필요성 판단</w:t>
            </w:r>
          </w:p>
        </w:tc>
        <w:tc>
          <w:tcPr>
            <w:tcBorders>
              <w:top w:color="f0f4f8"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B">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6.2절 Q1~Q3을 적용하여 독립 Agent 간 작업 위임이 실제로 필요한 시점인지 확인.</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C">
            <w:pPr>
              <w:spacing w:after="20" w:before="20" w:lineRule="auto"/>
              <w:rPr>
                <w:b w:val="1"/>
                <w:bCs w:val="1"/>
                <w:sz w:val="20"/>
                <w:szCs w:val="20"/>
              </w:rPr>
            </w:pPr>
            <w:r w:rsidDel="00000000" w:rsidR="00000000" w:rsidRPr="00000000">
              <w:rPr>
                <w:b w:val="1"/>
                <w:bCs w:val="1"/>
                <w:sz w:val="20"/>
                <w:szCs w:val="20"/>
                <w:rtl w:val="0"/>
              </w:rPr>
              <w:t xml:space="preserve">2</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D">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PoC 수행 (필수)</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E">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프로덕션 적용 전 반드시 PoC로 운영 복잡성, 보안 정합성, 장애 대응을 검증. 6.5.3 PoC 가이드라인 참조.</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4F">
            <w:pPr>
              <w:spacing w:after="20" w:before="20" w:lineRule="auto"/>
              <w:rPr>
                <w:b w:val="1"/>
                <w:bCs w:val="1"/>
                <w:sz w:val="20"/>
                <w:szCs w:val="20"/>
              </w:rPr>
            </w:pPr>
            <w:r w:rsidDel="00000000" w:rsidR="00000000" w:rsidRPr="00000000">
              <w:rPr>
                <w:b w:val="1"/>
                <w:bCs w:val="1"/>
                <w:sz w:val="20"/>
                <w:szCs w:val="20"/>
                <w:rtl w:val="0"/>
              </w:rPr>
              <w:t xml:space="preserve">3</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0">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Card 설계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1">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각 Agent의 역할, skills, 인증 정보를 Agent Card로 정의. 사내 Agent Registry 구축. 6.5.2 필드 참조.</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2">
            <w:pPr>
              <w:spacing w:after="20" w:before="20" w:lineRule="auto"/>
              <w:rPr>
                <w:b w:val="1"/>
                <w:bCs w:val="1"/>
                <w:sz w:val="20"/>
                <w:szCs w:val="20"/>
              </w:rPr>
            </w:pPr>
            <w:r w:rsidDel="00000000" w:rsidR="00000000" w:rsidRPr="00000000">
              <w:rPr>
                <w:b w:val="1"/>
                <w:bCs w:val="1"/>
                <w:sz w:val="20"/>
                <w:szCs w:val="20"/>
                <w:rtl w:val="0"/>
              </w:rPr>
              <w:t xml:space="preserve">4</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3">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Task 위임 패턴 구현</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4">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Agent 간 작업 위임 흐름 정의. 오류 처리, 타임아웃, 재시도 정책 설계. 각 Agent 내부는 기존 MCP+FC 유지.</w:t>
            </w:r>
          </w:p>
        </w:tc>
      </w:tr>
      <w:tr>
        <w:trPr>
          <w:cantSplit w:val="0"/>
          <w:trHeight w:val="750"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55">
            <w:pPr>
              <w:spacing w:after="240" w:before="240" w:lineRule="auto"/>
              <w:rPr>
                <w:b w:val="1"/>
                <w:bCs w:val="1"/>
                <w:sz w:val="20"/>
                <w:szCs w:val="20"/>
              </w:rPr>
            </w:pPr>
            <w:r w:rsidDel="00000000" w:rsidR="00000000" w:rsidRPr="00000000">
              <w:rPr>
                <w:b w:val="1"/>
                <w:bCs w:val="1"/>
                <w:sz w:val="20"/>
                <w:szCs w:val="20"/>
                <w:rtl w:val="0"/>
              </w:rPr>
              <w:t xml:space="preserve">5</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56">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통합 테스트</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57">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A2A 통신 계층과 기존 MCP+FC 도구 연동 간 end-to-end 테스트. 장애 시나리오(Agent 다운, 타임아웃, 토큰 만료) 검증 포함.</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8">
            <w:pPr>
              <w:spacing w:after="20" w:before="20" w:lineRule="auto"/>
              <w:rPr>
                <w:b w:val="1"/>
                <w:bCs w:val="1"/>
                <w:sz w:val="20"/>
                <w:szCs w:val="20"/>
              </w:rPr>
            </w:pPr>
            <w:r w:rsidDel="00000000" w:rsidR="00000000" w:rsidRPr="00000000">
              <w:rPr>
                <w:b w:val="1"/>
                <w:bCs w:val="1"/>
                <w:sz w:val="20"/>
                <w:szCs w:val="20"/>
                <w:rtl w:val="0"/>
              </w:rPr>
              <w:t xml:space="preserve">6</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9">
            <w:pPr>
              <w:spacing w:after="20" w:before="20" w:lineRule="auto"/>
              <w:rPr>
                <w:sz w:val="20"/>
                <w:szCs w:val="20"/>
              </w:rPr>
            </w:pPr>
            <w:r w:rsidDel="00000000" w:rsidR="00000000" w:rsidRPr="00000000">
              <w:rPr>
                <w:rFonts w:ascii="Arial Unicode MS" w:cs="Arial Unicode MS" w:eastAsia="Arial Unicode MS" w:hAnsi="Arial Unicode MS"/>
                <w:sz w:val="20"/>
                <w:szCs w:val="20"/>
                <w:rtl w:val="0"/>
              </w:rPr>
              <w:t xml:space="preserve">모니터링 체계 수립</w:t>
            </w:r>
          </w:p>
        </w:tc>
        <w:tc>
          <w:tcPr>
            <w:tcBorders>
              <w:top w:color="cccccc" w:space="0" w:sz="6" w:val="single"/>
              <w:left w:color="cccccc" w:space="0" w:sz="6" w:val="single"/>
              <w:bottom w:color="cccccc" w:space="0" w:sz="6" w:val="single"/>
              <w:right w:color="cccccc" w:space="0" w:sz="6" w:val="single"/>
            </w:tcBorders>
            <w:tcMar>
              <w:top w:w="60.0" w:type="dxa"/>
              <w:bottom w:w="60.0" w:type="dxa"/>
            </w:tcMar>
          </w:tcPr>
          <w:p w:rsidR="00000000" w:rsidDel="00000000" w:rsidP="00000000" w:rsidRDefault="00000000" w:rsidRPr="00000000" w14:paraId="00000A5A">
            <w:pPr>
              <w:spacing w:after="20" w:before="20" w:lineRule="auto"/>
              <w:rPr>
                <w:sz w:val="20"/>
                <w:szCs w:val="20"/>
                <w:highlight w:val="yellow"/>
              </w:rPr>
            </w:pPr>
            <w:r w:rsidDel="00000000" w:rsidR="00000000" w:rsidRPr="00000000">
              <w:rPr>
                <w:rFonts w:ascii="Arial Unicode MS" w:cs="Arial Unicode MS" w:eastAsia="Arial Unicode MS" w:hAnsi="Arial Unicode MS"/>
                <w:sz w:val="20"/>
                <w:szCs w:val="20"/>
                <w:rtl w:val="0"/>
              </w:rPr>
              <w:t xml:space="preserve">Agent 간 Task 추적, 분산 트레이싱, 장애 전파 감지. 6.5.4 지표 참조. </w:t>
            </w:r>
            <w:r w:rsidDel="00000000" w:rsidR="00000000" w:rsidRPr="00000000">
              <w:rPr>
                <w:rFonts w:ascii="Arial Unicode MS" w:cs="Arial Unicode MS" w:eastAsia="Arial Unicode MS" w:hAnsi="Arial Unicode MS"/>
                <w:sz w:val="20"/>
                <w:szCs w:val="20"/>
                <w:highlight w:val="yellow"/>
                <w:rtl w:val="0"/>
              </w:rPr>
              <w:t xml:space="preserve">10장(Observability) 연계.</w:t>
            </w:r>
          </w:p>
        </w:tc>
      </w:tr>
    </w:tbl>
    <w:p w:rsidR="00000000" w:rsidDel="00000000" w:rsidP="00000000" w:rsidRDefault="00000000" w:rsidRPr="00000000" w14:paraId="00000A5B">
      <w:pPr>
        <w:spacing w:after="120" w:before="240" w:lineRule="auto"/>
        <w:rPr>
          <w:i w:val="1"/>
          <w:iCs w:val="1"/>
          <w:color w:val="444444"/>
          <w:sz w:val="20"/>
          <w:szCs w:val="20"/>
        </w:rPr>
      </w:pPr>
      <w:r w:rsidDel="00000000" w:rsidR="00000000" w:rsidRPr="00000000">
        <w:rPr>
          <w:rtl w:val="0"/>
        </w:rPr>
      </w:r>
    </w:p>
    <w:tbl>
      <w:tblPr>
        <w:tblStyle w:val="Table1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176.98486328125"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A5C">
            <w:pPr>
              <w:spacing w:after="80" w:before="240" w:lineRule="auto"/>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Rollback 경로</w:t>
            </w:r>
          </w:p>
          <w:p w:rsidR="00000000" w:rsidDel="00000000" w:rsidP="00000000" w:rsidRDefault="00000000" w:rsidRPr="00000000" w14:paraId="00000A5D">
            <w:pPr>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각 단계에서 문제 발생 시 6.5.4의 철수 기준을 참조하여 대안으로 회귀한다. 도입 가이드에는 exit criteria도 포함되어야 한다.</w:t>
            </w:r>
          </w:p>
        </w:tc>
      </w:tr>
    </w:tbl>
    <w:p w:rsidR="00000000" w:rsidDel="00000000" w:rsidP="00000000" w:rsidRDefault="00000000" w:rsidRPr="00000000" w14:paraId="00000A5E">
      <w:pPr>
        <w:pStyle w:val="Heading2"/>
        <w:rPr/>
      </w:pPr>
      <w:bookmarkStart w:colFirst="0" w:colLast="0" w:name="_5q6q3xeti42s" w:id="134"/>
      <w:bookmarkEnd w:id="134"/>
      <w:r w:rsidDel="00000000" w:rsidR="00000000" w:rsidRPr="00000000">
        <w:rPr>
          <w:rFonts w:ascii="Arial Unicode MS" w:cs="Arial Unicode MS" w:eastAsia="Arial Unicode MS" w:hAnsi="Arial Unicode MS"/>
          <w:rtl w:val="0"/>
        </w:rPr>
        <w:t xml:space="preserve">7. Memory 전략 선정</w:t>
      </w:r>
    </w:p>
    <w:p w:rsidR="00000000" w:rsidDel="00000000" w:rsidP="00000000" w:rsidRDefault="00000000" w:rsidRPr="00000000" w14:paraId="00000A5F">
      <w:pPr>
        <w:spacing w:after="120" w:before="240" w:lineRule="auto"/>
        <w:rPr>
          <w:i w:val="1"/>
          <w:iCs w:val="1"/>
          <w:color w:val="444444"/>
          <w:sz w:val="20"/>
          <w:szCs w:val="20"/>
        </w:rPr>
      </w:pPr>
      <w:r w:rsidDel="00000000" w:rsidR="00000000" w:rsidRPr="00000000">
        <w:rPr>
          <w:rFonts w:ascii="Arial Unicode MS" w:cs="Arial Unicode MS" w:eastAsia="Arial Unicode MS" w:hAnsi="Arial Unicode MS"/>
          <w:rtl w:val="0"/>
        </w:rPr>
        <w:t xml:space="preserve">Agent의 메모리는 대화의 연속성, 개인화 품질, 장기 작업 수행 능력을 결정하는 핵심 아키텍처 요소다. 본 장에서는 메모리 관련 기술을 선정할 때 판단해야 하는 세 가지 영역 — 메모리 전략, 저장소, 관리 도구 — 에 대한 의사결정 플로우와 선정 기준을 제시한다.</w:t>
      </w:r>
      <w:r w:rsidDel="00000000" w:rsidR="00000000" w:rsidRPr="00000000">
        <w:rPr>
          <w:rtl w:val="0"/>
        </w:rPr>
      </w:r>
    </w:p>
    <w:tbl>
      <w:tblPr>
        <w:tblStyle w:val="Table12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75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A60">
            <w:pPr>
              <w:rPr>
                <w:b w:val="1"/>
                <w:bCs w:val="1"/>
                <w:color w:val="434343"/>
                <w:sz w:val="20"/>
                <w:szCs w:val="20"/>
              </w:rPr>
            </w:pPr>
            <w:r w:rsidDel="00000000" w:rsidR="00000000" w:rsidRPr="00000000">
              <w:rPr>
                <w:rFonts w:ascii="Arial Unicode MS" w:cs="Arial Unicode MS" w:eastAsia="Arial Unicode MS" w:hAnsi="Arial Unicode MS"/>
                <w:b w:val="1"/>
                <w:bCs w:val="1"/>
                <w:color w:val="434343"/>
                <w:sz w:val="20"/>
                <w:szCs w:val="20"/>
                <w:rtl w:val="0"/>
              </w:rPr>
              <w:t xml:space="preserve">강도 기준</w:t>
            </w:r>
          </w:p>
          <w:p w:rsidR="00000000" w:rsidDel="00000000" w:rsidP="00000000" w:rsidRDefault="00000000" w:rsidRPr="00000000" w14:paraId="00000A61">
            <w:pPr>
              <w:rPr>
                <w:b w:val="1"/>
                <w:bCs w:val="1"/>
                <w:color w:val="434343"/>
                <w:sz w:val="18"/>
                <w:szCs w:val="18"/>
              </w:rPr>
            </w:pPr>
            <w:r w:rsidDel="00000000" w:rsidR="00000000" w:rsidRPr="00000000">
              <w:rPr>
                <w:rFonts w:ascii="Arial Unicode MS" w:cs="Arial Unicode MS" w:eastAsia="Arial Unicode MS" w:hAnsi="Arial Unicode MS"/>
                <w:color w:val="434343"/>
                <w:sz w:val="19"/>
                <w:szCs w:val="19"/>
                <w:rtl w:val="0"/>
              </w:rPr>
              <w:t xml:space="preserve">본 장에서 사용하는 MUST, SHOULD, MAY의 정의는 5.1.3절을 따른다.</w:t>
            </w:r>
            <w:r w:rsidDel="00000000" w:rsidR="00000000" w:rsidRPr="00000000">
              <w:rPr>
                <w:rtl w:val="0"/>
              </w:rPr>
            </w:r>
          </w:p>
        </w:tc>
      </w:tr>
    </w:tbl>
    <w:p w:rsidR="00000000" w:rsidDel="00000000" w:rsidP="00000000" w:rsidRDefault="00000000" w:rsidRPr="00000000" w14:paraId="00000A62">
      <w:pPr>
        <w:pStyle w:val="Heading3"/>
        <w:keepNext w:val="0"/>
        <w:keepLines w:val="0"/>
        <w:spacing w:before="480" w:lineRule="auto"/>
        <w:rPr/>
      </w:pPr>
      <w:bookmarkStart w:colFirst="0" w:colLast="0" w:name="_o71zehdjgo57" w:id="135"/>
      <w:bookmarkEnd w:id="135"/>
      <w:r w:rsidDel="00000000" w:rsidR="00000000" w:rsidRPr="00000000">
        <w:rPr>
          <w:rFonts w:ascii="Arial Unicode MS" w:cs="Arial Unicode MS" w:eastAsia="Arial Unicode MS" w:hAnsi="Arial Unicode MS"/>
          <w:rtl w:val="0"/>
        </w:rPr>
        <w:t xml:space="preserve">7.1 메모리 아키텍처 개요</w:t>
      </w:r>
    </w:p>
    <w:p w:rsidR="00000000" w:rsidDel="00000000" w:rsidP="00000000" w:rsidRDefault="00000000" w:rsidRPr="00000000" w14:paraId="00000A63">
      <w:pPr>
        <w:pStyle w:val="Heading4"/>
        <w:keepNext w:val="0"/>
        <w:keepLines w:val="0"/>
        <w:spacing w:after="80" w:lineRule="auto"/>
        <w:rPr/>
      </w:pPr>
      <w:bookmarkStart w:colFirst="0" w:colLast="0" w:name="_1rd7c9jwdb4d" w:id="136"/>
      <w:bookmarkEnd w:id="136"/>
      <w:r w:rsidDel="00000000" w:rsidR="00000000" w:rsidRPr="00000000">
        <w:rPr>
          <w:rFonts w:ascii="Arial Unicode MS" w:cs="Arial Unicode MS" w:eastAsia="Arial Unicode MS" w:hAnsi="Arial Unicode MS"/>
          <w:rtl w:val="0"/>
        </w:rPr>
        <w:t xml:space="preserve">7.1.1 대상 정의</w:t>
      </w:r>
    </w:p>
    <w:p w:rsidR="00000000" w:rsidDel="00000000" w:rsidP="00000000" w:rsidRDefault="00000000" w:rsidRPr="00000000" w14:paraId="00000A64">
      <w:pPr>
        <w:spacing w:after="120" w:before="240" w:lineRule="auto"/>
        <w:rPr/>
      </w:pPr>
      <w:r w:rsidDel="00000000" w:rsidR="00000000" w:rsidRPr="00000000">
        <w:rPr>
          <w:rFonts w:ascii="Arial Unicode MS" w:cs="Arial Unicode MS" w:eastAsia="Arial Unicode MS" w:hAnsi="Arial Unicode MS"/>
          <w:rtl w:val="0"/>
        </w:rPr>
        <w:t xml:space="preserve">본 장에서 순차적으로 선정하는 대상은 다음 세 가지이다.</w:t>
      </w:r>
    </w:p>
    <w:tbl>
      <w:tblPr>
        <w:tblStyle w:val="Table12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695"/>
        <w:gridCol w:w="6360"/>
        <w:tblGridChange w:id="0">
          <w:tblGrid>
            <w:gridCol w:w="960"/>
            <w:gridCol w:w="1695"/>
            <w:gridCol w:w="636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6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순서</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6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대상</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6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핵심 질문</w:t>
            </w:r>
          </w:p>
        </w:tc>
      </w:tr>
      <w:tr>
        <w:trPr>
          <w:cantSplit w:val="0"/>
          <w:trHeight w:val="43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①</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전략</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어떤 유형의 메모리(단기/장기)를 어떤 조합으로 사용할 것인가? (7.2~7.4)</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②</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저장소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메모리를 어떤 인프라에 저장할 것인가? (7.5)</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③</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6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관리 도구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추출·저장·검색을 프레임워크 내장 / 외부 도구(mem0 등) / 직접 구현 중 어떤 방식으로 관리할 것인가? (7.6)</w:t>
            </w:r>
          </w:p>
        </w:tc>
      </w:tr>
    </w:tbl>
    <w:p w:rsidR="00000000" w:rsidDel="00000000" w:rsidP="00000000" w:rsidRDefault="00000000" w:rsidRPr="00000000" w14:paraId="00000A71">
      <w:pPr>
        <w:spacing w:after="80" w:before="240" w:lineRule="auto"/>
        <w:rPr/>
      </w:pPr>
      <w:r w:rsidDel="00000000" w:rsidR="00000000" w:rsidRPr="00000000">
        <w:rPr>
          <w:rtl w:val="0"/>
        </w:rPr>
        <w:t xml:space="preserve"> </w:t>
      </w:r>
    </w:p>
    <w:p w:rsidR="00000000" w:rsidDel="00000000" w:rsidP="00000000" w:rsidRDefault="00000000" w:rsidRPr="00000000" w14:paraId="00000A72">
      <w:pPr>
        <w:pStyle w:val="Heading4"/>
        <w:keepNext w:val="0"/>
        <w:keepLines w:val="0"/>
        <w:spacing w:after="80" w:lineRule="auto"/>
        <w:rPr/>
      </w:pPr>
      <w:bookmarkStart w:colFirst="0" w:colLast="0" w:name="_ua6cbuurw6kj" w:id="137"/>
      <w:bookmarkEnd w:id="137"/>
      <w:r w:rsidDel="00000000" w:rsidR="00000000" w:rsidRPr="00000000">
        <w:rPr>
          <w:rFonts w:ascii="Arial Unicode MS" w:cs="Arial Unicode MS" w:eastAsia="Arial Unicode MS" w:hAnsi="Arial Unicode MS"/>
          <w:rtl w:val="0"/>
        </w:rPr>
        <w:t xml:space="preserve">7.1.2 메모리 계층 구조</w:t>
      </w:r>
    </w:p>
    <w:p w:rsidR="00000000" w:rsidDel="00000000" w:rsidP="00000000" w:rsidRDefault="00000000" w:rsidRPr="00000000" w14:paraId="00000A73">
      <w:pPr>
        <w:spacing w:after="120" w:before="240" w:lineRule="auto"/>
        <w:rPr/>
      </w:pPr>
      <w:r w:rsidDel="00000000" w:rsidR="00000000" w:rsidRPr="00000000">
        <w:rPr>
          <w:rtl w:val="0"/>
        </w:rPr>
        <w:t xml:space="preserve">CoALA</w:t>
      </w:r>
      <w:r w:rsidDel="00000000" w:rsidR="00000000" w:rsidRPr="00000000">
        <w:rPr>
          <w:vertAlign w:val="superscript"/>
        </w:rPr>
        <w:footnoteReference w:customMarkFollows="0" w:id="8"/>
      </w:r>
      <w:r w:rsidDel="00000000" w:rsidR="00000000" w:rsidRPr="00000000">
        <w:rPr>
          <w:rFonts w:ascii="Arial Unicode MS" w:cs="Arial Unicode MS" w:eastAsia="Arial Unicode MS" w:hAnsi="Arial Unicode MS"/>
          <w:rtl w:val="0"/>
        </w:rPr>
        <w:t xml:space="preserve">를 기반으로, Agent 메모리를 단기(Short-Term)와 장기(Long-Term)로 구분한다.</w:t>
      </w:r>
    </w:p>
    <w:tbl>
      <w:tblPr>
        <w:tblStyle w:val="Table12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525"/>
        <w:gridCol w:w="3585"/>
        <w:tblGridChange w:id="0">
          <w:tblGrid>
            <w:gridCol w:w="1890"/>
            <w:gridCol w:w="3525"/>
            <w:gridCol w:w="358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7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계층</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7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역할</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7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선정 판단</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Short-Term (컨텍스트 관리)</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현재 세션 내 대화 맥락 유지. LLM 컨텍스트 윈도우에 직접 포함.</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7.3절: 컨텍스트 관리 방식 선정 (Full History / Window / Summary)</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Long-Term (영속 메모리)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세션을 넘어 지속되는 정보 관리. 별도 저장소에 보관 후 필요 시 검색하여 컨텍스트에 주입.</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7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7.4절: 장기 메모리 유형 선정 (Semantic / Entity / Episodic / Preferences / Summary)</w:t>
            </w:r>
          </w:p>
        </w:tc>
      </w:tr>
    </w:tbl>
    <w:p w:rsidR="00000000" w:rsidDel="00000000" w:rsidP="00000000" w:rsidRDefault="00000000" w:rsidRPr="00000000" w14:paraId="00000A7D">
      <w:pPr>
        <w:spacing w:after="8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A7E">
            <w:pPr>
              <w:shd w:fill="fff8e1" w:val="clear"/>
              <w:spacing w:after="120" w:lineRule="auto"/>
              <w:ind w:left="0" w:right="360" w:firstLine="0"/>
              <w:rPr>
                <w:b w:val="1"/>
                <w:bCs w:val="1"/>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[CoALA 범위 참고] </w:t>
            </w:r>
          </w:p>
          <w:p w:rsidR="00000000" w:rsidDel="00000000" w:rsidP="00000000" w:rsidRDefault="00000000" w:rsidRPr="00000000" w14:paraId="00000A7F">
            <w:pPr>
              <w:shd w:fill="fff8e1" w:val="clear"/>
              <w:spacing w:after="120" w:lineRule="auto"/>
              <w:ind w:left="0" w:right="360" w:firstLine="0"/>
              <w:rPr>
                <w:color w:val="434343"/>
                <w:sz w:val="19"/>
                <w:szCs w:val="19"/>
              </w:rPr>
            </w:pPr>
            <w:r w:rsidDel="00000000" w:rsidR="00000000" w:rsidRPr="00000000">
              <w:rPr>
                <w:rFonts w:ascii="Arial Unicode MS" w:cs="Arial Unicode MS" w:eastAsia="Arial Unicode MS" w:hAnsi="Arial Unicode MS"/>
                <w:color w:val="434343"/>
                <w:sz w:val="18"/>
                <w:szCs w:val="18"/>
                <w:rtl w:val="0"/>
              </w:rPr>
              <w:t xml:space="preserve">CoALA는 Semantic, Episodic, Procedural 세 가지 장기 메모리를 정의한다. 본 장에서는 Procedural Memory(도구 사용 방법, 워크플로우 패턴 등)를 별도 유형으로 다루지 않는다. 그 이유는 Agent의 도구 사용 절차는 프롬프트 엔지니어링 또는 Tool Schema로 관리하는 것이 사내 표준이며, 이를 동적으로 학습·저장하는 Procedural Memory는 현 시점에서 프로덕션 성숙도가 부족하기 때문이다. 향후 필요 시 확장한다.</w:t>
            </w:r>
            <w:r w:rsidDel="00000000" w:rsidR="00000000" w:rsidRPr="00000000">
              <w:rPr>
                <w:rtl w:val="0"/>
              </w:rPr>
            </w:r>
          </w:p>
        </w:tc>
      </w:tr>
    </w:tbl>
    <w:p w:rsidR="00000000" w:rsidDel="00000000" w:rsidP="00000000" w:rsidRDefault="00000000" w:rsidRPr="00000000" w14:paraId="00000A80">
      <w:pPr>
        <w:pStyle w:val="Heading4"/>
        <w:keepNext w:val="0"/>
        <w:keepLines w:val="0"/>
        <w:spacing w:after="80" w:lineRule="auto"/>
        <w:rPr/>
      </w:pPr>
      <w:bookmarkStart w:colFirst="0" w:colLast="0" w:name="_pxi37bqkmxn" w:id="138"/>
      <w:bookmarkEnd w:id="138"/>
      <w:r w:rsidDel="00000000" w:rsidR="00000000" w:rsidRPr="00000000">
        <w:rPr>
          <w:rFonts w:ascii="Arial Unicode MS" w:cs="Arial Unicode MS" w:eastAsia="Arial Unicode MS" w:hAnsi="Arial Unicode MS"/>
          <w:rtl w:val="0"/>
        </w:rPr>
        <w:t xml:space="preserve">7.1.3 8장(Data Store)·9장(RAG Pipeline)과의 관계</w:t>
      </w:r>
    </w:p>
    <w:p w:rsidR="00000000" w:rsidDel="00000000" w:rsidP="00000000" w:rsidRDefault="00000000" w:rsidRPr="00000000" w14:paraId="00000A81">
      <w:pPr>
        <w:spacing w:after="120" w:before="240" w:lineRule="auto"/>
        <w:rPr/>
      </w:pPr>
      <w:r w:rsidDel="00000000" w:rsidR="00000000" w:rsidRPr="00000000">
        <w:rPr>
          <w:rFonts w:ascii="Arial Unicode MS" w:cs="Arial Unicode MS" w:eastAsia="Arial Unicode MS" w:hAnsi="Arial Unicode MS"/>
          <w:rtl w:val="0"/>
        </w:rPr>
        <w:t xml:space="preserve">본 장은 "무엇을 저장하고 어떤 종류의 저장소가 필요한지"를 판단하며, 8장은 "구체적으로 어떤 DB 제품/모델을 선정할지", 9장은 "</w:t>
      </w:r>
      <w:r w:rsidDel="00000000" w:rsidR="00000000" w:rsidRPr="00000000">
        <w:rPr>
          <w:rFonts w:ascii="Arial Unicode MS" w:cs="Arial Unicode MS" w:eastAsia="Arial Unicode MS" w:hAnsi="Arial Unicode MS"/>
          <w:rtl w:val="0"/>
        </w:rPr>
        <w:t xml:space="preserve">검색 파이프라인 구성을 위한 요소를 어떻게 선정할지</w:t>
      </w:r>
      <w:r w:rsidDel="00000000" w:rsidR="00000000" w:rsidRPr="00000000">
        <w:rPr>
          <w:rFonts w:ascii="Arial Unicode MS" w:cs="Arial Unicode MS" w:eastAsia="Arial Unicode MS" w:hAnsi="Arial Unicode MS"/>
          <w:rtl w:val="0"/>
        </w:rPr>
        <w:t xml:space="preserve">"를 다룬다.</w:t>
      </w:r>
    </w:p>
    <w:tbl>
      <w:tblPr>
        <w:tblStyle w:val="Table1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850"/>
        <w:gridCol w:w="4260"/>
        <w:tblGridChange w:id="0">
          <w:tblGrid>
            <w:gridCol w:w="1905"/>
            <w:gridCol w:w="2850"/>
            <w:gridCol w:w="426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8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장</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8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역할</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8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경계</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7장 (Memory)</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유형 조합 + 저장소 티어 + 관리 도구 선정</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"Semantic Memory에 Vector DB가 필요하다"까지 판단</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8장 (Data Store)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Vector DB·Embedding 모델·Graph DB 제품 선정</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"어떤 Vector DB를, 어떤 Embedding 모델로"를 판단. 7장에서 Vector DB 필요 판정 시 참조</w:t>
            </w:r>
          </w:p>
        </w:tc>
      </w:tr>
      <w:tr>
        <w:trPr>
          <w:cantSplit w:val="0"/>
          <w:trHeight w:val="147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9장 (RAG Pipeline)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외부 지식의 분할·검색·통합 파이프라인 구성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8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검색 = 과거 대화에서 추출한 내부 지식 검색. RAG = 외부 문서/DB에서 가져오는 지식 검색. 메커니즘은 유사하나 목적이 다름. 메모리 검색 품질 향상 시 9.3절(Pre-Retrieval 전략)의 HyDE, Multi-Query 기법을 메모리 검색에도 적용할 수 있다.</w:t>
            </w:r>
          </w:p>
        </w:tc>
      </w:tr>
    </w:tbl>
    <w:p w:rsidR="00000000" w:rsidDel="00000000" w:rsidP="00000000" w:rsidRDefault="00000000" w:rsidRPr="00000000" w14:paraId="00000A8E">
      <w:pPr>
        <w:spacing w:after="140" w:before="240" w:lineRule="auto"/>
        <w:rPr/>
      </w:pPr>
      <w:r w:rsidDel="00000000" w:rsidR="00000000" w:rsidRPr="00000000">
        <w:rPr>
          <w:rtl w:val="0"/>
        </w:rPr>
      </w:r>
    </w:p>
    <w:tbl>
      <w:tblPr>
        <w:tblStyle w:val="Table128"/>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A8F">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7장에서 Entity Memory의 관계 추적이 단순 속성 수준을 넘어 다중 홉 관계 탐색이 필요해지면, 8.3절(Graph DB 도입 판단)을 참조한다. 또한 Semantic Memory의 검색 정확도가 운영 요건을 충족하지 못하면, 9장의 리랭킹·쿼리 변환 기법을 메모리 검색 파이프라인에도 적용할 수 있다(MAY).</w:t>
            </w:r>
          </w:p>
        </w:tc>
      </w:tr>
    </w:tbl>
    <w:p w:rsidR="00000000" w:rsidDel="00000000" w:rsidP="00000000" w:rsidRDefault="00000000" w:rsidRPr="00000000" w14:paraId="00000A90">
      <w:pPr>
        <w:pStyle w:val="Heading3"/>
        <w:keepNext w:val="0"/>
        <w:keepLines w:val="0"/>
        <w:spacing w:before="480" w:lineRule="auto"/>
        <w:rPr/>
      </w:pPr>
      <w:bookmarkStart w:colFirst="0" w:colLast="0" w:name="_ojs787wdxt8n" w:id="139"/>
      <w:bookmarkEnd w:id="139"/>
      <w:r w:rsidDel="00000000" w:rsidR="00000000" w:rsidRPr="00000000">
        <w:rPr>
          <w:rFonts w:ascii="Arial Unicode MS" w:cs="Arial Unicode MS" w:eastAsia="Arial Unicode MS" w:hAnsi="Arial Unicode MS"/>
          <w:rtl w:val="0"/>
        </w:rPr>
        <w:t xml:space="preserve">7.2 메모리 전략 의사결정 플로우</w:t>
      </w:r>
    </w:p>
    <w:p w:rsidR="00000000" w:rsidDel="00000000" w:rsidP="00000000" w:rsidRDefault="00000000" w:rsidRPr="00000000" w14:paraId="00000A91">
      <w:pPr>
        <w:rPr/>
      </w:pPr>
      <w:r w:rsidDel="00000000" w:rsidR="00000000" w:rsidRPr="00000000">
        <w:rPr>
          <w:rFonts w:ascii="Arial Unicode MS" w:cs="Arial Unicode MS" w:eastAsia="Arial Unicode MS" w:hAnsi="Arial Unicode MS"/>
          <w:rtl w:val="0"/>
        </w:rPr>
        <w:t xml:space="preserve">7.1.1의 세 가지 선정 대상 중 메모리 전략과 관리 도구를 Phase 1 → 2 → 3 순서로 판단한다. 저장소는 Phase 1·2의 결과에 따라 7.5절에서 별도 선정한다. </w:t>
      </w:r>
    </w:p>
    <w:p w:rsidR="00000000" w:rsidDel="00000000" w:rsidP="00000000" w:rsidRDefault="00000000" w:rsidRPr="00000000" w14:paraId="00000A92">
      <w:pPr>
        <w:rPr/>
      </w:pPr>
      <w:r w:rsidDel="00000000" w:rsidR="00000000" w:rsidRPr="00000000">
        <w:rPr>
          <w:rFonts w:ascii="Arial Unicode MS" w:cs="Arial Unicode MS" w:eastAsia="Arial Unicode MS" w:hAnsi="Arial Unicode MS"/>
          <w:rtl w:val="0"/>
        </w:rPr>
        <w:t xml:space="preserve">각 Phase는 독립적으로 적용할 수 있으나, 순서대로 진행하는 것을 권고한다(SHOULD).</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Phase별 판단 대상: </w:t>
      </w:r>
    </w:p>
    <w:p w:rsidR="00000000" w:rsidDel="00000000" w:rsidP="00000000" w:rsidRDefault="00000000" w:rsidRPr="00000000" w14:paraId="00000A95">
      <w:pPr>
        <w:rPr/>
      </w:pPr>
      <w:r w:rsidDel="00000000" w:rsidR="00000000" w:rsidRPr="00000000">
        <w:rPr>
          <w:rFonts w:ascii="Arial Unicode MS" w:cs="Arial Unicode MS" w:eastAsia="Arial Unicode MS" w:hAnsi="Arial Unicode MS"/>
          <w:rtl w:val="0"/>
        </w:rPr>
        <w:t xml:space="preserve">- Phase 1 (7.2.1) → 단기(Short-Term) 컨텍스트 관리 방식 선정. 상세는 7.3절. </w:t>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 Phase 2 (7.2.2) → 장기(Long-Term) 메모리 유형 선정. 상세는 7.4절.</w:t>
      </w:r>
    </w:p>
    <w:p w:rsidR="00000000" w:rsidDel="00000000" w:rsidP="00000000" w:rsidRDefault="00000000" w:rsidRPr="00000000" w14:paraId="00000A97">
      <w:pPr>
        <w:rPr/>
      </w:pPr>
      <w:r w:rsidDel="00000000" w:rsidR="00000000" w:rsidRPr="00000000">
        <w:rPr>
          <w:rFonts w:ascii="Arial Unicode MS" w:cs="Arial Unicode MS" w:eastAsia="Arial Unicode MS" w:hAnsi="Arial Unicode MS"/>
          <w:rtl w:val="0"/>
        </w:rPr>
        <w:t xml:space="preserve"> - Phase 3 (7.2.3) → 관리 도구 선정. 상세는 7.6절. </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Fonts w:ascii="Arial Unicode MS" w:cs="Arial Unicode MS" w:eastAsia="Arial Unicode MS" w:hAnsi="Arial Unicode MS"/>
          <w:rtl w:val="0"/>
        </w:rPr>
        <w:t xml:space="preserve">[참고] Phase 2에서 도입한 메모리 유형이 저장소 요건을 결정한다. 저장소 티어 선정은 7.5절, Vector DB·Embedding 등 구체 제품 선정은 8장을 참조한다.</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spacing w:after="120" w:before="240" w:lineRule="auto"/>
        <w:rPr/>
      </w:pPr>
      <w:del w:author="sehui" w:id="2" w:date="2026-03-19T09:00:06Z">
        <w:commentRangeStart w:id="11"/>
        <w:commentRangeStart w:id="12"/>
        <w:r w:rsidDel="00000000" w:rsidR="00000000" w:rsidRPr="00000000">
          <w:rPr>
            <w:rtl w:val="0"/>
          </w:rPr>
          <w:delText xml:space="preserve">세 가지 선정 대상(메모리 전략, 저장소, 관리 도구)</w:delTex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delText xml:space="preserve">을 Phase 1 → 2 → 3 순서로 판단한다. 각 Phase는 독립적으로 적용할 수 있으나, 순서대로 진행하는 것을 권고한다(SHOULD).</w:delText>
        </w:r>
      </w:del>
      <w:r w:rsidDel="00000000" w:rsidR="00000000" w:rsidRPr="00000000">
        <w:rPr>
          <w:rtl w:val="0"/>
        </w:rPr>
      </w:r>
    </w:p>
    <w:p w:rsidR="00000000" w:rsidDel="00000000" w:rsidP="00000000" w:rsidRDefault="00000000" w:rsidRPr="00000000" w14:paraId="00000A9C">
      <w:pPr>
        <w:spacing w:after="120" w:before="240" w:lineRule="auto"/>
        <w:rPr/>
      </w:pPr>
      <w:r w:rsidDel="00000000" w:rsidR="00000000" w:rsidRPr="00000000">
        <w:rPr>
          <w:rtl w:val="0"/>
        </w:rPr>
      </w:r>
    </w:p>
    <w:p w:rsidR="00000000" w:rsidDel="00000000" w:rsidP="00000000" w:rsidRDefault="00000000" w:rsidRPr="00000000" w14:paraId="00000A9D">
      <w:pPr>
        <w:pStyle w:val="Heading4"/>
        <w:rPr/>
      </w:pPr>
      <w:bookmarkStart w:colFirst="0" w:colLast="0" w:name="_bru191wnyqv6" w:id="140"/>
      <w:bookmarkEnd w:id="140"/>
      <w:r w:rsidDel="00000000" w:rsidR="00000000" w:rsidRPr="00000000">
        <w:rPr>
          <w:rFonts w:ascii="Arial Unicode MS" w:cs="Arial Unicode MS" w:eastAsia="Arial Unicode MS" w:hAnsi="Arial Unicode MS"/>
          <w:rtl w:val="0"/>
        </w:rPr>
        <w:t xml:space="preserve">7.2.1 Phase 1: 컨텍스트 관리 방식 선정 (Short-Term)</w:t>
      </w:r>
    </w:p>
    <w:tbl>
      <w:tblPr>
        <w:tblStyle w:val="Table1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730"/>
        <w:gridCol w:w="1035"/>
        <w:gridCol w:w="4485"/>
        <w:tblGridChange w:id="0">
          <w:tblGrid>
            <w:gridCol w:w="765"/>
            <w:gridCol w:w="2730"/>
            <w:gridCol w:w="1035"/>
            <w:gridCol w:w="448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9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9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A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A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w:t>
            </w:r>
          </w:p>
        </w:tc>
      </w:tr>
      <w:tr>
        <w:trPr>
          <w:cantSplit w:val="0"/>
          <w:trHeight w:val="43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Q1</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프로토타이핑/테스트 단계인가?</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Full History. 토큰 비용 무시, 빠른 검증 우선.</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Q2로 진행.</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단일 세션 대화가 평균 20턴을 초과하거나</w:t>
            </w:r>
            <w:r w:rsidDel="00000000" w:rsidR="00000000" w:rsidRPr="00000000">
              <w:rPr>
                <w:sz w:val="20"/>
                <w:szCs w:val="20"/>
                <w:rtl w:val="0"/>
              </w:rPr>
              <w:t xml:space="preserve">(OR), </w:t>
            </w:r>
            <w:r w:rsidDel="00000000" w:rsidR="00000000" w:rsidRPr="00000000">
              <w:rPr>
                <w:rFonts w:ascii="Arial Unicode MS" w:cs="Arial Unicode MS" w:eastAsia="Arial Unicode MS" w:hAnsi="Arial Unicode MS"/>
                <w:sz w:val="18"/>
                <w:szCs w:val="18"/>
                <w:rtl w:val="0"/>
              </w:rPr>
              <w:t xml:space="preserve"> 평균 입력 토큰이 컨텍스트 윈도우의 30%를 넘는가?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Summary + 최근 N개. 장기 대화 맥락 유지 필수.</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Q3으로 진행.</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메시지 길이가 불균일한가? (문서 첨부, 코드 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Token Window. 토큰 비용 정밀 통제.</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Sliding Window. 구현 단순, 비용 예측 가능.</w:t>
            </w:r>
          </w:p>
        </w:tc>
      </w:tr>
    </w:tbl>
    <w:p w:rsidR="00000000" w:rsidDel="00000000" w:rsidP="00000000" w:rsidRDefault="00000000" w:rsidRPr="00000000" w14:paraId="00000ABA">
      <w:pPr>
        <w:spacing w:after="8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3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ABB">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[Q2 기준 근거] </w:t>
              <w:br w:type="textWrapping"/>
            </w:r>
            <w:r w:rsidDel="00000000" w:rsidR="00000000" w:rsidRPr="00000000">
              <w:rPr>
                <w:rFonts w:ascii="Arial Unicode MS" w:cs="Arial Unicode MS" w:eastAsia="Arial Unicode MS" w:hAnsi="Arial Unicode MS"/>
                <w:color w:val="434343"/>
                <w:sz w:val="18"/>
                <w:szCs w:val="18"/>
                <w:rtl w:val="0"/>
              </w:rPr>
              <w:t xml:space="preserve">"20턴"은 GPT-4 128K 기준 평균 메시지 500토큰 가정 시 약 10,000토큰으로, 총 컨텍스트의 약 8%에 불과하다. 그러나 문서 첨부·코드 포함 시 턴당 2,000~5,000토큰으로 증가하므로, 턴 수와 함께 "평균 입력 토큰이 컨텍스트 윈도우의 30%를 넘는가"를 병행 판단하는 것을 권고한다. 두 조건 중 하나라도 해당되면 "예"로 판단한다(OR 조건).</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8e1" w:val="clear"/>
              <w:spacing w:after="120" w:before="240" w:lineRule="auto"/>
              <w:ind w:left="0" w:firstLine="0"/>
              <w:rPr>
                <w:color w:val="434343"/>
                <w:sz w:val="18"/>
                <w:szCs w:val="18"/>
              </w:rPr>
            </w:pPr>
            <w:r w:rsidDel="00000000" w:rsidR="00000000" w:rsidRPr="00000000">
              <w:rPr>
                <w:rFonts w:ascii="Arial Unicode MS" w:cs="Arial Unicode MS" w:eastAsia="Arial Unicode MS" w:hAnsi="Arial Unicode MS"/>
                <w:color w:val="434343"/>
                <w:sz w:val="18"/>
                <w:szCs w:val="18"/>
                <w:rtl w:val="0"/>
              </w:rPr>
              <w:t xml:space="preserve">※ 30%는 본 가이드의 실무적 기준이다. </w:t>
            </w:r>
            <w:ins w:author="sehui" w:id="3" w:date="2026-03-19T06:25:08Z">
              <w:commentRangeStart w:id="13"/>
              <w:commentRangeStart w:id="13"/>
              <w:commentRangeEnd w:id="13"/>
              <w:r w:rsidDel="00000000" w:rsidR="00000000" w:rsidRPr="00000000">
                <w:commentReference w:id="13"/>
              </w:r>
              <w:r w:rsidDel="00000000" w:rsidR="00000000" w:rsidRPr="00000000">
                <w:rPr>
                  <w:color w:val="434343"/>
                  <w:sz w:val="18"/>
                  <w:szCs w:val="18"/>
                  <w:rtl w:val="0"/>
                  <w:rPrChange w:author="sehui" w:id="4" w:date="2026-03-19T06:25:08Z">
                    <w:rPr>
                      <w:color w:val="434343"/>
                      <w:sz w:val="18"/>
                      <w:szCs w:val="18"/>
                    </w:rPr>
                  </w:rPrChange>
                </w:rPr>
                <w:t xml:space="preserve">OpenAI와 Anthropic의 공식 자료는 긴 대화에서 요약과 컨텍스트 압축의 필요성을 보여주지만, 고정된 턴 수 또는 비율 임계값을 규정하지는 않는다. </w:t>
              </w:r>
            </w:ins>
            <w:r w:rsidDel="00000000" w:rsidR="00000000" w:rsidRPr="00000000">
              <w:rPr>
                <w:color w:val="434343"/>
                <w:sz w:val="18"/>
                <w:szCs w:val="18"/>
                <w:rtl w:val="0"/>
                <w:rPrChange w:author="sehui" w:id="4" w:date="2026-03-19T06:25:08Z">
                  <w:rPr>
                    <w:color w:val="434343"/>
                    <w:sz w:val="18"/>
                    <w:szCs w:val="18"/>
                  </w:rPr>
                </w:rPrChange>
              </w:rPr>
              <w:t xml:space="preserve"> </w:t>
            </w:r>
            <w:r w:rsidDel="00000000" w:rsidR="00000000" w:rsidRPr="00000000">
              <w:rPr>
                <w:color w:val="434343"/>
                <w:sz w:val="18"/>
                <w:szCs w:val="18"/>
                <w:vertAlign w:val="superscript"/>
              </w:rPr>
              <w:footnoteReference w:customMarkFollows="0" w:id="9"/>
            </w:r>
            <w:r w:rsidDel="00000000" w:rsidR="00000000" w:rsidRPr="00000000">
              <w:rPr>
                <w:rFonts w:ascii="Arial Unicode MS" w:cs="Arial Unicode MS" w:eastAsia="Arial Unicode MS" w:hAnsi="Arial Unicode MS"/>
                <w:color w:val="434343"/>
                <w:sz w:val="18"/>
                <w:szCs w:val="18"/>
                <w:rtl w:val="0"/>
              </w:rPr>
              <w:t xml:space="preserve">따라서 업무별 조정이 필요하다. System prompt + 도구 정의 + RAG 결과 등 대화 이외 토큰 점유율도 함께 고려해야 한다. </w:t>
              <w:br w:type="textWrapping"/>
              <w:t xml:space="preserve">예: System prompt가 컨텍스트의 20%를 점유하면, 실질적 임계값은 30%가 아니라 10% 수준으로 낮아진다.</w:t>
            </w:r>
          </w:p>
        </w:tc>
      </w:tr>
    </w:tbl>
    <w:p w:rsidR="00000000" w:rsidDel="00000000" w:rsidP="00000000" w:rsidRDefault="00000000" w:rsidRPr="00000000" w14:paraId="00000ABD">
      <w:pPr>
        <w:pStyle w:val="Heading4"/>
        <w:keepNext w:val="0"/>
        <w:keepLines w:val="0"/>
        <w:spacing w:after="80" w:lineRule="auto"/>
        <w:rPr/>
      </w:pPr>
      <w:bookmarkStart w:colFirst="0" w:colLast="0" w:name="_swgim0i8w6dp" w:id="141"/>
      <w:bookmarkEnd w:id="141"/>
      <w:r w:rsidDel="00000000" w:rsidR="00000000" w:rsidRPr="00000000">
        <w:rPr>
          <w:rFonts w:ascii="Arial Unicode MS" w:cs="Arial Unicode MS" w:eastAsia="Arial Unicode MS" w:hAnsi="Arial Unicode MS"/>
          <w:rtl w:val="0"/>
        </w:rPr>
        <w:t xml:space="preserve">7.2.2 Phase 2: 장기 메모리 유형 선정 (Long-Term)</w:t>
      </w:r>
    </w:p>
    <w:p w:rsidR="00000000" w:rsidDel="00000000" w:rsidP="00000000" w:rsidRDefault="00000000" w:rsidRPr="00000000" w14:paraId="00000ABE">
      <w:pPr>
        <w:spacing w:after="120" w:before="240" w:lineRule="auto"/>
        <w:rPr/>
      </w:pPr>
      <w:r w:rsidDel="00000000" w:rsidR="00000000" w:rsidRPr="00000000">
        <w:rPr>
          <w:rFonts w:ascii="Arial Unicode MS" w:cs="Arial Unicode MS" w:eastAsia="Arial Unicode MS" w:hAnsi="Arial Unicode MS"/>
          <w:rtl w:val="0"/>
        </w:rPr>
        <w:t xml:space="preserve">Q4에서 장기 메모리 필요 여부를 먼저 판단하고, Q5~Q9에서 필요한 유형을 복수 선택한다.</w:t>
      </w:r>
    </w:p>
    <w:tbl>
      <w:tblPr>
        <w:tblStyle w:val="Table1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730"/>
        <w:gridCol w:w="1020"/>
        <w:gridCol w:w="4500"/>
        <w:tblGridChange w:id="0">
          <w:tblGrid>
            <w:gridCol w:w="765"/>
            <w:gridCol w:w="2730"/>
            <w:gridCol w:w="1020"/>
            <w:gridCol w:w="450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Q4</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세션 간 정보 유지가 필요한가? (개인화, 이전 세션 참조)</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장기 메모리 불필요. Phase 3으로 이동.</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Q5~Q8을 순차 판단 (복수 선택 가능). 이후 Q9, Q10 판단.</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사용자 선호도/설정 저장이 필요한가?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User Preferences 도입.</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의미 기반 유사 검색이 필요한가? ("이전에 비슷한 내용")</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Semantic Memory 도입. 8장에서 Vector DB·Embedding 선정.</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특정 엔티티(사람, 프로젝트) 추적이 필요한가?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Entity Memory 도입. 관계 복잡도에 따라 8.3절 Graph DB 검토.</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Q8</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과거 작업 경험(과정+결과) 참조가 필요한가?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Episodic Memory 도입.</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Q9</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Q5~Q8에서 도입한 유형이 없고, 이전 세션의 요약 참조만으로 충분한가?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Summary Memory 도입. 가장 경량. Q5~Q8과 조합하여 보조적으로 사용할 수도 있다(MAY).</w:t>
            </w:r>
          </w:p>
        </w:tc>
      </w:tr>
      <w:tr>
        <w:trPr>
          <w:cantSplit w:val="0"/>
          <w:trHeight w:val="945"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Q10</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Q5~Q8에서 도입한 장기 메모리의 검색 전략을 선정했는가?</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1">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7.4.4절에서 메모리 유형별 검색 전략을 선정한다(MUST).</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3">
            <w:pPr>
              <w:spacing w:after="240" w:before="240" w:lineRule="auto"/>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4">
            <w:pPr>
              <w:spacing w:after="240" w:before="240"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6">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Phase 3으로 이동.</w:t>
            </w:r>
          </w:p>
        </w:tc>
      </w:tr>
    </w:tbl>
    <w:p w:rsidR="00000000" w:rsidDel="00000000" w:rsidP="00000000" w:rsidRDefault="00000000" w:rsidRPr="00000000" w14:paraId="00000AE7">
      <w:pPr>
        <w:spacing w:after="8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3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AE8">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판단 원칙: </w:t>
              <w:br w:type="textWrapping"/>
            </w:r>
            <w:r w:rsidDel="00000000" w:rsidR="00000000" w:rsidRPr="00000000">
              <w:rPr>
                <w:rFonts w:ascii="Arial Unicode MS" w:cs="Arial Unicode MS" w:eastAsia="Arial Unicode MS" w:hAnsi="Arial Unicode MS"/>
                <w:color w:val="434343"/>
                <w:sz w:val="18"/>
                <w:szCs w:val="18"/>
                <w:rtl w:val="0"/>
              </w:rPr>
              <w:t xml:space="preserve">Q5~Q8은 독립적이며, 필요성이 검증된 유형만 최소한으로 도입한다(SHOULD). </w:t>
              <w:br w:type="textWrapping"/>
              <w:t xml:space="preserve">Q9의 Summary Memory는 단독으로 사용하거나, Q5~Q8 유형의 보조 수단으로 활용할 수 있다. "일단 다 넣고 나중에 빼자"는 접근은 안티패턴이다(7.9절).</w:t>
              <w:br w:type="textWrapping"/>
              <w:t xml:space="preserve">Q10은 장기 메모리를 도입하는 모든 프로젝트에서 필수(MUST)이다.</w:t>
              <w:br w:type="textWrapping"/>
            </w:r>
          </w:p>
          <w:p w:rsidR="00000000" w:rsidDel="00000000" w:rsidP="00000000" w:rsidRDefault="00000000" w:rsidRPr="00000000" w14:paraId="00000AE9">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Q6(Semantic) vs Q8(Episodic) 경계 판단 가이드: </w:t>
            </w:r>
            <w:r w:rsidDel="00000000" w:rsidR="00000000" w:rsidRPr="00000000">
              <w:rPr>
                <w:rFonts w:ascii="Arial Unicode MS" w:cs="Arial Unicode MS" w:eastAsia="Arial Unicode MS" w:hAnsi="Arial Unicode MS"/>
                <w:color w:val="434343"/>
                <w:sz w:val="18"/>
                <w:szCs w:val="18"/>
                <w:rtl w:val="0"/>
              </w:rPr>
              <w:t xml:space="preserve">사용자 질문이 "이전에 X와 비슷한 내용이 있었지?"처럼 정보/사실 자체를 찾는 패턴이면 Semantic이다. "이전에 이 문제를 어떻게 해결했지?"처럼 행위의 과정과 결과를 함께 참조하는 패턴이면 Episodic이다. 둘 다 해당하는 경우(예: "이전에 비슷한 문제를 어떻게 처리했지?") 두 유형을 모두 도입하고 검색 결과를 병합하여 컨텍스트에 주입한다.</w:t>
            </w:r>
          </w:p>
        </w:tc>
      </w:tr>
    </w:tbl>
    <w:p w:rsidR="00000000" w:rsidDel="00000000" w:rsidP="00000000" w:rsidRDefault="00000000" w:rsidRPr="00000000" w14:paraId="00000AEA">
      <w:pPr>
        <w:pStyle w:val="Heading4"/>
        <w:keepNext w:val="0"/>
        <w:keepLines w:val="0"/>
        <w:spacing w:after="80" w:lineRule="auto"/>
        <w:rPr/>
      </w:pPr>
      <w:bookmarkStart w:colFirst="0" w:colLast="0" w:name="_ot4pa87hvv9e" w:id="142"/>
      <w:bookmarkEnd w:id="142"/>
      <w:r w:rsidDel="00000000" w:rsidR="00000000" w:rsidRPr="00000000">
        <w:rPr>
          <w:rFonts w:ascii="Arial Unicode MS" w:cs="Arial Unicode MS" w:eastAsia="Arial Unicode MS" w:hAnsi="Arial Unicode MS"/>
          <w:rtl w:val="0"/>
        </w:rPr>
        <w:t xml:space="preserve">7.2.3 Phase 3: 관리 도구 선정</w:t>
      </w:r>
    </w:p>
    <w:tbl>
      <w:tblPr>
        <w:tblStyle w:val="Table1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3075"/>
        <w:gridCol w:w="1035"/>
        <w:gridCol w:w="4125"/>
        <w:tblGridChange w:id="0">
          <w:tblGrid>
            <w:gridCol w:w="780"/>
            <w:gridCol w:w="3075"/>
            <w:gridCol w:w="1035"/>
            <w:gridCol w:w="412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E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E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E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AE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E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Q11</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사용 중인 프레임워크가 필요한 메모리 유형을 내장 지원하는가?</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프레임워크 내장 기능 사용. 7.6절 지원 현황 참조.</w:t>
            </w:r>
          </w:p>
        </w:tc>
      </w:tr>
      <w:tr>
        <w:trPr>
          <w:cantSplit w:val="0"/>
          <w:trHeight w:val="5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Q12로 진행.</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Q12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추출·충돌 해소 로직을 직접 구현할 리소스가 있는가?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직접 구현. 세밀한 제어 가능.</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AF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외부 메모리 관리 도구 도입 검토. 7.6절 비교표 참조 (mem0, Zep 등).</w:t>
            </w:r>
          </w:p>
        </w:tc>
      </w:tr>
    </w:tbl>
    <w:p w:rsidR="00000000" w:rsidDel="00000000" w:rsidP="00000000" w:rsidRDefault="00000000" w:rsidRPr="00000000" w14:paraId="00000AFF">
      <w:pPr>
        <w:pStyle w:val="Heading3"/>
        <w:spacing w:after="80" w:before="240" w:lineRule="auto"/>
        <w:rPr/>
      </w:pPr>
      <w:bookmarkStart w:colFirst="0" w:colLast="0" w:name="_o5k24uiyzyli" w:id="143"/>
      <w:bookmarkEnd w:id="143"/>
      <w:r w:rsidDel="00000000" w:rsidR="00000000" w:rsidRPr="00000000">
        <w:rPr>
          <w:rFonts w:ascii="Arial Unicode MS" w:cs="Arial Unicode MS" w:eastAsia="Arial Unicode MS" w:hAnsi="Arial Unicode MS"/>
          <w:rtl w:val="0"/>
        </w:rPr>
        <w:t xml:space="preserve">7.3 컨텍스트 관리 방식 선정 (Short-Term)</w:t>
      </w:r>
    </w:p>
    <w:p w:rsidR="00000000" w:rsidDel="00000000" w:rsidP="00000000" w:rsidRDefault="00000000" w:rsidRPr="00000000" w14:paraId="00000B00">
      <w:pPr>
        <w:spacing w:after="120" w:before="240" w:lineRule="auto"/>
        <w:rPr/>
      </w:pPr>
      <w:r w:rsidDel="00000000" w:rsidR="00000000" w:rsidRPr="00000000">
        <w:rPr>
          <w:rFonts w:ascii="Arial Unicode MS" w:cs="Arial Unicode MS" w:eastAsia="Arial Unicode MS" w:hAnsi="Arial Unicode MS"/>
          <w:rtl w:val="0"/>
        </w:rPr>
        <w:t xml:space="preserve">현재 세션 내 대화 맥락을 LLM 컨텍스트 윈도우에 어떻게 배치할지를 결정한다. 7.2.1의 Q1~Q3 판단 결과에 따라 아래 방식 중 하나를 선정한다.</w:t>
      </w:r>
    </w:p>
    <w:tbl>
      <w:tblPr>
        <w:tblStyle w:val="Table1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565"/>
        <w:gridCol w:w="2355"/>
        <w:gridCol w:w="2370"/>
        <w:tblGridChange w:id="0">
          <w:tblGrid>
            <w:gridCol w:w="1725"/>
            <w:gridCol w:w="2565"/>
            <w:gridCol w:w="2355"/>
            <w:gridCol w:w="237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0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방식</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0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0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장점</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0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단점</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Full History</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모든 대화 이력을 컨텍스트에 포함</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정보 손실 없음. 구현 최소</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토큰 비용이 대화 길이에 비례 증가. 윈도우 초과 위험</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Sliding Window</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최근 N개 메시지만 유지 (FIFO)</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비용 예측 가능. 구현 단순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메시지 길이 불균일 시 토큰 사용량 변동</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Token Window</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최대 토큰 수 기준으로 절단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0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토큰 비용 상한 통제. 프로덕션에서 가장 안정적</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1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토크나이저 의존성. 구현 복잡도 약간 증가</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1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Summary + 최근 N개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1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LLM이 이전 대화를 요약 + 최근 메시지 원문 보존</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1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대화에서도 맥락 유지. 토큰 효율적</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1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요약 시 세부 정보 손실. LLM 호출 비용 추가</w:t>
            </w:r>
          </w:p>
        </w:tc>
      </w:tr>
    </w:tbl>
    <w:p w:rsidR="00000000" w:rsidDel="00000000" w:rsidP="00000000" w:rsidRDefault="00000000" w:rsidRPr="00000000" w14:paraId="00000B15">
      <w:pPr>
        <w:spacing w:after="8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B16">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[주의] </w:t>
            </w:r>
            <w:r w:rsidDel="00000000" w:rsidR="00000000" w:rsidRPr="00000000">
              <w:rPr>
                <w:rFonts w:ascii="Arial Unicode MS" w:cs="Arial Unicode MS" w:eastAsia="Arial Unicode MS" w:hAnsi="Arial Unicode MS"/>
                <w:color w:val="434343"/>
                <w:sz w:val="18"/>
                <w:szCs w:val="18"/>
                <w:rtl w:val="0"/>
              </w:rPr>
              <w:t xml:space="preserve">Sliding Window의 N값에 이론적 최적값은 없다. 메시지 평균 길이가 긴 서비스(문서 분석, 코드 리뷰)에서는 N=10이라도 토큰 윈도우를 초과할 수 있다. 프로덕션에서는 Token Window가 더 안정적이다. (SHOULD)</w:t>
            </w:r>
          </w:p>
          <w:p w:rsidR="00000000" w:rsidDel="00000000" w:rsidP="00000000" w:rsidRDefault="00000000" w:rsidRPr="00000000" w14:paraId="00000B17">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[Summary 용어 구분]</w:t>
            </w:r>
            <w:r w:rsidDel="00000000" w:rsidR="00000000" w:rsidRPr="00000000">
              <w:rPr>
                <w:rFonts w:ascii="Arial Unicode MS" w:cs="Arial Unicode MS" w:eastAsia="Arial Unicode MS" w:hAnsi="Arial Unicode MS"/>
                <w:color w:val="434343"/>
                <w:sz w:val="18"/>
                <w:szCs w:val="18"/>
                <w:rtl w:val="0"/>
              </w:rPr>
              <w:t xml:space="preserve"> 본 절의 "Summary + 최근 N개"는 Short-Term 컨텍스트 관리 기법(현재 세션 내 요약)이다. 7.4.1의 "Summary Memory"는 Long-Term 장기 메모리(세션 종료 시 요약을 영속 저장)로, 적용 범위가 다르다. 전자는 세션 내 토큰 절감, 후자는 세션 간 맥락 유지가 목적이다.</w:t>
            </w:r>
          </w:p>
          <w:p w:rsidR="00000000" w:rsidDel="00000000" w:rsidP="00000000" w:rsidRDefault="00000000" w:rsidRPr="00000000" w14:paraId="00000B18">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비용 참고: </w:t>
            </w:r>
            <w:r w:rsidDel="00000000" w:rsidR="00000000" w:rsidRPr="00000000">
              <w:rPr>
                <w:rFonts w:ascii="Arial Unicode MS" w:cs="Arial Unicode MS" w:eastAsia="Arial Unicode MS" w:hAnsi="Arial Unicode MS"/>
                <w:color w:val="434343"/>
                <w:sz w:val="18"/>
                <w:szCs w:val="18"/>
                <w:rtl w:val="0"/>
              </w:rPr>
              <w:t xml:space="preserve">Summary 방식은 세션당 1~N회 LLM 호출이 추가된다. 비용 추정은 7.7.3절을 참조한다.</w:t>
            </w:r>
          </w:p>
        </w:tc>
      </w:tr>
    </w:tbl>
    <w:p w:rsidR="00000000" w:rsidDel="00000000" w:rsidP="00000000" w:rsidRDefault="00000000" w:rsidRPr="00000000" w14:paraId="00000B19">
      <w:pPr>
        <w:pStyle w:val="Heading3"/>
        <w:keepNext w:val="0"/>
        <w:keepLines w:val="0"/>
        <w:spacing w:before="480" w:lineRule="auto"/>
        <w:rPr/>
      </w:pPr>
      <w:bookmarkStart w:colFirst="0" w:colLast="0" w:name="_xidv4iue7lx" w:id="144"/>
      <w:bookmarkEnd w:id="144"/>
      <w:commentRangeStart w:id="14"/>
      <w:commentRangeStart w:id="15"/>
      <w:r w:rsidDel="00000000" w:rsidR="00000000" w:rsidRPr="00000000">
        <w:rPr>
          <w:rFonts w:ascii="Arial Unicode MS" w:cs="Arial Unicode MS" w:eastAsia="Arial Unicode MS" w:hAnsi="Arial Unicode MS"/>
          <w:rtl w:val="0"/>
        </w:rPr>
        <w:t xml:space="preserve">7.4 장기 메모리 유형 선정 (Long-Term)</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B1A">
      <w:pPr>
        <w:spacing w:after="120" w:before="240" w:lineRule="auto"/>
        <w:rPr/>
      </w:pPr>
      <w:r w:rsidDel="00000000" w:rsidR="00000000" w:rsidRPr="00000000">
        <w:rPr>
          <w:rFonts w:ascii="Arial Unicode MS" w:cs="Arial Unicode MS" w:eastAsia="Arial Unicode MS" w:hAnsi="Arial Unicode MS"/>
          <w:rtl w:val="0"/>
        </w:rPr>
        <w:t xml:space="preserve">세션을 넘어 지속되는 정보를 관리하는 장기 메모리의 유형별 특성을 비교하고, 승격 기준, 감쇠 전략, 충돌 해소, 검색 전략을 정의한다.</w:t>
      </w:r>
      <w:r w:rsidDel="00000000" w:rsidR="00000000" w:rsidRPr="00000000">
        <w:rPr>
          <w:rFonts w:ascii="Arial Unicode MS" w:cs="Arial Unicode MS" w:eastAsia="Arial Unicode MS" w:hAnsi="Arial Unicode MS"/>
          <w:rtl w:val="0"/>
        </w:rPr>
        <w:t xml:space="preserve"> 7.2.2의 Q4~Q10 판단 결과에 따라 필요한 유형을 조합한다.</w:t>
      </w:r>
    </w:p>
    <w:p w:rsidR="00000000" w:rsidDel="00000000" w:rsidP="00000000" w:rsidRDefault="00000000" w:rsidRPr="00000000" w14:paraId="00000B1B">
      <w:pPr>
        <w:pStyle w:val="Heading4"/>
        <w:keepNext w:val="0"/>
        <w:keepLines w:val="0"/>
        <w:spacing w:after="80" w:lineRule="auto"/>
        <w:rPr/>
      </w:pPr>
      <w:bookmarkStart w:colFirst="0" w:colLast="0" w:name="_ltslfsp35w5v" w:id="145"/>
      <w:bookmarkEnd w:id="145"/>
      <w:r w:rsidDel="00000000" w:rsidR="00000000" w:rsidRPr="00000000">
        <w:rPr>
          <w:rFonts w:ascii="Arial Unicode MS" w:cs="Arial Unicode MS" w:eastAsia="Arial Unicode MS" w:hAnsi="Arial Unicode MS"/>
          <w:rtl w:val="0"/>
        </w:rPr>
        <w:t xml:space="preserve">7.4.1 유형별 비교</w:t>
      </w:r>
    </w:p>
    <w:tbl>
      <w:tblPr>
        <w:tblStyle w:val="Table1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235"/>
        <w:gridCol w:w="1800"/>
        <w:gridCol w:w="3270"/>
        <w:tblGridChange w:id="0">
          <w:tblGrid>
            <w:gridCol w:w="1695"/>
            <w:gridCol w:w="2235"/>
            <w:gridCol w:w="1800"/>
            <w:gridCol w:w="327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1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유형</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1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저장 대상</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1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필요 저장소</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1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적합 시나리오</w:t>
            </w:r>
          </w:p>
        </w:tc>
      </w:tr>
      <w:tr>
        <w:trPr>
          <w:cantSplit w:val="0"/>
          <w:trHeight w:val="94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Semantic Memory</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과거 대화에서 추출한 사실·지식을 임베딩하여 의미 기반 검색</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Vector DB (</w:t>
            </w:r>
            <w:commentRangeStart w:id="16"/>
            <w:r w:rsidDel="00000000" w:rsidR="00000000" w:rsidRPr="00000000">
              <w:rPr>
                <w:rFonts w:ascii="Arial Unicode MS" w:cs="Arial Unicode MS" w:eastAsia="Arial Unicode MS" w:hAnsi="Arial Unicode MS"/>
                <w:sz w:val="18"/>
                <w:szCs w:val="18"/>
                <w:rtl w:val="0"/>
              </w:rPr>
              <w:t xml:space="preserve">8장 참조</w:t>
            </w:r>
            <w:commentRangeEnd w:id="16"/>
            <w:r w:rsidDel="00000000" w:rsidR="00000000" w:rsidRPr="00000000">
              <w:commentReference w:id="16"/>
            </w:r>
            <w:r w:rsidDel="00000000" w:rsidR="00000000" w:rsidRPr="00000000">
              <w:rPr>
                <w:sz w:val="18"/>
                <w:szCs w:val="18"/>
                <w:rtl w:val="0"/>
              </w:rPr>
              <w:t xml:space="preserve">)</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"이전에 언급한 X와 비슷한 내용 찾아줘" 패턴</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Episodic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과거 상호작용 경험(대화 에피소드) 자체를 시간순 저장. 맥락+결과를 함께 보존</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RDBMS + Vector DB</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"지난번에 이 문제를 어떻게 해결했지?" 패턴. Letta(MemGPT) 참조</w:t>
            </w:r>
          </w:p>
        </w:tc>
      </w:tr>
      <w:tr>
        <w:trPr>
          <w:cantSplit w:val="0"/>
          <w:trHeight w:val="94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Entity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엔티티(사람, 프로젝트, 제품)의 속성·관계를 구조화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20"/>
                <w:szCs w:val="20"/>
                <w:rtl w:val="0"/>
              </w:rPr>
              <w:t xml:space="preserve">RDBMS 또는 KV Store. 다중 홉 관계 시 Graph DB(8.3절)</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 프로젝트 담당자가 누구였지?" 패턴.</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User Preferences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사용자 선호도, 설정값, 역할 등 키-값 데이터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KV Store 또는 RDBMS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2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"이 사용자는 한국어 응답을 선호해" 패턴</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Summary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세션 종료 시 LLM이 핵심 내용을 요약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RDBMS (요약 생성 시 LLM 호출)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"지난 세션에서 무슨 이야기했지?" 패턴. 가장 경량</w:t>
            </w:r>
          </w:p>
        </w:tc>
      </w:tr>
    </w:tbl>
    <w:p w:rsidR="00000000" w:rsidDel="00000000" w:rsidP="00000000" w:rsidRDefault="00000000" w:rsidRPr="00000000" w14:paraId="00000B34">
      <w:pPr>
        <w:spacing w:after="80" w:before="240" w:lineRule="auto"/>
        <w:rPr>
          <w:i w:val="1"/>
          <w:iCs w:val="1"/>
          <w:color w:val="444444"/>
          <w:sz w:val="20"/>
          <w:szCs w:val="20"/>
        </w:rPr>
      </w:pPr>
      <w:r w:rsidDel="00000000" w:rsidR="00000000" w:rsidRPr="00000000">
        <w:rPr>
          <w:rtl w:val="0"/>
        </w:rPr>
      </w:r>
    </w:p>
    <w:tbl>
      <w:tblPr>
        <w:tblStyle w:val="Table13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B35">
            <w:pPr>
              <w:shd w:fill="fff8e1" w:val="clear"/>
              <w:spacing w:after="120" w:lineRule="auto"/>
              <w:ind w:right="360"/>
              <w:rPr>
                <w:color w:val="434343"/>
                <w:sz w:val="18"/>
                <w:szCs w:val="18"/>
              </w:rPr>
            </w:pPr>
            <w:r w:rsidDel="00000000" w:rsidR="00000000" w:rsidRPr="00000000">
              <w:rPr>
                <w:b w:val="1"/>
                <w:bCs w:val="1"/>
                <w:color w:val="434343"/>
                <w:sz w:val="18"/>
                <w:szCs w:val="18"/>
                <w:rtl w:val="0"/>
              </w:rPr>
              <w:t xml:space="preserve">Episodic vs Semantic: </w:t>
            </w:r>
            <w:r w:rsidDel="00000000" w:rsidR="00000000" w:rsidRPr="00000000">
              <w:rPr>
                <w:rFonts w:ascii="Arial Unicode MS" w:cs="Arial Unicode MS" w:eastAsia="Arial Unicode MS" w:hAnsi="Arial Unicode MS"/>
                <w:color w:val="434343"/>
                <w:sz w:val="18"/>
                <w:szCs w:val="18"/>
                <w:rtl w:val="0"/>
              </w:rPr>
              <w:t xml:space="preserve">Semantic Memory가 "사실/지식"을 저장한다면, Episodic Memory는 "경험" 자체를 저장한다. 특정 상황에서 Agent가 취한 행동과 그 결과를 함께 기록하여, 유사 상황에서 과거 경험을 참고한다. CoALA 논문에서 핵심 메모리 유형으로 정의.</w:t>
            </w:r>
          </w:p>
          <w:p w:rsidR="00000000" w:rsidDel="00000000" w:rsidP="00000000" w:rsidRDefault="00000000" w:rsidRPr="00000000" w14:paraId="00000B36">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[참고] Entity Memory 저장소 선정:</w:t>
            </w:r>
            <w:r w:rsidDel="00000000" w:rsidR="00000000" w:rsidRPr="00000000">
              <w:rPr>
                <w:rFonts w:ascii="Arial Unicode MS" w:cs="Arial Unicode MS" w:eastAsia="Arial Unicode MS" w:hAnsi="Arial Unicode MS"/>
                <w:color w:val="434343"/>
                <w:sz w:val="18"/>
                <w:szCs w:val="18"/>
                <w:rtl w:val="0"/>
              </w:rPr>
              <w:t xml:space="preserve"> 단순 속성(이름, 역할, 소속) 관리는 RDBMS 또는 KV Store로 충분하다. 엔티티 간 관계가 3홉 이상 탐색이 필요하면 8.3절(Graph DB 도입 판단)을 참조한다. 2홉 이내의 단순 관계는 RDBMS의 JOIN으로 처리 가능하다(SHOULD).</w:t>
            </w:r>
            <w:r w:rsidDel="00000000" w:rsidR="00000000" w:rsidRPr="00000000">
              <w:rPr>
                <w:rtl w:val="0"/>
              </w:rPr>
            </w:r>
          </w:p>
        </w:tc>
      </w:tr>
    </w:tbl>
    <w:p w:rsidR="00000000" w:rsidDel="00000000" w:rsidP="00000000" w:rsidRDefault="00000000" w:rsidRPr="00000000" w14:paraId="00000B37">
      <w:pPr>
        <w:pStyle w:val="Heading4"/>
        <w:keepNext w:val="0"/>
        <w:keepLines w:val="0"/>
        <w:spacing w:after="80" w:lineRule="auto"/>
        <w:rPr/>
      </w:pPr>
      <w:bookmarkStart w:colFirst="0" w:colLast="0" w:name="_lekk3wu8ly2f" w:id="146"/>
      <w:bookmarkEnd w:id="146"/>
      <w:r w:rsidDel="00000000" w:rsidR="00000000" w:rsidRPr="00000000">
        <w:rPr>
          <w:rFonts w:ascii="Arial Unicode MS" w:cs="Arial Unicode MS" w:eastAsia="Arial Unicode MS" w:hAnsi="Arial Unicode MS"/>
          <w:rtl w:val="0"/>
        </w:rPr>
        <w:t xml:space="preserve">7.4.2 단기 → 장기 승격 기준</w:t>
      </w:r>
    </w:p>
    <w:p w:rsidR="00000000" w:rsidDel="00000000" w:rsidP="00000000" w:rsidRDefault="00000000" w:rsidRPr="00000000" w14:paraId="00000B38">
      <w:pPr>
        <w:spacing w:after="120" w:before="240" w:lineRule="auto"/>
        <w:rPr/>
      </w:pPr>
      <w:r w:rsidDel="00000000" w:rsidR="00000000" w:rsidRPr="00000000">
        <w:rPr>
          <w:rFonts w:ascii="Arial Unicode MS" w:cs="Arial Unicode MS" w:eastAsia="Arial Unicode MS" w:hAnsi="Arial Unicode MS"/>
          <w:rtl w:val="0"/>
        </w:rPr>
        <w:t xml:space="preserve">모든 단기 메모리를 장기로 저장하면 노이즈가 축적되고 검색 품질이 저하된다. 다음 기준에 따라 선별적으로 승격해야(SHOULD) 한다.</w:t>
      </w:r>
    </w:p>
    <w:tbl>
      <w:tblPr>
        <w:tblStyle w:val="Table13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190"/>
        <w:gridCol w:w="1905"/>
        <w:gridCol w:w="3255"/>
        <w:tblGridChange w:id="0">
          <w:tblGrid>
            <w:gridCol w:w="1650"/>
            <w:gridCol w:w="2190"/>
            <w:gridCol w:w="1905"/>
            <w:gridCol w:w="325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3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승격 기준</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3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3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대상 유형</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3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구현 패턴</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사용자 프로필 감지</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명시적 선호도 표현 (이름, 역할, 언어 등)</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3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User Preferences</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패턴 매칭 또는 NER. 실시간 트리거.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엔티티 감지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새로운 엔티티(사람, 프로젝트)가 등장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Entity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NER 파이프라인. 실시간 트리거.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에피소드 완결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특정 작업이 완료되어 경험(과정+결과)이 확정</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Episodic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Task 완료 이벤트 트리거. 비동기 처리 권고.</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반복 참조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동일 정보가 2회 이상 참조된 경우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Semantic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참조 카운터 기반. 배치 또는 세션 종료 시.</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LLM 중요도 평가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세션 종료 시 LLM이 "장기 보존 가치 있음"으로 판단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4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Summary / Semantic</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세션 종료 이벤트 트리거. 추가 LLM 비용 수반.</w:t>
            </w:r>
          </w:p>
        </w:tc>
      </w:tr>
    </w:tbl>
    <w:p w:rsidR="00000000" w:rsidDel="00000000" w:rsidP="00000000" w:rsidRDefault="00000000" w:rsidRPr="00000000" w14:paraId="00000B51">
      <w:pPr>
        <w:spacing w:after="8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B52">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권장: </w:t>
            </w:r>
            <w:r w:rsidDel="00000000" w:rsidR="00000000" w:rsidRPr="00000000">
              <w:rPr>
                <w:rFonts w:ascii="Arial Unicode MS" w:cs="Arial Unicode MS" w:eastAsia="Arial Unicode MS" w:hAnsi="Arial Unicode MS"/>
                <w:color w:val="434343"/>
                <w:sz w:val="18"/>
                <w:szCs w:val="18"/>
                <w:rtl w:val="0"/>
              </w:rPr>
              <w:t xml:space="preserve">초기에는 "사용자 프로필"과 "엔티티 감지" 기준만으로 시작한다(SHOULD). LLM 중요도 평가는 추가 비용이 발생하므로, 메모리 품질이 서비스 품질에 직결되는 경우에만 도입한다(MAY).</w:t>
            </w:r>
          </w:p>
          <w:p w:rsidR="00000000" w:rsidDel="00000000" w:rsidP="00000000" w:rsidRDefault="00000000" w:rsidRPr="00000000" w14:paraId="00000B53">
            <w:pPr>
              <w:shd w:fill="fff8e1" w:val="clear"/>
              <w:spacing w:after="120" w:line="276" w:lineRule="auto"/>
              <w:ind w:left="0" w:firstLine="0"/>
              <w:rPr>
                <w:color w:val="434343"/>
                <w:sz w:val="18"/>
                <w:szCs w:val="18"/>
              </w:rPr>
            </w:pPr>
            <w:r w:rsidDel="00000000" w:rsidR="00000000" w:rsidRPr="00000000">
              <w:rPr>
                <w:rFonts w:ascii="Arial Unicode MS" w:cs="Arial Unicode MS" w:eastAsia="Arial Unicode MS" w:hAnsi="Arial Unicode MS"/>
                <w:b w:val="1"/>
                <w:bCs w:val="1"/>
                <w:color w:val="2e75b6"/>
                <w:sz w:val="20"/>
                <w:szCs w:val="20"/>
                <w:rtl w:val="0"/>
              </w:rPr>
              <w:t xml:space="preserve">[참고]</w:t>
            </w:r>
            <w:r w:rsidDel="00000000" w:rsidR="00000000" w:rsidRPr="00000000">
              <w:rPr>
                <w:rFonts w:ascii="Arial Unicode MS" w:cs="Arial Unicode MS" w:eastAsia="Arial Unicode MS" w:hAnsi="Arial Unicode MS"/>
                <w:b w:val="1"/>
                <w:bCs w:val="1"/>
                <w:color w:val="434343"/>
                <w:sz w:val="18"/>
                <w:szCs w:val="18"/>
                <w:rtl w:val="0"/>
              </w:rPr>
              <w:t xml:space="preserve"> "반복 참조"의 "동일 정보" 판단 기준: </w:t>
            </w:r>
            <w:r w:rsidDel="00000000" w:rsidR="00000000" w:rsidRPr="00000000">
              <w:rPr>
                <w:rFonts w:ascii="Arial Unicode MS" w:cs="Arial Unicode MS" w:eastAsia="Arial Unicode MS" w:hAnsi="Arial Unicode MS"/>
                <w:color w:val="434343"/>
                <w:sz w:val="18"/>
                <w:szCs w:val="18"/>
                <w:rtl w:val="0"/>
              </w:rPr>
              <w:t xml:space="preserve">동일 문자열(exact match)이 아닌, 동일 엔티티·토픽에 대한 참조를 의미한다. 구현 수준에 따른 두 가지 접근법이 있다: </w:t>
              <w:br w:type="textWrapping"/>
              <w:t xml:space="preserve">(1) 경량 방식 — NER으로 추출한 엔티티/키워드 단위의 참조 카운터(예: "A 프로젝트"가 2회 이상 언급). 추가 인프라 불필요. </w:t>
              <w:br w:type="textWrapping"/>
              <w:t xml:space="preserve">(2) 정밀 방식 — 임베딩 유사도 기반 반복 감지. Semantic Memory 인프라가 전제되므로 Semantic Memory와 동시 도입 시에만 적용한다. 초기에는 경량 방식을 권고한다(SHOULD).</w:t>
            </w:r>
          </w:p>
        </w:tc>
      </w:tr>
    </w:tbl>
    <w:p w:rsidR="00000000" w:rsidDel="00000000" w:rsidP="00000000" w:rsidRDefault="00000000" w:rsidRPr="00000000" w14:paraId="00000B54">
      <w:pPr>
        <w:spacing w:after="120" w:before="240" w:lineRule="auto"/>
        <w:rPr>
          <w:b w:val="1"/>
          <w:bCs w:val="1"/>
        </w:rPr>
      </w:pPr>
      <w:r w:rsidDel="00000000" w:rsidR="00000000" w:rsidRPr="00000000">
        <w:rPr>
          <w:rFonts w:ascii="Arial Unicode MS" w:cs="Arial Unicode MS" w:eastAsia="Arial Unicode MS" w:hAnsi="Arial Unicode MS"/>
          <w:b w:val="1"/>
          <w:bCs w:val="1"/>
          <w:rtl w:val="0"/>
        </w:rPr>
        <w:t xml:space="preserve">메모리 감쇠 전략</w:t>
      </w:r>
    </w:p>
    <w:p w:rsidR="00000000" w:rsidDel="00000000" w:rsidP="00000000" w:rsidRDefault="00000000" w:rsidRPr="00000000" w14:paraId="00000B55">
      <w:pPr>
        <w:spacing w:after="120" w:before="240" w:lineRule="auto"/>
        <w:rPr/>
      </w:pPr>
      <w:r w:rsidDel="00000000" w:rsidR="00000000" w:rsidRPr="00000000">
        <w:rPr>
          <w:rFonts w:ascii="Arial Unicode MS" w:cs="Arial Unicode MS" w:eastAsia="Arial Unicode MS" w:hAnsi="Arial Unicode MS"/>
          <w:rtl w:val="0"/>
        </w:rPr>
        <w:t xml:space="preserve">승격 기준이 "무엇을 저장할것인가"를 결정한다면, 감쇠 전략은 "저장된 것을 어떻게 관리할 것인가를 결정한다. TTL만으로는 불충분하며, 세분화된 감쇠 메커니즘을 설계해야 한다.(SHOULD)</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1.0175651120535"/>
        <w:gridCol w:w="2950.648092065415"/>
        <w:gridCol w:w="3673.8461538461543"/>
        <w:tblGridChange w:id="0">
          <w:tblGrid>
            <w:gridCol w:w="2401.0175651120535"/>
            <w:gridCol w:w="2950.648092065415"/>
            <w:gridCol w:w="3673.8461538461543"/>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5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전략</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5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5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적용 권고</w:t>
            </w:r>
          </w:p>
        </w:tc>
      </w:tr>
      <w:tr>
        <w:trPr>
          <w:cantSplit w:val="0"/>
          <w:trHeight w:val="9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9">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TTL 기반 삭제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만료일 경과 시 자동 삭제. 가장 단순.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B">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Summary, Episodic Memory(SHOULD). 7.7.2 PII 정책과 연계. 구현 복잡도: 낮음.</w:t>
            </w:r>
          </w:p>
        </w:tc>
      </w:tr>
      <w:tr>
        <w:trPr>
          <w:cantSplit w:val="0"/>
          <w:trHeight w:val="15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C">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Recency 감쇠 (Exponential Decay)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시간 경과에 따라 메모리 가중치를 지수적으로 감소. 삭제하지 않지만 검색 우선순위가 낮아짐.</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E">
            <w:pPr>
              <w:spacing w:after="240" w:before="240" w:lineRule="auto"/>
              <w:rPr>
                <w:sz w:val="18"/>
                <w:szCs w:val="18"/>
              </w:rPr>
            </w:pPr>
            <w:r w:rsidDel="00000000" w:rsidR="00000000" w:rsidRPr="00000000">
              <w:rPr>
                <w:sz w:val="18"/>
                <w:szCs w:val="18"/>
                <w:rtl w:val="0"/>
              </w:rPr>
              <w:t xml:space="preserve">Episodic, Semantic Memory(MAY). </w:t>
            </w:r>
            <w:r w:rsidDel="00000000" w:rsidR="00000000" w:rsidRPr="00000000">
              <w:rPr>
                <w:sz w:val="18"/>
                <w:szCs w:val="18"/>
                <w:vertAlign w:val="superscript"/>
              </w:rPr>
              <w:footnoteReference w:customMarkFollows="0" w:id="10"/>
            </w:r>
            <w:r w:rsidDel="00000000" w:rsidR="00000000" w:rsidRPr="00000000">
              <w:rPr>
                <w:rFonts w:ascii="Arial Unicode MS" w:cs="Arial Unicode MS" w:eastAsia="Arial Unicode MS" w:hAnsi="Arial Unicode MS"/>
                <w:sz w:val="18"/>
                <w:szCs w:val="18"/>
                <w:rtl w:val="0"/>
              </w:rPr>
              <w:t xml:space="preserve"> 구현 복잡도: 중간~높음. 매 검색 시 감쇠 계수 재계산 필요. 검색 성능에 영향 가능.</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5F">
            <w:pPr>
              <w:spacing w:after="240" w:before="240"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참조 빈도 기반 정리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일정 기간 동안 참조되지 않은 메모리를 아카이브 또는 삭제.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1">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모든 장기 메모리(MAY). 저장소 비용 최적화 목적. 구현 복잡도: 중간. 참조 카운터 인프라 필요.</w:t>
            </w:r>
            <w:r w:rsidDel="00000000" w:rsidR="00000000" w:rsidRPr="00000000">
              <w:rPr>
                <w:sz w:val="18"/>
                <w:szCs w:val="18"/>
                <w:vertAlign w:val="superscript"/>
              </w:rPr>
              <w:footnoteReference w:customMarkFollows="0" w:id="11"/>
            </w:r>
            <w:r w:rsidDel="00000000" w:rsidR="00000000" w:rsidRPr="00000000">
              <w:rPr>
                <w:rtl w:val="0"/>
              </w:rPr>
            </w:r>
          </w:p>
        </w:tc>
      </w:tr>
    </w:tbl>
    <w:p w:rsidR="00000000" w:rsidDel="00000000" w:rsidP="00000000" w:rsidRDefault="00000000" w:rsidRPr="00000000" w14:paraId="00000B62">
      <w:pPr>
        <w:spacing w:after="80" w:before="240" w:lineRule="auto"/>
        <w:rPr/>
      </w:pPr>
      <w:r w:rsidDel="00000000" w:rsidR="00000000" w:rsidRPr="00000000">
        <w:rPr>
          <w:rtl w:val="0"/>
        </w:rPr>
      </w:r>
    </w:p>
    <w:p w:rsidR="00000000" w:rsidDel="00000000" w:rsidP="00000000" w:rsidRDefault="00000000" w:rsidRPr="00000000" w14:paraId="00000B63">
      <w:pPr>
        <w:pStyle w:val="Heading4"/>
        <w:spacing w:after="80" w:before="240" w:lineRule="auto"/>
        <w:rPr/>
      </w:pPr>
      <w:bookmarkStart w:colFirst="0" w:colLast="0" w:name="_rtny0i66qzb4" w:id="147"/>
      <w:bookmarkEnd w:id="147"/>
      <w:r w:rsidDel="00000000" w:rsidR="00000000" w:rsidRPr="00000000">
        <w:rPr>
          <w:rFonts w:ascii="Arial Unicode MS" w:cs="Arial Unicode MS" w:eastAsia="Arial Unicode MS" w:hAnsi="Arial Unicode MS"/>
          <w:rtl w:val="0"/>
        </w:rPr>
        <w:t xml:space="preserve"> 7.4.3 메모리 충돌 해소 (Conflict Resolution)</w:t>
      </w:r>
    </w:p>
    <w:p w:rsidR="00000000" w:rsidDel="00000000" w:rsidP="00000000" w:rsidRDefault="00000000" w:rsidRPr="00000000" w14:paraId="00000B64">
      <w:pPr>
        <w:spacing w:after="120" w:before="240" w:lineRule="auto"/>
        <w:rPr/>
      </w:pPr>
      <w:r w:rsidDel="00000000" w:rsidR="00000000" w:rsidRPr="00000000">
        <w:rPr>
          <w:rFonts w:ascii="Arial Unicode MS" w:cs="Arial Unicode MS" w:eastAsia="Arial Unicode MS" w:hAnsi="Arial Unicode MS"/>
          <w:rtl w:val="0"/>
        </w:rPr>
        <w:t xml:space="preserve">장기 메모리에 저장된 정보와 새로운 입력이 모순되는 경우, 명확한 해소 전략을 설계해야 한다.(MUST)</w:t>
      </w:r>
    </w:p>
    <w:tbl>
      <w:tblPr>
        <w:tblStyle w:val="Table14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405"/>
        <w:gridCol w:w="3480"/>
        <w:tblGridChange w:id="0">
          <w:tblGrid>
            <w:gridCol w:w="2130"/>
            <w:gridCol w:w="3405"/>
            <w:gridCol w:w="348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6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전략</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6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6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적용 대상</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Last-Write-Wins (LWW)</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동일 키에 대해 가장 최근 값으로 덮어쓰기. 구현 가장 단순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User Preferences (SHOULD). 최신 정보가 항상 우선하는 경우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Timestamped Versioning</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모든 값에 타임스탬프 부여, 이력 보존. 최신 버전을 기본 반환</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Entity Memory (SHOULD). 속성 변경 이력 추적이 필요한 경우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LLM 판단 기반 병합</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6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모순 감지 시 LLM이 두 정보를 비교하여 병합 또는 선택</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7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Semantic Memory (MAY). 추가 LLM 호출 비용 수반</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7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사용자 확인 요청</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7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모순 감지 시 사용자에게 직접 확인</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7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모순 해소 정확도가 크리티컬한 경우 (의료, 법률 등)</w:t>
            </w:r>
          </w:p>
        </w:tc>
      </w:tr>
    </w:tbl>
    <w:p w:rsidR="00000000" w:rsidDel="00000000" w:rsidP="00000000" w:rsidRDefault="00000000" w:rsidRPr="00000000" w14:paraId="00000B74">
      <w:pPr>
        <w:spacing w:after="8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유형 간 교차 정합성 관리:</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위 전략은 동일 유형 내 충돌을 다룬다. Entity Memory와 Semantic Memory가 동일 엔티티에 대해 서로 모순되는 정보를 저장할 수 있다. 복수 메모리 유형을 도입하는 경우, 유형 간 교차 검증 로직도 설계해야 한다(SHOULD). 예: 엔티티 속성 변경 시 Semantic Memory의 관련 임베딩도 함께 갱신하거나, 검색 시 유형 간 결과를 비교하여 불일치를 감지한다.</w:t>
      </w:r>
    </w:p>
    <w:tbl>
      <w:tblPr>
        <w:tblStyle w:val="Table142"/>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B75">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mem0는 LLM 기반 충돌 해소를 내장 지원한다. Zep은 타임스탬프 기반 자동 업데이트를 제공한다. 충돌 해소 로직을 직접 구현하기 어려운 경우 외부 도구 도입의 근거가 된다(7.6절).</w:t>
            </w:r>
          </w:p>
        </w:tc>
      </w:tr>
    </w:tbl>
    <w:p w:rsidR="00000000" w:rsidDel="00000000" w:rsidP="00000000" w:rsidRDefault="00000000" w:rsidRPr="00000000" w14:paraId="00000B76">
      <w:pPr>
        <w:pStyle w:val="Heading4"/>
        <w:keepNext w:val="0"/>
        <w:keepLines w:val="0"/>
        <w:spacing w:before="280" w:lineRule="auto"/>
        <w:rPr/>
      </w:pPr>
      <w:bookmarkStart w:colFirst="0" w:colLast="0" w:name="_hjivqnohn7vq" w:id="148"/>
      <w:bookmarkEnd w:id="148"/>
      <w:r w:rsidDel="00000000" w:rsidR="00000000" w:rsidRPr="00000000">
        <w:rPr>
          <w:rFonts w:ascii="Arial Unicode MS" w:cs="Arial Unicode MS" w:eastAsia="Arial Unicode MS" w:hAnsi="Arial Unicode MS"/>
          <w:rtl w:val="0"/>
        </w:rPr>
        <w:t xml:space="preserve">7.4.4 메모리 검색 전략</w:t>
      </w:r>
    </w:p>
    <w:p w:rsidR="00000000" w:rsidDel="00000000" w:rsidP="00000000" w:rsidRDefault="00000000" w:rsidRPr="00000000" w14:paraId="00000B77">
      <w:pPr>
        <w:keepNext w:val="0"/>
        <w:keepLines w:val="0"/>
        <w:spacing w:after="120" w:before="240" w:lineRule="auto"/>
        <w:rPr/>
      </w:pPr>
      <w:r w:rsidDel="00000000" w:rsidR="00000000" w:rsidRPr="00000000">
        <w:rPr>
          <w:rFonts w:ascii="Arial Unicode MS" w:cs="Arial Unicode MS" w:eastAsia="Arial Unicode MS" w:hAnsi="Arial Unicode MS"/>
          <w:rtl w:val="0"/>
        </w:rPr>
        <w:t xml:space="preserve">장기 메모리의 성능은 저장 전략보다 검색 전략에 더 강하게 연관된다. 메모리 유형별로 적합한 검색 전략을 선정해야(MUST) 한다. </w:t>
      </w:r>
      <w:r w:rsidDel="00000000" w:rsidR="00000000" w:rsidRPr="00000000">
        <w:rPr>
          <w:vertAlign w:val="superscript"/>
        </w:rPr>
        <w:footnoteReference w:customMarkFollows="0" w:id="12"/>
      </w:r>
      <w:r w:rsidDel="00000000" w:rsidR="00000000" w:rsidRPr="00000000">
        <w:rPr>
          <w:rtl w:val="0"/>
        </w:rPr>
      </w:r>
    </w:p>
    <w:tbl>
      <w:tblPr>
        <w:tblStyle w:val="Table143"/>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B78">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12) 근거들은 특정 벤치마크/시나리오에서의 결과이다. 사내 환경에서의 적합성은 PoC에서 검증해야 한다. (SHOULD) 특히 arxiv 2603.02473의 "검색 실패 11~46%"는 실험 조건(메모리 규모, 도메인)에 따라 달라질 수 있다.</w:t>
            </w:r>
          </w:p>
        </w:tc>
      </w:tr>
    </w:tbl>
    <w:p w:rsidR="00000000" w:rsidDel="00000000" w:rsidP="00000000" w:rsidRDefault="00000000" w:rsidRPr="00000000" w14:paraId="00000B79">
      <w:pPr>
        <w:keepNext w:val="0"/>
        <w:keepLines w:val="0"/>
        <w:spacing w:after="120" w:before="240" w:lineRule="auto"/>
        <w:rPr/>
      </w:pPr>
      <w:r w:rsidDel="00000000" w:rsidR="00000000" w:rsidRPr="00000000">
        <w:rPr>
          <w:rFonts w:ascii="Arial Unicode MS" w:cs="Arial Unicode MS" w:eastAsia="Arial Unicode MS" w:hAnsi="Arial Unicode MS"/>
          <w:rtl w:val="0"/>
        </w:rPr>
        <w:t xml:space="preserve">검색 전략은 "검색 방식" (택 1)과 "필터" (병행 적용)로 구분된다.</w:t>
      </w:r>
    </w:p>
    <w:p w:rsidR="00000000" w:rsidDel="00000000" w:rsidP="00000000" w:rsidRDefault="00000000" w:rsidRPr="00000000" w14:paraId="00000B7A">
      <w:pPr>
        <w:keepNext w:val="0"/>
        <w:keepLines w:val="0"/>
        <w:spacing w:after="120" w:before="240" w:lineRule="auto"/>
        <w:rPr>
          <w:b w:val="1"/>
          <w:bCs w:val="1"/>
        </w:rPr>
      </w:pPr>
      <w:r w:rsidDel="00000000" w:rsidR="00000000" w:rsidRPr="00000000">
        <w:rPr>
          <w:rFonts w:ascii="Arial Unicode MS" w:cs="Arial Unicode MS" w:eastAsia="Arial Unicode MS" w:hAnsi="Arial Unicode MS"/>
          <w:b w:val="1"/>
          <w:bCs w:val="1"/>
          <w:rtl w:val="0"/>
        </w:rPr>
        <w:t xml:space="preserve">검색 방식 (메모리 유형별 택 1):</w:t>
      </w:r>
    </w:p>
    <w:tbl>
      <w:tblPr>
        <w:tblStyle w:val="Table1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4.2304824256526"/>
        <w:gridCol w:w="3389.9996208339135"/>
        <w:gridCol w:w="3071.281707764058"/>
        <w:tblGridChange w:id="0">
          <w:tblGrid>
            <w:gridCol w:w="2564.2304824256526"/>
            <w:gridCol w:w="3389.9996208339135"/>
            <w:gridCol w:w="3071.281707764058"/>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7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검색 방식</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7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7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적용 권고</w:t>
            </w:r>
          </w:p>
        </w:tc>
      </w:tr>
      <w:tr>
        <w:trPr>
          <w:cantSplit w:val="0"/>
          <w:trHeight w:val="127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7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Cosine Similarity (Top-K)</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7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임베딩 코사인 유사도 기반으로 상위 K개 반환. 대부분 시스템의 기본값.</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K=5~10으로 시작(SHOULD)</w:t>
            </w:r>
            <w:r w:rsidDel="00000000" w:rsidR="00000000" w:rsidRPr="00000000">
              <w:rPr>
                <w:sz w:val="18"/>
                <w:szCs w:val="18"/>
                <w:vertAlign w:val="superscript"/>
              </w:rPr>
              <w:footnoteReference w:customMarkFollows="0" w:id="13"/>
            </w:r>
            <w:r w:rsidDel="00000000" w:rsidR="00000000" w:rsidRPr="00000000">
              <w:rPr>
                <w:rFonts w:ascii="Arial Unicode MS" w:cs="Arial Unicode MS" w:eastAsia="Arial Unicode MS" w:hAnsi="Arial Unicode MS"/>
                <w:sz w:val="18"/>
                <w:szCs w:val="18"/>
                <w:rtl w:val="0"/>
              </w:rPr>
              <w:t xml:space="preserve">. 메모리 유형별 K값 차별화 권고.</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Hybrid (Cosine + BM25 + Rerank)</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벡터 검색 + 키워드 검색 결합 후 LLM/Cross-encoder로 리랭킹.</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Semantic Memory에 권고(SHOULD). 검색 실패율 감소 효과. 추가 LLM/Cross-encoder 비용 발생.</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Recency-Relevance-Importance 결합</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시간 경과, 의미 유사도, 중요도 점수를 결합하여 가중 랭킹.</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Episodic Memory에 권고(SHOULD). Park et al.(2023) Generative Agents - 대표적 메모리 검색 구조</w:t>
            </w:r>
          </w:p>
        </w:tc>
      </w:tr>
    </w:tbl>
    <w:p w:rsidR="00000000" w:rsidDel="00000000" w:rsidP="00000000" w:rsidRDefault="00000000" w:rsidRPr="00000000" w14:paraId="00000B87">
      <w:pPr>
        <w:keepNext w:val="0"/>
        <w:keepLines w:val="0"/>
        <w:spacing w:after="6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메모리 유형별 권장 검색 전략 매핑:</w:t>
      </w:r>
    </w:p>
    <w:tbl>
      <w:tblPr>
        <w:tblStyle w:val="Table1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9.2305456200002"/>
        <w:gridCol w:w="2506.281770958406"/>
        <w:gridCol w:w="1970.256189886377"/>
        <w:gridCol w:w="2549.7433045588405"/>
        <w:tblGridChange w:id="0">
          <w:tblGrid>
            <w:gridCol w:w="1999.2305456200002"/>
            <w:gridCol w:w="2506.281770958406"/>
            <w:gridCol w:w="1970.256189886377"/>
            <w:gridCol w:w="2549.7433045588405"/>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88">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메모리 유형</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89">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 검색 방식</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8A">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필터</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8B">
            <w:pPr>
              <w:spacing w:after="240" w:before="240" w:lineRule="auto"/>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비고</w:t>
            </w:r>
          </w:p>
        </w:tc>
      </w:tr>
      <w:tr>
        <w:trPr>
          <w:cantSplit w:val="0"/>
          <w:trHeight w:val="70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Semantic Memory</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Hybrid (Cosine + BM25 + Rerank)</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Similarity Threshold</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8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의미+키워드 결합으로 검색 실패율 최소화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Episodic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RRI (Recency-Relevance-Importance)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Similarity Threshold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시간순 경험에 최적화된 가중 랭킹</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Entity Memory (구조화)</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구조화 쿼리 (SQL/Cypher)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N/A (벡터 검색 비해당)</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KV 조회 또는 RDBMS JOIN. Graph DB 시 Cypher 쿼리</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User Preferences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구조화 쿼리 (KV Lookup)</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N/A (벡터 검색 비해당)</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단순 키-값 조회. 벡터 검색 불필요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Summary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Cosine Similarity (Top-K)</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Similarity Threshold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9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요약본 간 유사도 검색. 경량 운영</w:t>
            </w:r>
          </w:p>
        </w:tc>
      </w:tr>
    </w:tbl>
    <w:p w:rsidR="00000000" w:rsidDel="00000000" w:rsidP="00000000" w:rsidRDefault="00000000" w:rsidRPr="00000000" w14:paraId="00000BA0">
      <w:pPr>
        <w:spacing w:after="120" w:line="276" w:lineRule="auto"/>
        <w:ind w:left="360" w:firstLine="0"/>
        <w:rPr>
          <w:color w:val="555555"/>
          <w:sz w:val="20"/>
          <w:szCs w:val="20"/>
        </w:rPr>
      </w:pPr>
      <w:r w:rsidDel="00000000" w:rsidR="00000000" w:rsidRPr="00000000">
        <w:rPr>
          <w:rFonts w:ascii="Arial Unicode MS" w:cs="Arial Unicode MS" w:eastAsia="Arial Unicode MS" w:hAnsi="Arial Unicode MS"/>
          <w:b w:val="1"/>
          <w:bCs w:val="1"/>
          <w:color w:val="2e75b6"/>
          <w:sz w:val="20"/>
          <w:szCs w:val="20"/>
          <w:rtl w:val="0"/>
        </w:rPr>
        <w:t xml:space="preserve">[참고] </w:t>
      </w:r>
      <w:r w:rsidDel="00000000" w:rsidR="00000000" w:rsidRPr="00000000">
        <w:rPr>
          <w:rFonts w:ascii="Arial Unicode MS" w:cs="Arial Unicode MS" w:eastAsia="Arial Unicode MS" w:hAnsi="Arial Unicode MS"/>
          <w:color w:val="555555"/>
          <w:sz w:val="20"/>
          <w:szCs w:val="20"/>
          <w:rtl w:val="0"/>
        </w:rPr>
        <w:t xml:space="preserve">Entity Memory와 User Preferences는 구조화 데이터로 관리되므로, 벡터 기반 검색 전략(Cosine, Hybrid, RRI)이 아닌 구조화 쿼리로 조회한다. 위 매핑 테이블에서 벡터 검색 관련 필터(Similarity Threshold)는 해당 유형에는 적용되지 않는다.</w:t>
      </w:r>
    </w:p>
    <w:p w:rsidR="00000000" w:rsidDel="00000000" w:rsidP="00000000" w:rsidRDefault="00000000" w:rsidRPr="00000000" w14:paraId="00000BA1">
      <w:pPr>
        <w:keepNext w:val="0"/>
        <w:keepLines w:val="0"/>
        <w:spacing w:after="60" w:before="240" w:lineRule="auto"/>
        <w:rPr/>
      </w:pPr>
      <w:r w:rsidDel="00000000" w:rsidR="00000000" w:rsidRPr="00000000">
        <w:rPr>
          <w:rtl w:val="0"/>
        </w:rPr>
      </w:r>
    </w:p>
    <w:p w:rsidR="00000000" w:rsidDel="00000000" w:rsidP="00000000" w:rsidRDefault="00000000" w:rsidRPr="00000000" w14:paraId="00000BA2">
      <w:pPr>
        <w:keepNext w:val="0"/>
        <w:keepLines w:val="0"/>
        <w:spacing w:after="120" w:before="240" w:lineRule="auto"/>
        <w:rPr>
          <w:b w:val="1"/>
          <w:bCs w:val="1"/>
        </w:rPr>
      </w:pPr>
      <w:r w:rsidDel="00000000" w:rsidR="00000000" w:rsidRPr="00000000">
        <w:rPr>
          <w:rFonts w:ascii="Arial Unicode MS" w:cs="Arial Unicode MS" w:eastAsia="Arial Unicode MS" w:hAnsi="Arial Unicode MS"/>
          <w:b w:val="1"/>
          <w:bCs w:val="1"/>
          <w:rtl w:val="0"/>
        </w:rPr>
        <w:t xml:space="preserve">필터 (위 검색 방식과 항상 병행 적용):</w:t>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7176602924637"/>
        <w:gridCol w:w="3346.538087233478"/>
        <w:gridCol w:w="3100.256063497681"/>
        <w:tblGridChange w:id="0">
          <w:tblGrid>
            <w:gridCol w:w="2578.7176602924637"/>
            <w:gridCol w:w="3346.538087233478"/>
            <w:gridCol w:w="3100.256063497681"/>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A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필터</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A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A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적용 권고</w:t>
            </w:r>
          </w:p>
        </w:tc>
      </w:tr>
      <w:tr>
        <w:trPr>
          <w:cantSplit w:val="0"/>
          <w:trHeight w:val="127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A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Similarity Threshold</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A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최소 유사도 임계값 설정. 임계값 미달 결과는 반환하지 않음.</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A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모든 장기 메모리에 적용(SHOULD). 무관한 메모리가 컨텍스트에 주입되는 것을 방지. 검색 방식과 독립적으로 병행.</w:t>
            </w:r>
          </w:p>
        </w:tc>
      </w:tr>
    </w:tbl>
    <w:p w:rsidR="00000000" w:rsidDel="00000000" w:rsidP="00000000" w:rsidRDefault="00000000" w:rsidRPr="00000000" w14:paraId="00000BA9">
      <w:pPr>
        <w:keepNext w:val="0"/>
        <w:keepLines w:val="0"/>
        <w:spacing w:after="6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BAA">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주의</w:t>
            </w:r>
            <w:r w:rsidDel="00000000" w:rsidR="00000000" w:rsidRPr="00000000">
              <w:rPr>
                <w:rFonts w:ascii="Arial Unicode MS" w:cs="Arial Unicode MS" w:eastAsia="Arial Unicode MS" w:hAnsi="Arial Unicode MS"/>
                <w:color w:val="434343"/>
                <w:sz w:val="18"/>
                <w:szCs w:val="18"/>
                <w:rtl w:val="0"/>
              </w:rPr>
              <w:t xml:space="preserve"> </w:t>
              <w:br w:type="textWrapping"/>
              <w:t xml:space="preserve">Similarity Threshold는 검색 "방식"이 아니라 결과를 걸러내는 "필터"이다. Cosine Top-K, Hybrid, RRI 중 어떤 방식을 선택하든 항상 병행 적용할 수 있다. 메모리 검색 품질이 운영 요건을 충족하지 못하면, 9장의 리랭킹·쿼리 변환 기법(HyDE, Multi-Query)을 메모리 검색 파이프라인에도 적용할 수 있다(MAY).</w:t>
            </w:r>
          </w:p>
        </w:tc>
      </w:tr>
    </w:tbl>
    <w:p w:rsidR="00000000" w:rsidDel="00000000" w:rsidP="00000000" w:rsidRDefault="00000000" w:rsidRPr="00000000" w14:paraId="00000BAB">
      <w:pPr>
        <w:pStyle w:val="Heading3"/>
        <w:keepNext w:val="0"/>
        <w:keepLines w:val="0"/>
        <w:spacing w:before="480" w:lineRule="auto"/>
        <w:rPr/>
      </w:pPr>
      <w:bookmarkStart w:colFirst="0" w:colLast="0" w:name="_qsj7zevjdljn" w:id="149"/>
      <w:bookmarkEnd w:id="149"/>
      <w:r w:rsidDel="00000000" w:rsidR="00000000" w:rsidRPr="00000000">
        <w:rPr>
          <w:rFonts w:ascii="Arial Unicode MS" w:cs="Arial Unicode MS" w:eastAsia="Arial Unicode MS" w:hAnsi="Arial Unicode MS"/>
          <w:rtl w:val="0"/>
        </w:rPr>
        <w:t xml:space="preserve">7.5 저장소 선정</w:t>
      </w:r>
    </w:p>
    <w:p w:rsidR="00000000" w:rsidDel="00000000" w:rsidP="00000000" w:rsidRDefault="00000000" w:rsidRPr="00000000" w14:paraId="00000BAC">
      <w:pPr>
        <w:spacing w:after="120" w:before="240" w:lineRule="auto"/>
        <w:rPr/>
      </w:pPr>
      <w:r w:rsidDel="00000000" w:rsidR="00000000" w:rsidRPr="00000000">
        <w:rPr>
          <w:rFonts w:ascii="Arial Unicode MS" w:cs="Arial Unicode MS" w:eastAsia="Arial Unicode MS" w:hAnsi="Arial Unicode MS"/>
          <w:rtl w:val="0"/>
        </w:rPr>
        <w:t xml:space="preserve">7.3~7.4에서 결정된 메모리 유형에 적합한 저장소를 선정한다. 본 절은 저장소 티어(종류)를 결정하며, Vector DB·Embedding 모델의 구체적 제품 선정은 8장을 참조한다.</w:t>
      </w:r>
    </w:p>
    <w:p w:rsidR="00000000" w:rsidDel="00000000" w:rsidP="00000000" w:rsidRDefault="00000000" w:rsidRPr="00000000" w14:paraId="00000BAD">
      <w:pPr>
        <w:pStyle w:val="Heading4"/>
        <w:keepNext w:val="0"/>
        <w:keepLines w:val="0"/>
        <w:spacing w:after="80" w:lineRule="auto"/>
        <w:rPr/>
      </w:pPr>
      <w:bookmarkStart w:colFirst="0" w:colLast="0" w:name="_av614fft0g39" w:id="150"/>
      <w:bookmarkEnd w:id="150"/>
      <w:r w:rsidDel="00000000" w:rsidR="00000000" w:rsidRPr="00000000">
        <w:rPr>
          <w:rFonts w:ascii="Arial Unicode MS" w:cs="Arial Unicode MS" w:eastAsia="Arial Unicode MS" w:hAnsi="Arial Unicode MS"/>
          <w:rtl w:val="0"/>
        </w:rPr>
        <w:t xml:space="preserve">7.5.1 조건별 권장 저장소</w:t>
      </w:r>
    </w:p>
    <w:tbl>
      <w:tblPr>
        <w:tblStyle w:val="Table1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265"/>
        <w:gridCol w:w="4245"/>
        <w:tblGridChange w:id="0">
          <w:tblGrid>
            <w:gridCol w:w="2505"/>
            <w:gridCol w:w="2265"/>
            <w:gridCol w:w="424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A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조건</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A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 저장소</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B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판단 근거</w:t>
            </w:r>
          </w:p>
        </w:tc>
      </w:tr>
      <w:tr>
        <w:trPr>
          <w:cantSplit w:val="0"/>
          <w:trHeight w:val="43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프로토타이핑, 영속성 불필요</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Python list/dict</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외부 의존성 제로. 비즈니스 로직 검증에 집중</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로컬 개발 + 세션 간 영속성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SQLite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파일 기반 DB. 설치 불필요. LangGraph 생태계에서 SQLite 체크포인터 지원 (패키지)</w:t>
            </w:r>
            <w:r w:rsidDel="00000000" w:rsidR="00000000" w:rsidRPr="00000000">
              <w:rPr>
                <w:sz w:val="18"/>
                <w:szCs w:val="18"/>
                <w:vertAlign w:val="superscript"/>
              </w:rPr>
              <w:footnoteReference w:customMarkFollows="0" w:id="14"/>
            </w:r>
            <w:r w:rsidDel="00000000" w:rsidR="00000000" w:rsidRPr="00000000">
              <w:rPr>
                <w:rtl w:val="0"/>
              </w:rPr>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멀티 사용자 + 세션 관리 + 단기 선호 정보 캐시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Redis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인메모리 기반 고속 R/W 가능. TTL 기반 자동 만료 지원. 세션 상태·임시 컨텍스트·단기 캐시에 적합 (User Preferencer과 같은 자주 조회되는 캐시 정보의 계층)</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멀티 사용자 + 장기 보존 + ACID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PostgreSQL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ACID 보장. pgvector로 벡터 검색 통합 가능. LangGraph에 PostgreSQL 체크포인터 공식 지원(별도 패키지)</w:t>
            </w:r>
            <w:r w:rsidDel="00000000" w:rsidR="00000000" w:rsidRPr="00000000">
              <w:rPr>
                <w:sz w:val="18"/>
                <w:szCs w:val="18"/>
                <w:vertAlign w:val="superscript"/>
              </w:rPr>
              <w:footnoteReference w:customMarkFollows="0" w:id="15"/>
            </w:r>
            <w:r w:rsidDel="00000000" w:rsidR="00000000" w:rsidRPr="00000000">
              <w:rPr>
                <w:rtl w:val="0"/>
              </w:rPr>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Semantic/Episodic Memory (</w:t>
            </w:r>
            <w:r w:rsidDel="00000000" w:rsidR="00000000" w:rsidRPr="00000000">
              <w:rPr>
                <w:rFonts w:ascii="Arial Unicode MS" w:cs="Arial Unicode MS" w:eastAsia="Arial Unicode MS" w:hAnsi="Arial Unicode MS"/>
                <w:sz w:val="18"/>
                <w:szCs w:val="18"/>
                <w:rtl w:val="0"/>
              </w:rPr>
              <w:t xml:space="preserve">수백만 벡터 규모</w:t>
            </w:r>
            <w:r w:rsidDel="00000000" w:rsidR="00000000" w:rsidRPr="00000000">
              <w:rPr>
                <w:sz w:val="18"/>
                <w:szCs w:val="18"/>
                <w:rtl w:val="0"/>
              </w:rPr>
              <w:t xml:space="preserv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PostgreSQL + pgvector 우선 검토</w:t>
            </w:r>
          </w:p>
        </w:tc>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AWS Aurora(2025.05) 벤치마크: 수백만 벡터까지 안정적 성능.</w:t>
            </w:r>
            <w:r w:rsidDel="00000000" w:rsidR="00000000" w:rsidRPr="00000000">
              <w:rPr>
                <w:sz w:val="18"/>
                <w:szCs w:val="18"/>
                <w:vertAlign w:val="superscript"/>
              </w:rPr>
              <w:footnoteReference w:customMarkFollows="0" w:id="16"/>
            </w:r>
            <w:r w:rsidDel="00000000" w:rsidR="00000000" w:rsidRPr="00000000">
              <w:rPr>
                <w:rFonts w:ascii="Arial Unicode MS" w:cs="Arial Unicode MS" w:eastAsia="Arial Unicode MS" w:hAnsi="Arial Unicode MS"/>
                <w:sz w:val="18"/>
                <w:szCs w:val="18"/>
                <w:rtl w:val="0"/>
              </w:rPr>
              <w:t xml:space="preserve"> (아래 전제 조건 참고.)</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Semantic/Episodic Memory (약 </w:t>
            </w:r>
            <w:r w:rsidDel="00000000" w:rsidR="00000000" w:rsidRPr="00000000">
              <w:rPr>
                <w:rFonts w:ascii="Arial Unicode MS" w:cs="Arial Unicode MS" w:eastAsia="Arial Unicode MS" w:hAnsi="Arial Unicode MS"/>
                <w:sz w:val="18"/>
                <w:szCs w:val="18"/>
                <w:rtl w:val="0"/>
              </w:rPr>
              <w:t xml:space="preserve">50M 벡터 내외</w:t>
            </w:r>
            <w:r w:rsidDel="00000000" w:rsidR="00000000" w:rsidRPr="00000000">
              <w:rPr>
                <w:sz w:val="18"/>
                <w:szCs w:val="18"/>
                <w:vertAlign w:val="superscript"/>
              </w:rPr>
              <w:footnoteReference w:customMarkFollows="0" w:id="17"/>
            </w:r>
            <w:r w:rsidDel="00000000" w:rsidR="00000000" w:rsidRPr="00000000">
              <w:rPr>
                <w:rFonts w:ascii="Arial Unicode MS" w:cs="Arial Unicode MS" w:eastAsia="Arial Unicode MS" w:hAnsi="Arial Unicode MS"/>
                <w:sz w:val="18"/>
                <w:szCs w:val="18"/>
                <w:rtl w:val="0"/>
              </w:rPr>
              <w:t xml:space="preserve">, 대규모 벡터 규모</w:t>
            </w:r>
            <w:r w:rsidDel="00000000" w:rsidR="00000000" w:rsidRPr="00000000">
              <w:rPr>
                <w:sz w:val="18"/>
                <w:szCs w:val="18"/>
                <w:rtl w:val="0"/>
              </w:rPr>
              <w:t xml:space="preserv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pgvectorscale 또는 전용 Vector DB 검토</w:t>
            </w:r>
          </w:p>
        </w:tc>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Firecrawl(2025.10): pgvectorscale이 50M에서 471 QPS. (pgvectorscale은 pgvector와 별도 확장. 아래 주의사항 참고.)</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Semantic/Episodic Memory (50M+ 벡터, 초대규모 벡터 규모/ 고성능 요구)</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전용 Vector DB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8.1절에서 제품 선정. GPU 가속 검색, DiskANN 등 고급 인덱싱 필요.</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Entity Memory (단순 속성)</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RDBMS 또는 KV Store</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2홉 이내 관계는 RDBMS JOIN으로 충분.</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Entity Memory (다중 홉 관계)</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Graph DB</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C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엔티티 간 3홉+ 관계 탐색. 8.3절에서 도입 판단</w:t>
            </w:r>
          </w:p>
        </w:tc>
      </w:tr>
    </w:tbl>
    <w:p w:rsidR="00000000" w:rsidDel="00000000" w:rsidP="00000000" w:rsidRDefault="00000000" w:rsidRPr="00000000" w14:paraId="00000BCC">
      <w:pPr>
        <w:spacing w:after="80" w:before="240" w:lineRule="auto"/>
        <w:rPr>
          <w:i w:val="1"/>
          <w:iCs w:val="1"/>
          <w:color w:val="444444"/>
          <w:sz w:val="20"/>
          <w:szCs w:val="20"/>
        </w:rPr>
      </w:pPr>
      <w:r w:rsidDel="00000000" w:rsidR="00000000" w:rsidRPr="00000000">
        <w:rPr>
          <w:rtl w:val="0"/>
        </w:rPr>
        <w:t xml:space="preserve"> </w:t>
      </w:r>
      <w:r w:rsidDel="00000000" w:rsidR="00000000" w:rsidRPr="00000000">
        <w:rPr>
          <w:rtl w:val="0"/>
        </w:rPr>
      </w:r>
    </w:p>
    <w:tbl>
      <w:tblPr>
        <w:tblStyle w:val="Table1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BCD">
            <w:pPr>
              <w:shd w:fill="fff8e1" w:val="clear"/>
              <w:spacing w:after="120" w:lineRule="auto"/>
              <w:ind w:right="36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[pgvector ~5M 임계값의 전제 조건] </w:t>
              <w:br w:type="textWrapping"/>
            </w:r>
            <w:r w:rsidDel="00000000" w:rsidR="00000000" w:rsidRPr="00000000">
              <w:rPr>
                <w:rFonts w:ascii="Arial Unicode MS" w:cs="Arial Unicode MS" w:eastAsia="Arial Unicode MS" w:hAnsi="Arial Unicode MS"/>
                <w:color w:val="434343"/>
                <w:sz w:val="18"/>
                <w:szCs w:val="18"/>
                <w:rtl w:val="0"/>
              </w:rPr>
              <w:t xml:space="preserve">위 "~5M" 기준은 다음 조건에서의 벤치마크 결과를 종합한 것이다: </w:t>
              <w:br w:type="textWrapping"/>
              <w:t xml:space="preserve">(1) 벡터 차원 1536 (text-embedding-3-small 등 일반적 차원)</w:t>
              <w:br w:type="textWrapping"/>
              <w:t xml:space="preserve">(2) HNSW 인덱스 사용</w:t>
              <w:br w:type="textWrapping"/>
              <w:t xml:space="preserve">(3) 16GB+ RAM 인스턴스. </w:t>
              <w:br w:type="textWrapping"/>
              <w:t xml:space="preserve">벡터 차원이 3072 이상이거나, IVFFlat 인덱스를 사용하거나, 메모리가 제한적인 환경에서는 임계값이 낮아질 수 있다. 실제 적용 시 자체 벤치마크를 수행해야 한다.(SHOULD)</w:t>
            </w:r>
          </w:p>
          <w:p w:rsidR="00000000" w:rsidDel="00000000" w:rsidP="00000000" w:rsidRDefault="00000000" w:rsidRPr="00000000" w14:paraId="00000BCE">
            <w:pPr>
              <w:shd w:fill="fff8e1" w:val="clear"/>
              <w:spacing w:after="120" w:line="276" w:lineRule="auto"/>
              <w:ind w:left="0" w:firstLine="0"/>
              <w:rPr>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[참고] 벡터 규모 경계의 유연성:</w:t>
            </w:r>
            <w:r w:rsidDel="00000000" w:rsidR="00000000" w:rsidRPr="00000000">
              <w:rPr>
                <w:rFonts w:ascii="Arial Unicode MS" w:cs="Arial Unicode MS" w:eastAsia="Arial Unicode MS" w:hAnsi="Arial Unicode MS"/>
                <w:color w:val="434343"/>
                <w:sz w:val="18"/>
                <w:szCs w:val="18"/>
                <w:rtl w:val="0"/>
              </w:rPr>
              <w:t xml:space="preserve"> </w:t>
              <w:br w:type="textWrapping"/>
              <w:t xml:space="preserve">위 5M, 50M 기준은 벤치마크 결과를 종합한 근사치이며, 경계가 명확한 절대값이 아니다. 예를 들어 3M에서도 고빈도 쿼리 패턴이면 성능 저하가 발생할 수 있고, 7M에서도 저빈도 배치 쿼리면 pgvector로 충분할 수 있다. QPS 요구사항과 쿼리 패턴을 함께 고려하여 판단한다(SHOULD).</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hd w:fill="fff8e1" w:val="clear"/>
              <w:spacing w:after="120" w:before="240" w:lineRule="auto"/>
              <w:ind w:left="0" w:firstLine="0"/>
              <w:rPr>
                <w:b w:val="1"/>
                <w:bCs w:val="1"/>
                <w:color w:val="434343"/>
                <w:sz w:val="18"/>
                <w:szCs w:val="18"/>
              </w:rPr>
            </w:pPr>
            <w:r w:rsidDel="00000000" w:rsidR="00000000" w:rsidRPr="00000000">
              <w:rPr>
                <w:rFonts w:ascii="Arial Unicode MS" w:cs="Arial Unicode MS" w:eastAsia="Arial Unicode MS" w:hAnsi="Arial Unicode MS"/>
                <w:b w:val="1"/>
                <w:bCs w:val="1"/>
                <w:color w:val="434343"/>
                <w:sz w:val="18"/>
                <w:szCs w:val="18"/>
                <w:rtl w:val="0"/>
              </w:rPr>
              <w:t xml:space="preserve">[pgvectorscale 주의]</w:t>
            </w:r>
            <w:r w:rsidDel="00000000" w:rsidR="00000000" w:rsidRPr="00000000">
              <w:rPr>
                <w:rFonts w:ascii="Arial Unicode MS" w:cs="Arial Unicode MS" w:eastAsia="Arial Unicode MS" w:hAnsi="Arial Unicode MS"/>
                <w:color w:val="434343"/>
                <w:sz w:val="18"/>
                <w:szCs w:val="18"/>
                <w:rtl w:val="0"/>
              </w:rPr>
              <w:t xml:space="preserve"> </w:t>
              <w:br w:type="textWrapping"/>
              <w:t xml:space="preserve">pgvectorscale은 Timescale이 개발한 PostgreSQL 확장으로, pgvector와는 별도 아키텍처(StreamingDiskANN 인덱스)를 사용한다. pgvector의 단순 업그레이드가 아니며, 별도 설치·설정이 필요하다. 도입 시 Timescale 라이선스 조건과 사내 PostgreSQL 운영 정책의 호환성을 확인해야 한다. </w:t>
            </w:r>
            <w:r w:rsidDel="00000000" w:rsidR="00000000" w:rsidRPr="00000000">
              <w:rPr>
                <w:color w:val="434343"/>
                <w:sz w:val="18"/>
                <w:szCs w:val="18"/>
                <w:rtl w:val="0"/>
              </w:rPr>
              <w:t xml:space="preserve">(MUST) </w:t>
            </w:r>
            <w:r w:rsidDel="00000000" w:rsidR="00000000" w:rsidRPr="00000000">
              <w:rPr>
                <w:rtl w:val="0"/>
              </w:rPr>
            </w:r>
          </w:p>
        </w:tc>
      </w:tr>
    </w:tbl>
    <w:p w:rsidR="00000000" w:rsidDel="00000000" w:rsidP="00000000" w:rsidRDefault="00000000" w:rsidRPr="00000000" w14:paraId="00000BD0">
      <w:pPr>
        <w:pStyle w:val="Heading4"/>
        <w:keepNext w:val="0"/>
        <w:keepLines w:val="0"/>
        <w:spacing w:after="80" w:lineRule="auto"/>
        <w:rPr/>
      </w:pPr>
      <w:bookmarkStart w:colFirst="0" w:colLast="0" w:name="_232x2kjr100v" w:id="151"/>
      <w:bookmarkEnd w:id="151"/>
      <w:r w:rsidDel="00000000" w:rsidR="00000000" w:rsidRPr="00000000">
        <w:rPr>
          <w:rFonts w:ascii="Arial Unicode MS" w:cs="Arial Unicode MS" w:eastAsia="Arial Unicode MS" w:hAnsi="Arial Unicode MS"/>
          <w:rtl w:val="0"/>
        </w:rPr>
        <w:t xml:space="preserve">7.5.2 Framework별 메모리/세션 지원 현황</w:t>
      </w:r>
    </w:p>
    <w:p w:rsidR="00000000" w:rsidDel="00000000" w:rsidP="00000000" w:rsidRDefault="00000000" w:rsidRPr="00000000" w14:paraId="00000BD1">
      <w:pPr>
        <w:spacing w:after="120" w:before="240" w:lineRule="auto"/>
        <w:rPr/>
      </w:pPr>
      <w:r w:rsidDel="00000000" w:rsidR="00000000" w:rsidRPr="00000000">
        <w:rPr>
          <w:rFonts w:ascii="Arial Unicode MS" w:cs="Arial Unicode MS" w:eastAsia="Arial Unicode MS" w:hAnsi="Arial Unicode MS"/>
          <w:rtl w:val="0"/>
        </w:rPr>
        <w:t xml:space="preserve">프레임워크 내장 지원을 우선 활용하면 구현 복잡도를 줄일 수 있다(SHOULD).</w:t>
      </w:r>
    </w:p>
    <w:tbl>
      <w:tblPr>
        <w:tblStyle w:val="Table150"/>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BD2">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본 표는 2026년 3월 19일 기준 공개 공식 문서를 바탕으로 정리하였다. 프레임워크의 메모리/세션 지원 범위는 버전 업데이트에 따라 변경될 수 있으므로, 도입 시 최신 공식 문서를 재확인해야 한다(MUST).</w:t>
            </w:r>
          </w:p>
        </w:tc>
      </w:tr>
    </w:tbl>
    <w:p w:rsidR="00000000" w:rsidDel="00000000" w:rsidP="00000000" w:rsidRDefault="00000000" w:rsidRPr="00000000" w14:paraId="00000BD3">
      <w:pPr>
        <w:pStyle w:val="Heading4"/>
        <w:keepNext w:val="0"/>
        <w:keepLines w:val="0"/>
        <w:rPr/>
      </w:pPr>
      <w:bookmarkStart w:colFirst="0" w:colLast="0" w:name="_tmkl6cf1817d" w:id="152"/>
      <w:bookmarkEnd w:id="152"/>
      <w:r w:rsidDel="00000000" w:rsidR="00000000" w:rsidRPr="00000000">
        <w:rPr>
          <w:rtl w:val="0"/>
        </w:rPr>
      </w:r>
    </w:p>
    <w:tbl>
      <w:tblPr>
        <w:tblStyle w:val="Table15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90"/>
        <w:gridCol w:w="1455"/>
        <w:gridCol w:w="1665"/>
        <w:gridCol w:w="1170"/>
        <w:gridCol w:w="1650"/>
        <w:tblGridChange w:id="0">
          <w:tblGrid>
            <w:gridCol w:w="1470"/>
            <w:gridCol w:w="1590"/>
            <w:gridCol w:w="1455"/>
            <w:gridCol w:w="1665"/>
            <w:gridCol w:w="1170"/>
            <w:gridCol w:w="165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Framework</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In-Memory</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SQLite</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PostgreSQL</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Redis</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외부 도구 연동</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LangGraph</w:t>
            </w:r>
            <w:r w:rsidDel="00000000" w:rsidR="00000000" w:rsidRPr="00000000">
              <w:rPr>
                <w:sz w:val="18"/>
                <w:szCs w:val="18"/>
                <w:vertAlign w:val="superscript"/>
              </w:rPr>
              <w:footnoteReference w:customMarkFollows="0" w:id="18"/>
            </w:r>
            <w:r w:rsidDel="00000000" w:rsidR="00000000" w:rsidRPr="00000000">
              <w:rPr>
                <w:rtl w:val="0"/>
              </w:rPr>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✔기본 포함 - MemorySaver</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공식 지원 (별도 패키지 설치 - SqliteSaver)</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공식 지원 (별도 패키지 설치 - PostgresSaver)</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는 없음)</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공식 통합</w:t>
            </w:r>
            <w:r w:rsidDel="00000000" w:rsidR="00000000" w:rsidRPr="00000000">
              <w:rPr>
                <w:rFonts w:ascii="Arial Unicode MS" w:cs="Arial Unicode MS" w:eastAsia="Arial Unicode MS" w:hAnsi="Arial Unicode MS"/>
                <w:sz w:val="18"/>
                <w:szCs w:val="18"/>
                <w:rtl w:val="0"/>
              </w:rPr>
              <w:t xml:space="preserve"> (LangChain/LangGraph agent tooling 사용)</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CrewAI</w:t>
            </w:r>
            <w:r w:rsidDel="00000000" w:rsidR="00000000" w:rsidRPr="00000000">
              <w:rPr>
                <w:sz w:val="18"/>
                <w:szCs w:val="18"/>
                <w:vertAlign w:val="superscript"/>
              </w:rPr>
              <w:footnoteReference w:customMarkFollows="0" w:id="19"/>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기본 포함 - 기본 저장소는 LanceDB</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내장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기본 저장소는 LanceDB, 커스텀 backend 가능</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AutoGen</w:t>
            </w:r>
            <w:r w:rsidDel="00000000" w:rsidR="00000000" w:rsidRPr="00000000">
              <w:rPr>
                <w:sz w:val="18"/>
                <w:szCs w:val="18"/>
                <w:vertAlign w:val="superscript"/>
              </w:rPr>
              <w:footnoteReference w:customMarkFollows="0" w:id="20"/>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기본 포함</w:t>
            </w:r>
            <w:r w:rsidDel="00000000" w:rsidR="00000000" w:rsidRPr="00000000">
              <w:rPr>
                <w:sz w:val="18"/>
                <w:szCs w:val="18"/>
                <w:rtl w:val="0"/>
              </w:rPr>
              <w:t xml:space="preserve"> - </w:t>
            </w:r>
            <w:r w:rsidDel="00000000" w:rsidR="00000000" w:rsidRPr="00000000">
              <w:rPr>
                <w:sz w:val="18"/>
                <w:szCs w:val="18"/>
                <w:rtl w:val="0"/>
              </w:rPr>
              <w:t xml:space="preserve">ListMemory</w:t>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A">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공식 지원 (RedisMemory)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B">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공식 통합 (</w:t>
            </w:r>
            <w:r w:rsidDel="00000000" w:rsidR="00000000" w:rsidRPr="00000000">
              <w:rPr>
                <w:sz w:val="18"/>
                <w:szCs w:val="18"/>
                <w:rtl w:val="0"/>
              </w:rPr>
              <w:t xml:space="preserve">McpWorkbench</w:t>
            </w:r>
            <w:r w:rsidDel="00000000" w:rsidR="00000000" w:rsidRPr="00000000">
              <w:rPr>
                <w:sz w:val="18"/>
                <w:szCs w:val="18"/>
                <w:rtl w:val="0"/>
              </w:rPr>
              <w:t xml:space="preserve">, MCP tool adapters)</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OpenAI SDK</w:t>
            </w:r>
            <w:r w:rsidDel="00000000" w:rsidR="00000000" w:rsidRPr="00000000">
              <w:rPr>
                <w:sz w:val="18"/>
                <w:szCs w:val="18"/>
                <w:vertAlign w:val="superscript"/>
              </w:rPr>
              <w:footnoteReference w:customMarkFollows="0" w:id="21"/>
            </w: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D">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기본 포함 - </w:t>
            </w:r>
            <w:r w:rsidDel="00000000" w:rsidR="00000000" w:rsidRPr="00000000">
              <w:rPr>
                <w:sz w:val="18"/>
                <w:szCs w:val="18"/>
                <w:rtl w:val="0"/>
              </w:rPr>
              <w:t xml:space="preserve">SQLiteSession()</w:t>
            </w:r>
            <w:r w:rsidDel="00000000" w:rsidR="00000000" w:rsidRPr="00000000">
              <w:rPr>
                <w:rFonts w:ascii="Arial Unicode MS" w:cs="Arial Unicode MS" w:eastAsia="Arial Unicode MS" w:hAnsi="Arial Unicode MS"/>
                <w:sz w:val="18"/>
                <w:szCs w:val="18"/>
                <w:rtl w:val="0"/>
              </w:rPr>
              <w:t xml:space="preserve"> 인메모리 모드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E">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공식 지원 (SQLiteSession)</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E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 공식 지원 (SQLAlchemySession)</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0">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공식 지원 (RedisSession)</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1">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 공식 통합  (MCP servers, hosted MCP, tool namespaces)</w:t>
            </w:r>
          </w:p>
        </w:tc>
      </w:tr>
    </w:tbl>
    <w:p w:rsidR="00000000" w:rsidDel="00000000" w:rsidP="00000000" w:rsidRDefault="00000000" w:rsidRPr="00000000" w14:paraId="00000BF2">
      <w:pPr>
        <w:spacing w:after="80" w:before="240" w:lineRule="auto"/>
        <w:rPr>
          <w:highlight w:val="yellow"/>
        </w:rPr>
      </w:pPr>
      <w:r w:rsidDel="00000000" w:rsidR="00000000" w:rsidRPr="00000000">
        <w:rPr>
          <w:rtl w:val="0"/>
        </w:rPr>
        <w:t xml:space="preserve"> </w:t>
      </w:r>
      <w:r w:rsidDel="00000000" w:rsidR="00000000" w:rsidRPr="00000000">
        <w:rPr>
          <w:rFonts w:ascii="Arial Unicode MS" w:cs="Arial Unicode MS" w:eastAsia="Arial Unicode MS" w:hAnsi="Arial Unicode MS"/>
          <w:highlight w:val="yellow"/>
          <w:rtl w:val="0"/>
        </w:rPr>
        <w:t xml:space="preserve">-&gt; 1차 검증 완료, 추가 검증 및 확인 예정</w:t>
      </w:r>
    </w:p>
    <w:p w:rsidR="00000000" w:rsidDel="00000000" w:rsidP="00000000" w:rsidRDefault="00000000" w:rsidRPr="00000000" w14:paraId="00000BF3">
      <w:pPr>
        <w:pStyle w:val="Heading4"/>
        <w:keepNext w:val="0"/>
        <w:keepLines w:val="0"/>
        <w:spacing w:after="80" w:lineRule="auto"/>
        <w:rPr/>
      </w:pPr>
      <w:bookmarkStart w:colFirst="0" w:colLast="0" w:name="_cfagx0hs2gwq" w:id="153"/>
      <w:bookmarkEnd w:id="153"/>
      <w:r w:rsidDel="00000000" w:rsidR="00000000" w:rsidRPr="00000000">
        <w:rPr>
          <w:rFonts w:ascii="Arial Unicode MS" w:cs="Arial Unicode MS" w:eastAsia="Arial Unicode MS" w:hAnsi="Arial Unicode MS"/>
          <w:rtl w:val="0"/>
        </w:rPr>
        <w:t xml:space="preserve">7.5.3 점진적 확장 경로</w:t>
      </w:r>
    </w:p>
    <w:tbl>
      <w:tblPr>
        <w:tblStyle w:val="Table15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15"/>
        <w:gridCol w:w="2775"/>
        <w:gridCol w:w="3585"/>
        <w:tblGridChange w:id="0">
          <w:tblGrid>
            <w:gridCol w:w="840"/>
            <w:gridCol w:w="1815"/>
            <w:gridCol w:w="2775"/>
            <w:gridCol w:w="358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F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단계</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F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조건</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F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 저장소</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BF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비고</w:t>
            </w:r>
          </w:p>
        </w:tc>
      </w:tr>
      <w:tr>
        <w:trPr>
          <w:cantSplit w:val="0"/>
          <w:trHeight w:val="43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1</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PoC / 해커톤</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In-Memory (list/dict)</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외부 의존성 제로</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로컬 개발 + 영속성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SQLite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BF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LangGraph SqliteSaver 활용</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멀티 사용자 서비스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Redis (세션) + PostgreSQL (장기)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Redis: TTL 만료. PostgreSQL: 영구 보존</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벡터 검색 필요 (~5M, 소~중규모)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PostgreSQL + pgvector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수십만 건 이하. 별도 DB 없이 통합</w:t>
              <w:br w:type="textWrapping"/>
              <w:t xml:space="preserve">사내 PostgreSQL 운영 중이면 우선 시작(SHOULD)</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5</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벡터 검색 (5M~50M, 대규모)</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pgvectorscale 또는 전용 Vector DB</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pgvectorscale 또는 8.1절에서 제품 선정</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벡터 검색 (50M+, 초대규모)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전용 Vector DB → 8.1절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0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GPU 가속 검색, DiskANN 등 고급 인덱싱</w:t>
            </w:r>
          </w:p>
        </w:tc>
      </w:tr>
    </w:tbl>
    <w:p w:rsidR="00000000" w:rsidDel="00000000" w:rsidP="00000000" w:rsidRDefault="00000000" w:rsidRPr="00000000" w14:paraId="00000C10">
      <w:pPr>
        <w:spacing w:after="80" w:before="240" w:lineRule="auto"/>
        <w:rPr>
          <w:i w:val="1"/>
          <w:iCs w:val="1"/>
          <w:color w:val="444444"/>
          <w:sz w:val="20"/>
          <w:szCs w:val="20"/>
        </w:rPr>
      </w:pPr>
      <w:r w:rsidDel="00000000" w:rsidR="00000000" w:rsidRPr="00000000">
        <w:rPr>
          <w:rtl w:val="0"/>
        </w:rPr>
      </w:r>
    </w:p>
    <w:tbl>
      <w:tblPr>
        <w:tblStyle w:val="Table153"/>
        <w:tblpPr w:leftFromText="180" w:rightFromText="180" w:topFromText="180" w:bottomFromText="180" w:vertAnchor="text" w:horzAnchor="text" w:tblpX="-15"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left w:w="160.0" w:type="dxa"/>
              <w:right w:w="160.0" w:type="dxa"/>
            </w:tcMar>
          </w:tcPr>
          <w:p w:rsidR="00000000" w:rsidDel="00000000" w:rsidP="00000000" w:rsidRDefault="00000000" w:rsidRPr="00000000" w14:paraId="00000C11">
            <w:pPr>
              <w:shd w:fill="fff8e1" w:val="clear"/>
              <w:spacing w:after="120" w:lineRule="auto"/>
              <w:ind w:right="360"/>
              <w:rPr>
                <w:color w:val="434343"/>
                <w:sz w:val="19"/>
                <w:szCs w:val="19"/>
              </w:rPr>
            </w:pPr>
            <w:r w:rsidDel="00000000" w:rsidR="00000000" w:rsidRPr="00000000">
              <w:rPr>
                <w:rFonts w:ascii="Arial Unicode MS" w:cs="Arial Unicode MS" w:eastAsia="Arial Unicode MS" w:hAnsi="Arial Unicode MS"/>
                <w:b w:val="1"/>
                <w:bCs w:val="1"/>
                <w:sz w:val="18"/>
                <w:szCs w:val="18"/>
                <w:rtl w:val="0"/>
              </w:rPr>
              <w:t xml:space="preserve">[주의] </w:t>
            </w:r>
            <w:r w:rsidDel="00000000" w:rsidR="00000000" w:rsidRPr="00000000">
              <w:rPr>
                <w:rFonts w:ascii="Arial Unicode MS" w:cs="Arial Unicode MS" w:eastAsia="Arial Unicode MS" w:hAnsi="Arial Unicode MS"/>
                <w:sz w:val="18"/>
                <w:szCs w:val="18"/>
                <w:rtl w:val="0"/>
              </w:rPr>
              <w:t xml:space="preserve">pgvector는 소~중 규모에서 유효하지만, 수백만 건 이상에서는 전용 Vector DB 대비 검색 성능이 저하된다. 사내에 PostgreSQL이 운영 중이면 pgvector부터 시작하고(SHOULD), 규모 증가 시 8.1절로 전환한다.</w:t>
            </w:r>
            <w:r w:rsidDel="00000000" w:rsidR="00000000" w:rsidRPr="00000000">
              <w:rPr>
                <w:rtl w:val="0"/>
              </w:rPr>
            </w:r>
          </w:p>
        </w:tc>
      </w:tr>
    </w:tbl>
    <w:p w:rsidR="00000000" w:rsidDel="00000000" w:rsidP="00000000" w:rsidRDefault="00000000" w:rsidRPr="00000000" w14:paraId="00000C12">
      <w:pPr>
        <w:pStyle w:val="Heading3"/>
        <w:spacing w:after="80" w:before="240" w:lineRule="auto"/>
        <w:rPr/>
      </w:pPr>
      <w:bookmarkStart w:colFirst="0" w:colLast="0" w:name="_n71tp2fv7edb" w:id="154"/>
      <w:bookmarkEnd w:id="154"/>
      <w:r w:rsidDel="00000000" w:rsidR="00000000" w:rsidRPr="00000000">
        <w:rPr>
          <w:rFonts w:ascii="Arial Unicode MS" w:cs="Arial Unicode MS" w:eastAsia="Arial Unicode MS" w:hAnsi="Arial Unicode MS"/>
          <w:rtl w:val="0"/>
        </w:rPr>
        <w:t xml:space="preserve">  7.6 메모리 관리 도구 선정</w:t>
      </w:r>
    </w:p>
    <w:p w:rsidR="00000000" w:rsidDel="00000000" w:rsidP="00000000" w:rsidRDefault="00000000" w:rsidRPr="00000000" w14:paraId="00000C13">
      <w:pPr>
        <w:spacing w:after="120" w:before="240" w:lineRule="auto"/>
        <w:rPr/>
      </w:pPr>
      <w:r w:rsidDel="00000000" w:rsidR="00000000" w:rsidRPr="00000000">
        <w:rPr>
          <w:rFonts w:ascii="Arial Unicode MS" w:cs="Arial Unicode MS" w:eastAsia="Arial Unicode MS" w:hAnsi="Arial Unicode MS"/>
          <w:rtl w:val="0"/>
        </w:rPr>
        <w:t xml:space="preserve">메모리 추출·저장·검색·충돌 해소를 어떤 방식으로 관리할지를 결정한다. 7.2.3의 Q11~Q12 판단 결과에 따라 아래 선택지 중 선정한다.</w:t>
      </w:r>
    </w:p>
    <w:p w:rsidR="00000000" w:rsidDel="00000000" w:rsidP="00000000" w:rsidRDefault="00000000" w:rsidRPr="00000000" w14:paraId="00000C14">
      <w:pPr>
        <w:pStyle w:val="Heading4"/>
        <w:keepNext w:val="0"/>
        <w:keepLines w:val="0"/>
        <w:spacing w:after="80" w:lineRule="auto"/>
        <w:rPr/>
      </w:pPr>
      <w:bookmarkStart w:colFirst="0" w:colLast="0" w:name="_xito2lyr5q6z" w:id="155"/>
      <w:bookmarkEnd w:id="155"/>
      <w:r w:rsidDel="00000000" w:rsidR="00000000" w:rsidRPr="00000000">
        <w:rPr>
          <w:rFonts w:ascii="Arial Unicode MS" w:cs="Arial Unicode MS" w:eastAsia="Arial Unicode MS" w:hAnsi="Arial Unicode MS"/>
          <w:rtl w:val="0"/>
        </w:rPr>
        <w:t xml:space="preserve">7.6.1 관리 도구 비교</w:t>
      </w:r>
    </w:p>
    <w:p w:rsidR="00000000" w:rsidDel="00000000" w:rsidP="00000000" w:rsidRDefault="00000000" w:rsidRPr="00000000" w14:paraId="00000C15">
      <w:pPr>
        <w:rPr/>
      </w:pPr>
      <w:r w:rsidDel="00000000" w:rsidR="00000000" w:rsidRPr="00000000">
        <w:rPr>
          <w:rtl w:val="0"/>
        </w:rPr>
      </w:r>
    </w:p>
    <w:tbl>
      <w:tblPr>
        <w:tblStyle w:val="Table15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245"/>
        <w:gridCol w:w="1500"/>
        <w:gridCol w:w="2235"/>
        <w:gridCol w:w="1845"/>
        <w:gridCol w:w="780"/>
        <w:tblGridChange w:id="0">
          <w:tblGrid>
            <w:gridCol w:w="1425"/>
            <w:gridCol w:w="1245"/>
            <w:gridCol w:w="1500"/>
            <w:gridCol w:w="2235"/>
            <w:gridCol w:w="1845"/>
            <w:gridCol w:w="780"/>
          </w:tblGrid>
        </w:tblGridChange>
      </w:tblGrid>
      <w:tr>
        <w:trPr>
          <w:cantSplit w:val="0"/>
          <w:trHeight w:val="70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1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항목</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1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프레임워크 내장</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1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commentRangeStart w:id="17"/>
            <w:commentRangeStart w:id="18"/>
            <w:commentRangeStart w:id="19"/>
            <w:r w:rsidDel="00000000" w:rsidR="00000000" w:rsidRPr="00000000">
              <w:rPr>
                <w:b w:val="1"/>
                <w:bCs w:val="1"/>
                <w:color w:val="ffffff"/>
                <w:sz w:val="20"/>
                <w:szCs w:val="20"/>
                <w:rtl w:val="0"/>
              </w:rPr>
              <w:t xml:space="preserve">mem0</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b w:val="1"/>
                <w:bCs w:val="1"/>
                <w:color w:val="ffffff"/>
                <w:sz w:val="20"/>
                <w:szCs w:val="20"/>
                <w:vertAlign w:val="superscript"/>
              </w:rPr>
              <w:footnoteReference w:customMarkFollows="0" w:id="22"/>
            </w:r>
            <w:r w:rsidDel="00000000" w:rsidR="00000000" w:rsidRPr="00000000">
              <w:rPr>
                <w:rtl w:val="0"/>
              </w:rPr>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1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Zep</w:t>
            </w:r>
            <w:r w:rsidDel="00000000" w:rsidR="00000000" w:rsidRPr="00000000">
              <w:rPr>
                <w:b w:val="1"/>
                <w:bCs w:val="1"/>
                <w:color w:val="ffffff"/>
                <w:sz w:val="20"/>
                <w:szCs w:val="20"/>
                <w:vertAlign w:val="superscript"/>
              </w:rPr>
              <w:footnoteReference w:customMarkFollows="0" w:id="23"/>
            </w:r>
            <w:r w:rsidDel="00000000" w:rsidR="00000000" w:rsidRPr="00000000">
              <w:rPr>
                <w:rtl w:val="0"/>
              </w:rPr>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1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Letta (MemGPT)</w:t>
            </w:r>
            <w:r w:rsidDel="00000000" w:rsidR="00000000" w:rsidRPr="00000000">
              <w:rPr>
                <w:b w:val="1"/>
                <w:bCs w:val="1"/>
                <w:color w:val="ffffff"/>
                <w:sz w:val="20"/>
                <w:szCs w:val="20"/>
                <w:vertAlign w:val="superscript"/>
              </w:rPr>
              <w:footnoteReference w:customMarkFollows="0" w:id="24"/>
            </w:r>
            <w:r w:rsidDel="00000000" w:rsidR="00000000" w:rsidRPr="00000000">
              <w:rPr>
                <w:rtl w:val="0"/>
              </w:rPr>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1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직접 구현</w:t>
            </w:r>
          </w:p>
        </w:tc>
      </w:tr>
      <w:tr>
        <w:trPr>
          <w:cantSplit w:val="0"/>
          <w:trHeight w:val="127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1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추출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1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프레임워크 자동 관리 (단기 위주)</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1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LLM이 중요 정보를 자동 감지·추출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1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대화에서 자동 추출 + 시간 기반 정리</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OS 스타일 working/archival 메모리 관리</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추출 로직을 직접 설계</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제한적</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Semantic + Entity + 충돌 해소 내장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사실 기반 + 시간순 그래프 (Temporal KG)</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Archival Memory (벡터) + Core Memory (핵심)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유형별 개별 구현</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충돌 해소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미지원 (직접 구현)</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LLM 기반 자동 병합 내장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타임스탬프 기반 자동 업데이트</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Core Memory의 명시적 수정 방식</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7.4.3 전략 직접 구현</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Framework 연동</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2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프레임워크 종속</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CrewAI 네이티브, LangChain SDK</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LangChain/LangGraph 통합</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독립 서버 (REST API). 프레임워크 비의존</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벤더 종속성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프레임워크 종속</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Platform 시 종속. OSS 셀프호스팅 가능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Cloud 시 종속. CE 셀프호스팅 가능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OSS. 셀프호스팅 또는 Cloud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3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없음</w:t>
            </w:r>
          </w:p>
        </w:tc>
      </w:tr>
    </w:tbl>
    <w:p w:rsidR="00000000" w:rsidDel="00000000" w:rsidP="00000000" w:rsidRDefault="00000000" w:rsidRPr="00000000" w14:paraId="00000C3A">
      <w:pPr>
        <w:spacing w:after="80" w:before="240" w:lineRule="auto"/>
        <w:rPr>
          <w:sz w:val="20"/>
          <w:szCs w:val="20"/>
        </w:rPr>
      </w:pPr>
      <w:r w:rsidDel="00000000" w:rsidR="00000000" w:rsidRPr="00000000">
        <w:rPr>
          <w:rtl w:val="0"/>
        </w:rPr>
      </w:r>
    </w:p>
    <w:tbl>
      <w:tblPr>
        <w:tblStyle w:val="Table155"/>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C3B">
            <w:pPr>
              <w:spacing w:after="40" w:before="40" w:lineRule="auto"/>
              <w:rPr>
                <w:color w:val="1a5276"/>
                <w:sz w:val="18"/>
                <w:szCs w:val="18"/>
              </w:rPr>
            </w:pPr>
            <w:r w:rsidDel="00000000" w:rsidR="00000000" w:rsidRPr="00000000">
              <w:rPr>
                <w:b w:val="1"/>
                <w:bCs w:val="1"/>
                <w:color w:val="1a5276"/>
                <w:sz w:val="18"/>
                <w:szCs w:val="18"/>
                <w:rtl w:val="0"/>
              </w:rPr>
              <w:t xml:space="preserve">[</w:t>
            </w: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rFonts w:ascii="Arial Unicode MS" w:cs="Arial Unicode MS" w:eastAsia="Arial Unicode MS" w:hAnsi="Arial Unicode MS"/>
                <w:color w:val="1a5276"/>
                <w:sz w:val="18"/>
                <w:szCs w:val="18"/>
                <w:rtl w:val="0"/>
              </w:rPr>
              <w:t xml:space="preserve"> mem0 - 26% 정확도 향상. Zep - 18.5% 장기 정확도 향상, 90% 레이턴시 감소. Letta - filesystem 메모리로도 전문 시스템 능가 (The New Stack 2026 보도). </w:t>
            </w:r>
          </w:p>
          <w:p w:rsidR="00000000" w:rsidDel="00000000" w:rsidP="00000000" w:rsidRDefault="00000000" w:rsidRPr="00000000" w14:paraId="00000C3C">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[독립성 주의]</w:t>
            </w:r>
            <w:r w:rsidDel="00000000" w:rsidR="00000000" w:rsidRPr="00000000">
              <w:rPr>
                <w:rFonts w:ascii="Arial Unicode MS" w:cs="Arial Unicode MS" w:eastAsia="Arial Unicode MS" w:hAnsi="Arial Unicode MS"/>
                <w:color w:val="1a5276"/>
                <w:sz w:val="18"/>
                <w:szCs w:val="18"/>
                <w:rtl w:val="0"/>
              </w:rPr>
              <w:t xml:space="preserve"> 위 수치는 각 도구 개발사가 자체 데이터셋/조건에서 측정·발표한 결과이며, 제3자 독립 검증이 아니다. 직접 비교는 불가하며, 참고용으로만 활용한다.</w:t>
            </w:r>
            <w:r w:rsidDel="00000000" w:rsidR="00000000" w:rsidRPr="00000000">
              <w:rPr>
                <w:rtl w:val="0"/>
              </w:rPr>
            </w:r>
          </w:p>
        </w:tc>
      </w:tr>
    </w:tbl>
    <w:p w:rsidR="00000000" w:rsidDel="00000000" w:rsidP="00000000" w:rsidRDefault="00000000" w:rsidRPr="00000000" w14:paraId="00000C3D">
      <w:pPr>
        <w:pStyle w:val="Heading4"/>
        <w:keepNext w:val="0"/>
        <w:keepLines w:val="0"/>
        <w:spacing w:after="80" w:lineRule="auto"/>
        <w:rPr/>
      </w:pPr>
      <w:bookmarkStart w:colFirst="0" w:colLast="0" w:name="_k6c355gfbfk0" w:id="156"/>
      <w:bookmarkEnd w:id="156"/>
      <w:r w:rsidDel="00000000" w:rsidR="00000000" w:rsidRPr="00000000">
        <w:rPr>
          <w:rtl w:val="0"/>
        </w:rPr>
      </w:r>
    </w:p>
    <w:p w:rsidR="00000000" w:rsidDel="00000000" w:rsidP="00000000" w:rsidRDefault="00000000" w:rsidRPr="00000000" w14:paraId="00000C3E">
      <w:pPr>
        <w:pStyle w:val="Heading4"/>
        <w:keepNext w:val="0"/>
        <w:keepLines w:val="0"/>
        <w:spacing w:after="80" w:lineRule="auto"/>
        <w:rPr/>
      </w:pPr>
      <w:bookmarkStart w:colFirst="0" w:colLast="0" w:name="_lk5mxyak2goo" w:id="157"/>
      <w:bookmarkEnd w:id="157"/>
      <w:r w:rsidDel="00000000" w:rsidR="00000000" w:rsidRPr="00000000">
        <w:rPr>
          <w:rFonts w:ascii="Arial Unicode MS" w:cs="Arial Unicode MS" w:eastAsia="Arial Unicode MS" w:hAnsi="Arial Unicode MS"/>
          <w:rtl w:val="0"/>
        </w:rPr>
        <w:t xml:space="preserve">7.6.2 관리 도구 선정 가이드</w:t>
      </w:r>
    </w:p>
    <w:tbl>
      <w:tblPr>
        <w:tblStyle w:val="Table15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4980"/>
        <w:tblGridChange w:id="0">
          <w:tblGrid>
            <w:gridCol w:w="4020"/>
            <w:gridCol w:w="498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3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조건</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4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단기 메모리만 필요하고, 장기 메모리 불필요 </w:t>
            </w:r>
            <w:commentRangeStart w:id="20"/>
            <w:commentRangeStart w:id="21"/>
            <w:r w:rsidDel="00000000" w:rsidR="00000000" w:rsidRPr="00000000">
              <w:rPr>
                <w:sz w:val="18"/>
                <w:szCs w:val="18"/>
                <w:rtl w:val="0"/>
              </w:rPr>
              <w:t xml:space="preserve">(</w:t>
            </w:r>
            <w:commentRangeEnd w:id="20"/>
            <w:r w:rsidDel="00000000" w:rsidR="00000000" w:rsidRPr="00000000">
              <w:commentReference w:id="20"/>
            </w:r>
            <w:commentRangeEnd w:id="21"/>
            <w:r w:rsidDel="00000000" w:rsidR="00000000" w:rsidRPr="00000000">
              <w:commentReference w:id="21"/>
            </w:r>
            <w:r w:rsidDel="00000000" w:rsidR="00000000" w:rsidRPr="00000000">
              <w:rPr>
                <w:rFonts w:ascii="Arial Unicode MS" w:cs="Arial Unicode MS" w:eastAsia="Arial Unicode MS" w:hAnsi="Arial Unicode MS"/>
                <w:sz w:val="18"/>
                <w:szCs w:val="18"/>
                <w:rtl w:val="0"/>
              </w:rPr>
              <w:t xml:space="preserve">7.2.2 Phase 2: 장기 메모리 유형 선정 (Long-Term)의 </w:t>
            </w:r>
            <w:commentRangeStart w:id="22"/>
            <w:commentRangeStart w:id="23"/>
            <w:r w:rsidDel="00000000" w:rsidR="00000000" w:rsidRPr="00000000">
              <w:rPr>
                <w:rFonts w:ascii="Arial Unicode MS" w:cs="Arial Unicode MS" w:eastAsia="Arial Unicode MS" w:hAnsi="Arial Unicode MS"/>
                <w:sz w:val="18"/>
                <w:szCs w:val="18"/>
                <w:rtl w:val="0"/>
              </w:rPr>
              <w:t xml:space="preserve">Q4="아니오")</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프레임워크 내장 기능으로 충분. 추가 도구 불필요.</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 필요 + CrewAI 환경</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mem0 네이티브 통합 우선 검토(SHOULD).</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 필요 + LangGraph 환경 + 메모리 추출/충돌 해소 직접 구현 부담</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mem0 Python SDK 연동 또는 Zep SDK 검토(MAY).</w:t>
            </w:r>
          </w:p>
        </w:tc>
      </w:tr>
      <w:tr>
        <w:trPr>
          <w:cantSplit w:val="0"/>
          <w:trHeight w:val="690"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C4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 필요 + 독립 서버 구성 선호</w:t>
            </w:r>
          </w:p>
        </w:tc>
        <w:tc>
          <w:tcPr>
            <w:tcBorders>
              <w:top w:color="cccccc" w:space="0" w:sz="5" w:val="single"/>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C4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Letta 검토(MAY). 프레임워크 비의존 REST API 기반.</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 필요 + 메모리 추출 기준·저장 구조를 세밀하게 제어해야 하는 경우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직접 구현. 가장 높은 자유도.</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사내 보안 정책상 외부 서비스 사용 제한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4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mem0 OSS / Zep CE 셀프호스팅 또는 직접 구현.</w:t>
            </w:r>
          </w:p>
        </w:tc>
      </w:tr>
    </w:tbl>
    <w:p w:rsidR="00000000" w:rsidDel="00000000" w:rsidP="00000000" w:rsidRDefault="00000000" w:rsidRPr="00000000" w14:paraId="00000C4D">
      <w:pPr>
        <w:spacing w:after="80" w:before="240" w:lineRule="auto"/>
        <w:rPr>
          <w:b w:val="1"/>
          <w:bCs w:val="1"/>
          <w:color w:val="1a5276"/>
          <w:sz w:val="18"/>
          <w:szCs w:val="18"/>
        </w:rPr>
      </w:pPr>
      <w:r w:rsidDel="00000000" w:rsidR="00000000" w:rsidRPr="00000000">
        <w:rPr>
          <w:rtl w:val="0"/>
        </w:rPr>
      </w:r>
    </w:p>
    <w:tbl>
      <w:tblPr>
        <w:tblStyle w:val="Table157"/>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C4E">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[mem0 참고] </w:t>
            </w:r>
            <w:r w:rsidDel="00000000" w:rsidR="00000000" w:rsidRPr="00000000">
              <w:rPr>
                <w:rFonts w:ascii="Arial Unicode MS" w:cs="Arial Unicode MS" w:eastAsia="Arial Unicode MS" w:hAnsi="Arial Unicode MS"/>
                <w:color w:val="1a5276"/>
                <w:sz w:val="18"/>
                <w:szCs w:val="18"/>
                <w:rtl w:val="0"/>
              </w:rPr>
              <w:t xml:space="preserve">mem0 Documentation — Python SDK, REST API, OSS/Platform. 자동 메모리 추출, 의미 기반 검색, 충돌 해소를 내장 지원. CrewAI 네이티브, LangGraph/LangChain SDK 연동 가능.</w:t>
            </w:r>
          </w:p>
          <w:p w:rsidR="00000000" w:rsidDel="00000000" w:rsidP="00000000" w:rsidRDefault="00000000" w:rsidRPr="00000000" w14:paraId="00000C4F">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[Zep 참고] </w:t>
            </w:r>
            <w:r w:rsidDel="00000000" w:rsidR="00000000" w:rsidRPr="00000000">
              <w:rPr>
                <w:rFonts w:ascii="Arial Unicode MS" w:cs="Arial Unicode MS" w:eastAsia="Arial Unicode MS" w:hAnsi="Arial Unicode MS"/>
                <w:color w:val="1a5276"/>
                <w:sz w:val="18"/>
                <w:szCs w:val="18"/>
                <w:rtl w:val="0"/>
              </w:rPr>
              <w:t xml:space="preserve">Zep Documentation — 대화에서 자동으로 사실(Fact)을 추출하여 시간순 그래프로 관리. 사용자별 메모리 격리, 자동 업데이트, REST API 제공. LangChain/LangGraph 통합 지원.</w:t>
            </w:r>
          </w:p>
        </w:tc>
      </w:tr>
    </w:tbl>
    <w:p w:rsidR="00000000" w:rsidDel="00000000" w:rsidP="00000000" w:rsidRDefault="00000000" w:rsidRPr="00000000" w14:paraId="00000C50">
      <w:pPr>
        <w:pStyle w:val="Heading3"/>
        <w:keepNext w:val="0"/>
        <w:keepLines w:val="0"/>
        <w:spacing w:before="480" w:lineRule="auto"/>
        <w:rPr/>
      </w:pPr>
      <w:bookmarkStart w:colFirst="0" w:colLast="0" w:name="_5i94ku98mgpz" w:id="158"/>
      <w:bookmarkEnd w:id="158"/>
      <w:r w:rsidDel="00000000" w:rsidR="00000000" w:rsidRPr="00000000">
        <w:rPr>
          <w:rFonts w:ascii="Arial Unicode MS" w:cs="Arial Unicode MS" w:eastAsia="Arial Unicode MS" w:hAnsi="Arial Unicode MS"/>
          <w:rtl w:val="0"/>
        </w:rPr>
        <w:t xml:space="preserve">7.7 Memory 선정 시 고려사항</w:t>
      </w:r>
    </w:p>
    <w:p w:rsidR="00000000" w:rsidDel="00000000" w:rsidP="00000000" w:rsidRDefault="00000000" w:rsidRPr="00000000" w14:paraId="00000C51">
      <w:pPr>
        <w:pStyle w:val="Heading4"/>
        <w:keepNext w:val="0"/>
        <w:keepLines w:val="0"/>
        <w:spacing w:after="80" w:lineRule="auto"/>
        <w:rPr/>
      </w:pPr>
      <w:bookmarkStart w:colFirst="0" w:colLast="0" w:name="_w7iggcgsx2mk" w:id="159"/>
      <w:bookmarkEnd w:id="159"/>
      <w:r w:rsidDel="00000000" w:rsidR="00000000" w:rsidRPr="00000000">
        <w:rPr>
          <w:rFonts w:ascii="Arial Unicode MS" w:cs="Arial Unicode MS" w:eastAsia="Arial Unicode MS" w:hAnsi="Arial Unicode MS"/>
          <w:rtl w:val="0"/>
        </w:rPr>
        <w:t xml:space="preserve">7.7.1 멀티 Agent 메모리 공유 패턴</w:t>
      </w:r>
    </w:p>
    <w:p w:rsidR="00000000" w:rsidDel="00000000" w:rsidP="00000000" w:rsidRDefault="00000000" w:rsidRPr="00000000" w14:paraId="00000C52">
      <w:pPr>
        <w:spacing w:after="120" w:before="240" w:lineRule="auto"/>
        <w:rPr/>
      </w:pPr>
      <w:r w:rsidDel="00000000" w:rsidR="00000000" w:rsidRPr="00000000">
        <w:rPr>
          <w:rFonts w:ascii="Arial Unicode MS" w:cs="Arial Unicode MS" w:eastAsia="Arial Unicode MS" w:hAnsi="Arial Unicode MS"/>
          <w:rtl w:val="0"/>
        </w:rPr>
        <w:t xml:space="preserve">6장(A2A)의 멀티 Agent 환경에서, Agent 간 메모리 공유/격리 전략을 정의한다. 공유 범위를 명확히 설계하지 않으면 정보 유출 또는 메모리 오염이 발생한다(MUST 설계).</w:t>
      </w:r>
    </w:p>
    <w:tbl>
      <w:tblPr>
        <w:tblStyle w:val="Table1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4.0180266855714"/>
        <w:gridCol w:w="2437.758817125352"/>
        <w:gridCol w:w="1538.1097298529005"/>
        <w:gridCol w:w="1363.9841000582326"/>
        <w:gridCol w:w="1581.6411373015674"/>
        <w:tblGridChange w:id="0">
          <w:tblGrid>
            <w:gridCol w:w="2104.0180266855714"/>
            <w:gridCol w:w="2437.758817125352"/>
            <w:gridCol w:w="1538.1097298529005"/>
            <w:gridCol w:w="1363.9841000582326"/>
            <w:gridCol w:w="1581.6411373015674"/>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패턴</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5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5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장점</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5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오염 위험도</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5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제약</w:t>
            </w:r>
          </w:p>
        </w:tc>
      </w:tr>
      <w:tr>
        <w:trPr>
          <w:cantSplit w:val="0"/>
          <w:trHeight w:val="70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Isolated (완전 격리)</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각 Agent가 독립 메모리. 공유 없음.</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보안 최고. 구현 단순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없음</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Agent 간 맥락 공유 불가</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Read-Only Shared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공유 메모리는 읽기 전용. 각 Agent가 자체 메모리에 쓰기.</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5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오염 방지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낮음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병합 지연. 최신성 보장 어려움</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Event-Based Sync</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변경 시 이벤트 발행, 관련 Agent에 전파.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느슨한 결합</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낮음~중간</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이벤트 순서 보장 필요</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Shared Store (공유 저장소)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동일 저장소에 R/W. namespace 구분.</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맥락 공유 용이</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높음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6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동시성 제어 필요. 한 Agent의 잘못된 쓰기가 전체 오염</w:t>
            </w:r>
          </w:p>
        </w:tc>
      </w:tr>
    </w:tbl>
    <w:p w:rsidR="00000000" w:rsidDel="00000000" w:rsidP="00000000" w:rsidRDefault="00000000" w:rsidRPr="00000000" w14:paraId="00000C6C">
      <w:pPr>
        <w:spacing w:after="80" w:before="240" w:lineRule="auto"/>
        <w:rPr>
          <w:i w:val="1"/>
          <w:iCs w:val="1"/>
          <w:color w:val="444444"/>
          <w:sz w:val="20"/>
          <w:szCs w:val="20"/>
        </w:rPr>
      </w:pPr>
      <w:r w:rsidDel="00000000" w:rsidR="00000000" w:rsidRPr="00000000">
        <w:rPr>
          <w:rtl w:val="0"/>
        </w:rPr>
      </w:r>
    </w:p>
    <w:tbl>
      <w:tblPr>
        <w:tblStyle w:val="Table159"/>
        <w:tblpPr w:leftFromText="180" w:rightFromText="180" w:topFromText="180" w:bottomFromText="180" w:vertAnchor="text" w:horzAnchor="text" w:tblpX="0"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left w:w="160.0" w:type="dxa"/>
              <w:right w:w="160.0" w:type="dxa"/>
            </w:tcMar>
          </w:tcPr>
          <w:p w:rsidR="00000000" w:rsidDel="00000000" w:rsidP="00000000" w:rsidRDefault="00000000" w:rsidRPr="00000000" w14:paraId="00000C6D">
            <w:pPr>
              <w:shd w:fill="fff8e1" w:val="clear"/>
              <w:spacing w:after="120" w:lineRule="auto"/>
              <w:ind w:left="0" w:right="360" w:firstLine="0"/>
              <w:rPr>
                <w:sz w:val="18"/>
                <w:szCs w:val="18"/>
              </w:rPr>
            </w:pPr>
            <w:r w:rsidDel="00000000" w:rsidR="00000000" w:rsidRPr="00000000">
              <w:rPr>
                <w:rFonts w:ascii="Arial Unicode MS" w:cs="Arial Unicode MS" w:eastAsia="Arial Unicode MS" w:hAnsi="Arial Unicode MS"/>
                <w:b w:val="1"/>
                <w:bCs w:val="1"/>
                <w:sz w:val="18"/>
                <w:szCs w:val="18"/>
                <w:rtl w:val="0"/>
              </w:rPr>
              <w:t xml:space="preserve">권장:</w:t>
            </w:r>
            <w:r w:rsidDel="00000000" w:rsidR="00000000" w:rsidRPr="00000000">
              <w:rPr>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프레임워크 내부 멀티 Agent(LangGraph, CrewAI)는 Shared Store가 기본. 독립 배포 Agent(A2A 환경)는 Read-Only Shared 또는 Event-Based Sync를 적용해야(SHOULD) 한다.</w:t>
            </w:r>
            <w:r w:rsidDel="00000000" w:rsidR="00000000" w:rsidRPr="00000000">
              <w:rPr>
                <w:sz w:val="18"/>
                <w:szCs w:val="18"/>
                <w:vertAlign w:val="superscript"/>
              </w:rPr>
              <w:footnoteReference w:customMarkFollows="0" w:id="25"/>
            </w:r>
            <w:r w:rsidDel="00000000" w:rsidR="00000000" w:rsidRPr="00000000">
              <w:rPr>
                <w:rFonts w:ascii="Arial Unicode MS" w:cs="Arial Unicode MS" w:eastAsia="Arial Unicode MS" w:hAnsi="Arial Unicode MS"/>
                <w:sz w:val="18"/>
                <w:szCs w:val="18"/>
                <w:rtl w:val="0"/>
              </w:rPr>
              <w:t xml:space="preserve"> 메모리 오염 방지가 핵심 설계 목표이며, 6장 6.5.2 보안 체크리스트와 연계한다.</w:t>
            </w:r>
            <w:r w:rsidDel="00000000" w:rsidR="00000000" w:rsidRPr="00000000">
              <w:rPr>
                <w:rtl w:val="0"/>
              </w:rPr>
            </w:r>
          </w:p>
        </w:tc>
      </w:tr>
    </w:tbl>
    <w:p w:rsidR="00000000" w:rsidDel="00000000" w:rsidP="00000000" w:rsidRDefault="00000000" w:rsidRPr="00000000" w14:paraId="00000C6E">
      <w:pPr>
        <w:keepNext w:val="0"/>
        <w:keepLines w:val="0"/>
        <w:spacing w:after="120" w:before="240" w:line="276" w:lineRule="auto"/>
        <w:rPr/>
      </w:pPr>
      <w:r w:rsidDel="00000000" w:rsidR="00000000" w:rsidRPr="00000000">
        <w:rPr>
          <w:rFonts w:ascii="Arial Unicode MS" w:cs="Arial Unicode MS" w:eastAsia="Arial Unicode MS" w:hAnsi="Arial Unicode MS"/>
          <w:rtl w:val="0"/>
        </w:rPr>
        <w:t xml:space="preserve">메모리 유형별 공유/격리 권장 매트릭스:</w:t>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882495457299"/>
        <w:gridCol w:w="2733.6886735311937"/>
        <w:gridCol w:w="4237.940642035131"/>
        <w:tblGridChange w:id="0">
          <w:tblGrid>
            <w:gridCol w:w="2053.882495457299"/>
            <w:gridCol w:w="2733.6886735311937"/>
            <w:gridCol w:w="4237.940642035131"/>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6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메모리 유형</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7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공유 권장</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7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권장 근거</w:t>
            </w:r>
          </w:p>
        </w:tc>
      </w:tr>
      <w:tr>
        <w:trPr>
          <w:cantSplit w:val="0"/>
          <w:trHeight w:val="70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color w:val="000000"/>
                <w:sz w:val="18"/>
                <w:szCs w:val="18"/>
                <w:rtl w:val="0"/>
              </w:rPr>
              <w:t xml:space="preserve">User Preferences</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공유 (Read-Only)</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사용자 설정은 모든 Agent가 참조해야 일관된 UX 제공</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color w:val="000000"/>
                <w:sz w:val="18"/>
                <w:szCs w:val="18"/>
                <w:rtl w:val="0"/>
              </w:rPr>
              <w:t xml:space="preserve">Entity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공유 (Read-Only 또는 Event-Based)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엔티티 정보는 공유하되, 쓰기는 단일 Agent가 담당</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color w:val="000000"/>
                <w:sz w:val="18"/>
                <w:szCs w:val="18"/>
                <w:rtl w:val="0"/>
              </w:rPr>
              <w:t xml:space="preserve">Episodic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격리 (Isolated)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각 Agent의 경험은 해당 Agent 고유. 혹합 시 맥락 오염 위험</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color w:val="000000"/>
                <w:sz w:val="18"/>
                <w:szCs w:val="18"/>
                <w:rtl w:val="0"/>
              </w:rPr>
              <w:t xml:space="preserve">Semantic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조건부 공유 (Read-Only)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동일 도메인 지식은 공유. 별도 도메인은 격리</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color w:val="000000"/>
                <w:sz w:val="18"/>
                <w:szCs w:val="18"/>
                <w:rtl w:val="0"/>
              </w:rPr>
              <w:t xml:space="preserve">Summary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7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격리 (Isolated)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8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000000"/>
                <w:sz w:val="18"/>
                <w:szCs w:val="18"/>
              </w:rPr>
            </w:pPr>
            <w:r w:rsidDel="00000000" w:rsidR="00000000" w:rsidRPr="00000000">
              <w:rPr>
                <w:rFonts w:ascii="Arial Unicode MS" w:cs="Arial Unicode MS" w:eastAsia="Arial Unicode MS" w:hAnsi="Arial Unicode MS"/>
                <w:color w:val="000000"/>
                <w:sz w:val="18"/>
                <w:szCs w:val="18"/>
                <w:rtl w:val="0"/>
              </w:rPr>
              <w:t xml:space="preserve">세션 요약은 해당 Agent 세션에 종속적</w:t>
            </w:r>
          </w:p>
        </w:tc>
      </w:tr>
    </w:tbl>
    <w:p w:rsidR="00000000" w:rsidDel="00000000" w:rsidP="00000000" w:rsidRDefault="00000000" w:rsidRPr="00000000" w14:paraId="00000C81">
      <w:pPr>
        <w:pStyle w:val="Heading4"/>
        <w:keepNext w:val="0"/>
        <w:keepLines w:val="0"/>
        <w:spacing w:after="80" w:lineRule="auto"/>
        <w:rPr/>
      </w:pPr>
      <w:bookmarkStart w:colFirst="0" w:colLast="0" w:name="_n97uva37xs5m" w:id="160"/>
      <w:bookmarkEnd w:id="160"/>
      <w:r w:rsidDel="00000000" w:rsidR="00000000" w:rsidRPr="00000000">
        <w:rPr>
          <w:rtl w:val="0"/>
        </w:rPr>
      </w:r>
    </w:p>
    <w:p w:rsidR="00000000" w:rsidDel="00000000" w:rsidP="00000000" w:rsidRDefault="00000000" w:rsidRPr="00000000" w14:paraId="00000C82">
      <w:pPr>
        <w:pStyle w:val="Heading4"/>
        <w:keepNext w:val="0"/>
        <w:keepLines w:val="0"/>
        <w:spacing w:after="80" w:lineRule="auto"/>
        <w:rPr/>
      </w:pPr>
      <w:bookmarkStart w:colFirst="0" w:colLast="0" w:name="_5yt4bp7wh261" w:id="161"/>
      <w:bookmarkEnd w:id="161"/>
      <w:commentRangeStart w:id="24"/>
      <w:commentRangeStart w:id="25"/>
      <w:r w:rsidDel="00000000" w:rsidR="00000000" w:rsidRPr="00000000">
        <w:rPr>
          <w:rFonts w:ascii="Arial Unicode MS" w:cs="Arial Unicode MS" w:eastAsia="Arial Unicode MS" w:hAnsi="Arial Unicode MS"/>
          <w:rtl w:val="0"/>
        </w:rPr>
        <w:t xml:space="preserve">7.7.2 보안 및 PII 처리</w:t>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C83">
      <w:pPr>
        <w:spacing w:after="120" w:before="240" w:lineRule="auto"/>
        <w:rPr/>
      </w:pPr>
      <w:r w:rsidDel="00000000" w:rsidR="00000000" w:rsidRPr="00000000">
        <w:rPr>
          <w:rFonts w:ascii="Arial Unicode MS" w:cs="Arial Unicode MS" w:eastAsia="Arial Unicode MS" w:hAnsi="Arial Unicode MS"/>
          <w:rtl w:val="0"/>
        </w:rPr>
        <w:t xml:space="preserve">메모리에 저장되는 데이터에는 개인정보(PII)가 포함될 수 있다.다음 요구사항은 메모리 전략 및 관리 도구 선정 시 충족 여부를 확인해야 하는 항목이다(MUST). 구체적 구현 방법은 별도 구현 가이드에서 다룬다.</w:t>
      </w:r>
    </w:p>
    <w:tbl>
      <w:tblPr>
        <w:tblStyle w:val="Table1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3.5895653492753"/>
        <w:gridCol w:w="970.6409170763768"/>
        <w:gridCol w:w="2984.3586405631886"/>
        <w:gridCol w:w="3476.922688034783"/>
        <w:tblGridChange w:id="0">
          <w:tblGrid>
            <w:gridCol w:w="1593.5895653492753"/>
            <w:gridCol w:w="970.6409170763768"/>
            <w:gridCol w:w="2984.3586405631886"/>
            <w:gridCol w:w="3476.922688034783"/>
          </w:tblGrid>
        </w:tblGridChange>
      </w:tblGrid>
      <w:tr>
        <w:trPr>
          <w:cantSplit w:val="0"/>
          <w:trHeight w:val="46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8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요구사항</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8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강도</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8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선정 시 확인 포인트</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8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미충족 시 조치</w:t>
            </w:r>
          </w:p>
        </w:tc>
      </w:tr>
      <w:tr>
        <w:trPr>
          <w:cantSplit w:val="0"/>
          <w:trHeight w:val="735" w:hRule="atLeast"/>
          <w:tblHeader w:val="0"/>
        </w:trPr>
        <w:tc>
          <w:tcPr>
            <w:tcBorders>
              <w:top w:color="f0f4f8" w:space="0" w:sz="5" w:val="single"/>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PII 감지</w:t>
            </w:r>
          </w:p>
        </w:tc>
        <w:tc>
          <w:tcPr>
            <w:tcBorders>
              <w:top w:color="f0f4f8" w:space="0" w:sz="5" w:val="single"/>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MUST</w:t>
            </w:r>
          </w:p>
        </w:tc>
        <w:tc>
          <w:tcPr>
            <w:tcBorders>
              <w:top w:color="f0f4f8" w:space="0" w:sz="5" w:val="single"/>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저장 전 개인정보 자동 감지 기능 지원 여부</w:t>
            </w:r>
          </w:p>
        </w:tc>
        <w:tc>
          <w:tcPr>
            <w:tcBorders>
              <w:top w:color="f0f4f8" w:space="0" w:sz="5" w:val="single"/>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외부 도구(mem0, Zep) 도입 검토 또는 직접 구현 계획 수립</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PII 마스킹/익명화</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MUST</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감지된 PII의 마스킹 또는 가명 처리 지원 여부</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8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동일</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삭제 권한 (잊힐 권리)</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MUST</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사용자 단위 메모리 전체 삭제 가능 여부</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저장소 선정(7.5절) 시 user_id 기반 삭제 가능한 저장소 선택</w:t>
            </w:r>
          </w:p>
        </w:tc>
      </w:tr>
      <w:tr>
        <w:trPr>
          <w:cantSplit w:val="0"/>
          <w:trHeight w:val="990"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메모리 TTL</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SHOULD</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유형별 만료 기한 설정 가능 여부. 사내 보안 정책의 개인정보 보유 기간 준수(MUST).</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TTL 미지원 저장소는 배치 삭제 방안 확보 후 도입</w:t>
            </w:r>
          </w:p>
        </w:tc>
      </w:tr>
      <w:tr>
        <w:trPr>
          <w:cantSplit w:val="0"/>
          <w:trHeight w:val="990"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접근 제어</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b w:val="1"/>
                <w:bCs w:val="1"/>
                <w:sz w:val="18"/>
                <w:szCs w:val="18"/>
                <w:rtl w:val="0"/>
              </w:rPr>
              <w:t xml:space="preserve">MUST</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Agent별·사용자별 메모리 접근 범위 통제 가능 여부. 7.7.1 공유 패턴과 연계.</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7.7.1 공유 패턴 재검토. 격리(Isolated) 패턴으로 전환 검토</w:t>
            </w:r>
          </w:p>
        </w:tc>
      </w:tr>
      <w:tr>
        <w:trPr>
          <w:cantSplit w:val="0"/>
          <w:trHeight w:val="735" w:hRule="atLeast"/>
          <w:tblHeader w:val="0"/>
        </w:trPr>
        <w:tc>
          <w:tcPr>
            <w:tcBorders>
              <w:top w:color="000000" w:space="0" w:sz="0" w:val="nil"/>
              <w:left w:color="bfbfbf" w:space="0" w:sz="5" w:val="single"/>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감사 로그</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SHOULD</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R/W/삭제 로그 기록 가능 여부</w:t>
            </w:r>
          </w:p>
        </w:tc>
        <w:tc>
          <w:tcPr>
            <w:tcBorders>
              <w:top w:color="000000" w:space="0" w:sz="0" w:val="nil"/>
              <w:left w:color="000000" w:space="0" w:sz="0" w:val="nil"/>
              <w:bottom w:color="bfbfbf" w:space="0" w:sz="5" w:val="single"/>
              <w:right w:color="bfbfbf" w:space="0" w:sz="5" w:val="single"/>
            </w:tcBorders>
            <w:tcMar>
              <w:top w:w="60.0" w:type="dxa"/>
              <w:left w:w="100.0" w:type="dxa"/>
              <w:bottom w:w="60.0" w:type="dxa"/>
              <w:right w:w="100.0" w:type="dxa"/>
            </w:tcMar>
            <w:vAlign w:val="top"/>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사내 컴플라이언스 요건 확인 후 MUST 승격 여부 판단</w:t>
            </w:r>
          </w:p>
        </w:tc>
      </w:tr>
    </w:tbl>
    <w:p w:rsidR="00000000" w:rsidDel="00000000" w:rsidP="00000000" w:rsidRDefault="00000000" w:rsidRPr="00000000" w14:paraId="00000CA0">
      <w:pPr>
        <w:spacing w:after="80" w:before="240" w:lineRule="auto"/>
        <w:rPr/>
      </w:pPr>
      <w:r w:rsidDel="00000000" w:rsidR="00000000" w:rsidRPr="00000000">
        <w:rPr>
          <w:rtl w:val="0"/>
        </w:rPr>
      </w:r>
    </w:p>
    <w:tbl>
      <w:tblPr>
        <w:tblStyle w:val="Table162"/>
        <w:tblpPr w:leftFromText="180" w:rightFromText="180" w:topFromText="180" w:bottomFromText="180" w:vertAnchor="text" w:horzAnchor="text" w:tblpX="61.09519958496094" w:tblpY="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25" w:hRule="atLeast"/>
          <w:tblHeader w:val="0"/>
        </w:trPr>
        <w:tc>
          <w:tcPr>
            <w:tcBorders>
              <w:top w:color="b0bec5" w:space="0" w:sz="6" w:val="single"/>
              <w:left w:color="1b3a5c" w:space="0" w:sz="6" w:val="single"/>
              <w:bottom w:color="b0bec5" w:space="0" w:sz="6" w:val="single"/>
              <w:right w:color="b0bec5" w:space="0" w:sz="6" w:val="single"/>
            </w:tcBorders>
            <w:shd w:fill="fff8e1" w:val="clear"/>
            <w:tcMar>
              <w:left w:w="160.0" w:type="dxa"/>
              <w:right w:w="160.0" w:type="dxa"/>
            </w:tcMar>
          </w:tcPr>
          <w:p w:rsidR="00000000" w:rsidDel="00000000" w:rsidP="00000000" w:rsidRDefault="00000000" w:rsidRPr="00000000" w14:paraId="00000CA1">
            <w:pPr>
              <w:shd w:fill="fff8e1" w:val="clear"/>
              <w:spacing w:after="120" w:lineRule="auto"/>
              <w:ind w:right="360"/>
              <w:rPr>
                <w:sz w:val="18"/>
                <w:szCs w:val="18"/>
              </w:rPr>
            </w:pPr>
            <w:r w:rsidDel="00000000" w:rsidR="00000000" w:rsidRPr="00000000">
              <w:rPr>
                <w:rFonts w:ascii="Arial Unicode MS" w:cs="Arial Unicode MS" w:eastAsia="Arial Unicode MS" w:hAnsi="Arial Unicode MS"/>
                <w:b w:val="1"/>
                <w:bCs w:val="1"/>
                <w:sz w:val="18"/>
                <w:szCs w:val="18"/>
                <w:rtl w:val="0"/>
              </w:rPr>
              <w:t xml:space="preserve">[참고]</w:t>
            </w:r>
            <w:r w:rsidDel="00000000" w:rsidR="00000000" w:rsidRPr="00000000">
              <w:rPr>
                <w:rFonts w:ascii="Arial Unicode MS" w:cs="Arial Unicode MS" w:eastAsia="Arial Unicode MS" w:hAnsi="Arial Unicode MS"/>
                <w:sz w:val="18"/>
                <w:szCs w:val="18"/>
                <w:rtl w:val="0"/>
              </w:rPr>
              <w:t xml:space="preserve"> MUST 항목이 미충족된 상태로 도입할 경우, 7.9절 안티패턴 "PII 미처리"에 해당하며 개인정보보호법 위반 위험이 있다.</w:t>
            </w:r>
          </w:p>
          <w:p w:rsidR="00000000" w:rsidDel="00000000" w:rsidP="00000000" w:rsidRDefault="00000000" w:rsidRPr="00000000" w14:paraId="00000CA2">
            <w:pPr>
              <w:shd w:fill="fff8e1" w:val="clear"/>
              <w:spacing w:after="120" w:lineRule="auto"/>
              <w:ind w:right="360"/>
              <w:rPr>
                <w:sz w:val="18"/>
                <w:szCs w:val="18"/>
              </w:rPr>
            </w:pPr>
            <w:r w:rsidDel="00000000" w:rsidR="00000000" w:rsidRPr="00000000">
              <w:rPr>
                <w:rFonts w:ascii="Arial Unicode MS" w:cs="Arial Unicode MS" w:eastAsia="Arial Unicode MS" w:hAnsi="Arial Unicode MS"/>
                <w:b w:val="1"/>
                <w:bCs w:val="1"/>
                <w:sz w:val="18"/>
                <w:szCs w:val="18"/>
                <w:rtl w:val="0"/>
              </w:rPr>
              <w:t xml:space="preserve">5장 연계: </w:t>
            </w:r>
            <w:r w:rsidDel="00000000" w:rsidR="00000000" w:rsidRPr="00000000">
              <w:rPr>
                <w:rFonts w:ascii="Arial Unicode MS" w:cs="Arial Unicode MS" w:eastAsia="Arial Unicode MS" w:hAnsi="Arial Unicode MS"/>
                <w:sz w:val="18"/>
                <w:szCs w:val="18"/>
                <w:rtl w:val="0"/>
              </w:rPr>
              <w:t xml:space="preserve">5.2절 보안 경계 설계의 민감 데이터 등급 분류를 메모리 저장 정책에도 동일하게 적용한다(SHOULD).</w:t>
            </w:r>
          </w:p>
        </w:tc>
      </w:tr>
    </w:tbl>
    <w:p w:rsidR="00000000" w:rsidDel="00000000" w:rsidP="00000000" w:rsidRDefault="00000000" w:rsidRPr="00000000" w14:paraId="00000CA3">
      <w:pPr>
        <w:pStyle w:val="Heading4"/>
        <w:keepNext w:val="0"/>
        <w:keepLines w:val="0"/>
        <w:spacing w:after="80" w:lineRule="auto"/>
        <w:rPr/>
      </w:pPr>
      <w:bookmarkStart w:colFirst="0" w:colLast="0" w:name="_jku73xm8kbgu" w:id="162"/>
      <w:bookmarkEnd w:id="162"/>
      <w:r w:rsidDel="00000000" w:rsidR="00000000" w:rsidRPr="00000000">
        <w:rPr>
          <w:rFonts w:ascii="Arial Unicode MS" w:cs="Arial Unicode MS" w:eastAsia="Arial Unicode MS" w:hAnsi="Arial Unicode MS"/>
          <w:rtl w:val="0"/>
        </w:rPr>
        <w:t xml:space="preserve">7.7.3 비용 추정</w:t>
      </w:r>
    </w:p>
    <w:p w:rsidR="00000000" w:rsidDel="00000000" w:rsidP="00000000" w:rsidRDefault="00000000" w:rsidRPr="00000000" w14:paraId="00000CA4">
      <w:pPr>
        <w:spacing w:after="120" w:before="240" w:lineRule="auto"/>
        <w:rPr/>
      </w:pPr>
      <w:commentRangeStart w:id="26"/>
      <w:commentRangeStart w:id="27"/>
      <w:r w:rsidDel="00000000" w:rsidR="00000000" w:rsidRPr="00000000">
        <w:rPr>
          <w:rFonts w:ascii="Arial Unicode MS" w:cs="Arial Unicode MS" w:eastAsia="Arial Unicode MS" w:hAnsi="Arial Unicode MS"/>
          <w:rtl w:val="0"/>
        </w:rPr>
        <w:t xml:space="preserve">메모리 전략별 추가 비용 요소를 사전에 추정하여 기술 선정의 비용 근거로 활용한다(SHOULD).</w:t>
      </w:r>
      <w:commentRangeEnd w:id="26"/>
      <w:r w:rsidDel="00000000" w:rsidR="00000000" w:rsidRPr="00000000">
        <w:commentReference w:id="26"/>
      </w:r>
      <w:commentRangeEnd w:id="27"/>
      <w:r w:rsidDel="00000000" w:rsidR="00000000" w:rsidRPr="00000000">
        <w:commentReference w:id="27"/>
      </w:r>
      <w:r w:rsidDel="00000000" w:rsidR="00000000" w:rsidRPr="00000000">
        <w:rPr>
          <w:rFonts w:ascii="Arial Unicode MS" w:cs="Arial Unicode MS" w:eastAsia="Arial Unicode MS" w:hAnsi="Arial Unicode MS"/>
          <w:rtl w:val="0"/>
        </w:rPr>
        <w:t xml:space="preserve"> 월간 비용 산출은 아래 "비용 추정 공식 (근사치)"를 참고한다.</w:t>
      </w:r>
    </w:p>
    <w:tbl>
      <w:tblPr>
        <w:tblStyle w:val="Table16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2205"/>
        <w:gridCol w:w="2160"/>
        <w:gridCol w:w="2745"/>
        <w:tblGridChange w:id="0">
          <w:tblGrid>
            <w:gridCol w:w="1890"/>
            <w:gridCol w:w="2205"/>
            <w:gridCol w:w="2160"/>
            <w:gridCol w:w="2745"/>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메모리 유형</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추가 LLM 호출</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저장소 비용</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비고</w:t>
            </w:r>
          </w:p>
        </w:tc>
      </w:tr>
      <w:tr>
        <w:trPr>
          <w:cantSplit w:val="0"/>
          <w:trHeight w:val="43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Short-Term (전체)</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없음 (Summary 제외)</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없음 (컨텍스트 내)</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토큰 비용은 대화 길이에 비례</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Summary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세션당 1~N회 요약 호출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RDBMS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요약 빈도에 따라 변동</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Semantic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임베딩 호출 (메시지당)</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Vector DB 운영비</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8장 Embedding 모델 비용 참조</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Episodic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에피소드 추출 LLM 호출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RDBMS + Vector DB</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Task 완료 시점에만 발생</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Entity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NER 또는 LLM 추출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RDBMS / KV Store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NER 사용 시 LLM 비용 절감</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User Preferences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패턴 매칭 시 없음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KV Store / RDBMS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가장 경량</w:t>
            </w:r>
          </w:p>
        </w:tc>
      </w:tr>
    </w:tbl>
    <w:p w:rsidR="00000000" w:rsidDel="00000000" w:rsidP="00000000" w:rsidRDefault="00000000" w:rsidRPr="00000000" w14:paraId="00000CC1">
      <w:pPr>
        <w:spacing w:after="80" w:before="240" w:lineRule="auto"/>
        <w:rPr/>
      </w:pPr>
      <w:r w:rsidDel="00000000" w:rsidR="00000000" w:rsidRPr="00000000">
        <w:rPr>
          <w:rtl w:val="0"/>
        </w:rPr>
        <w:t xml:space="preserve"> </w:t>
      </w:r>
    </w:p>
    <w:p w:rsidR="00000000" w:rsidDel="00000000" w:rsidP="00000000" w:rsidRDefault="00000000" w:rsidRPr="00000000" w14:paraId="00000CC2">
      <w:pPr>
        <w:spacing w:after="120" w:before="240" w:lineRule="auto"/>
        <w:rPr>
          <w:b w:val="1"/>
          <w:bCs w:val="1"/>
        </w:rPr>
      </w:pPr>
      <w:r w:rsidDel="00000000" w:rsidR="00000000" w:rsidRPr="00000000">
        <w:rPr>
          <w:rFonts w:ascii="Arial Unicode MS" w:cs="Arial Unicode MS" w:eastAsia="Arial Unicode MS" w:hAnsi="Arial Unicode MS"/>
          <w:b w:val="1"/>
          <w:bCs w:val="1"/>
          <w:rtl w:val="0"/>
        </w:rPr>
        <w:t xml:space="preserve">비용 추정 공식 (근사치)</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Summary Memory 월간 비용</w:t>
      </w:r>
      <w:r w:rsidDel="00000000" w:rsidR="00000000" w:rsidRPr="00000000">
        <w:rPr>
          <w:rFonts w:ascii="Arial Unicode MS" w:cs="Arial Unicode MS" w:eastAsia="Arial Unicode MS" w:hAnsi="Arial Unicode MS"/>
          <w:color w:val="434343"/>
          <w:sz w:val="19"/>
          <w:szCs w:val="19"/>
          <w:rtl w:val="0"/>
        </w:rPr>
        <w:t xml:space="preserve"> ≈ S × R × 30 × (T_in + T_out) × P_token</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(S = 일평균 세션 수, R = 세션당 요약 호출 횟수, T_in/T_out = 요약 1회당 입력/출력 토큰, P_token = 토큰 단가)</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Semantic Memory 월간 비용</w:t>
      </w:r>
      <w:r w:rsidDel="00000000" w:rsidR="00000000" w:rsidRPr="00000000">
        <w:rPr>
          <w:rFonts w:ascii="Arial Unicode MS" w:cs="Arial Unicode MS" w:eastAsia="Arial Unicode MS" w:hAnsi="Arial Unicode MS"/>
          <w:color w:val="434343"/>
          <w:sz w:val="19"/>
          <w:szCs w:val="19"/>
          <w:rtl w:val="0"/>
        </w:rPr>
        <w:t xml:space="preserve"> ≈ M × 30 × P_embed + C_vectordb</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i w:val="1"/>
          <w:iCs w:val="1"/>
          <w:sz w:val="20"/>
          <w:szCs w:val="20"/>
        </w:rPr>
      </w:pPr>
      <w:r w:rsidDel="00000000" w:rsidR="00000000" w:rsidRPr="00000000">
        <w:rPr>
          <w:rFonts w:ascii="Arial Unicode MS" w:cs="Arial Unicode MS" w:eastAsia="Arial Unicode MS" w:hAnsi="Arial Unicode MS"/>
          <w:color w:val="434343"/>
          <w:sz w:val="19"/>
          <w:szCs w:val="19"/>
          <w:rtl w:val="0"/>
        </w:rPr>
        <w:t xml:space="preserve">(M = 일평균 메시지 수, P_embed = 임베딩 단가, C_vectordb = Vector DB 월 운영비)</w:t>
      </w:r>
      <w:r w:rsidDel="00000000" w:rsidR="00000000" w:rsidRPr="00000000">
        <w:rPr>
          <w:rtl w:val="0"/>
        </w:rPr>
      </w:r>
    </w:p>
    <w:p w:rsidR="00000000" w:rsidDel="00000000" w:rsidP="00000000" w:rsidRDefault="00000000" w:rsidRPr="00000000" w14:paraId="00000CC7">
      <w:pPr>
        <w:spacing w:after="120" w:before="240" w:line="276"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Episodic Memory 월간 비용 </w:t>
      </w:r>
      <w:r w:rsidDel="00000000" w:rsidR="00000000" w:rsidRPr="00000000">
        <w:rPr>
          <w:rFonts w:ascii="Arial Unicode MS" w:cs="Arial Unicode MS" w:eastAsia="Arial Unicode MS" w:hAnsi="Arial Unicode MS"/>
          <w:color w:val="434343"/>
          <w:sz w:val="19"/>
          <w:szCs w:val="19"/>
          <w:rtl w:val="0"/>
        </w:rPr>
        <w:t xml:space="preserve">≈ T × 30 × (T_extract + T_embed) × P_token + C_storage</w:t>
      </w:r>
    </w:p>
    <w:p w:rsidR="00000000" w:rsidDel="00000000" w:rsidP="00000000" w:rsidRDefault="00000000" w:rsidRPr="00000000" w14:paraId="00000CC8">
      <w:pPr>
        <w:spacing w:after="120" w:before="240" w:line="276" w:lineRule="auto"/>
        <w:rPr>
          <w:color w:val="434343"/>
          <w:sz w:val="19"/>
          <w:szCs w:val="19"/>
        </w:rPr>
      </w:pPr>
      <w:r w:rsidDel="00000000" w:rsidR="00000000" w:rsidRPr="00000000">
        <w:rPr>
          <w:rFonts w:ascii="Arial Unicode MS" w:cs="Arial Unicode MS" w:eastAsia="Arial Unicode MS" w:hAnsi="Arial Unicode MS"/>
          <w:color w:val="434343"/>
          <w:sz w:val="19"/>
          <w:szCs w:val="19"/>
          <w:rtl w:val="0"/>
        </w:rPr>
        <w:t xml:space="preserve">(T = 일평균 완료 Task 수, T_extract = 에피소드 추출 1회당 토큰, T_embed = 임베딩 토큰. Summary Memory 비용의 약 1.5~2배 수준 예상)</w:t>
      </w:r>
    </w:p>
    <w:p w:rsidR="00000000" w:rsidDel="00000000" w:rsidP="00000000" w:rsidRDefault="00000000" w:rsidRPr="00000000" w14:paraId="00000CC9">
      <w:pPr>
        <w:spacing w:after="120" w:before="240" w:line="276"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Entity Memory 월간 비용</w:t>
      </w:r>
      <w:r w:rsidDel="00000000" w:rsidR="00000000" w:rsidRPr="00000000">
        <w:rPr>
          <w:rFonts w:ascii="Arial Unicode MS" w:cs="Arial Unicode MS" w:eastAsia="Arial Unicode MS" w:hAnsi="Arial Unicode MS"/>
          <w:color w:val="434343"/>
          <w:sz w:val="19"/>
          <w:szCs w:val="19"/>
          <w:rtl w:val="0"/>
        </w:rPr>
        <w:t xml:space="preserve"> ≈ NER 사용 시 미미한 수준 / LLM 추출 시 Summary Memory와 유사. 저장소 비용은 RDBMS 기준 최소.</w:t>
      </w:r>
    </w:p>
    <w:p w:rsidR="00000000" w:rsidDel="00000000" w:rsidP="00000000" w:rsidRDefault="00000000" w:rsidRPr="00000000" w14:paraId="00000CCA">
      <w:pPr>
        <w:spacing w:after="80" w:before="240" w:lineRule="auto"/>
        <w:rPr>
          <w:color w:val="434343"/>
          <w:sz w:val="19"/>
          <w:szCs w:val="19"/>
        </w:rPr>
      </w:pPr>
      <w:r w:rsidDel="00000000" w:rsidR="00000000" w:rsidRPr="00000000">
        <w:rPr>
          <w:rtl w:val="0"/>
        </w:rPr>
      </w:r>
    </w:p>
    <w:tbl>
      <w:tblPr>
        <w:tblStyle w:val="Table16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810"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CCB">
            <w:pPr>
              <w:shd w:fill="fff8e1" w:val="clear"/>
              <w:spacing w:after="120" w:before="240" w:line="276" w:lineRule="auto"/>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예시 (GPT-4o-mini 기준): </w:t>
              <w:br w:type="textWrapping"/>
            </w:r>
            <w:r w:rsidDel="00000000" w:rsidR="00000000" w:rsidRPr="00000000">
              <w:rPr>
                <w:rFonts w:ascii="Arial Unicode MS" w:cs="Arial Unicode MS" w:eastAsia="Arial Unicode MS" w:hAnsi="Arial Unicode MS"/>
                <w:color w:val="434343"/>
                <w:sz w:val="19"/>
                <w:szCs w:val="19"/>
                <w:rtl w:val="0"/>
              </w:rPr>
              <w:t xml:space="preserve">Summary Memory: 500세션/일 × 1회 × 30일 × (2,000 input + 500 output 토큰) ≈ $13.5/월. </w:t>
              <w:br w:type="textWrapping"/>
              <w:t xml:space="preserve">Semantic Memory (text-embedding-3-small): 5,000msg/일 × 30일 × 평균 200토큰 ≈ $0.6/월 (임베딩만). </w:t>
              <w:br w:type="textWrapping"/>
              <w:t xml:space="preserve">Episodic Memory: 100 task/일 × 30일 × (2,500 추출 + 500 임베딩) ≈ $4.1/월.</w:t>
            </w:r>
          </w:p>
          <w:p w:rsidR="00000000" w:rsidDel="00000000" w:rsidP="00000000" w:rsidRDefault="00000000" w:rsidRPr="00000000" w14:paraId="00000CCC">
            <w:pPr>
              <w:shd w:fill="fff8e1" w:val="clear"/>
              <w:spacing w:after="120" w:lineRule="auto"/>
              <w:ind w:left="0" w:right="360" w:firstLine="0"/>
              <w:rPr>
                <w:b w:val="1"/>
                <w:bCs w:val="1"/>
                <w:color w:val="434343"/>
                <w:sz w:val="19"/>
                <w:szCs w:val="19"/>
              </w:rPr>
            </w:pPr>
            <w:r w:rsidDel="00000000" w:rsidR="00000000" w:rsidRPr="00000000">
              <w:rPr>
                <w:rtl w:val="0"/>
              </w:rPr>
            </w:r>
          </w:p>
          <w:p w:rsidR="00000000" w:rsidDel="00000000" w:rsidP="00000000" w:rsidRDefault="00000000" w:rsidRPr="00000000" w14:paraId="00000CCD">
            <w:pPr>
              <w:shd w:fill="fff8e1" w:val="clear"/>
              <w:spacing w:after="120" w:lineRule="auto"/>
              <w:ind w:left="0" w:right="360" w:firstLine="0"/>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[참고] </w:t>
            </w:r>
            <w:r w:rsidDel="00000000" w:rsidR="00000000" w:rsidRPr="00000000">
              <w:rPr>
                <w:rFonts w:ascii="Arial Unicode MS" w:cs="Arial Unicode MS" w:eastAsia="Arial Unicode MS" w:hAnsi="Arial Unicode MS"/>
                <w:color w:val="434343"/>
                <w:sz w:val="19"/>
                <w:szCs w:val="19"/>
                <w:rtl w:val="0"/>
              </w:rPr>
              <w:t xml:space="preserve">토큰 단가는 5장 모델별 비용표를 참조. 임베딩 비용은 8.2절 Embedding 모델 선정 시 함께 비교. 위 예시는 특정 모델 기준이며, 실제 단가는 모델·제공사에 따라 상이하다.</w:t>
            </w:r>
          </w:p>
        </w:tc>
      </w:tr>
    </w:tbl>
    <w:p w:rsidR="00000000" w:rsidDel="00000000" w:rsidP="00000000" w:rsidRDefault="00000000" w:rsidRPr="00000000" w14:paraId="00000CCE">
      <w:pPr>
        <w:pStyle w:val="Heading4"/>
        <w:spacing w:after="80" w:before="240" w:lineRule="auto"/>
        <w:rPr/>
      </w:pPr>
      <w:bookmarkStart w:colFirst="0" w:colLast="0" w:name="_53il5du3toba" w:id="163"/>
      <w:bookmarkEnd w:id="163"/>
      <w:r w:rsidDel="00000000" w:rsidR="00000000" w:rsidRPr="00000000">
        <w:rPr>
          <w:rFonts w:ascii="Arial Unicode MS" w:cs="Arial Unicode MS" w:eastAsia="Arial Unicode MS" w:hAnsi="Arial Unicode MS"/>
          <w:rtl w:val="0"/>
        </w:rPr>
        <w:t xml:space="preserve"> 7.7.4 모니터링 지표</w:t>
      </w:r>
    </w:p>
    <w:p w:rsidR="00000000" w:rsidDel="00000000" w:rsidP="00000000" w:rsidRDefault="00000000" w:rsidRPr="00000000" w14:paraId="00000CCF">
      <w:pPr>
        <w:spacing w:after="120" w:before="240" w:lineRule="auto"/>
        <w:rPr/>
      </w:pPr>
      <w:r w:rsidDel="00000000" w:rsidR="00000000" w:rsidRPr="00000000">
        <w:rPr>
          <w:rFonts w:ascii="Arial Unicode MS" w:cs="Arial Unicode MS" w:eastAsia="Arial Unicode MS" w:hAnsi="Arial Unicode MS"/>
          <w:rtl w:val="0"/>
        </w:rPr>
        <w:t xml:space="preserve">메모리 시스템 도입 시 다음 운영 부담이 추가된다. 의사결정 시 비용/리스크 요소로 고려한다. </w:t>
      </w:r>
      <w:r w:rsidDel="00000000" w:rsidR="00000000" w:rsidRPr="00000000">
        <w:rPr>
          <w:rFonts w:ascii="Arial Unicode MS" w:cs="Arial Unicode MS" w:eastAsia="Arial Unicode MS" w:hAnsi="Arial Unicode MS"/>
          <w:highlight w:val="yellow"/>
          <w:rtl w:val="0"/>
        </w:rPr>
        <w:t xml:space="preserve">10장(Observability)과 연계</w:t>
      </w:r>
      <w:r w:rsidDel="00000000" w:rsidR="00000000" w:rsidRPr="00000000">
        <w:rPr>
          <w:rFonts w:ascii="Arial Unicode MS" w:cs="Arial Unicode MS" w:eastAsia="Arial Unicode MS" w:hAnsi="Arial Unicode MS"/>
          <w:rtl w:val="0"/>
        </w:rPr>
        <w:t xml:space="preserve">한다(SHOULD).</w:t>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948395495507"/>
        <w:gridCol w:w="3897.050846172319"/>
        <w:gridCol w:w="2245.512569355797"/>
        <w:tblGridChange w:id="0">
          <w:tblGrid>
            <w:gridCol w:w="2882.948395495507"/>
            <w:gridCol w:w="3897.050846172319"/>
            <w:gridCol w:w="2245.512569355797"/>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모니터링 항목</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참고 기준 (Reference)</w:t>
            </w:r>
          </w:p>
        </w:tc>
      </w:tr>
      <w:tr>
        <w:trPr>
          <w:cantSplit w:val="0"/>
          <w:trHeight w:val="70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 검색 적중률</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검색 결과가 실제 관련 정보를 포함하는 비율</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≥80% (업계 일반 기준). 업무별 조정 필요.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검색 레이턴시</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검색 소요 시간. 사용자 경험에 직접 영향.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P95 ≤200ms (일반적 대화형 서비스 기준).</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단기 → 장기 승격률</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승격 기준에 의해 장기 저장되는 메모리 비율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5~20% (과도 시 기준 강화 필요).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관련 LLM 비용 비율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전체 LLM 비용 대비 메모리 관련 호출 비용 비율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≤20% (총 비용 대비 비중 통제).</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D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크기 증가율</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저장소 용량 증가 추세</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월간 증가율 모니터링. 저장소 비용 통제.</w:t>
            </w:r>
          </w:p>
        </w:tc>
      </w:tr>
    </w:tbl>
    <w:p w:rsidR="00000000" w:rsidDel="00000000" w:rsidP="00000000" w:rsidRDefault="00000000" w:rsidRPr="00000000" w14:paraId="00000CE2">
      <w:pPr>
        <w:spacing w:after="80" w:before="240" w:lineRule="auto"/>
        <w:rPr>
          <w:b w:val="1"/>
          <w:bCs w:val="1"/>
          <w:color w:val="1a5276"/>
          <w:sz w:val="18"/>
          <w:szCs w:val="18"/>
        </w:rPr>
      </w:pPr>
      <w:r w:rsidDel="00000000" w:rsidR="00000000" w:rsidRPr="00000000">
        <w:rPr>
          <w:rtl w:val="0"/>
        </w:rPr>
      </w:r>
    </w:p>
    <w:tbl>
      <w:tblPr>
        <w:tblStyle w:val="Table166"/>
        <w:tblpPr w:leftFromText="180" w:rightFromText="180" w:topFromText="180" w:bottomFromText="180" w:vertAnchor="text" w:horzAnchor="text" w:tblpX="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10" w:hRule="atLeast"/>
          <w:tblHeader w:val="0"/>
        </w:trPr>
        <w:tc>
          <w:tcPr>
            <w:tcBorders>
              <w:top w:color="2e75b6" w:space="0" w:sz="6" w:val="single"/>
              <w:left w:color="2e75b6" w:space="0" w:sz="6" w:val="single"/>
              <w:bottom w:color="2e75b6" w:space="0" w:sz="6" w:val="single"/>
              <w:right w:color="2e75b6" w:space="0" w:sz="6" w:val="single"/>
            </w:tcBorders>
            <w:shd w:fill="ebf5fb" w:val="clear"/>
            <w:tcMar>
              <w:top w:w="80.0" w:type="dxa"/>
              <w:left w:w="120.0" w:type="dxa"/>
              <w:bottom w:w="80.0" w:type="dxa"/>
              <w:right w:w="120.0" w:type="dxa"/>
            </w:tcMar>
          </w:tcPr>
          <w:p w:rsidR="00000000" w:rsidDel="00000000" w:rsidP="00000000" w:rsidRDefault="00000000" w:rsidRPr="00000000" w14:paraId="00000CE3">
            <w:pPr>
              <w:spacing w:after="40" w:before="40" w:lineRule="auto"/>
              <w:rPr>
                <w:color w:val="1a5276"/>
                <w:sz w:val="18"/>
                <w:szCs w:val="18"/>
              </w:rPr>
            </w:pPr>
            <w:r w:rsidDel="00000000" w:rsidR="00000000" w:rsidRPr="00000000">
              <w:rPr>
                <w:rFonts w:ascii="Arial Unicode MS" w:cs="Arial Unicode MS" w:eastAsia="Arial Unicode MS" w:hAnsi="Arial Unicode MS"/>
                <w:b w:val="1"/>
                <w:bCs w:val="1"/>
                <w:color w:val="1a5276"/>
                <w:sz w:val="18"/>
                <w:szCs w:val="18"/>
                <w:rtl w:val="0"/>
              </w:rPr>
              <w:t xml:space="preserve">[참고]</w:t>
            </w:r>
            <w:r w:rsidDel="00000000" w:rsidR="00000000" w:rsidRPr="00000000">
              <w:rPr>
                <w:color w:val="1a5276"/>
                <w:sz w:val="18"/>
                <w:szCs w:val="18"/>
                <w:rtl w:val="0"/>
              </w:rPr>
              <w:t xml:space="preserve"> </w:t>
            </w:r>
            <w:r w:rsidDel="00000000" w:rsidR="00000000" w:rsidRPr="00000000">
              <w:rPr>
                <w:rFonts w:ascii="Arial Unicode MS" w:cs="Arial Unicode MS" w:eastAsia="Arial Unicode MS" w:hAnsi="Arial Unicode MS"/>
                <w:color w:val="1a5276"/>
                <w:sz w:val="18"/>
                <w:szCs w:val="18"/>
                <w:rtl w:val="0"/>
              </w:rPr>
              <w:t xml:space="preserve">"참고 기준" 열의 수치는 업계 일반 기준이며, 절대적 임계값이 아니다. 업무 특성에 따라 조정이 필요하다. 구체적 임계값은 PoC 결과와 운영 데이터를 기반으로 별도 구현 가이드에서 확정한다</w:t>
            </w:r>
            <w:r w:rsidDel="00000000" w:rsidR="00000000" w:rsidRPr="00000000">
              <w:rPr>
                <w:i w:val="1"/>
                <w:iCs w:val="1"/>
                <w:color w:val="555555"/>
                <w:sz w:val="20"/>
                <w:szCs w:val="20"/>
                <w:rtl w:val="0"/>
              </w:rPr>
              <w:t xml:space="preserve">.</w:t>
            </w:r>
            <w:r w:rsidDel="00000000" w:rsidR="00000000" w:rsidRPr="00000000">
              <w:rPr>
                <w:rtl w:val="0"/>
              </w:rPr>
            </w:r>
          </w:p>
        </w:tc>
      </w:tr>
    </w:tbl>
    <w:p w:rsidR="00000000" w:rsidDel="00000000" w:rsidP="00000000" w:rsidRDefault="00000000" w:rsidRPr="00000000" w14:paraId="00000CE4">
      <w:pPr>
        <w:pStyle w:val="Heading3"/>
        <w:keepNext w:val="0"/>
        <w:keepLines w:val="0"/>
        <w:spacing w:before="480" w:lineRule="auto"/>
        <w:rPr/>
      </w:pPr>
      <w:bookmarkStart w:colFirst="0" w:colLast="0" w:name="_liryq4hhj0ck" w:id="164"/>
      <w:bookmarkEnd w:id="164"/>
      <w:r w:rsidDel="00000000" w:rsidR="00000000" w:rsidRPr="00000000">
        <w:rPr>
          <w:rFonts w:ascii="Arial Unicode MS" w:cs="Arial Unicode MS" w:eastAsia="Arial Unicode MS" w:hAnsi="Arial Unicode MS"/>
          <w:rtl w:val="0"/>
        </w:rPr>
        <w:t xml:space="preserve">7.8 유스케이스별 권장 아키텍처</w:t>
      </w:r>
    </w:p>
    <w:p w:rsidR="00000000" w:rsidDel="00000000" w:rsidP="00000000" w:rsidRDefault="00000000" w:rsidRPr="00000000" w14:paraId="00000CE5">
      <w:pPr>
        <w:spacing w:after="120" w:before="240" w:lineRule="auto"/>
        <w:rPr/>
      </w:pPr>
      <w:r w:rsidDel="00000000" w:rsidR="00000000" w:rsidRPr="00000000">
        <w:rPr>
          <w:rFonts w:ascii="Arial Unicode MS" w:cs="Arial Unicode MS" w:eastAsia="Arial Unicode MS" w:hAnsi="Arial Unicode MS"/>
          <w:rtl w:val="0"/>
        </w:rPr>
        <w:t xml:space="preserve">사내에서 자주 구축하는 Agent 유형별 권장 메모리 조합이다. 최소한의 조합으로 시작하고, 운영 데이터 기반으로 추가한다(SHOULD).</w:t>
      </w:r>
    </w:p>
    <w:tbl>
      <w:tblPr>
        <w:tblStyle w:val="Table16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950"/>
        <w:gridCol w:w="2445"/>
        <w:gridCol w:w="3180"/>
        <w:tblGridChange w:id="0">
          <w:tblGrid>
            <w:gridCol w:w="1440"/>
            <w:gridCol w:w="1950"/>
            <w:gridCol w:w="2445"/>
            <w:gridCol w:w="3180"/>
          </w:tblGrid>
        </w:tblGridChange>
      </w:tblGrid>
      <w:tr>
        <w:trPr>
          <w:cantSplit w:val="0"/>
          <w:trHeight w:val="435"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Agent 유형</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E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Short-Term</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E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b w:val="1"/>
                <w:bCs w:val="1"/>
                <w:color w:val="ffffff"/>
                <w:sz w:val="20"/>
                <w:szCs w:val="20"/>
                <w:rtl w:val="0"/>
              </w:rPr>
              <w:t xml:space="preserve">Long-Term</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업무 특성</w:t>
            </w:r>
          </w:p>
        </w:tc>
      </w:tr>
      <w:tr>
        <w:trPr>
          <w:cantSplit w:val="0"/>
          <w:trHeight w:val="690"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고객 상담 챗봇</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Summary + 최근 N개</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User Prefs + Summary + Episodic</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대화. 고객 선호도 + 이전 문의 경험 참조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사내 문서 검색</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Token Window</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Semantic Memory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문서 참조가 길어 토큰 통제 필요. 의미 검색이 핵심</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코드 리뷰 Agent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Token Window</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Entity + Episodic</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코드 스니펫 길이. 프로젝트별 컨텍스트 + 과거 리뷰 경험</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회의록 분석</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Summary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Entity + Semantic</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참석자/안건/결정사항 엔티티 + 의미 검색</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업무 보조 (범용)</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Sliding / Token Window</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User Preferences</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단순 질의응답. 사용자 설정만 유지</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MES/설비 모니터링</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CF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Token Window</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sz w:val="18"/>
                <w:szCs w:val="18"/>
                <w:rtl w:val="0"/>
              </w:rPr>
              <w:t xml:space="preserve">Entity + Summary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설비별 상태 추적 + 장기 트렌드 이력</w:t>
            </w:r>
          </w:p>
        </w:tc>
      </w:tr>
    </w:tbl>
    <w:p w:rsidR="00000000" w:rsidDel="00000000" w:rsidP="00000000" w:rsidRDefault="00000000" w:rsidRPr="00000000" w14:paraId="00000D02">
      <w:pPr>
        <w:spacing w:after="80" w:before="240" w:lineRule="auto"/>
        <w:rPr/>
      </w:pPr>
      <w:r w:rsidDel="00000000" w:rsidR="00000000" w:rsidRPr="00000000">
        <w:rPr>
          <w:rtl w:val="0"/>
        </w:rPr>
        <w:t xml:space="preserve"> </w:t>
      </w:r>
    </w:p>
    <w:p w:rsidR="00000000" w:rsidDel="00000000" w:rsidP="00000000" w:rsidRDefault="00000000" w:rsidRPr="00000000" w14:paraId="00000D03">
      <w:pPr>
        <w:pStyle w:val="Heading3"/>
        <w:keepNext w:val="0"/>
        <w:keepLines w:val="0"/>
        <w:spacing w:before="480" w:lineRule="auto"/>
        <w:rPr/>
      </w:pPr>
      <w:bookmarkStart w:colFirst="0" w:colLast="0" w:name="_8uevtwm4ucdh" w:id="165"/>
      <w:bookmarkEnd w:id="165"/>
      <w:r w:rsidDel="00000000" w:rsidR="00000000" w:rsidRPr="00000000">
        <w:rPr>
          <w:rFonts w:ascii="Arial Unicode MS" w:cs="Arial Unicode MS" w:eastAsia="Arial Unicode MS" w:hAnsi="Arial Unicode MS"/>
          <w:rtl w:val="0"/>
        </w:rPr>
        <w:t xml:space="preserve">7.9 안티패턴</w:t>
      </w:r>
    </w:p>
    <w:p w:rsidR="00000000" w:rsidDel="00000000" w:rsidP="00000000" w:rsidRDefault="00000000" w:rsidRPr="00000000" w14:paraId="00000D04">
      <w:pPr>
        <w:spacing w:after="120" w:before="240" w:line="276" w:lineRule="auto"/>
        <w:rPr/>
      </w:pPr>
      <w:r w:rsidDel="00000000" w:rsidR="00000000" w:rsidRPr="00000000">
        <w:rPr>
          <w:rFonts w:ascii="Arial Unicode MS" w:cs="Arial Unicode MS" w:eastAsia="Arial Unicode MS" w:hAnsi="Arial Unicode MS"/>
          <w:rtl w:val="0"/>
        </w:rPr>
        <w:t xml:space="preserve">7.2 의사결정 플로우를 따랐음에도 빠지기 쉬운 함정을 정리한다. 예방을 위해 플로우를 반드시(MUST) 거쳐 필요한 메모리 유형만 최소한으로 도입한다.</w:t>
      </w:r>
    </w:p>
    <w:p w:rsidR="00000000" w:rsidDel="00000000" w:rsidP="00000000" w:rsidRDefault="00000000" w:rsidRPr="00000000" w14:paraId="00000D05">
      <w:pPr>
        <w:rPr/>
      </w:pPr>
      <w:r w:rsidDel="00000000" w:rsidR="00000000" w:rsidRPr="00000000">
        <w:rPr>
          <w:rtl w:val="0"/>
        </w:rPr>
      </w:r>
    </w:p>
    <w:tbl>
      <w:tblPr>
        <w:tblStyle w:val="Table1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3.076680021739"/>
        <w:gridCol w:w="3056.7945298972463"/>
        <w:gridCol w:w="3795.6406011046374"/>
        <w:tblGridChange w:id="0">
          <w:tblGrid>
            <w:gridCol w:w="2173.076680021739"/>
            <w:gridCol w:w="3056.7945298972463"/>
            <w:gridCol w:w="3795.6406011046374"/>
          </w:tblGrid>
        </w:tblGridChange>
      </w:tblGrid>
      <w:tr>
        <w:trPr>
          <w:cantSplit w:val="0"/>
          <w:trHeight w:val="420" w:hRule="atLeast"/>
          <w:tblHeader w:val="0"/>
        </w:trPr>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D0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안티패턴</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발생 조건</w:t>
            </w:r>
          </w:p>
        </w:tc>
        <w:tc>
          <w:tcPr>
            <w:tcBorders>
              <w:top w:color="f0f4f8" w:space="0" w:sz="5" w:val="single"/>
              <w:left w:color="f0f4f8" w:space="0" w:sz="5" w:val="single"/>
              <w:bottom w:color="f0f4f8" w:space="0" w:sz="5" w:val="single"/>
              <w:right w:color="f0f4f8" w:space="0" w:sz="5" w:val="single"/>
            </w:tcBorders>
            <w:shd w:fill="1e3a5f" w:val="clear"/>
            <w:tcMar>
              <w:top w:w="60.0" w:type="dxa"/>
              <w:left w:w="100.0" w:type="dxa"/>
              <w:bottom w:w="60.0" w:type="dxa"/>
              <w:right w:w="100.0" w:type="dxa"/>
            </w:tcMar>
            <w:vAlign w:val="top"/>
          </w:tcPr>
          <w:p w:rsidR="00000000" w:rsidDel="00000000" w:rsidP="00000000" w:rsidRDefault="00000000" w:rsidRPr="00000000" w14:paraId="00000D0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결과</w:t>
            </w:r>
          </w:p>
        </w:tc>
      </w:tr>
      <w:tr>
        <w:trPr>
          <w:cantSplit w:val="0"/>
          <w:trHeight w:val="705" w:hRule="atLeast"/>
          <w:tblHeader w:val="0"/>
        </w:trPr>
        <w:tc>
          <w:tcPr>
            <w:tcBorders>
              <w:top w:color="f0f4f8"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과도한 메모리 복잡도</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PoC 단계에서 모든 장기 메모리 유형을 동시 도입</w:t>
            </w:r>
          </w:p>
        </w:tc>
        <w:tc>
          <w:tcPr>
            <w:tcBorders>
              <w:top w:color="f0f4f8"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구현 지연 2~4주+. LLM 비용 급증. 메모리 자체가 프로젝트 병목</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무분별한 장기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승격 기준(7.4.2) 없이 모든 단기 메모리를 장기로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노이즈 축적. 검색 품질 저하. 저장소 비용 증가</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0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충돌 해소 전략 부재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메모리에 모순 정보 축적, 해소 전략 없음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Agent가 상충 정보를 동시 참조. 응답 일관성 저하</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PII 미처리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메모리에 개인정보 저장, 감지/마스킹/삭제 정책 없음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개인정보보호법 위반 위험. 데이터 유출 시 법적 책임</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TTL 미설정</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장기 메모리에 만료 정책 없이 무한 축적</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오래된 정보가 상위 노출. 검색 정확도 저하</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7장 건너뛰고 8장 진입</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 유형 판단 없이 Vector DB 제품부터 선정</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실제 필요하지 않은 Vector DB 도입. 인프라 비용 낭비</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검색 전략 없는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메모리를 저장만 하고 검색 품질(Top-K, 임계값, 리랭킹)을 설계하지 않음</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무관한 메모리가 컨텍스트에 주입. 응답 품질 저하. 토큰 낭비. [근거] 2025 연구: 검색 실패가 전체 오류의 11~46%.</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메모리 유형 간 정합성 미관리</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1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Entity Memory와 Semantic Memory가 동일 엔티티에 대해 서로 모순되는 정보를 저장</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18"/>
                <w:szCs w:val="18"/>
              </w:rPr>
            </w:pPr>
            <w:r w:rsidDel="00000000" w:rsidR="00000000" w:rsidRPr="00000000">
              <w:rPr>
                <w:rFonts w:ascii="Arial Unicode MS" w:cs="Arial Unicode MS" w:eastAsia="Arial Unicode MS" w:hAnsi="Arial Unicode MS"/>
                <w:sz w:val="18"/>
                <w:szCs w:val="18"/>
                <w:rtl w:val="0"/>
              </w:rPr>
              <w:t xml:space="preserve">Agent가 유형별로 다른 사실을 참조. 7.4.3의 충돌 해소는 동일 유형 내 모순만 다루므로, 유형 간 교차 검증도 설계해야(SHOULD) 한다.</w:t>
            </w:r>
          </w:p>
        </w:tc>
      </w:tr>
    </w:tbl>
    <w:p w:rsidR="00000000" w:rsidDel="00000000" w:rsidP="00000000" w:rsidRDefault="00000000" w:rsidRPr="00000000" w14:paraId="00000D21">
      <w:pPr>
        <w:rPr/>
      </w:pPr>
      <w:r w:rsidDel="00000000" w:rsidR="00000000" w:rsidRPr="00000000">
        <w:rPr>
          <w:rtl w:val="0"/>
        </w:rPr>
      </w:r>
    </w:p>
    <w:tbl>
      <w:tblPr>
        <w:tblStyle w:val="Table16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555" w:hRule="atLeast"/>
          <w:tblHeader w:val="0"/>
        </w:trPr>
        <w:tc>
          <w:tcPr>
            <w:tcBorders>
              <w:top w:color="b0bec5" w:space="0" w:sz="6" w:val="single"/>
              <w:left w:color="1b3a5c" w:space="0" w:sz="6" w:val="single"/>
              <w:bottom w:color="b0bec5" w:space="0" w:sz="6" w:val="single"/>
              <w:right w:color="b0bec5" w:space="0" w:sz="6" w:val="single"/>
            </w:tcBorders>
            <w:shd w:fill="fff8e1" w:val="clear"/>
            <w:tcMar>
              <w:top w:w="100.0" w:type="dxa"/>
              <w:left w:w="160.0" w:type="dxa"/>
              <w:bottom w:w="100.0" w:type="dxa"/>
              <w:right w:w="160.0" w:type="dxa"/>
            </w:tcMar>
            <w:vAlign w:val="top"/>
          </w:tcPr>
          <w:p w:rsidR="00000000" w:rsidDel="00000000" w:rsidP="00000000" w:rsidRDefault="00000000" w:rsidRPr="00000000" w14:paraId="00000D22">
            <w:pPr>
              <w:shd w:fill="fff8e1" w:val="clear"/>
              <w:spacing w:after="120" w:lineRule="auto"/>
              <w:ind w:right="360"/>
              <w:rPr>
                <w:color w:val="434343"/>
                <w:sz w:val="19"/>
                <w:szCs w:val="19"/>
              </w:rPr>
            </w:pPr>
            <w:r w:rsidDel="00000000" w:rsidR="00000000" w:rsidRPr="00000000">
              <w:rPr>
                <w:rFonts w:ascii="Arial Unicode MS" w:cs="Arial Unicode MS" w:eastAsia="Arial Unicode MS" w:hAnsi="Arial Unicode MS"/>
                <w:b w:val="1"/>
                <w:bCs w:val="1"/>
                <w:color w:val="434343"/>
                <w:sz w:val="19"/>
                <w:szCs w:val="19"/>
                <w:rtl w:val="0"/>
              </w:rPr>
              <w:t xml:space="preserve">예방:</w:t>
            </w:r>
            <w:r w:rsidDel="00000000" w:rsidR="00000000" w:rsidRPr="00000000">
              <w:rPr>
                <w:rFonts w:ascii="Arial Unicode MS" w:cs="Arial Unicode MS" w:eastAsia="Arial Unicode MS" w:hAnsi="Arial Unicode MS"/>
                <w:color w:val="434343"/>
                <w:sz w:val="19"/>
                <w:szCs w:val="19"/>
                <w:rtl w:val="0"/>
              </w:rPr>
              <w:t xml:space="preserve"> 7.2 의사결정 플로우를 반드시(MUST) 거쳐 필요한 메모리 유형만 최소한으로 도입한다.</w:t>
            </w:r>
          </w:p>
        </w:tc>
      </w:tr>
    </w:tbl>
    <w:p w:rsidR="00000000" w:rsidDel="00000000" w:rsidP="00000000" w:rsidRDefault="00000000" w:rsidRPr="00000000" w14:paraId="00000D23">
      <w:pPr>
        <w:pStyle w:val="Heading2"/>
        <w:keepNext w:val="0"/>
        <w:keepLines w:val="0"/>
        <w:spacing w:before="480" w:lineRule="auto"/>
        <w:rPr/>
      </w:pPr>
      <w:bookmarkStart w:colFirst="0" w:colLast="0" w:name="_yiznecfjxt1b" w:id="166"/>
      <w:bookmarkEnd w:id="166"/>
      <w:r w:rsidDel="00000000" w:rsidR="00000000" w:rsidRPr="00000000">
        <w:rPr>
          <w:rFonts w:ascii="Arial Unicode MS" w:cs="Arial Unicode MS" w:eastAsia="Arial Unicode MS" w:hAnsi="Arial Unicode MS"/>
          <w:rtl w:val="0"/>
        </w:rPr>
        <w:t xml:space="preserve">8. Data Store 선정</w:t>
      </w:r>
    </w:p>
    <w:p w:rsidR="00000000" w:rsidDel="00000000" w:rsidP="00000000" w:rsidRDefault="00000000" w:rsidRPr="00000000" w14:paraId="00000D24">
      <w:pPr>
        <w:spacing w:after="120" w:before="240" w:line="276" w:lineRule="auto"/>
        <w:rPr/>
      </w:pPr>
      <w:r w:rsidDel="00000000" w:rsidR="00000000" w:rsidRPr="00000000">
        <w:rPr>
          <w:rFonts w:ascii="Arial Unicode MS" w:cs="Arial Unicode MS" w:eastAsia="Arial Unicode MS" w:hAnsi="Arial Unicode MS"/>
          <w:rtl w:val="0"/>
        </w:rPr>
        <w:t xml:space="preserve">7장(Memory)에서 "어떤 유형의 메모리가 필요하고 어떤 종류의 저장소가 필요한지"를 판단했다면, 본 장에서는 "구체적으로 어떤 제품을 선택할지"를 결정한다. </w:t>
      </w:r>
      <w:r w:rsidDel="00000000" w:rsidR="00000000" w:rsidRPr="00000000">
        <w:rPr>
          <w:rFonts w:ascii="Arial Unicode MS" w:cs="Arial Unicode MS" w:eastAsia="Arial Unicode MS" w:hAnsi="Arial Unicode MS"/>
          <w:color w:val="1a1a1a"/>
          <w:rtl w:val="0"/>
        </w:rPr>
        <w:t xml:space="preserve"> Vector DB, Embedding 모델, Graph DB 세 가지 선정 기준과 의사결정 트리를 제시하고, 보안·운영 고려사항을 포함한다.</w:t>
      </w:r>
      <w:r w:rsidDel="00000000" w:rsidR="00000000" w:rsidRPr="00000000">
        <w:rPr>
          <w:rtl w:val="0"/>
        </w:rPr>
      </w:r>
    </w:p>
    <w:p w:rsidR="00000000" w:rsidDel="00000000" w:rsidP="00000000" w:rsidRDefault="00000000" w:rsidRPr="00000000" w14:paraId="00000D25">
      <w:pPr>
        <w:spacing w:after="120" w:line="276" w:lineRule="auto"/>
        <w:ind w:left="360" w:firstLine="0"/>
        <w:rPr/>
      </w:pPr>
      <w:r w:rsidDel="00000000" w:rsidR="00000000" w:rsidRPr="00000000">
        <w:rPr>
          <w:rFonts w:ascii="Arial Unicode MS" w:cs="Arial Unicode MS" w:eastAsia="Arial Unicode MS" w:hAnsi="Arial Unicode MS"/>
          <w:b w:val="1"/>
          <w:bCs w:val="1"/>
          <w:color w:val="2e75b6"/>
          <w:rtl w:val="0"/>
        </w:rPr>
        <w:t xml:space="preserve">강도 기준: </w:t>
      </w:r>
      <w:r w:rsidDel="00000000" w:rsidR="00000000" w:rsidRPr="00000000">
        <w:rPr>
          <w:rFonts w:ascii="Arial Unicode MS" w:cs="Arial Unicode MS" w:eastAsia="Arial Unicode MS" w:hAnsi="Arial Unicode MS"/>
          <w:rtl w:val="0"/>
        </w:rPr>
        <w:t xml:space="preserve">본 장에서 사용하는 MUST, SHOULD, MAY의 정의는 5.1.3절을 따른다.</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120" w:before="240" w:line="276"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[7장과의 관계] 7장에서 Semantic/Episodic Memory 도입 판정(Q6, Q8)을 받은 경우 8.1~8.2절을, Entity Memory의 관계 복잡도가 다중 홉을 넘어설 때(Q7) 8.3절을 참조한다. 7장을 거치지 않고 본 장에 진입하는 것은 안티패턴이다(7.9절).</w:t>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120" w:before="240" w:line="276" w:lineRule="auto"/>
        <w:ind w:left="360" w:right="360" w:firstLine="0"/>
        <w:rPr>
          <w:b w:val="1"/>
          <w:bCs w:val="1"/>
          <w:color w:val="2e75b6"/>
        </w:rPr>
      </w:pPr>
      <w:r w:rsidDel="00000000" w:rsidR="00000000" w:rsidRPr="00000000">
        <w:rPr>
          <w:rFonts w:ascii="Arial Unicode MS" w:cs="Arial Unicode MS" w:eastAsia="Arial Unicode MS" w:hAnsi="Arial Unicode MS"/>
          <w:i w:val="1"/>
          <w:iCs w:val="1"/>
          <w:color w:val="555555"/>
          <w:sz w:val="20"/>
          <w:szCs w:val="20"/>
          <w:rtl w:val="0"/>
        </w:rPr>
        <w:t xml:space="preserve">※ 본 장의 제품 비교표는 빠르게 변경될 수 있다. 최종 갱신일을 반드시 확인하고, 벤더 발표 벤치마크보다 자체 데이터로 PoC 벤치마크를 수행해야(SHOULD) 한다. PoC 수행 방법은 8.1.4절을 참조한다.</w:t>
      </w:r>
      <w:r w:rsidDel="00000000" w:rsidR="00000000" w:rsidRPr="00000000">
        <w:rPr>
          <w:rtl w:val="0"/>
        </w:rPr>
      </w:r>
    </w:p>
    <w:p w:rsidR="00000000" w:rsidDel="00000000" w:rsidP="00000000" w:rsidRDefault="00000000" w:rsidRPr="00000000" w14:paraId="00000D28">
      <w:pPr>
        <w:pStyle w:val="Heading3"/>
        <w:rPr/>
      </w:pPr>
      <w:bookmarkStart w:colFirst="0" w:colLast="0" w:name="_4tcqre8udnxz" w:id="167"/>
      <w:bookmarkEnd w:id="167"/>
      <w:r w:rsidDel="00000000" w:rsidR="00000000" w:rsidRPr="00000000">
        <w:rPr>
          <w:rFonts w:ascii="Arial Unicode MS" w:cs="Arial Unicode MS" w:eastAsia="Arial Unicode MS" w:hAnsi="Arial Unicode MS"/>
          <w:rtl w:val="0"/>
        </w:rPr>
        <w:t xml:space="preserve">8.1 Vector DB 선정 기준</w:t>
      </w:r>
    </w:p>
    <w:p w:rsidR="00000000" w:rsidDel="00000000" w:rsidP="00000000" w:rsidRDefault="00000000" w:rsidRPr="00000000" w14:paraId="00000D29">
      <w:pPr>
        <w:spacing w:after="120" w:before="240" w:line="276" w:lineRule="auto"/>
        <w:rPr/>
      </w:pPr>
      <w:r w:rsidDel="00000000" w:rsidR="00000000" w:rsidRPr="00000000">
        <w:rPr>
          <w:rFonts w:ascii="Arial Unicode MS" w:cs="Arial Unicode MS" w:eastAsia="Arial Unicode MS" w:hAnsi="Arial Unicode MS"/>
          <w:color w:val="1a1a1a"/>
          <w:rtl w:val="0"/>
        </w:rPr>
        <w:t xml:space="preserve">Vector DB는 Semantic Memory, Episodic Memory, RAG Pipeline(9장)의 핵심 인프라이다. 배포 방식, 규모, 기능 요구사항에 따라 적합한 제품을 선정한다.</w:t>
      </w:r>
      <w:r w:rsidDel="00000000" w:rsidR="00000000" w:rsidRPr="00000000">
        <w:rPr>
          <w:rtl w:val="0"/>
        </w:rPr>
      </w:r>
    </w:p>
    <w:p w:rsidR="00000000" w:rsidDel="00000000" w:rsidP="00000000" w:rsidRDefault="00000000" w:rsidRPr="00000000" w14:paraId="00000D2A">
      <w:pPr>
        <w:pStyle w:val="Heading4"/>
        <w:keepNext w:val="0"/>
        <w:keepLines w:val="0"/>
        <w:spacing w:before="280" w:lineRule="auto"/>
        <w:rPr/>
      </w:pPr>
      <w:bookmarkStart w:colFirst="0" w:colLast="0" w:name="_fy5x9jvpkyp4" w:id="168"/>
      <w:bookmarkEnd w:id="168"/>
      <w:r w:rsidDel="00000000" w:rsidR="00000000" w:rsidRPr="00000000">
        <w:rPr>
          <w:rFonts w:ascii="Arial Unicode MS" w:cs="Arial Unicode MS" w:eastAsia="Arial Unicode MS" w:hAnsi="Arial Unicode MS"/>
          <w:rtl w:val="0"/>
        </w:rPr>
        <w:t xml:space="preserve">8.1.1 의사결정 트리</w:t>
      </w:r>
    </w:p>
    <w:tbl>
      <w:tblPr>
        <w:tblStyle w:val="Table1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3422168382799"/>
        <w:gridCol w:w="3876.3416111447614"/>
        <w:gridCol w:w="824.4457904300425"/>
        <w:gridCol w:w="3659.3821926105397"/>
        <w:tblGridChange w:id="0">
          <w:tblGrid>
            <w:gridCol w:w="665.3422168382799"/>
            <w:gridCol w:w="3876.3416111447614"/>
            <w:gridCol w:w="824.4457904300425"/>
            <w:gridCol w:w="3659.3821926105397"/>
          </w:tblGrid>
        </w:tblGridChange>
      </w:tblGrid>
      <w:tr>
        <w:trPr>
          <w:cantSplit w:val="0"/>
          <w:trHeight w:val="48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2B">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2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2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2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w:t>
            </w:r>
          </w:p>
        </w:tc>
      </w:tr>
      <w:tr>
        <w:trPr>
          <w:cantSplit w:val="0"/>
          <w:trHeight w:val="9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2F">
            <w:pPr>
              <w:spacing w:after="240" w:before="240" w:line="276" w:lineRule="auto"/>
              <w:rPr>
                <w:b w:val="1"/>
                <w:bCs w:val="1"/>
                <w:color w:val="1a1a1a"/>
                <w:sz w:val="20"/>
                <w:szCs w:val="20"/>
              </w:rPr>
            </w:pPr>
            <w:r w:rsidDel="00000000" w:rsidR="00000000" w:rsidRPr="00000000">
              <w:rPr>
                <w:b w:val="1"/>
                <w:bCs w:val="1"/>
                <w:color w:val="1a1a1a"/>
                <w:sz w:val="20"/>
                <w:szCs w:val="20"/>
                <w:rtl w:val="0"/>
              </w:rPr>
              <w:t xml:space="preserve">Q0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0">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프로토타이핑/PoC 단계인가?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1">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2">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Chroma (로컬 임베디드). 설치 즉시 사용 가능. 프로덕션 전환 시 Q1부터 재판단.</w:t>
            </w:r>
          </w:p>
        </w:tc>
      </w:tr>
      <w:tr>
        <w:trPr>
          <w:cantSplit w:val="0"/>
          <w:trHeight w:val="9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3">
            <w:pPr>
              <w:spacing w:after="240" w:before="240" w:line="276" w:lineRule="auto"/>
              <w:rPr>
                <w:b w:val="1"/>
                <w:bCs w:val="1"/>
                <w:color w:val="1a1a1a"/>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4">
            <w:pPr>
              <w:spacing w:after="240" w:before="240" w:line="276" w:lineRule="auto"/>
              <w:rPr>
                <w:color w:val="1a1a1a"/>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5">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6">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Q1로 진행.</w:t>
            </w:r>
          </w:p>
        </w:tc>
      </w:tr>
      <w:tr>
        <w:trPr>
          <w:cantSplit w:val="0"/>
          <w:trHeight w:val="9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7">
            <w:pPr>
              <w:spacing w:after="240" w:before="240" w:line="276" w:lineRule="auto"/>
              <w:rPr>
                <w:b w:val="1"/>
                <w:bCs w:val="1"/>
                <w:color w:val="1a1a1a"/>
                <w:sz w:val="20"/>
                <w:szCs w:val="20"/>
              </w:rPr>
            </w:pPr>
            <w:r w:rsidDel="00000000" w:rsidR="00000000" w:rsidRPr="00000000">
              <w:rPr>
                <w:b w:val="1"/>
                <w:bCs w:val="1"/>
                <w:color w:val="1a1a1a"/>
                <w:sz w:val="20"/>
                <w:szCs w:val="20"/>
                <w:rtl w:val="0"/>
              </w:rPr>
              <w:t xml:space="preserve">Q1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8">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사내 Elasticsearch/OpenSearch가 운영 중이고, 벡터 검색(kNN)을 기존 인프라에서 통합하려는가?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9">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A">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Elasticsearch kNN 벡터 검색 활용. 기존 BM25 + 벡터 하이브리드 검색을 단일 인프라에서 구현. 8.1.2 비교표 참조.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B">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C">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D">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E">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Q2로 진행.</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3F">
            <w:pPr>
              <w:spacing w:after="240" w:before="240" w:line="276" w:lineRule="auto"/>
              <w:rPr>
                <w:b w:val="1"/>
                <w:bCs w:val="1"/>
                <w:color w:val="1a1a1a"/>
                <w:sz w:val="20"/>
                <w:szCs w:val="20"/>
              </w:rPr>
            </w:pPr>
            <w:r w:rsidDel="00000000" w:rsidR="00000000" w:rsidRPr="00000000">
              <w:rPr>
                <w:b w:val="1"/>
                <w:bCs w:val="1"/>
                <w:color w:val="1a1a1a"/>
                <w:sz w:val="20"/>
                <w:szCs w:val="20"/>
                <w:rtl w:val="0"/>
              </w:rPr>
              <w:t xml:space="preserve">Q2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0">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사내 PostgreSQL이 운영 중이고, 벡터 데이터가 ~5M 이하인가? (※ 7.5.1 전제 조건: 1536차원, HNSW, 16GB+ RAM 기준)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1">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2">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pgvector. 별도 인프라 없이 기존 RDBMS에서 벡터 검색 통합. 7.5절 참조.</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3">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4">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5">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6">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Q3으로 진행. 전용 Vector DB 필요.</w:t>
            </w:r>
          </w:p>
        </w:tc>
      </w:tr>
      <w:tr>
        <w:trPr>
          <w:cantSplit w:val="0"/>
          <w:trHeight w:val="9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7">
            <w:pPr>
              <w:spacing w:after="240" w:before="240" w:line="276" w:lineRule="auto"/>
              <w:rPr>
                <w:b w:val="1"/>
                <w:bCs w:val="1"/>
                <w:color w:val="1a1a1a"/>
                <w:sz w:val="20"/>
                <w:szCs w:val="20"/>
              </w:rPr>
            </w:pPr>
            <w:r w:rsidDel="00000000" w:rsidR="00000000" w:rsidRPr="00000000">
              <w:rPr>
                <w:b w:val="1"/>
                <w:bCs w:val="1"/>
                <w:color w:val="1a1a1a"/>
                <w:sz w:val="20"/>
                <w:szCs w:val="20"/>
                <w:rtl w:val="0"/>
              </w:rPr>
              <w:t xml:space="preserve">Q3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8">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인프라 운영 팀(SRE/DBA)이 있고, 셀프호스팅이 가능한가?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9">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A">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Q4로 진행. OSS 셀프호스팅 또는 Managed 모두 검토.</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B">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C">
            <w:pPr>
              <w:spacing w:after="240" w:before="240" w:line="276" w:lineRule="auto"/>
              <w:rPr>
                <w:color w:val="1a1a1a"/>
                <w:sz w:val="20"/>
                <w:szCs w:val="20"/>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D">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E">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완전 관리형 우선. 하이브리드 검색 필요 시  Pinecone 또는 Weaviate Cloud. 아니면 Pinecone.</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4F">
            <w:pPr>
              <w:spacing w:after="240" w:before="240" w:line="276" w:lineRule="auto"/>
              <w:rPr>
                <w:b w:val="1"/>
                <w:bCs w:val="1"/>
                <w:color w:val="1a1a1a"/>
                <w:sz w:val="20"/>
                <w:szCs w:val="20"/>
              </w:rPr>
            </w:pPr>
            <w:r w:rsidDel="00000000" w:rsidR="00000000" w:rsidRPr="00000000">
              <w:rPr>
                <w:b w:val="1"/>
                <w:bCs w:val="1"/>
                <w:color w:val="1a1a1a"/>
                <w:sz w:val="20"/>
                <w:szCs w:val="20"/>
                <w:rtl w:val="0"/>
              </w:rPr>
              <w:t xml:space="preserve">Q4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0">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벡터 데이터가 1억 건 이상인가?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1">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2">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Milvus. 대규모 분산 처리에 가장 성숙.</w:t>
            </w:r>
          </w:p>
        </w:tc>
      </w:tr>
      <w:tr>
        <w:trPr>
          <w:cantSplit w:val="0"/>
          <w:trHeight w:val="690" w:hRule="atLeast"/>
          <w:tblHeader w:val="0"/>
        </w:trPr>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4">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5">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6">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Q5으로 진행.</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Q5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8">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하이브리드 검색(벡터 + 키워드)이 필요한가?</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9">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A">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Weaviate 우선 검토. 네이티브 하이브리드 검색 지원. 8.1.2 비교표 참조.</w:t>
            </w:r>
          </w:p>
        </w:tc>
      </w:tr>
      <w:tr>
        <w:trPr>
          <w:cantSplit w:val="0"/>
          <w:trHeight w:val="9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B">
            <w:pPr>
              <w:spacing w:after="240" w:before="240" w:line="276" w:lineRule="auto"/>
              <w:rPr/>
            </w:pPr>
            <w:r w:rsidDel="00000000" w:rsidR="00000000" w:rsidRPr="00000000">
              <w:rPr>
                <w:rtl w:val="0"/>
              </w:rPr>
              <w:t xml:space="preserve"> </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C">
            <w:pPr>
              <w:spacing w:after="240" w:before="240" w:line="276" w:lineRule="auto"/>
              <w:rPr/>
            </w:pPr>
            <w:r w:rsidDel="00000000" w:rsidR="00000000" w:rsidRPr="00000000">
              <w:rPr>
                <w:rtl w:val="0"/>
              </w:rPr>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D">
            <w:pPr>
              <w:spacing w:after="240" w:before="240" w:line="276"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D5E">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Qdrant 우선 검토. 순수 벡터 검색 성능 최적화. 8.1.2 비교표 참조.</w:t>
            </w:r>
          </w:p>
        </w:tc>
      </w:tr>
    </w:tbl>
    <w:p w:rsidR="00000000" w:rsidDel="00000000" w:rsidP="00000000" w:rsidRDefault="00000000" w:rsidRPr="00000000" w14:paraId="00000D5F">
      <w:pPr>
        <w:spacing w:after="80" w:before="240" w:lineRule="auto"/>
        <w:rPr/>
      </w:pPr>
      <w:r w:rsidDel="00000000" w:rsidR="00000000" w:rsidRPr="00000000">
        <w:rPr>
          <w:rtl w:val="0"/>
        </w:rPr>
        <w:t xml:space="preserve"> </w:t>
      </w:r>
    </w:p>
    <w:p w:rsidR="00000000" w:rsidDel="00000000" w:rsidP="00000000" w:rsidRDefault="00000000" w:rsidRPr="00000000" w14:paraId="00000D60">
      <w:pPr>
        <w:spacing w:after="120" w:line="276" w:lineRule="auto"/>
        <w:ind w:left="360" w:firstLine="0"/>
        <w:rPr/>
      </w:pPr>
      <w:r w:rsidDel="00000000" w:rsidR="00000000" w:rsidRPr="00000000">
        <w:rPr>
          <w:rtl w:val="0"/>
        </w:rPr>
      </w:r>
    </w:p>
    <w:p w:rsidR="00000000" w:rsidDel="00000000" w:rsidP="00000000" w:rsidRDefault="00000000" w:rsidRPr="00000000" w14:paraId="00000D61">
      <w:pPr>
        <w:pStyle w:val="Heading4"/>
        <w:keepNext w:val="0"/>
        <w:keepLines w:val="0"/>
        <w:spacing w:before="280" w:lineRule="auto"/>
        <w:rPr/>
      </w:pPr>
      <w:bookmarkStart w:colFirst="0" w:colLast="0" w:name="_uggoejbyycop" w:id="169"/>
      <w:bookmarkEnd w:id="169"/>
      <w:r w:rsidDel="00000000" w:rsidR="00000000" w:rsidRPr="00000000">
        <w:rPr>
          <w:rFonts w:ascii="Arial Unicode MS" w:cs="Arial Unicode MS" w:eastAsia="Arial Unicode MS" w:hAnsi="Arial Unicode MS"/>
          <w:rtl w:val="0"/>
        </w:rPr>
        <w:t xml:space="preserve">8.1.2 주요 Vector DB 비교</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본 표는 2025.06 기준이며, 벤치마크 성능은 데이터 규모, 차원 수, 쿼리 패턴에 따라 크게 달라진다. 벤더 제공 벤치마크를 신뢰하기보다, 자체 데이터로 PoC 벤치마크를 수행해야(SHOULD) 한다. 수행 방법은 8.1.4절 참조.</w:t>
      </w:r>
    </w:p>
    <w:p w:rsidR="00000000" w:rsidDel="00000000" w:rsidP="00000000" w:rsidRDefault="00000000" w:rsidRPr="00000000" w14:paraId="00000D63">
      <w:pPr>
        <w:spacing w:after="80" w:before="240" w:lineRule="auto"/>
        <w:rPr/>
      </w:pPr>
      <w:r w:rsidDel="00000000" w:rsidR="00000000" w:rsidRPr="00000000">
        <w:rPr>
          <w:rtl w:val="0"/>
        </w:rPr>
      </w:r>
    </w:p>
    <w:tbl>
      <w:tblPr>
        <w:tblStyle w:val="Table17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2.2678166818973"/>
        <w:gridCol w:w="1076.1739043350901"/>
        <w:gridCol w:w="1061.8249189439557"/>
        <w:gridCol w:w="1018.7779627705521"/>
        <w:gridCol w:w="1018.7779627705521"/>
        <w:gridCol w:w="1449.247524504588"/>
        <w:gridCol w:w="947.0330358148794"/>
        <w:gridCol w:w="1291.4086852021082"/>
        <w:tblGridChange w:id="0">
          <w:tblGrid>
            <w:gridCol w:w="1162.2678166818973"/>
            <w:gridCol w:w="1076.1739043350901"/>
            <w:gridCol w:w="1061.8249189439557"/>
            <w:gridCol w:w="1018.7779627705521"/>
            <w:gridCol w:w="1018.7779627705521"/>
            <w:gridCol w:w="1449.247524504588"/>
            <w:gridCol w:w="947.0330358148794"/>
            <w:gridCol w:w="1291.4086852021082"/>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4">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항목</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5">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Pinecone</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6">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Weaviate</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7">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Qdrant</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8">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Milvus</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9">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Elasticsearch</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A">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Chroma</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6B">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pgvector</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6C">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배포 방식</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6D">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완전 관리형</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6E">
            <w:pPr>
              <w:spacing w:after="240" w:before="240" w:lineRule="auto"/>
              <w:rPr>
                <w:color w:val="1a1a1a"/>
                <w:sz w:val="18"/>
                <w:szCs w:val="18"/>
              </w:rPr>
            </w:pPr>
            <w:r w:rsidDel="00000000" w:rsidR="00000000" w:rsidRPr="00000000">
              <w:rPr>
                <w:color w:val="1a1a1a"/>
                <w:sz w:val="18"/>
                <w:szCs w:val="18"/>
                <w:rtl w:val="0"/>
              </w:rPr>
              <w:t xml:space="preserve">OSS + Managed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6F">
            <w:pPr>
              <w:spacing w:after="240" w:before="240" w:lineRule="auto"/>
              <w:rPr>
                <w:color w:val="1a1a1a"/>
                <w:sz w:val="18"/>
                <w:szCs w:val="18"/>
              </w:rPr>
            </w:pPr>
            <w:r w:rsidDel="00000000" w:rsidR="00000000" w:rsidRPr="00000000">
              <w:rPr>
                <w:color w:val="1a1a1a"/>
                <w:sz w:val="18"/>
                <w:szCs w:val="18"/>
                <w:rtl w:val="0"/>
              </w:rPr>
              <w:t xml:space="preserve">OSS + Managed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0">
            <w:pPr>
              <w:spacing w:after="240" w:before="240" w:lineRule="auto"/>
              <w:rPr>
                <w:color w:val="1a1a1a"/>
                <w:sz w:val="18"/>
                <w:szCs w:val="18"/>
              </w:rPr>
            </w:pPr>
            <w:r w:rsidDel="00000000" w:rsidR="00000000" w:rsidRPr="00000000">
              <w:rPr>
                <w:color w:val="1a1a1a"/>
                <w:sz w:val="18"/>
                <w:szCs w:val="18"/>
                <w:rtl w:val="0"/>
              </w:rPr>
              <w:t xml:space="preserve">OSS + Managed (Zilliz)</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1">
            <w:pPr>
              <w:spacing w:after="240" w:before="240" w:lineRule="auto"/>
              <w:rPr>
                <w:color w:val="1a1a1a"/>
                <w:sz w:val="18"/>
                <w:szCs w:val="18"/>
              </w:rPr>
            </w:pPr>
            <w:r w:rsidDel="00000000" w:rsidR="00000000" w:rsidRPr="00000000">
              <w:rPr>
                <w:color w:val="1a1a1a"/>
                <w:sz w:val="18"/>
                <w:szCs w:val="18"/>
                <w:rtl w:val="0"/>
              </w:rPr>
              <w:t xml:space="preserve">OSS + Managed (Elastic Cloud)</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2">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(로컬)</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3">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PostgreSQL 확장</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4">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하이브리드 검색</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5">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지원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6">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네이티브(강점)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7">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지원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8">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지원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9">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네이티브(BM25+kNN)</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A">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제한적</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7B">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제한적</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C">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메타데이터 필터링</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D">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지원</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E">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지원</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7F">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강점 (Rust 기반)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0">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지원</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1">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강점 (Lucene 기반)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2">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기본</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3">
            <w:pPr>
              <w:spacing w:after="240" w:before="240" w:lineRule="auto"/>
              <w:rPr>
                <w:color w:val="1a1a1a"/>
                <w:sz w:val="18"/>
                <w:szCs w:val="18"/>
              </w:rPr>
            </w:pPr>
            <w:r w:rsidDel="00000000" w:rsidR="00000000" w:rsidRPr="00000000">
              <w:rPr>
                <w:color w:val="1a1a1a"/>
                <w:sz w:val="18"/>
                <w:szCs w:val="18"/>
                <w:rtl w:val="0"/>
              </w:rPr>
              <w:t xml:space="preserve">SQL WHERE</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4">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적합 규모</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5">
            <w:pPr>
              <w:spacing w:after="240" w:before="240" w:lineRule="auto"/>
              <w:rPr>
                <w:color w:val="1a1a1a"/>
                <w:sz w:val="18"/>
                <w:szCs w:val="18"/>
              </w:rPr>
            </w:pPr>
            <w:r w:rsidDel="00000000" w:rsidR="00000000" w:rsidRPr="00000000">
              <w:rPr>
                <w:color w:val="1a1a1a"/>
                <w:sz w:val="18"/>
                <w:szCs w:val="18"/>
                <w:rtl w:val="0"/>
              </w:rPr>
              <w:t xml:space="preserve">~100M</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6">
            <w:pPr>
              <w:spacing w:after="240" w:before="240" w:lineRule="auto"/>
              <w:rPr>
                <w:color w:val="1a1a1a"/>
                <w:sz w:val="18"/>
                <w:szCs w:val="18"/>
              </w:rPr>
            </w:pPr>
            <w:r w:rsidDel="00000000" w:rsidR="00000000" w:rsidRPr="00000000">
              <w:rPr>
                <w:color w:val="1a1a1a"/>
                <w:sz w:val="18"/>
                <w:szCs w:val="18"/>
                <w:rtl w:val="0"/>
              </w:rPr>
              <w:t xml:space="preserve">~100M</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7">
            <w:pPr>
              <w:spacing w:after="240" w:before="240" w:lineRule="auto"/>
              <w:rPr>
                <w:color w:val="1a1a1a"/>
                <w:sz w:val="18"/>
                <w:szCs w:val="18"/>
              </w:rPr>
            </w:pPr>
            <w:r w:rsidDel="00000000" w:rsidR="00000000" w:rsidRPr="00000000">
              <w:rPr>
                <w:color w:val="1a1a1a"/>
                <w:sz w:val="18"/>
                <w:szCs w:val="18"/>
                <w:rtl w:val="0"/>
              </w:rPr>
              <w:t xml:space="preserve">~100M</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8">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1B+ (분산)</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9">
            <w:pPr>
              <w:spacing w:after="240" w:before="240" w:lineRule="auto"/>
              <w:rPr>
                <w:color w:val="1a1a1a"/>
                <w:sz w:val="18"/>
                <w:szCs w:val="18"/>
              </w:rPr>
            </w:pPr>
            <w:r w:rsidDel="00000000" w:rsidR="00000000" w:rsidRPr="00000000">
              <w:rPr>
                <w:color w:val="1a1a1a"/>
                <w:sz w:val="18"/>
                <w:szCs w:val="18"/>
                <w:rtl w:val="0"/>
              </w:rPr>
              <w:t xml:space="preserve">~100M</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A">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~100K (프로토타이핑)</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8B">
            <w:pPr>
              <w:spacing w:after="240" w:before="240" w:lineRule="auto"/>
              <w:rPr>
                <w:color w:val="1a1a1a"/>
                <w:sz w:val="18"/>
                <w:szCs w:val="18"/>
              </w:rPr>
            </w:pPr>
            <w:r w:rsidDel="00000000" w:rsidR="00000000" w:rsidRPr="00000000">
              <w:rPr>
                <w:color w:val="1a1a1a"/>
                <w:sz w:val="18"/>
                <w:szCs w:val="18"/>
                <w:rtl w:val="0"/>
              </w:rPr>
              <w:t xml:space="preserve">~5M</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C">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운영 부담</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D">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최소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E">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중간</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8F">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중간</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0">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높음 (분산 클러스터)</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1">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중간~높음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2">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최소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3">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최소 (기존 DB)</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4">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멀티테넌시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5">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 (네임스페이스)</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6">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 (테넌트 API)</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7">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 (컬렉션/페이로드)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8">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 (파티션)</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9">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 (인덱스 분리)</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A">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9B">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스키마 분리</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C">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비용 구조</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D">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사용량 기반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E">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 / Cloud 유료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9F">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 / Cloud 유료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A0">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 / Zilliz 유료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A1">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 / Cloud 유료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A2">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A3">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무료 (PostgreSQL 내)</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4">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LangChain 통합</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5">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6">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7">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8">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9">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A">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AB">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r>
    </w:tbl>
    <w:p w:rsidR="00000000" w:rsidDel="00000000" w:rsidP="00000000" w:rsidRDefault="00000000" w:rsidRPr="00000000" w14:paraId="00000DAC">
      <w:pPr>
        <w:spacing w:after="80" w:before="240" w:lineRule="auto"/>
        <w:rPr>
          <w:i w:val="1"/>
          <w:iCs w:val="1"/>
          <w:color w:val="555555"/>
          <w:sz w:val="20"/>
          <w:szCs w:val="20"/>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1"/>
          <w:iCs w:val="1"/>
          <w:color w:val="555555"/>
          <w:sz w:val="20"/>
          <w:szCs w:val="20"/>
          <w:rtl w:val="0"/>
        </w:rPr>
        <w:t xml:space="preserve">[Weaviate v4 참고] </w:t>
      </w:r>
      <w:r w:rsidDel="00000000" w:rsidR="00000000" w:rsidRPr="00000000">
        <w:rPr>
          <w:rFonts w:ascii="Arial Unicode MS" w:cs="Arial Unicode MS" w:eastAsia="Arial Unicode MS" w:hAnsi="Arial Unicode MS"/>
          <w:i w:val="1"/>
          <w:iCs w:val="1"/>
          <w:color w:val="555555"/>
          <w:sz w:val="20"/>
          <w:szCs w:val="20"/>
          <w:rtl w:val="0"/>
        </w:rPr>
        <w:t xml:space="preserve">Weaviate v4(2024~)부터 gRPC 기반 API가 기본이며, GraphQL은 레거시 호환으로 유지된다. 신규 프로젝트에서는 gRPC API를 사용해야(SHOULD) 한다.</w:t>
      </w:r>
    </w:p>
    <w:p w:rsidR="00000000" w:rsidDel="00000000" w:rsidP="00000000" w:rsidRDefault="00000000" w:rsidRPr="00000000" w14:paraId="00000DAD">
      <w:pPr>
        <w:pBdr>
          <w:top w:color="auto" w:space="0" w:sz="0" w:val="none"/>
          <w:left w:color="auto" w:space="0" w:sz="0" w:val="none"/>
          <w:bottom w:color="auto" w:space="0" w:sz="0" w:val="none"/>
          <w:right w:color="auto" w:space="0" w:sz="0" w:val="none"/>
          <w:between w:color="auto" w:space="0" w:sz="0" w:val="none"/>
        </w:pBdr>
        <w:spacing w:after="120" w:before="240" w:lineRule="auto"/>
        <w:ind w:left="0" w:right="360" w:firstLine="0"/>
        <w:rPr>
          <w:i w:val="1"/>
          <w:iCs w:val="1"/>
          <w:color w:val="555555"/>
          <w:sz w:val="20"/>
          <w:szCs w:val="20"/>
        </w:rPr>
      </w:pPr>
      <w:r w:rsidDel="00000000" w:rsidR="00000000" w:rsidRPr="00000000">
        <w:rPr>
          <w:rFonts w:ascii="Arial Unicode MS" w:cs="Arial Unicode MS" w:eastAsia="Arial Unicode MS" w:hAnsi="Arial Unicode MS"/>
          <w:b w:val="1"/>
          <w:bCs w:val="1"/>
          <w:i w:val="1"/>
          <w:iCs w:val="1"/>
          <w:color w:val="555555"/>
          <w:sz w:val="20"/>
          <w:szCs w:val="20"/>
          <w:rtl w:val="0"/>
        </w:rPr>
        <w:t xml:space="preserve">[Elasticsearch 벡터 검색 참고] </w:t>
      </w:r>
      <w:r w:rsidDel="00000000" w:rsidR="00000000" w:rsidRPr="00000000">
        <w:rPr>
          <w:rFonts w:ascii="Arial Unicode MS" w:cs="Arial Unicode MS" w:eastAsia="Arial Unicode MS" w:hAnsi="Arial Unicode MS"/>
          <w:i w:val="1"/>
          <w:iCs w:val="1"/>
          <w:color w:val="555555"/>
          <w:sz w:val="20"/>
          <w:szCs w:val="20"/>
          <w:rtl w:val="0"/>
        </w:rPr>
        <w:t xml:space="preserve">Elasticsearch 8.x부터 kNN 벡터 검색을 네이티브 지원한다. 기존 ELK 스택을 운영 중인 조직에서는 별도 Vector DB 도입 없이 하이브리드 검색(BM25 + 벡터)을 구현할 수 있다. 단, 전용 Vector DB 대비 ANN 인덱스 튜닝 옵션이 제한적이므로 대규모·고정밀 시나리오에서는 전용 Vector DB를 검토한다(SHOULD).</w:t>
      </w:r>
    </w:p>
    <w:p w:rsidR="00000000" w:rsidDel="00000000" w:rsidP="00000000" w:rsidRDefault="00000000" w:rsidRPr="00000000" w14:paraId="00000DAE">
      <w:pPr>
        <w:pBdr>
          <w:top w:color="auto" w:space="0" w:sz="0" w:val="none"/>
          <w:left w:color="auto" w:space="0" w:sz="0" w:val="none"/>
          <w:bottom w:color="auto" w:space="0" w:sz="0" w:val="none"/>
          <w:right w:color="auto" w:space="0" w:sz="0" w:val="none"/>
          <w:between w:color="auto" w:space="0" w:sz="0" w:val="none"/>
        </w:pBdr>
        <w:spacing w:after="120" w:before="200" w:line="276"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pgvector 전환 트리거:</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pacing w:after="120" w:before="240" w:line="276" w:lineRule="auto"/>
        <w:rPr>
          <w:sz w:val="20"/>
          <w:szCs w:val="20"/>
        </w:rPr>
      </w:pPr>
      <w:r w:rsidDel="00000000" w:rsidR="00000000" w:rsidRPr="00000000">
        <w:rPr>
          <w:rFonts w:ascii="Arial Unicode MS" w:cs="Arial Unicode MS" w:eastAsia="Arial Unicode MS" w:hAnsi="Arial Unicode MS"/>
          <w:sz w:val="20"/>
          <w:szCs w:val="20"/>
          <w:rtl w:val="0"/>
        </w:rPr>
        <w:t xml:space="preserve">pgvector로 시작한 뒤, 다음 조건 발생 시 전용 Vector DB로의 전환을 검토한다(SHOULD):</w:t>
      </w:r>
    </w:p>
    <w:p w:rsidR="00000000" w:rsidDel="00000000" w:rsidP="00000000" w:rsidRDefault="00000000" w:rsidRPr="00000000" w14:paraId="00000DB0">
      <w:pPr>
        <w:pBdr>
          <w:top w:color="auto" w:space="0" w:sz="0" w:val="none"/>
          <w:left w:color="auto" w:space="0" w:sz="0" w:val="none"/>
          <w:bottom w:color="auto" w:space="0" w:sz="0" w:val="none"/>
          <w:right w:color="auto" w:space="0" w:sz="0" w:val="none"/>
          <w:between w:color="auto" w:space="0" w:sz="0" w:val="none"/>
        </w:pBdr>
        <w:spacing w:after="120" w:line="276" w:lineRule="auto"/>
        <w:ind w:left="360" w:firstLine="0"/>
        <w:rPr>
          <w:sz w:val="20"/>
          <w:szCs w:val="20"/>
        </w:rPr>
      </w:pPr>
      <w:r w:rsidDel="00000000" w:rsidR="00000000" w:rsidRPr="00000000">
        <w:rPr>
          <w:rFonts w:ascii="Arial Unicode MS" w:cs="Arial Unicode MS" w:eastAsia="Arial Unicode MS" w:hAnsi="Arial Unicode MS"/>
          <w:sz w:val="20"/>
          <w:szCs w:val="20"/>
          <w:rtl w:val="0"/>
        </w:rPr>
        <w:t xml:space="preserve">(1) 벡터 데이터가 5M을 초과하여 검색 성능 저하가 관측될 때</w:t>
      </w:r>
    </w:p>
    <w:p w:rsidR="00000000" w:rsidDel="00000000" w:rsidP="00000000" w:rsidRDefault="00000000" w:rsidRPr="00000000" w14:paraId="00000DB1">
      <w:pPr>
        <w:pBdr>
          <w:top w:color="auto" w:space="0" w:sz="0" w:val="none"/>
          <w:left w:color="auto" w:space="0" w:sz="0" w:val="none"/>
          <w:bottom w:color="auto" w:space="0" w:sz="0" w:val="none"/>
          <w:right w:color="auto" w:space="0" w:sz="0" w:val="none"/>
          <w:between w:color="auto" w:space="0" w:sz="0" w:val="none"/>
        </w:pBdr>
        <w:spacing w:after="120" w:line="276" w:lineRule="auto"/>
        <w:ind w:left="360" w:firstLine="0"/>
        <w:rPr>
          <w:sz w:val="20"/>
          <w:szCs w:val="20"/>
        </w:rPr>
      </w:pPr>
      <w:r w:rsidDel="00000000" w:rsidR="00000000" w:rsidRPr="00000000">
        <w:rPr>
          <w:rFonts w:ascii="Arial Unicode MS" w:cs="Arial Unicode MS" w:eastAsia="Arial Unicode MS" w:hAnsi="Arial Unicode MS"/>
          <w:sz w:val="20"/>
          <w:szCs w:val="20"/>
          <w:rtl w:val="0"/>
        </w:rPr>
        <w:t xml:space="preserve">(2) 필터링 + 벡터 검색 결합 시 레이턴시가 업무 SLA를 초과할 때</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pacing w:after="120" w:line="276" w:lineRule="auto"/>
        <w:ind w:left="360" w:firstLine="0"/>
        <w:rPr>
          <w:sz w:val="20"/>
          <w:szCs w:val="20"/>
        </w:rPr>
      </w:pPr>
      <w:r w:rsidDel="00000000" w:rsidR="00000000" w:rsidRPr="00000000">
        <w:rPr>
          <w:rFonts w:ascii="Arial Unicode MS" w:cs="Arial Unicode MS" w:eastAsia="Arial Unicode MS" w:hAnsi="Arial Unicode MS"/>
          <w:sz w:val="20"/>
          <w:szCs w:val="20"/>
          <w:rtl w:val="0"/>
        </w:rPr>
        <w:t xml:space="preserve">(3) GPU 가속 검색, DiskANN 등 고급 인덱싱이 필요해질 때</w:t>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[참고] pgvector는 수백만 벡터까지 잘 작동하지만, 수십억 규모의 고차원 데이터셋은 샤딩 전략이 필요하다. pgvectorscale 확장을 사용하면 50M에서 471 QPS(99% recall) 수준까지 확장 가능하다.</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[Chroma 프로덕션 전환 주의] Chroma는 프로토타이핑 전용이며, 프로덕션 전환 시 벡터 재삽입·메타데이터 스키마 매핑 등 마이그레이션 비용이 수반된다. 이를 감안하여 프로토타이핑 기간을 산정한다.</w:t>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pacing w:after="120" w:line="276" w:lineRule="auto"/>
        <w:ind w:left="0" w:firstLine="0"/>
        <w:rPr>
          <w:sz w:val="20"/>
          <w:szCs w:val="20"/>
        </w:rPr>
      </w:pPr>
      <w:r w:rsidDel="00000000" w:rsidR="00000000" w:rsidRPr="00000000">
        <w:rPr>
          <w:rtl w:val="0"/>
        </w:rPr>
      </w:r>
    </w:p>
    <w:p w:rsidR="00000000" w:rsidDel="00000000" w:rsidP="00000000" w:rsidRDefault="00000000" w:rsidRPr="00000000" w14:paraId="00000DB6">
      <w:pPr>
        <w:pStyle w:val="Heading4"/>
        <w:keepNext w:val="0"/>
        <w:keepLines w:val="0"/>
        <w:spacing w:before="280" w:lineRule="auto"/>
        <w:rPr>
          <w:b w:val="1"/>
          <w:bCs w:val="1"/>
          <w:color w:val="000000"/>
          <w:sz w:val="26"/>
          <w:szCs w:val="26"/>
        </w:rPr>
      </w:pPr>
      <w:bookmarkStart w:colFirst="0" w:colLast="0" w:name="_gj0wskb87c1n" w:id="170"/>
      <w:bookmarkEnd w:id="170"/>
      <w:r w:rsidDel="00000000" w:rsidR="00000000" w:rsidRPr="00000000">
        <w:rPr>
          <w:rFonts w:ascii="Arial Unicode MS" w:cs="Arial Unicode MS" w:eastAsia="Arial Unicode MS" w:hAnsi="Arial Unicode MS"/>
          <w:rtl w:val="0"/>
        </w:rPr>
        <w:t xml:space="preserve">8.1.3 선정 요약</w:t>
      </w:r>
      <w:r w:rsidDel="00000000" w:rsidR="00000000" w:rsidRPr="00000000">
        <w:rPr>
          <w:rtl w:val="0"/>
        </w:rPr>
      </w:r>
    </w:p>
    <w:tbl>
      <w:tblPr>
        <w:tblStyle w:val="Table17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175"/>
        <w:tblGridChange w:id="0">
          <w:tblGrid>
            <w:gridCol w:w="3840"/>
            <w:gridCol w:w="517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B7">
            <w:pPr>
              <w:keepNext w:val="0"/>
              <w:keepLines w:val="0"/>
              <w:spacing w:after="240" w:befor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조건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B8">
            <w:pPr>
              <w:keepNext w:val="0"/>
              <w:keepLines w:val="0"/>
              <w:spacing w:after="240" w:befor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권장</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B9">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기존 Elasticsearch 활용 + 하이브리드 검색</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BA">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Elasticsearch kNN. 기존 ELK 인프라 재활용. 전용 Vector DB 수준의 튜닝이 필요하면 전환 검토.</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BB">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기존 PostgreSQL 활용 + ~5M 규모</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BC">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pgvector. 별도 인프라 불필요.</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BD">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운영 부담 최소화 + 프로덕션 안정성 우선</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BE">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Pinecone. 완전 관리형.</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BF">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OSS + 하이브리드 검색 + 유연한 스키마</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0">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Weaviate. OSS 셀프호스팅 또는 Managed.</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C1">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OSS + 메타데이터 필터링 중심 + 비용 효율</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C2">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Qdrant. Rust 기반 고성능.</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3">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대규모 (1억+ 벡터) + 분산 처리</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C4">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Milvus. 대규모에 가장 성숙.</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C5">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프로토타이핑 / 로컬 개발</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C6">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Chroma. 프로덕션 전환 시 위 마이그레이션 체크리스트 참조.</w:t>
            </w:r>
          </w:p>
        </w:tc>
      </w:tr>
    </w:tbl>
    <w:p w:rsidR="00000000" w:rsidDel="00000000" w:rsidP="00000000" w:rsidRDefault="00000000" w:rsidRPr="00000000" w14:paraId="00000DC7">
      <w:pPr>
        <w:pStyle w:val="Heading3"/>
        <w:keepNext w:val="0"/>
        <w:keepLines w:val="0"/>
        <w:spacing w:before="280" w:lineRule="auto"/>
        <w:rPr>
          <w:b w:val="1"/>
          <w:bCs w:val="1"/>
          <w:color w:val="000000"/>
          <w:sz w:val="26"/>
          <w:szCs w:val="26"/>
        </w:rPr>
      </w:pPr>
      <w:bookmarkStart w:colFirst="0" w:colLast="0" w:name="_7jaxo5c560tv" w:id="171"/>
      <w:bookmarkEnd w:id="171"/>
      <w:r w:rsidDel="00000000" w:rsidR="00000000" w:rsidRPr="00000000">
        <w:rPr>
          <w:rtl w:val="0"/>
        </w:rPr>
      </w:r>
    </w:p>
    <w:p w:rsidR="00000000" w:rsidDel="00000000" w:rsidP="00000000" w:rsidRDefault="00000000" w:rsidRPr="00000000" w14:paraId="00000DC8">
      <w:pPr>
        <w:pStyle w:val="Heading3"/>
        <w:rPr/>
      </w:pPr>
      <w:bookmarkStart w:colFirst="0" w:colLast="0" w:name="_yte4qacjujtn" w:id="172"/>
      <w:bookmarkEnd w:id="172"/>
      <w:r w:rsidDel="00000000" w:rsidR="00000000" w:rsidRPr="00000000">
        <w:rPr>
          <w:rFonts w:ascii="Arial Unicode MS" w:cs="Arial Unicode MS" w:eastAsia="Arial Unicode MS" w:hAnsi="Arial Unicode MS"/>
          <w:rtl w:val="0"/>
        </w:rPr>
        <w:t xml:space="preserve">8.2 Embedding 모델 선정 기준</w:t>
      </w:r>
    </w:p>
    <w:p w:rsidR="00000000" w:rsidDel="00000000" w:rsidP="00000000" w:rsidRDefault="00000000" w:rsidRPr="00000000" w14:paraId="00000DC9">
      <w:pPr>
        <w:spacing w:after="120" w:before="240" w:line="276" w:lineRule="auto"/>
        <w:rPr/>
      </w:pPr>
      <w:r w:rsidDel="00000000" w:rsidR="00000000" w:rsidRPr="00000000">
        <w:rPr>
          <w:rFonts w:ascii="Arial Unicode MS" w:cs="Arial Unicode MS" w:eastAsia="Arial Unicode MS" w:hAnsi="Arial Unicode MS"/>
          <w:rtl w:val="0"/>
        </w:rPr>
        <w:t xml:space="preserve">Embedding 모델은 텍스트를 벡터로 변환하는 핵심 구성요소로, 검색 품질을 근본적으로 결정한다. Vector DB 선정과 함께 판단해야 한다.(MUST)</w:t>
      </w:r>
    </w:p>
    <w:p w:rsidR="00000000" w:rsidDel="00000000" w:rsidP="00000000" w:rsidRDefault="00000000" w:rsidRPr="00000000" w14:paraId="00000DCA">
      <w:pPr>
        <w:spacing w:after="120" w:line="276" w:lineRule="auto"/>
        <w:ind w:left="360" w:firstLine="0"/>
        <w:rPr/>
      </w:pPr>
      <w:r w:rsidDel="00000000" w:rsidR="00000000" w:rsidRPr="00000000">
        <w:rPr>
          <w:rFonts w:ascii="Arial Unicode MS" w:cs="Arial Unicode MS" w:eastAsia="Arial Unicode MS" w:hAnsi="Arial Unicode MS"/>
          <w:b w:val="1"/>
          <w:bCs w:val="1"/>
          <w:color w:val="2e75b6"/>
          <w:rtl w:val="0"/>
        </w:rPr>
        <w:t xml:space="preserve">핵심 원칙: </w:t>
      </w:r>
      <w:r w:rsidDel="00000000" w:rsidR="00000000" w:rsidRPr="00000000">
        <w:rPr>
          <w:rFonts w:ascii="Arial Unicode MS" w:cs="Arial Unicode MS" w:eastAsia="Arial Unicode MS" w:hAnsi="Arial Unicode MS"/>
          <w:rtl w:val="0"/>
        </w:rPr>
        <w:t xml:space="preserve">"최고의 Vector DB도 나쁜 임베딩을 보상하지 못한다." Embedding 모델 선정이 Vector DB 선정보다 검색 품질에 미치는 영향이 크다.</w:t>
      </w:r>
    </w:p>
    <w:p w:rsidR="00000000" w:rsidDel="00000000" w:rsidP="00000000" w:rsidRDefault="00000000" w:rsidRPr="00000000" w14:paraId="00000DCB">
      <w:pPr>
        <w:pStyle w:val="Heading4"/>
        <w:keepNext w:val="0"/>
        <w:keepLines w:val="0"/>
        <w:spacing w:before="280" w:lineRule="auto"/>
        <w:rPr/>
      </w:pPr>
      <w:bookmarkStart w:colFirst="0" w:colLast="0" w:name="_hzdq0qhjgx5v" w:id="173"/>
      <w:bookmarkEnd w:id="173"/>
      <w:r w:rsidDel="00000000" w:rsidR="00000000" w:rsidRPr="00000000">
        <w:rPr>
          <w:rFonts w:ascii="Arial Unicode MS" w:cs="Arial Unicode MS" w:eastAsia="Arial Unicode MS" w:hAnsi="Arial Unicode MS"/>
          <w:rtl w:val="0"/>
        </w:rPr>
        <w:t xml:space="preserve">8.2.1 의사결정 트리</w:t>
      </w:r>
    </w:p>
    <w:p w:rsidR="00000000" w:rsidDel="00000000" w:rsidP="00000000" w:rsidRDefault="00000000" w:rsidRPr="00000000" w14:paraId="00000DCC">
      <w:pPr>
        <w:rPr/>
      </w:pPr>
      <w:r w:rsidDel="00000000" w:rsidR="00000000" w:rsidRPr="00000000">
        <w:rPr>
          <w:rtl w:val="0"/>
        </w:rPr>
      </w:r>
    </w:p>
    <w:tbl>
      <w:tblPr>
        <w:tblStyle w:val="Table17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300"/>
        <w:gridCol w:w="840"/>
        <w:gridCol w:w="4095"/>
        <w:tblGridChange w:id="0">
          <w:tblGrid>
            <w:gridCol w:w="765"/>
            <w:gridCol w:w="3300"/>
            <w:gridCol w:w="840"/>
            <w:gridCol w:w="409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CD">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C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CF">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D0">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1">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Q1</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2">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한국어 처리가 필요한가?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3">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4">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다국어 모델 필수. Q2로 진행.</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5">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6">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7">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D8">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영어 전용 모델 포함하여 Q2로 진행.</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9">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Q2</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A">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데이터가 사내 망을 벗어나면 안 되는가? (보안/규제)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B">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C">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OSS 셀프호스팅 모델만 검토. Q3으로 진행.</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D">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E">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DF">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0">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API 모델 포함하여 Q3으로 진행.</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1">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Q3</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2">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비용이 크리티컬한가? (대량 임베딩, 지속적 색인 갱신)</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3">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4">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OSS 셀프호스팅 우선. BGE-M3 또는 Qwen3-Embedding 검토.</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5">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6">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7">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E8">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API 모델 우선 검토. 운영 부담 최소화.</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9">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Q4</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A">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입력 텍스트가 8K 토큰을 초과하는가? (장문 문서)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B">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C">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32K+ 컨텍스트 지원 모델 필수. Cohere embed-v4(128K), Qwen3-Embedding(32K) 등.</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D">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E">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EF">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DF0">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Q5로 진행.</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1">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Q5</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2">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텍스트+이미지 동시 임베딩(멀티모달)이 필요한가?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3">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4">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멀티모달 지원 모델 필수. Cohere embed-v4 (텍스트+이미지). 8.2.2 비교표 참조.</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5">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6">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7">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DF8">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일반 텍스트 모델로 충분. 8.2.2 비교표에서 최종 선정.</w:t>
            </w:r>
          </w:p>
        </w:tc>
      </w:tr>
    </w:tbl>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pStyle w:val="Heading4"/>
        <w:keepNext w:val="0"/>
        <w:keepLines w:val="0"/>
        <w:spacing w:before="280" w:lineRule="auto"/>
        <w:rPr>
          <w:i w:val="1"/>
          <w:iCs w:val="1"/>
          <w:color w:val="555555"/>
          <w:sz w:val="20"/>
          <w:szCs w:val="20"/>
        </w:rPr>
      </w:pPr>
      <w:bookmarkStart w:colFirst="0" w:colLast="0" w:name="_k2vfjfib3vwm" w:id="174"/>
      <w:bookmarkEnd w:id="174"/>
      <w:r w:rsidDel="00000000" w:rsidR="00000000" w:rsidRPr="00000000">
        <w:rPr>
          <w:rFonts w:ascii="Arial Unicode MS" w:cs="Arial Unicode MS" w:eastAsia="Arial Unicode MS" w:hAnsi="Arial Unicode MS"/>
          <w:rtl w:val="0"/>
        </w:rPr>
        <w:t xml:space="preserve">8.2.2 주요 Embedding 모델 비교 (2025.06 기준)</w:t>
      </w:r>
      <w:r w:rsidDel="00000000" w:rsidR="00000000" w:rsidRPr="00000000">
        <w:rPr>
          <w:rFonts w:ascii="Arial Unicode MS" w:cs="Arial Unicode MS" w:eastAsia="Arial Unicode MS" w:hAnsi="Arial Unicode MS"/>
          <w:i w:val="1"/>
          <w:iCs w:val="1"/>
          <w:color w:val="555555"/>
          <w:sz w:val="20"/>
          <w:szCs w:val="20"/>
          <w:rtl w:val="0"/>
        </w:rPr>
        <w:t xml:space="preserve">※ 본 표는 2025.06 기준이며, MTEB 리더보드는 지속적으로 변동된다. 최신 순위는 huggingface.co/spaces/mteb/leaderboard에서 확인한다.</w:t>
      </w:r>
    </w:p>
    <w:p w:rsidR="00000000" w:rsidDel="00000000" w:rsidP="00000000" w:rsidRDefault="00000000" w:rsidRPr="00000000" w14:paraId="00000DFB">
      <w:pPr>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sz w:val="18"/>
          <w:szCs w:val="18"/>
        </w:rPr>
      </w:pPr>
      <w:r w:rsidDel="00000000" w:rsidR="00000000" w:rsidRPr="00000000">
        <w:rPr>
          <w:rFonts w:ascii="Arial Unicode MS" w:cs="Arial Unicode MS" w:eastAsia="Arial Unicode MS" w:hAnsi="Arial Unicode MS"/>
          <w:b w:val="1"/>
          <w:bCs w:val="1"/>
          <w:sz w:val="18"/>
          <w:szCs w:val="18"/>
          <w:rtl w:val="0"/>
        </w:rPr>
        <w:t xml:space="preserve">[MTEB 점수 주의] </w:t>
      </w:r>
      <w:r w:rsidDel="00000000" w:rsidR="00000000" w:rsidRPr="00000000">
        <w:rPr>
          <w:rFonts w:ascii="Arial Unicode MS" w:cs="Arial Unicode MS" w:eastAsia="Arial Unicode MS" w:hAnsi="Arial Unicode MS"/>
          <w:sz w:val="18"/>
          <w:szCs w:val="18"/>
          <w:rtl w:val="0"/>
        </w:rPr>
        <w:t xml:space="preserve">표의 MTEB/MMTEB 점수는 각 제공사가 자체 보고(self-reported)한 값이며, 리더보드 버전(MTEB v1 vs MMTEB)에 따라 직접 비교가 불가하다. 서로 다른 리더보드 버전의 점수를 횡비교하지 않아야(MUST) 한다. 제품 선정은 벤치마크 점수보다 자체 데이터 PoC 결과를 기반으로 판단한다.</w:t>
      </w:r>
    </w:p>
    <w:p w:rsidR="00000000" w:rsidDel="00000000" w:rsidP="00000000" w:rsidRDefault="00000000" w:rsidRPr="00000000" w14:paraId="00000DF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Rule="auto"/>
        <w:ind w:right="360"/>
        <w:rPr/>
      </w:pPr>
      <w:bookmarkStart w:colFirst="0" w:colLast="0" w:name="_hsl5vxo3dxya" w:id="175"/>
      <w:bookmarkEnd w:id="175"/>
      <w:r w:rsidDel="00000000" w:rsidR="00000000" w:rsidRPr="00000000">
        <w:rPr>
          <w:rtl w:val="0"/>
        </w:rPr>
      </w:r>
    </w:p>
    <w:tbl>
      <w:tblPr>
        <w:tblStyle w:val="Table1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9.2544536584091"/>
        <w:gridCol w:w="929.5377612682137"/>
        <w:gridCol w:w="974.515394877966"/>
        <w:gridCol w:w="959.5228503413819"/>
        <w:gridCol w:w="914.5452167316296"/>
        <w:gridCol w:w="734.6346822926205"/>
        <w:gridCol w:w="464.76888063410684"/>
        <w:gridCol w:w="2548.7325712192956"/>
        <w:tblGridChange w:id="0">
          <w:tblGrid>
            <w:gridCol w:w="1499.2544536584091"/>
            <w:gridCol w:w="929.5377612682137"/>
            <w:gridCol w:w="974.515394877966"/>
            <w:gridCol w:w="959.5228503413819"/>
            <w:gridCol w:w="914.5452167316296"/>
            <w:gridCol w:w="734.6346822926205"/>
            <w:gridCol w:w="464.76888063410684"/>
            <w:gridCol w:w="2548.7325712192956"/>
          </w:tblGrid>
        </w:tblGridChange>
      </w:tblGrid>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FD">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모델</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F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제공사</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DF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유형</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00">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다국어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01">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차원</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0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최대 토큰</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0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멀티모달</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0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ffffff"/>
              </w:rPr>
            </w:pPr>
            <w:r w:rsidDel="00000000" w:rsidR="00000000" w:rsidRPr="00000000">
              <w:rPr>
                <w:rFonts w:ascii="Arial Unicode MS" w:cs="Arial Unicode MS" w:eastAsia="Arial Unicode MS" w:hAnsi="Arial Unicode MS"/>
                <w:color w:val="ffffff"/>
                <w:rtl w:val="0"/>
              </w:rPr>
              <w:t xml:space="preserve">비고</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5">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text-embedding-3-large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6">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OpenAI</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7">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API</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8">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3072(가변)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8191</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0C">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MTEB 64.6. 가변 차원(MRL).</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0D">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text-embedding-3-small</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0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OpenAI</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0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API</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0">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1">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1536(가변)</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8191</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비용 대비 성능 우수. 범용.</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5">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embed-v4</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6">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Cohere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7">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API</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8">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✔(강점)</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1536(가변)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128K</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1C">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MTEB 65.2. 다국어 상위. 128K 장문.</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D">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Gemini Embedding 001</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Google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1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API</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0">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1">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3072</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8192</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MTEB English 68.32. 무료 티어(RPM/TPM 제한).</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5">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BGE-M3</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6">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BAAI</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7">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OSS</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8">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1024</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8192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2C">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Dense+Sparse+ColBERT. 한국어 파생(bge-m3-ko).</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D">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Qwen3-Embedding-0.6B</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Alibaba</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2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OSS</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0">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✔(100+)</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1">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가변(~4096)</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32K</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MMTEB 64.33. 0.6B/4B/8B 규모별.</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5">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Llama-Embed-Nemotron-8B</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6">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NVIDIA</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7">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OSS</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8">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✔(250+)</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4096</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8192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3C">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MMTEB 다국어 1위. 오픈 웨이트.</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D">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Jina-embeddings-v3</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E">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Jina AI</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3F">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OSS/API</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0">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1">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1024(가변)</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2">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8192</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3">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44">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Multi-task 지원. 가변 차원(MRL).</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5">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all-MiniLM-L6-v2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6">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SBERT</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7">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OSS</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8">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영어</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9">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384</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A">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sz w:val="18"/>
                <w:szCs w:val="18"/>
                <w:rtl w:val="0"/>
              </w:rPr>
              <w:t xml:space="preserve">512</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B">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4C">
            <w:pPr>
              <w:keepNext w:val="0"/>
              <w:keepLines w:val="0"/>
              <w:pBdr>
                <w:top w:color="auto" w:space="0" w:sz="0" w:val="none"/>
                <w:left w:color="auto" w:space="0" w:sz="0" w:val="none"/>
                <w:bottom w:color="auto" w:space="0" w:sz="0" w:val="none"/>
                <w:right w:color="auto" w:space="0" w:sz="0" w:val="none"/>
                <w:between w:color="auto" w:space="0" w:sz="0" w:val="none"/>
              </w:pBd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초경량. CPU 추론 가능.</w:t>
            </w:r>
          </w:p>
        </w:tc>
      </w:tr>
    </w:tbl>
    <w:p w:rsidR="00000000" w:rsidDel="00000000" w:rsidP="00000000" w:rsidRDefault="00000000" w:rsidRPr="00000000" w14:paraId="00000E4D">
      <w:pPr>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pPr>
      <w:r w:rsidDel="00000000" w:rsidR="00000000" w:rsidRPr="00000000">
        <w:rPr>
          <w:rFonts w:ascii="Arial Unicode MS" w:cs="Arial Unicode MS" w:eastAsia="Arial Unicode MS" w:hAnsi="Arial Unicode MS"/>
          <w:rtl w:val="0"/>
        </w:rPr>
        <w:t xml:space="preserve">※ API 모델의 구체적 토큰 단가는 빠르게 변경된다. 비용 비교 시 각 제공사의 최신 가격표(pricing page)를 직접 확인해야(MUST) 한다.</w:t>
      </w:r>
    </w:p>
    <w:p w:rsidR="00000000" w:rsidDel="00000000" w:rsidP="00000000" w:rsidRDefault="00000000" w:rsidRPr="00000000" w14:paraId="00000E4E">
      <w:pPr>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pPr>
      <w:r w:rsidDel="00000000" w:rsidR="00000000" w:rsidRPr="00000000">
        <w:rPr>
          <w:rFonts w:ascii="Arial Unicode MS" w:cs="Arial Unicode MS" w:eastAsia="Arial Unicode MS" w:hAnsi="Arial Unicode MS"/>
          <w:b w:val="1"/>
          <w:bCs w:val="1"/>
          <w:rtl w:val="0"/>
        </w:rPr>
        <w:t xml:space="preserve">[Gemini Embedding 001 무료 티어 제약] </w:t>
      </w:r>
      <w:r w:rsidDel="00000000" w:rsidR="00000000" w:rsidRPr="00000000">
        <w:rPr>
          <w:rFonts w:ascii="Arial Unicode MS" w:cs="Arial Unicode MS" w:eastAsia="Arial Unicode MS" w:hAnsi="Arial Unicode MS"/>
          <w:rtl w:val="0"/>
        </w:rPr>
        <w:t xml:space="preserve">무료 티어에는 RPM(분당 요청 수), TPM(분당 토큰 수) 제한이 있어 프로토타이핑·소규모에 적합하다. 프로덕션 규모에서는 유료 전환이 필요할 수 있으므로, 비용 산정 시 유료 단가를 기준으로 계산해야(SHOULD) 한다.</w:t>
      </w:r>
    </w:p>
    <w:p w:rsidR="00000000" w:rsidDel="00000000" w:rsidP="00000000" w:rsidRDefault="00000000" w:rsidRPr="00000000" w14:paraId="00000E4F">
      <w:pPr>
        <w:pStyle w:val="Heading4"/>
        <w:keepNext w:val="0"/>
        <w:keepLines w:val="0"/>
        <w:spacing w:before="280" w:lineRule="auto"/>
        <w:rPr/>
      </w:pPr>
      <w:bookmarkStart w:colFirst="0" w:colLast="0" w:name="_1x49nfoshots" w:id="176"/>
      <w:bookmarkEnd w:id="176"/>
      <w:r w:rsidDel="00000000" w:rsidR="00000000" w:rsidRPr="00000000">
        <w:rPr>
          <w:rFonts w:ascii="Arial Unicode MS" w:cs="Arial Unicode MS" w:eastAsia="Arial Unicode MS" w:hAnsi="Arial Unicode MS"/>
          <w:rtl w:val="0"/>
        </w:rPr>
        <w:t xml:space="preserve">8.2.3 선정 가이드</w:t>
      </w:r>
    </w:p>
    <w:p w:rsidR="00000000" w:rsidDel="00000000" w:rsidP="00000000" w:rsidRDefault="00000000" w:rsidRPr="00000000" w14:paraId="00000E50">
      <w:pPr>
        <w:pStyle w:val="Heading4"/>
        <w:keepNext w:val="0"/>
        <w:keepLines w:val="0"/>
        <w:rPr/>
      </w:pPr>
      <w:bookmarkStart w:colFirst="0" w:colLast="0" w:name="_upkjb7go1q7z" w:id="177"/>
      <w:bookmarkEnd w:id="177"/>
      <w:r w:rsidDel="00000000" w:rsidR="00000000" w:rsidRPr="00000000">
        <w:rPr>
          <w:rtl w:val="0"/>
        </w:rPr>
      </w:r>
    </w:p>
    <w:tbl>
      <w:tblPr>
        <w:tblStyle w:val="Table17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40"/>
        <w:gridCol w:w="5175"/>
        <w:tblGridChange w:id="0">
          <w:tblGrid>
            <w:gridCol w:w="3840"/>
            <w:gridCol w:w="517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51">
            <w:pPr>
              <w:keepNext w:val="0"/>
              <w:keepLines w:val="0"/>
              <w:spacing w:after="240" w:before="240" w:lineRule="auto"/>
              <w:jc w:val="center"/>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조건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52">
            <w:pPr>
              <w:keepNext w:val="0"/>
              <w:keepLines w:val="0"/>
              <w:spacing w:after="240" w:before="240" w:lineRule="auto"/>
              <w:jc w:val="center"/>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권장</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3">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한국어 필수 + API 사용 가능 + 품질 우선</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4">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Cohere embed-v4 (다국어 MTEB 상위, 128K 장문) 또는 OpenAI text-embedding-3-large.</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5">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한국어 필수 + API 사용 가능 + 비용 우선</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6">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OpenAI text-embedding-3-small. 차원을 256~512로 축소 시 저장 비용 절감. 또는 Gemini Embedding 001 (소규모 무료).</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7">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한국어 필수 + 셀프호스팅 필수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8">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BGE-M3 (또는 한국어 특화 bge-m3-ko). MIT 라이선스. 하이브리드 검색(Dense+Sparse) 지원.</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9">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최신 SOTA + 장문(32K) + 셀프호스팅</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A">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Qwen3-Embedding. 0.6B/4B/8B 규모별 선택 가능. Apache 2.0.</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B">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다국어 SOTA + 셀프호스팅</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C">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NVIDIA Llama-Embed-Nemotron-8B. MMTEB 다국어 1위. 오픈 웨이트.</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D">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멀티모달(텍스트+이미지) 필수</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5E">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Cohere embed-v4. 텍스트+이미지 동시 임베딩 지원.</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5F">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초장문(128K) 임베딩 필요</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0">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Cohere embed-v4. 128K 토큰 지원. 청킹 불필요.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1">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하이브리드 검색(Dense+Sparse) 필수</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62">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BGE-M3. 단일 모델에서 Dense, Sparse, ColBERT 벡터를 동시 생성.</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3">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프로토타이핑 / 비용 최소화 / 영어 위주</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4">
            <w:pPr>
              <w:keepNext w:val="0"/>
              <w:keepLines w:val="0"/>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all-MiniLM-L6-v2. 384차원 초경량. GPU 없이 CPU 추론 가능.</w:t>
            </w:r>
          </w:p>
        </w:tc>
      </w:tr>
    </w:tbl>
    <w:p w:rsidR="00000000" w:rsidDel="00000000" w:rsidP="00000000" w:rsidRDefault="00000000" w:rsidRPr="00000000" w14:paraId="00000E65">
      <w:pPr>
        <w:pStyle w:val="Heading4"/>
        <w:keepNext w:val="0"/>
        <w:keepLines w:val="0"/>
        <w:spacing w:before="280" w:lineRule="auto"/>
        <w:rPr/>
      </w:pPr>
      <w:bookmarkStart w:colFirst="0" w:colLast="0" w:name="_upkjb7go1q7z" w:id="177"/>
      <w:bookmarkEnd w:id="177"/>
      <w:r w:rsidDel="00000000" w:rsidR="00000000" w:rsidRPr="00000000">
        <w:rPr>
          <w:rtl w:val="0"/>
        </w:rPr>
        <w:t xml:space="preserve"> </w:t>
      </w:r>
    </w:p>
    <w:p w:rsidR="00000000" w:rsidDel="00000000" w:rsidP="00000000" w:rsidRDefault="00000000" w:rsidRPr="00000000" w14:paraId="00000E66">
      <w:pPr>
        <w:pStyle w:val="Heading4"/>
        <w:keepNext w:val="0"/>
        <w:keepLines w:val="0"/>
        <w:spacing w:before="280" w:lineRule="auto"/>
        <w:rPr/>
      </w:pPr>
      <w:bookmarkStart w:colFirst="0" w:colLast="0" w:name="_6nfma68me0lr" w:id="178"/>
      <w:bookmarkEnd w:id="178"/>
      <w:r w:rsidDel="00000000" w:rsidR="00000000" w:rsidRPr="00000000">
        <w:rPr>
          <w:rFonts w:ascii="Arial Unicode MS" w:cs="Arial Unicode MS" w:eastAsia="Arial Unicode MS" w:hAnsi="Arial Unicode MS"/>
          <w:rtl w:val="0"/>
        </w:rPr>
        <w:t xml:space="preserve">8.2.4 차원 수 및 양자화 트레이드오프</w:t>
      </w:r>
    </w:p>
    <w:p w:rsidR="00000000" w:rsidDel="00000000" w:rsidP="00000000" w:rsidRDefault="00000000" w:rsidRPr="00000000" w14:paraId="00000E67">
      <w:pPr>
        <w:spacing w:after="120" w:before="240" w:line="276" w:lineRule="auto"/>
        <w:rPr/>
      </w:pPr>
      <w:r w:rsidDel="00000000" w:rsidR="00000000" w:rsidRPr="00000000">
        <w:rPr>
          <w:rFonts w:ascii="Arial Unicode MS" w:cs="Arial Unicode MS" w:eastAsia="Arial Unicode MS" w:hAnsi="Arial Unicode MS"/>
          <w:color w:val="1a1a1a"/>
          <w:rtl w:val="0"/>
        </w:rPr>
        <w:t xml:space="preserve">Embedding 차원 수는 검색 품질과 비용/성능 사이의 트레이드오프이다. 최신 모델(OpenAI v3, Qwen3, BGE-M3, Cohere v4)은 Matryoshka Representation Learning(MRL)을 통해 가변 차원을 지원하므로, 동일 모델에서 차원을 줄여 비용을 절감할 수 있다.</w:t>
      </w:r>
      <w:r w:rsidDel="00000000" w:rsidR="00000000" w:rsidRPr="00000000">
        <w:rPr>
          <w:rtl w:val="0"/>
        </w:rPr>
      </w:r>
    </w:p>
    <w:tbl>
      <w:tblPr>
        <w:tblStyle w:val="Table17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535"/>
        <w:gridCol w:w="2535"/>
        <w:gridCol w:w="2370"/>
        <w:tblGridChange w:id="0">
          <w:tblGrid>
            <w:gridCol w:w="1560"/>
            <w:gridCol w:w="2535"/>
            <w:gridCol w:w="2535"/>
            <w:gridCol w:w="2370"/>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68">
            <w:pPr>
              <w:spacing w:after="240" w:before="240" w:line="276" w:lineRule="auto"/>
              <w:jc w:val="center"/>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차원 범위</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69">
            <w:pPr>
              <w:spacing w:after="240" w:before="240" w:line="276" w:lineRule="auto"/>
              <w:jc w:val="center"/>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특성</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6A">
            <w:pPr>
              <w:spacing w:after="240" w:before="240" w:line="276" w:lineRule="auto"/>
              <w:jc w:val="center"/>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적합 조건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6B">
            <w:pPr>
              <w:spacing w:after="240" w:before="240" w:line="276" w:lineRule="auto"/>
              <w:jc w:val="center"/>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비용 영향</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C">
            <w:pPr>
              <w:spacing w:after="240" w:before="240" w:line="276" w:lineRule="auto"/>
              <w:rPr>
                <w:color w:val="1a1a1a"/>
                <w:sz w:val="20"/>
                <w:szCs w:val="20"/>
              </w:rPr>
            </w:pPr>
            <w:r w:rsidDel="00000000" w:rsidR="00000000" w:rsidRPr="00000000">
              <w:rPr>
                <w:color w:val="1a1a1a"/>
                <w:sz w:val="20"/>
                <w:szCs w:val="20"/>
                <w:rtl w:val="0"/>
              </w:rPr>
              <w:t xml:space="preserve">128~256</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D">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저해상도. 세밀한 의미 차이 손실 가능</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E">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프로토타이핑, 대규모 데이터의 1차 필터링</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6F">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저장·검색 비용 최소</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0">
            <w:pPr>
              <w:spacing w:after="240" w:before="240" w:line="276" w:lineRule="auto"/>
              <w:rPr>
                <w:color w:val="1a1a1a"/>
                <w:sz w:val="20"/>
                <w:szCs w:val="20"/>
              </w:rPr>
            </w:pPr>
            <w:r w:rsidDel="00000000" w:rsidR="00000000" w:rsidRPr="00000000">
              <w:rPr>
                <w:color w:val="1a1a1a"/>
                <w:sz w:val="20"/>
                <w:szCs w:val="20"/>
                <w:rtl w:val="0"/>
              </w:rPr>
              <w:t xml:space="preserve">384~512</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1">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중간 해상도. 대부분 유스케이스에서 충분</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2">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프로덕션 범용. 비용과 품질의 균형</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3">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저장 비용 중간</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74">
            <w:pPr>
              <w:spacing w:after="240" w:before="240" w:line="276" w:lineRule="auto"/>
              <w:rPr>
                <w:color w:val="1a1a1a"/>
                <w:sz w:val="20"/>
                <w:szCs w:val="20"/>
              </w:rPr>
            </w:pPr>
            <w:r w:rsidDel="00000000" w:rsidR="00000000" w:rsidRPr="00000000">
              <w:rPr>
                <w:color w:val="1a1a1a"/>
                <w:sz w:val="20"/>
                <w:szCs w:val="20"/>
                <w:rtl w:val="0"/>
              </w:rPr>
              <w:t xml:space="preserve">768~1024</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75">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고해상도. 세밀한 의미 구분 가능</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76">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정확도 크리티컬. 다국어 검색</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77">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저장 비용 높음</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8">
            <w:pPr>
              <w:spacing w:after="240" w:before="240" w:line="276" w:lineRule="auto"/>
              <w:rPr>
                <w:color w:val="1a1a1a"/>
                <w:sz w:val="20"/>
                <w:szCs w:val="20"/>
              </w:rPr>
            </w:pPr>
            <w:r w:rsidDel="00000000" w:rsidR="00000000" w:rsidRPr="00000000">
              <w:rPr>
                <w:color w:val="1a1a1a"/>
                <w:sz w:val="20"/>
                <w:szCs w:val="20"/>
                <w:rtl w:val="0"/>
              </w:rPr>
              <w:t xml:space="preserve">1536~4096</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9">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최고 해상도. 미세한 의미 차이까지 포착</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A">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법률, 의료 등 정밀 검색 필수 도메인</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7B">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저장·검색 비용 최대</w:t>
            </w:r>
          </w:p>
        </w:tc>
      </w:tr>
    </w:tbl>
    <w:p w:rsidR="00000000" w:rsidDel="00000000" w:rsidP="00000000" w:rsidRDefault="00000000" w:rsidRPr="00000000" w14:paraId="00000E7C">
      <w:pPr>
        <w:spacing w:after="120" w:before="160" w:line="276" w:lineRule="auto"/>
        <w:rPr/>
      </w:pPr>
      <w:r w:rsidDel="00000000" w:rsidR="00000000" w:rsidRPr="00000000">
        <w:rPr>
          <w:rFonts w:ascii="Arial Unicode MS" w:cs="Arial Unicode MS" w:eastAsia="Arial Unicode MS" w:hAnsi="Arial Unicode MS"/>
          <w:rtl w:val="0"/>
        </w:rPr>
        <w:t xml:space="preserve">권장: 프로덕션에서는 384~1024 차원으로 시작하고(SHOULD), 검색 품질이 요구 수준에 미달하면 차원을 높인다. 차원을 높이면 Vector DB 저장·검색 비용이 비례 증가함을 유의한다.</w:t>
      </w:r>
    </w:p>
    <w:p w:rsidR="00000000" w:rsidDel="00000000" w:rsidP="00000000" w:rsidRDefault="00000000" w:rsidRPr="00000000" w14:paraId="00000E7D">
      <w:pPr>
        <w:spacing w:after="120" w:line="276" w:lineRule="auto"/>
        <w:ind w:left="360" w:firstLine="0"/>
        <w:rPr/>
      </w:pPr>
      <w:r w:rsidDel="00000000" w:rsidR="00000000" w:rsidRPr="00000000">
        <w:rPr>
          <w:rFonts w:ascii="Arial Unicode MS" w:cs="Arial Unicode MS" w:eastAsia="Arial Unicode MS" w:hAnsi="Arial Unicode MS"/>
          <w:b w:val="1"/>
          <w:bCs w:val="1"/>
          <w:color w:val="2e75b6"/>
          <w:rtl w:val="0"/>
        </w:rPr>
        <w:t xml:space="preserve">모델 변경 주의: </w:t>
      </w:r>
      <w:r w:rsidDel="00000000" w:rsidR="00000000" w:rsidRPr="00000000">
        <w:rPr>
          <w:rFonts w:ascii="Arial Unicode MS" w:cs="Arial Unicode MS" w:eastAsia="Arial Unicode MS" w:hAnsi="Arial Unicode MS"/>
          <w:rtl w:val="0"/>
        </w:rPr>
        <w:t xml:space="preserve">Embedding 모델을 변경하면 기존 벡터 전체를 재생성해야(MUST) 한다. 모델 선정은 초기에 신중히 결정하고, 변경 시 마이그레이션 비용을 사전에 산정한다.</w:t>
      </w:r>
    </w:p>
    <w:p w:rsidR="00000000" w:rsidDel="00000000" w:rsidP="00000000" w:rsidRDefault="00000000" w:rsidRPr="00000000" w14:paraId="00000E7E">
      <w:pPr>
        <w:spacing w:after="120" w:line="276" w:lineRule="auto"/>
        <w:ind w:left="360" w:firstLine="0"/>
        <w:rPr/>
      </w:pPr>
      <w:r w:rsidDel="00000000" w:rsidR="00000000" w:rsidRPr="00000000">
        <w:rPr>
          <w:rtl w:val="0"/>
        </w:rPr>
      </w:r>
    </w:p>
    <w:p w:rsidR="00000000" w:rsidDel="00000000" w:rsidP="00000000" w:rsidRDefault="00000000" w:rsidRPr="00000000" w14:paraId="00000E7F">
      <w:pPr>
        <w:spacing w:after="120" w:before="200" w:line="276" w:lineRule="auto"/>
        <w:rPr>
          <w:b w:val="1"/>
          <w:bCs w:val="1"/>
        </w:rPr>
      </w:pPr>
      <w:r w:rsidDel="00000000" w:rsidR="00000000" w:rsidRPr="00000000">
        <w:rPr>
          <w:rFonts w:ascii="Arial Unicode MS" w:cs="Arial Unicode MS" w:eastAsia="Arial Unicode MS" w:hAnsi="Arial Unicode MS"/>
          <w:b w:val="1"/>
          <w:bCs w:val="1"/>
          <w:rtl w:val="0"/>
        </w:rPr>
        <w:t xml:space="preserve">양자화(Quantization) 전략:</w:t>
      </w:r>
    </w:p>
    <w:p w:rsidR="00000000" w:rsidDel="00000000" w:rsidP="00000000" w:rsidRDefault="00000000" w:rsidRPr="00000000" w14:paraId="00000E80">
      <w:pPr>
        <w:spacing w:after="120" w:before="240" w:line="276" w:lineRule="auto"/>
        <w:rPr>
          <w:color w:val="1a1a1a"/>
        </w:rPr>
      </w:pPr>
      <w:r w:rsidDel="00000000" w:rsidR="00000000" w:rsidRPr="00000000">
        <w:rPr>
          <w:rFonts w:ascii="Arial Unicode MS" w:cs="Arial Unicode MS" w:eastAsia="Arial Unicode MS" w:hAnsi="Arial Unicode MS"/>
          <w:color w:val="1a1a1a"/>
          <w:rtl w:val="0"/>
        </w:rPr>
        <w:t xml:space="preserve">차원 축소와 함께, 양자화는 벡터 저장 비용과 검색 속도를 최적화하는 또 다른 핵심 전략이다. 차원 축소가 "정보량 자체를 줄이는" 것이라면, 양자화는 "표현 정밀도를 줄이는" 것이다.</w:t>
      </w:r>
    </w:p>
    <w:p w:rsidR="00000000" w:rsidDel="00000000" w:rsidP="00000000" w:rsidRDefault="00000000" w:rsidRPr="00000000" w14:paraId="00000E81">
      <w:pPr>
        <w:spacing w:after="120" w:before="240" w:line="276" w:lineRule="auto"/>
        <w:rPr>
          <w:color w:val="1a1a1a"/>
        </w:rPr>
      </w:pPr>
      <w:r w:rsidDel="00000000" w:rsidR="00000000" w:rsidRPr="00000000">
        <w:rPr>
          <w:rtl w:val="0"/>
        </w:rPr>
      </w:r>
    </w:p>
    <w:tbl>
      <w:tblPr>
        <w:tblStyle w:val="Table17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355"/>
        <w:gridCol w:w="2355"/>
        <w:gridCol w:w="2445"/>
        <w:tblGridChange w:id="0">
          <w:tblGrid>
            <w:gridCol w:w="1860"/>
            <w:gridCol w:w="2355"/>
            <w:gridCol w:w="2355"/>
            <w:gridCol w:w="244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82">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양자화 유형</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83">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메모리 절감</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84">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품질 영향</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85">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적합 조건</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86">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Float32 (기본)</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87">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기준 (100%)</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88">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손실 없음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89">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품질 최우선. 소규모 데이터.</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A">
            <w:pPr>
              <w:spacing w:after="240" w:before="240" w:line="276" w:lineRule="auto"/>
              <w:rPr>
                <w:color w:val="1a1a1a"/>
                <w:sz w:val="20"/>
                <w:szCs w:val="20"/>
              </w:rPr>
            </w:pPr>
            <w:r w:rsidDel="00000000" w:rsidR="00000000" w:rsidRPr="00000000">
              <w:rPr>
                <w:color w:val="1a1a1a"/>
                <w:sz w:val="20"/>
                <w:szCs w:val="20"/>
                <w:rtl w:val="0"/>
              </w:rPr>
              <w:t xml:space="preserve">Scalar (INT8)</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B">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~75% 절감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C">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Recall 1~2% 하락</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8D">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대규모 프로덕션 범용. 비용·품질 균형.</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8E">
            <w:pPr>
              <w:spacing w:after="240" w:before="240" w:line="276" w:lineRule="auto"/>
              <w:rPr>
                <w:color w:val="1a1a1a"/>
                <w:sz w:val="20"/>
                <w:szCs w:val="20"/>
              </w:rPr>
            </w:pPr>
            <w:r w:rsidDel="00000000" w:rsidR="00000000" w:rsidRPr="00000000">
              <w:rPr>
                <w:color w:val="1a1a1a"/>
                <w:sz w:val="20"/>
                <w:szCs w:val="20"/>
                <w:rtl w:val="0"/>
              </w:rPr>
              <w:t xml:space="preserve">Binary (1-bit)</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8F">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~97% 절감</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90">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Recall 5~10% 하락. Rescore 필수.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91">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초대규모 1차 필터링 + Rescore 파이프라인.</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2">
            <w:pPr>
              <w:spacing w:after="240" w:before="240" w:line="276" w:lineRule="auto"/>
              <w:rPr>
                <w:color w:val="1a1a1a"/>
                <w:sz w:val="20"/>
                <w:szCs w:val="20"/>
              </w:rPr>
            </w:pPr>
            <w:r w:rsidDel="00000000" w:rsidR="00000000" w:rsidRPr="00000000">
              <w:rPr>
                <w:color w:val="1a1a1a"/>
                <w:sz w:val="20"/>
                <w:szCs w:val="20"/>
                <w:rtl w:val="0"/>
              </w:rPr>
              <w:t xml:space="preserve">Product (PQ)</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3">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~90% 절감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4">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설정에 따라 가변</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95">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Milvus/FAISS 기반 대규모 배치 검색.</w:t>
            </w:r>
          </w:p>
        </w:tc>
      </w:tr>
    </w:tbl>
    <w:p w:rsidR="00000000" w:rsidDel="00000000" w:rsidP="00000000" w:rsidRDefault="00000000" w:rsidRPr="00000000" w14:paraId="00000E96">
      <w:pPr>
        <w:spacing w:after="60" w:before="240" w:line="276" w:lineRule="auto"/>
        <w:rPr>
          <w:color w:val="1a1a1a"/>
        </w:rPr>
      </w:pPr>
      <w:r w:rsidDel="00000000" w:rsidR="00000000" w:rsidRPr="00000000">
        <w:rPr>
          <w:color w:val="1a1a1a"/>
          <w:rtl w:val="0"/>
        </w:rPr>
        <w:t xml:space="preserve"> </w:t>
      </w:r>
    </w:p>
    <w:p w:rsidR="00000000" w:rsidDel="00000000" w:rsidP="00000000" w:rsidRDefault="00000000" w:rsidRPr="00000000" w14:paraId="00000E97">
      <w:pPr>
        <w:pBdr>
          <w:top w:color="auto" w:space="0" w:sz="0" w:val="none"/>
          <w:left w:color="auto" w:space="0" w:sz="0" w:val="none"/>
          <w:bottom w:color="auto" w:space="0" w:sz="0" w:val="none"/>
          <w:right w:color="auto" w:space="0" w:sz="0" w:val="none"/>
          <w:between w:color="auto" w:space="0" w:sz="0" w:val="none"/>
        </w:pBdr>
        <w:spacing w:after="120" w:before="240" w:line="276"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[차원 축소 vs 양자화 조합] MRL 가변 차원 모델에서는 "차원 축소 + Scalar Quantization"을 조합하여 비용을 극대화할 수 있다. 예: 1536차원 → 512차원 축소(MRL) → INT8 양자화 시, 원본 대비 ~90% 메모리 절감이 가능하다. 단, 조합 시 품질 하락이 누적되므로 PoC에서 반드시 검증한다(MUST).</w:t>
      </w:r>
    </w:p>
    <w:p w:rsidR="00000000" w:rsidDel="00000000" w:rsidP="00000000" w:rsidRDefault="00000000" w:rsidRPr="00000000" w14:paraId="00000E98">
      <w:pPr>
        <w:spacing w:after="120" w:before="160" w:line="276" w:lineRule="auto"/>
        <w:rPr>
          <w:b w:val="1"/>
          <w:bCs w:val="1"/>
          <w:color w:val="1a1a1a"/>
        </w:rPr>
      </w:pPr>
      <w:r w:rsidDel="00000000" w:rsidR="00000000" w:rsidRPr="00000000">
        <w:rPr>
          <w:rFonts w:ascii="Arial Unicode MS" w:cs="Arial Unicode MS" w:eastAsia="Arial Unicode MS" w:hAnsi="Arial Unicode MS"/>
          <w:b w:val="1"/>
          <w:bCs w:val="1"/>
          <w:color w:val="1a1a1a"/>
          <w:rtl w:val="0"/>
        </w:rPr>
        <w:t xml:space="preserve">Vector DB 호환성 확인:</w:t>
      </w:r>
    </w:p>
    <w:p w:rsidR="00000000" w:rsidDel="00000000" w:rsidP="00000000" w:rsidRDefault="00000000" w:rsidRPr="00000000" w14:paraId="00000E99">
      <w:pPr>
        <w:spacing w:after="120" w:before="240" w:line="276" w:lineRule="auto"/>
        <w:rPr>
          <w:color w:val="1a1a1a"/>
        </w:rPr>
      </w:pPr>
      <w:r w:rsidDel="00000000" w:rsidR="00000000" w:rsidRPr="00000000">
        <w:rPr>
          <w:rFonts w:ascii="Arial Unicode MS" w:cs="Arial Unicode MS" w:eastAsia="Arial Unicode MS" w:hAnsi="Arial Unicode MS"/>
          <w:color w:val="1a1a1a"/>
          <w:rtl w:val="0"/>
        </w:rPr>
        <w:t xml:space="preserve">Embedding 모델의 차원 수와 유사도 메트릭(cosine, dot product, euclidean)이 선택한 Vector DB에서 지원되는지 사전에 확인해야(MUST) 한다. 특히 가변 차원 모델 사용 시, 축소된 차원이 Vector DB의 최소 차원 요건을 충족하는지, binary/scalar quantization 지원 여부도 확인한다.</w:t>
      </w:r>
    </w:p>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pacing w:after="120" w:before="240" w:line="276"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[모델 변경 주의] Embedding 모델을 변경하면 기존 벡터 전체를 재생성해야(MUST) 한다. 모델 선정은 초기에 신중히 결정하고, 변경 시 마이그레이션 비용(재임베딩 시간, API 비용, 서비스 중단)을 사전에 산정한다.</w:t>
      </w:r>
    </w:p>
    <w:p w:rsidR="00000000" w:rsidDel="00000000" w:rsidP="00000000" w:rsidRDefault="00000000" w:rsidRPr="00000000" w14:paraId="00000E9B">
      <w:pPr>
        <w:pStyle w:val="Heading4"/>
        <w:keepNext w:val="0"/>
        <w:keepLines w:val="0"/>
        <w:spacing w:before="280" w:line="276" w:lineRule="auto"/>
        <w:rPr/>
      </w:pPr>
      <w:bookmarkStart w:colFirst="0" w:colLast="0" w:name="_si6ruwr5r8nf" w:id="179"/>
      <w:bookmarkEnd w:id="179"/>
      <w:r w:rsidDel="00000000" w:rsidR="00000000" w:rsidRPr="00000000">
        <w:rPr>
          <w:rFonts w:ascii="Arial Unicode MS" w:cs="Arial Unicode MS" w:eastAsia="Arial Unicode MS" w:hAnsi="Arial Unicode MS"/>
          <w:rtl w:val="0"/>
        </w:rPr>
        <w:t xml:space="preserve">8.2.5 도메인 특화 Fine-tuning 고려사항</w:t>
      </w:r>
    </w:p>
    <w:p w:rsidR="00000000" w:rsidDel="00000000" w:rsidP="00000000" w:rsidRDefault="00000000" w:rsidRPr="00000000" w14:paraId="00000E9C">
      <w:pPr>
        <w:spacing w:after="120" w:before="240" w:line="276" w:lineRule="auto"/>
        <w:rPr>
          <w:color w:val="1a1a1a"/>
        </w:rPr>
      </w:pPr>
      <w:r w:rsidDel="00000000" w:rsidR="00000000" w:rsidRPr="00000000">
        <w:rPr>
          <w:rFonts w:ascii="Arial Unicode MS" w:cs="Arial Unicode MS" w:eastAsia="Arial Unicode MS" w:hAnsi="Arial Unicode MS"/>
          <w:color w:val="1a1a1a"/>
          <w:rtl w:val="0"/>
        </w:rPr>
        <w:t xml:space="preserve">범용 Embedding 모델의 검색 품질이 도메인 요건을 충족하지 못하는 경우, 모델 변경 전에 Fine-tuning을 먼저 검토한다(SHOULD).</w:t>
      </w:r>
    </w:p>
    <w:p w:rsidR="00000000" w:rsidDel="00000000" w:rsidP="00000000" w:rsidRDefault="00000000" w:rsidRPr="00000000" w14:paraId="00000E9D">
      <w:pPr>
        <w:spacing w:after="120" w:line="276"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 법률, 의료, 금융 등 전문 도메인에서 Fine-tuning으로 Recall@10 기준 10~30% 성능 향상이 보고됨</w:t>
      </w:r>
    </w:p>
    <w:p w:rsidR="00000000" w:rsidDel="00000000" w:rsidP="00000000" w:rsidRDefault="00000000" w:rsidRPr="00000000" w14:paraId="00000E9E">
      <w:pPr>
        <w:spacing w:after="120" w:line="276"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 범용 모델로 시작 → 검색 품질 부족 시 Fine-tuning → 그래도 부족 시 모델 변경 순서를 권고(SHOULD)</w:t>
      </w:r>
    </w:p>
    <w:p w:rsidR="00000000" w:rsidDel="00000000" w:rsidP="00000000" w:rsidRDefault="00000000" w:rsidRPr="00000000" w14:paraId="00000E9F">
      <w:pPr>
        <w:spacing w:after="120" w:line="276" w:lineRule="auto"/>
        <w:ind w:left="360" w:firstLine="0"/>
        <w:rPr>
          <w:color w:val="1a1a1a"/>
        </w:rPr>
      </w:pPr>
      <w:r w:rsidDel="00000000" w:rsidR="00000000" w:rsidRPr="00000000">
        <w:rPr>
          <w:rFonts w:ascii="Arial Unicode MS" w:cs="Arial Unicode MS" w:eastAsia="Arial Unicode MS" w:hAnsi="Arial Unicode MS"/>
          <w:color w:val="1a1a1a"/>
          <w:rtl w:val="0"/>
        </w:rPr>
        <w:t xml:space="preserve">• Fine-tuning에는 도메인별 학습 데이터(query-document 쌍) 최소 수백~수천 쌍 구축이 필요하며, 이 비용을 사전에 산정</w:t>
      </w:r>
    </w:p>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pacing w:after="120" w:before="240" w:line="276"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[참고] 도메인 특화 모델이 범용 모델을 거의 항상 능가한다. Fine-tuning으로 Recall@10 기준 10~30% 향상 보고. 단, 이 수치는 특정 도메인·데이터셋 조건에서의 결과이며, 사내 데이터에서의 효과는 PoC로 검증해야(SHOULD) 한다.</w:t>
      </w:r>
    </w:p>
    <w:p w:rsidR="00000000" w:rsidDel="00000000" w:rsidP="00000000" w:rsidRDefault="00000000" w:rsidRPr="00000000" w14:paraId="00000EA1">
      <w:pPr>
        <w:spacing w:after="120" w:before="240" w:line="276" w:lineRule="auto"/>
        <w:rPr>
          <w:color w:val="1a1a1a"/>
        </w:rPr>
      </w:pPr>
      <w:r w:rsidDel="00000000" w:rsidR="00000000" w:rsidRPr="00000000">
        <w:rPr>
          <w:rtl w:val="0"/>
        </w:rPr>
      </w:r>
    </w:p>
    <w:p w:rsidR="00000000" w:rsidDel="00000000" w:rsidP="00000000" w:rsidRDefault="00000000" w:rsidRPr="00000000" w14:paraId="00000EA2">
      <w:pPr>
        <w:pStyle w:val="Heading3"/>
        <w:spacing w:after="240" w:before="240" w:line="276" w:lineRule="auto"/>
        <w:rPr>
          <w:sz w:val="34"/>
          <w:szCs w:val="34"/>
        </w:rPr>
      </w:pPr>
      <w:bookmarkStart w:colFirst="0" w:colLast="0" w:name="_913gvxjqgwlc" w:id="180"/>
      <w:bookmarkEnd w:id="180"/>
      <w:r w:rsidDel="00000000" w:rsidR="00000000" w:rsidRPr="00000000">
        <w:rPr>
          <w:color w:val="1a1a1a"/>
          <w:rtl w:val="0"/>
        </w:rPr>
        <w:t xml:space="preserve"> </w:t>
      </w:r>
      <w:r w:rsidDel="00000000" w:rsidR="00000000" w:rsidRPr="00000000">
        <w:rPr>
          <w:rFonts w:ascii="Arial Unicode MS" w:cs="Arial Unicode MS" w:eastAsia="Arial Unicode MS" w:hAnsi="Arial Unicode MS"/>
          <w:sz w:val="34"/>
          <w:szCs w:val="34"/>
          <w:rtl w:val="0"/>
        </w:rPr>
        <w:t xml:space="preserve">8.3 Graph DB 도입 판단 기준</w:t>
      </w:r>
    </w:p>
    <w:p w:rsidR="00000000" w:rsidDel="00000000" w:rsidP="00000000" w:rsidRDefault="00000000" w:rsidRPr="00000000" w14:paraId="00000EA3">
      <w:pPr>
        <w:spacing w:after="120" w:before="240" w:line="276" w:lineRule="auto"/>
        <w:rPr/>
      </w:pPr>
      <w:r w:rsidDel="00000000" w:rsidR="00000000" w:rsidRPr="00000000">
        <w:rPr>
          <w:rFonts w:ascii="Arial Unicode MS" w:cs="Arial Unicode MS" w:eastAsia="Arial Unicode MS" w:hAnsi="Arial Unicode MS"/>
          <w:rtl w:val="0"/>
        </w:rPr>
        <w:t xml:space="preserve">Graph DB는 엔티티 간의 복잡한 관계를 탐색하는 데 특화된 저장소이다. Vector DB와 역할이 다르므로, 도입 여부를 별도로 판단한다(MUST).</w:t>
      </w:r>
    </w:p>
    <w:p w:rsidR="00000000" w:rsidDel="00000000" w:rsidP="00000000" w:rsidRDefault="00000000" w:rsidRPr="00000000" w14:paraId="00000EA4">
      <w:pPr>
        <w:pStyle w:val="Heading4"/>
        <w:keepNext w:val="0"/>
        <w:keepLines w:val="0"/>
        <w:spacing w:before="280" w:lineRule="auto"/>
        <w:rPr/>
      </w:pPr>
      <w:bookmarkStart w:colFirst="0" w:colLast="0" w:name="_a1myhmwgczyg" w:id="181"/>
      <w:bookmarkEnd w:id="181"/>
      <w:r w:rsidDel="00000000" w:rsidR="00000000" w:rsidRPr="00000000">
        <w:rPr>
          <w:rFonts w:ascii="Arial Unicode MS" w:cs="Arial Unicode MS" w:eastAsia="Arial Unicode MS" w:hAnsi="Arial Unicode MS"/>
          <w:rtl w:val="0"/>
        </w:rPr>
        <w:t xml:space="preserve">8.3.1 Vector DB와의 역할 차이</w:t>
      </w:r>
    </w:p>
    <w:p w:rsidR="00000000" w:rsidDel="00000000" w:rsidP="00000000" w:rsidRDefault="00000000" w:rsidRPr="00000000" w14:paraId="00000EA5">
      <w:pPr>
        <w:rPr/>
      </w:pPr>
      <w:r w:rsidDel="00000000" w:rsidR="00000000" w:rsidRPr="00000000">
        <w:rPr>
          <w:rtl w:val="0"/>
        </w:rPr>
      </w:r>
    </w:p>
    <w:tbl>
      <w:tblPr>
        <w:tblStyle w:val="Table17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3660"/>
        <w:gridCol w:w="3675"/>
        <w:tblGridChange w:id="0">
          <w:tblGrid>
            <w:gridCol w:w="1680"/>
            <w:gridCol w:w="3660"/>
            <w:gridCol w:w="367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A6">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항목</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A7">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Vector DB</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A8">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Graph DB</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A9">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핵심 질문</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AA">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"이것과 의미적으로 비슷한 것은?"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AB">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"이것과 관계된 것들을 따라가면?"</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C">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검색 방식</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D">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유사도 기반 근사 최근접 이웃 검색 (ANN)</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AE">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관계 기반 그래프 탐색 (다중 홉)</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AF">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적합 데이터</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B0">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비정형 텍스트, 이미지 등의 임베딩</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B1">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엔티티·관계가 명확한 구조화 데이터</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2">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7장 연계</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3">
            <w:pPr>
              <w:spacing w:after="240" w:before="240" w:lineRule="auto"/>
              <w:rPr>
                <w:color w:val="1a1a1a"/>
                <w:sz w:val="20"/>
                <w:szCs w:val="20"/>
              </w:rPr>
            </w:pPr>
            <w:r w:rsidDel="00000000" w:rsidR="00000000" w:rsidRPr="00000000">
              <w:rPr>
                <w:color w:val="1a1a1a"/>
                <w:sz w:val="20"/>
                <w:szCs w:val="20"/>
                <w:rtl w:val="0"/>
              </w:rPr>
              <w:t xml:space="preserve">Semantic Memory, Episodic Memory</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B4">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Entity Memory (관계 복잡도가 높은 경우)</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B5">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예시 쿼리</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B6">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"이전에 비슷한 내용을 말한 적 있나?"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B7">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"A 프로젝트의 상위 조직의 담당 임원은 누구인가?"</w:t>
            </w:r>
          </w:p>
        </w:tc>
      </w:tr>
    </w:tbl>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pStyle w:val="Heading4"/>
        <w:keepNext w:val="0"/>
        <w:keepLines w:val="0"/>
        <w:spacing w:before="280" w:lineRule="auto"/>
        <w:rPr/>
      </w:pPr>
      <w:bookmarkStart w:colFirst="0" w:colLast="0" w:name="_6w2b0vsmm2ij" w:id="182"/>
      <w:bookmarkEnd w:id="182"/>
      <w:r w:rsidDel="00000000" w:rsidR="00000000" w:rsidRPr="00000000">
        <w:rPr>
          <w:rFonts w:ascii="Arial Unicode MS" w:cs="Arial Unicode MS" w:eastAsia="Arial Unicode MS" w:hAnsi="Arial Unicode MS"/>
          <w:rtl w:val="0"/>
        </w:rPr>
        <w:t xml:space="preserve">8.3.2 도입 의사결정 트리</w:t>
      </w:r>
    </w:p>
    <w:p w:rsidR="00000000" w:rsidDel="00000000" w:rsidP="00000000" w:rsidRDefault="00000000" w:rsidRPr="00000000" w14:paraId="00000EBA">
      <w:pPr>
        <w:rPr/>
      </w:pPr>
      <w:r w:rsidDel="00000000" w:rsidR="00000000" w:rsidRPr="00000000">
        <w:rPr>
          <w:rtl w:val="0"/>
        </w:rPr>
      </w:r>
    </w:p>
    <w:tbl>
      <w:tblPr>
        <w:tblStyle w:val="Table17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360"/>
        <w:gridCol w:w="855"/>
        <w:gridCol w:w="4035"/>
        <w:tblGridChange w:id="0">
          <w:tblGrid>
            <w:gridCol w:w="765"/>
            <w:gridCol w:w="3360"/>
            <w:gridCol w:w="855"/>
            <w:gridCol w:w="4035"/>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BB">
            <w:pPr>
              <w:spacing w:after="240" w:before="240" w:lineRule="auto"/>
              <w:jc w:val="center"/>
              <w:rPr>
                <w:b w:val="1"/>
                <w:bCs w:val="1"/>
                <w:color w:val="ffffff"/>
                <w:sz w:val="20"/>
                <w:szCs w:val="20"/>
              </w:rPr>
            </w:pPr>
            <w:r w:rsidDel="00000000" w:rsidR="00000000" w:rsidRPr="00000000">
              <w:rPr>
                <w:b w:val="1"/>
                <w:bCs w:val="1"/>
                <w:color w:val="ffffff"/>
                <w:sz w:val="20"/>
                <w:szCs w:val="20"/>
                <w:rtl w:val="0"/>
              </w:rPr>
              <w:t xml:space="preserve">#</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BC">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질문</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BD">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응답</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BE">
            <w:pPr>
              <w:spacing w:after="240" w:before="240"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결론</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BF">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Q1</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0">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7장에서 Entity Memory를 도입 판정(Q7)했는가?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1">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2">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Graph DB 불필요.</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3">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4">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5">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6">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Q2로 진행.</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7">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Q2</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8">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엔티티 간 관계 탐색이 3홉 이상 필요한가? (※ 7장 7.4.1 기준과 동일: 2홉 이내는 RDBMS JOIN으로 충분)</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9">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A">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RDBMS/KV Store로 충분. Graph DB 불필요.</w:t>
            </w:r>
          </w:p>
        </w:tc>
      </w:tr>
      <w:tr>
        <w:trPr>
          <w:cantSplit w:val="0"/>
          <w:trHeight w:val="48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B">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C">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D">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CE">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Q3으로 진행.</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CF">
            <w:pPr>
              <w:spacing w:after="240" w:before="240" w:lineRule="auto"/>
              <w:rPr>
                <w:b w:val="1"/>
                <w:bCs w:val="1"/>
                <w:color w:val="1a1a1a"/>
                <w:sz w:val="20"/>
                <w:szCs w:val="20"/>
              </w:rPr>
            </w:pPr>
            <w:r w:rsidDel="00000000" w:rsidR="00000000" w:rsidRPr="00000000">
              <w:rPr>
                <w:b w:val="1"/>
                <w:bCs w:val="1"/>
                <w:color w:val="1a1a1a"/>
                <w:sz w:val="20"/>
                <w:szCs w:val="20"/>
                <w:rtl w:val="0"/>
              </w:rPr>
              <w:t xml:space="preserve">Q3</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0">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관계 데이터가 수시로 변경되고, 변경 즉시 탐색에 반영되어야 하는가?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1">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예</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2">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Graph DB 도입. 실시간 관계 갱신이 핵심.</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3">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4">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5">
            <w:pPr>
              <w:spacing w:after="240" w:before="240" w:lineRule="auto"/>
              <w:rPr>
                <w:b w:val="1"/>
                <w:bCs w:val="1"/>
                <w:color w:val="1a1a1a"/>
                <w:sz w:val="20"/>
                <w:szCs w:val="20"/>
              </w:rPr>
            </w:pPr>
            <w:r w:rsidDel="00000000" w:rsidR="00000000" w:rsidRPr="00000000">
              <w:rPr>
                <w:rFonts w:ascii="Arial Unicode MS" w:cs="Arial Unicode MS" w:eastAsia="Arial Unicode MS" w:hAnsi="Arial Unicode MS"/>
                <w:b w:val="1"/>
                <w:bCs w:val="1"/>
                <w:color w:val="1a1a1a"/>
                <w:sz w:val="20"/>
                <w:szCs w:val="20"/>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D6">
            <w:pPr>
              <w:spacing w:after="240" w:before="240"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 RDBMS 조인 또는 GraphRAG 패턴(9장)으로 대체 가능. Graph DB는 MAY.</w:t>
            </w:r>
          </w:p>
        </w:tc>
      </w:tr>
    </w:tbl>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spacing w:after="120" w:line="276" w:lineRule="auto"/>
        <w:ind w:left="360" w:firstLine="0"/>
        <w:rPr/>
      </w:pPr>
      <w:r w:rsidDel="00000000" w:rsidR="00000000" w:rsidRPr="00000000">
        <w:rPr>
          <w:rFonts w:ascii="Arial Unicode MS" w:cs="Arial Unicode MS" w:eastAsia="Arial Unicode MS" w:hAnsi="Arial Unicode MS"/>
          <w:i w:val="1"/>
          <w:iCs w:val="1"/>
          <w:color w:val="555555"/>
          <w:sz w:val="20"/>
          <w:szCs w:val="20"/>
          <w:rtl w:val="0"/>
        </w:rPr>
        <w:t xml:space="preserve">핵심 판단] 대부분의 Entity Memory는 RDBMS의 외래 키와 조인으로 충분하다. Graph DB가 필요한 경우는 "3홉 이상 관계 탐색 + 실시간 관계 갱신"이 동시에 요구되는 소수의 유스케이스이다.</w:t>
      </w:r>
      <w:r w:rsidDel="00000000" w:rsidR="00000000" w:rsidRPr="00000000">
        <w:rPr>
          <w:rtl w:val="0"/>
        </w:rPr>
      </w:r>
    </w:p>
    <w:p w:rsidR="00000000" w:rsidDel="00000000" w:rsidP="00000000" w:rsidRDefault="00000000" w:rsidRPr="00000000" w14:paraId="00000ED9">
      <w:pPr>
        <w:pStyle w:val="Heading4"/>
        <w:keepNext w:val="0"/>
        <w:keepLines w:val="0"/>
        <w:spacing w:before="280" w:lineRule="auto"/>
        <w:rPr/>
      </w:pPr>
      <w:bookmarkStart w:colFirst="0" w:colLast="0" w:name="_dsrw7tgwev8h" w:id="183"/>
      <w:bookmarkEnd w:id="183"/>
      <w:r w:rsidDel="00000000" w:rsidR="00000000" w:rsidRPr="00000000">
        <w:rPr>
          <w:rFonts w:ascii="Arial Unicode MS" w:cs="Arial Unicode MS" w:eastAsia="Arial Unicode MS" w:hAnsi="Arial Unicode MS"/>
          <w:rtl w:val="0"/>
        </w:rPr>
        <w:t xml:space="preserve">8.3.3 주요 Graph DB 비교</w:t>
      </w:r>
    </w:p>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pacing w:after="120" w:before="240" w:lineRule="auto"/>
        <w:ind w:left="360" w:right="360" w:firstLine="0"/>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본 표는 2025.06 기준. 제품 업데이트 시 최신 문서를 재확인해야(MUST) 한다.</w:t>
      </w:r>
    </w:p>
    <w:p w:rsidR="00000000" w:rsidDel="00000000" w:rsidP="00000000" w:rsidRDefault="00000000" w:rsidRPr="00000000" w14:paraId="00000EDB">
      <w:pPr>
        <w:spacing w:after="80" w:before="240" w:lineRule="auto"/>
        <w:rPr/>
      </w:pPr>
      <w:r w:rsidDel="00000000" w:rsidR="00000000" w:rsidRPr="00000000">
        <w:rPr>
          <w:rtl w:val="0"/>
        </w:rPr>
      </w:r>
    </w:p>
    <w:tbl>
      <w:tblPr>
        <w:tblStyle w:val="Table18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385"/>
        <w:gridCol w:w="1845"/>
        <w:gridCol w:w="1635"/>
        <w:gridCol w:w="1590"/>
        <w:tblGridChange w:id="0">
          <w:tblGrid>
            <w:gridCol w:w="1560"/>
            <w:gridCol w:w="2385"/>
            <w:gridCol w:w="1845"/>
            <w:gridCol w:w="1635"/>
            <w:gridCol w:w="1590"/>
          </w:tblGrid>
        </w:tblGridChange>
      </w:tblGrid>
      <w:tr>
        <w:trPr>
          <w:cantSplit w:val="0"/>
          <w:trHeight w:val="70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DC">
            <w:pPr>
              <w:spacing w:after="240" w:before="240" w:lineRule="auto"/>
              <w:jc w:val="center"/>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항목</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DD">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Neo4j</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DE">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Amazon Neptune</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DF">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Memgraph</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E0">
            <w:pPr>
              <w:spacing w:after="240" w:before="240" w:lineRule="auto"/>
              <w:jc w:val="center"/>
              <w:rPr>
                <w:b w:val="1"/>
                <w:bCs w:val="1"/>
                <w:color w:val="ffffff"/>
                <w:sz w:val="18"/>
                <w:szCs w:val="18"/>
              </w:rPr>
            </w:pPr>
            <w:r w:rsidDel="00000000" w:rsidR="00000000" w:rsidRPr="00000000">
              <w:rPr>
                <w:b w:val="1"/>
                <w:bCs w:val="1"/>
                <w:color w:val="ffffff"/>
                <w:sz w:val="18"/>
                <w:szCs w:val="18"/>
                <w:rtl w:val="0"/>
              </w:rPr>
              <w:t xml:space="preserve">FalkorDB</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1">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쿼리 언어</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2">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Cypher (가장 성숙)</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3">
            <w:pPr>
              <w:spacing w:after="240" w:before="240" w:lineRule="auto"/>
              <w:rPr>
                <w:color w:val="1a1a1a"/>
                <w:sz w:val="18"/>
                <w:szCs w:val="18"/>
              </w:rPr>
            </w:pPr>
            <w:r w:rsidDel="00000000" w:rsidR="00000000" w:rsidRPr="00000000">
              <w:rPr>
                <w:color w:val="1a1a1a"/>
                <w:sz w:val="18"/>
                <w:szCs w:val="18"/>
                <w:rtl w:val="0"/>
              </w:rPr>
              <w:t xml:space="preserve">Gremlin / SPARQL / openCypher</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4">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Cypher 호환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5">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Cypher 호환 (Redis 기반)</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6">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배포 방식</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7">
            <w:pPr>
              <w:spacing w:after="240" w:before="240" w:lineRule="auto"/>
              <w:rPr>
                <w:color w:val="1a1a1a"/>
                <w:sz w:val="18"/>
                <w:szCs w:val="18"/>
              </w:rPr>
            </w:pPr>
            <w:r w:rsidDel="00000000" w:rsidR="00000000" w:rsidRPr="00000000">
              <w:rPr>
                <w:color w:val="1a1a1a"/>
                <w:sz w:val="18"/>
                <w:szCs w:val="18"/>
                <w:rtl w:val="0"/>
              </w:rPr>
              <w:t xml:space="preserve">OSS(Community) + Managed(Aura)</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8">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완전 관리형 (AWS)</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9">
            <w:pPr>
              <w:spacing w:after="240" w:before="240" w:lineRule="auto"/>
              <w:rPr>
                <w:color w:val="1a1a1a"/>
                <w:sz w:val="18"/>
                <w:szCs w:val="18"/>
              </w:rPr>
            </w:pPr>
            <w:r w:rsidDel="00000000" w:rsidR="00000000" w:rsidRPr="00000000">
              <w:rPr>
                <w:color w:val="1a1a1a"/>
                <w:sz w:val="18"/>
                <w:szCs w:val="18"/>
                <w:rtl w:val="0"/>
              </w:rPr>
              <w:t xml:space="preserve">OSS + Managed Cloud</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EA">
            <w:pPr>
              <w:spacing w:after="240" w:before="240" w:lineRule="auto"/>
              <w:rPr>
                <w:color w:val="1a1a1a"/>
                <w:sz w:val="18"/>
                <w:szCs w:val="18"/>
              </w:rPr>
            </w:pPr>
            <w:r w:rsidDel="00000000" w:rsidR="00000000" w:rsidRPr="00000000">
              <w:rPr>
                <w:color w:val="1a1a1a"/>
                <w:sz w:val="18"/>
                <w:szCs w:val="18"/>
                <w:rtl w:val="0"/>
              </w:rPr>
              <w:t xml:space="preserve">OSS + Managed Cloud</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B">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LangChain 통합</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C">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 (GraphCypherQAChain)</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D">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E">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EF">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0">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적합 조건</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1">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범용. 가장 큰 생태계·레퍼런스.</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2">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AWS 환경 + 관리형 우선</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3">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실시간 처리 + 인메모리 성능</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EF4">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경량·임베디드 + Redis 생태계 활용</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F5">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비용</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F6">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Community 무료 / Aura 유료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F7">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사용량 기반 (AWS)</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F8">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 / Cloud 유료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EF9">
            <w:pPr>
              <w:spacing w:after="240" w:before="240"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OSS 무료 / Cloud 유료</w:t>
            </w:r>
          </w:p>
        </w:tc>
      </w:tr>
    </w:tbl>
    <w:p w:rsidR="00000000" w:rsidDel="00000000" w:rsidP="00000000" w:rsidRDefault="00000000" w:rsidRPr="00000000" w14:paraId="00000EFA">
      <w:pPr>
        <w:spacing w:after="120" w:before="240" w:line="276" w:lineRule="auto"/>
        <w:rPr/>
      </w:pPr>
      <w:r w:rsidDel="00000000" w:rsidR="00000000" w:rsidRPr="00000000">
        <w:rPr>
          <w:rFonts w:ascii="Arial Unicode MS" w:cs="Arial Unicode MS" w:eastAsia="Arial Unicode MS" w:hAnsi="Arial Unicode MS"/>
          <w:b w:val="1"/>
          <w:bCs w:val="1"/>
          <w:rtl w:val="0"/>
        </w:rPr>
        <w:t xml:space="preserve">선정 권고: </w:t>
      </w:r>
      <w:r w:rsidDel="00000000" w:rsidR="00000000" w:rsidRPr="00000000">
        <w:rPr>
          <w:rFonts w:ascii="Arial Unicode MS" w:cs="Arial Unicode MS" w:eastAsia="Arial Unicode MS" w:hAnsi="Arial Unicode MS"/>
          <w:rtl w:val="0"/>
        </w:rPr>
        <w:t xml:space="preserve">Graph DB를 처음 도입하는 경우, 생태계가 가장 크고 LangChain 통합이 성숙한 Neo4j를 우선 검토한다(SHOULD). AWS 환경이면 Neptune, 경량·임베디드 용도로는 FalkorDB도 후보이다.</w:t>
      </w:r>
    </w:p>
    <w:p w:rsidR="00000000" w:rsidDel="00000000" w:rsidP="00000000" w:rsidRDefault="00000000" w:rsidRPr="00000000" w14:paraId="00000EFB">
      <w:pPr>
        <w:spacing w:after="120" w:line="276" w:lineRule="auto"/>
        <w:ind w:left="360" w:firstLine="0"/>
        <w:rPr>
          <w:b w:val="1"/>
          <w:bCs w:val="1"/>
          <w:color w:val="2e75b6"/>
        </w:rPr>
      </w:pPr>
      <w:r w:rsidDel="00000000" w:rsidR="00000000" w:rsidRPr="00000000">
        <w:rPr>
          <w:rtl w:val="0"/>
        </w:rPr>
      </w:r>
    </w:p>
    <w:p w:rsidR="00000000" w:rsidDel="00000000" w:rsidP="00000000" w:rsidRDefault="00000000" w:rsidRPr="00000000" w14:paraId="00000EFC">
      <w:pPr>
        <w:pStyle w:val="Heading4"/>
        <w:keepNext w:val="0"/>
        <w:keepLines w:val="0"/>
        <w:spacing w:before="280" w:lineRule="auto"/>
        <w:rPr/>
      </w:pPr>
      <w:bookmarkStart w:colFirst="0" w:colLast="0" w:name="_9e6ytriwpkc4" w:id="184"/>
      <w:bookmarkEnd w:id="184"/>
      <w:r w:rsidDel="00000000" w:rsidR="00000000" w:rsidRPr="00000000">
        <w:rPr>
          <w:rFonts w:ascii="Arial Unicode MS" w:cs="Arial Unicode MS" w:eastAsia="Arial Unicode MS" w:hAnsi="Arial Unicode MS"/>
          <w:rtl w:val="0"/>
        </w:rPr>
        <w:t xml:space="preserve">8.3.4 Vector DB + Graph DB 조합 패턴 (GraphRAG)</w:t>
      </w:r>
    </w:p>
    <w:p w:rsidR="00000000" w:rsidDel="00000000" w:rsidP="00000000" w:rsidRDefault="00000000" w:rsidRPr="00000000" w14:paraId="00000EFD">
      <w:pPr>
        <w:spacing w:after="120" w:before="240" w:line="276" w:lineRule="auto"/>
        <w:rPr/>
      </w:pPr>
      <w:r w:rsidDel="00000000" w:rsidR="00000000" w:rsidRPr="00000000">
        <w:rPr>
          <w:rFonts w:ascii="Arial Unicode MS" w:cs="Arial Unicode MS" w:eastAsia="Arial Unicode MS" w:hAnsi="Arial Unicode MS"/>
          <w:color w:val="1a1a1a"/>
          <w:rtl w:val="0"/>
        </w:rPr>
        <w:t xml:space="preserve">Vector DB와 Graph DB를 조합하여, 의미 기반 검색과 관계 기반 탐색을 함께 활용하는 패턴이다. 9장 RAG Pipeline에서 GraphRAG 구성 시 본 패턴을 참조한다.</w:t>
      </w:r>
      <w:r w:rsidDel="00000000" w:rsidR="00000000" w:rsidRPr="00000000">
        <w:rPr>
          <w:rtl w:val="0"/>
        </w:rPr>
      </w:r>
    </w:p>
    <w:tbl>
      <w:tblPr>
        <w:tblStyle w:val="Table18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870"/>
        <w:tblGridChange w:id="0">
          <w:tblGrid>
            <w:gridCol w:w="2130"/>
            <w:gridCol w:w="6870"/>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FE">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패턴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EFF">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설명</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0">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Vector → Graph</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1">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Vector DB에서 의미적으로 유사한 엔티티를 먼저 찾고, Graph DB에서 해당 엔티티의 관계를 탐색. "비슷한 프로젝트의 담당자는?"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02">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Graph → Vector</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03">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Graph DB에서 관계 기반으로 대상 엔티티를 특정한 뒤, Vector DB에서 해당 엔티티 관련 문서를 의미 검색. "이 팀이 관여한 유사 이슈는?"</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4">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Hybrid (동시 검색)</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5">
            <w:pPr>
              <w:spacing w:after="240" w:before="240" w:line="276" w:lineRule="auto"/>
              <w:rPr>
                <w:color w:val="1a1a1a"/>
                <w:sz w:val="20"/>
                <w:szCs w:val="20"/>
              </w:rPr>
            </w:pPr>
            <w:r w:rsidDel="00000000" w:rsidR="00000000" w:rsidRPr="00000000">
              <w:rPr>
                <w:rFonts w:ascii="Arial Unicode MS" w:cs="Arial Unicode MS" w:eastAsia="Arial Unicode MS" w:hAnsi="Arial Unicode MS"/>
                <w:color w:val="1a1a1a"/>
                <w:sz w:val="20"/>
                <w:szCs w:val="20"/>
                <w:rtl w:val="0"/>
              </w:rPr>
              <w:t xml:space="preserve">Vector DB와 Graph DB에 동시에 쿼리하여 결과를 결합. 구현 복잡도가 높으므로 필요성이 명확한 경우에만 도입(MAY).</w:t>
            </w:r>
          </w:p>
        </w:tc>
      </w:tr>
    </w:tbl>
    <w:p w:rsidR="00000000" w:rsidDel="00000000" w:rsidP="00000000" w:rsidRDefault="00000000" w:rsidRPr="00000000" w14:paraId="00000F06">
      <w:pPr>
        <w:spacing w:after="120" w:line="276" w:lineRule="auto"/>
        <w:ind w:left="360" w:firstLine="0"/>
        <w:rPr/>
      </w:pPr>
      <w:r w:rsidDel="00000000" w:rsidR="00000000" w:rsidRPr="00000000">
        <w:rPr>
          <w:rtl w:val="0"/>
        </w:rPr>
      </w:r>
    </w:p>
    <w:p w:rsidR="00000000" w:rsidDel="00000000" w:rsidP="00000000" w:rsidRDefault="00000000" w:rsidRPr="00000000" w14:paraId="00000F07">
      <w:pPr>
        <w:pStyle w:val="Heading3"/>
        <w:keepNext w:val="0"/>
        <w:keepLines w:val="0"/>
        <w:spacing w:after="80" w:line="276" w:lineRule="auto"/>
        <w:rPr/>
      </w:pPr>
      <w:bookmarkStart w:colFirst="0" w:colLast="0" w:name="_ym9gabgt37na" w:id="185"/>
      <w:bookmarkEnd w:id="185"/>
      <w:r w:rsidDel="00000000" w:rsidR="00000000" w:rsidRPr="00000000">
        <w:rPr>
          <w:rFonts w:ascii="Arial Unicode MS" w:cs="Arial Unicode MS" w:eastAsia="Arial Unicode MS" w:hAnsi="Arial Unicode MS"/>
          <w:rtl w:val="0"/>
        </w:rPr>
        <w:t xml:space="preserve">8.4 보안 및 컴플라이언스 고려사항</w:t>
      </w:r>
    </w:p>
    <w:p w:rsidR="00000000" w:rsidDel="00000000" w:rsidP="00000000" w:rsidRDefault="00000000" w:rsidRPr="00000000" w14:paraId="00000F08">
      <w:pPr>
        <w:spacing w:after="120" w:before="240" w:line="276" w:lineRule="auto"/>
        <w:rPr>
          <w:color w:val="1a1a1a"/>
        </w:rPr>
      </w:pPr>
      <w:r w:rsidDel="00000000" w:rsidR="00000000" w:rsidRPr="00000000">
        <w:rPr>
          <w:rFonts w:ascii="Arial Unicode MS" w:cs="Arial Unicode MS" w:eastAsia="Arial Unicode MS" w:hAnsi="Arial Unicode MS"/>
          <w:color w:val="1a1a1a"/>
          <w:rtl w:val="0"/>
        </w:rPr>
        <w:t xml:space="preserve">7장에서 PII 처리 및 보안 경계를 정의했다면, 본 절에서는 Data Store 제품 선정 시 반드시 확인해야(MUST) 하는 보안 요건을 정리한다.</w:t>
      </w:r>
    </w:p>
    <w:tbl>
      <w:tblPr>
        <w:tblStyle w:val="Table18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3420"/>
        <w:gridCol w:w="3510"/>
        <w:tblGridChange w:id="0">
          <w:tblGrid>
            <w:gridCol w:w="2085"/>
            <w:gridCol w:w="3420"/>
            <w:gridCol w:w="3510"/>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09">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보안 항목</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0A">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확인 사항</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0B">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적용 대상</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C">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전송 중 암호화 (In-Transit)</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D">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TLS 1.2+ 지원 여부. 클라이언트-서버 간 모든 통신이 암호화되는지 확인.</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0E">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모든 Vector DB, Graph DB</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0F">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저장 시 암호화 (At-Rest)</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0">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AES-256 등 디스크 레벨 암호화 지원 여부. 관리형 서비스의 경우 KMS 연동 가능 여부.</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1">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모든 Vector DB, Graph DB</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12">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접근 제어 (RBAC)</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13">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역할 기반 접근 제어, API 키 관리, 멀티테넌시 격리 수준.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14">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프로덕션 환경 전체</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5">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데이터 레지던시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6">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데이터 저장 리전 선택 가능 여부. 국내 데이터 주권 요건 충족.</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7">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관리형 클라우드 서비스</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18">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감사 로그 (Audit Log)</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19">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데이터 접근·변경 이력 추적 가능 여부.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1A">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규제 산업 (금융, 의료, 공공)</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B">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PII 벡터화 주의</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C">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PII가 포함된 텍스트를 임베딩하면 원문 복원은 불가하나, 유사도 검색으로 PII 연관 정보 노출 가능. 7장 PII 처리 정책과 연계.</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1D">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Embedding 모델 + Vector DB</w:t>
            </w:r>
          </w:p>
        </w:tc>
      </w:tr>
    </w:tbl>
    <w:p w:rsidR="00000000" w:rsidDel="00000000" w:rsidP="00000000" w:rsidRDefault="00000000" w:rsidRPr="00000000" w14:paraId="00000F1E">
      <w:pPr>
        <w:spacing w:after="60" w:before="240" w:line="276" w:lineRule="auto"/>
        <w:rPr>
          <w:i w:val="1"/>
          <w:iCs w:val="1"/>
          <w:color w:val="555555"/>
          <w:sz w:val="20"/>
          <w:szCs w:val="20"/>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color w:val="555555"/>
          <w:sz w:val="20"/>
          <w:szCs w:val="20"/>
          <w:rtl w:val="0"/>
        </w:rPr>
        <w:t xml:space="preserve">[핵심 원칙] 보안 요건은 제품 선정의 선행 필터이다. 8.1~8.3의 의사결정 트리 진입 전에, 후보 제품이 조직의 보안 정책을 충족하는지 먼저 확인한다(MUST). 보안 요건을 충족하지 못하는 제품은 기능·성능과 무관하게 후보에서 제외한다.</w:t>
      </w:r>
    </w:p>
    <w:p w:rsidR="00000000" w:rsidDel="00000000" w:rsidP="00000000" w:rsidRDefault="00000000" w:rsidRPr="00000000" w14:paraId="00000F1F">
      <w:pPr>
        <w:pStyle w:val="Heading3"/>
        <w:keepNext w:val="0"/>
        <w:keepLines w:val="0"/>
        <w:spacing w:after="80" w:line="276" w:lineRule="auto"/>
        <w:rPr/>
      </w:pPr>
      <w:bookmarkStart w:colFirst="0" w:colLast="0" w:name="_9w7irw5xdls5" w:id="186"/>
      <w:bookmarkEnd w:id="186"/>
      <w:r w:rsidDel="00000000" w:rsidR="00000000" w:rsidRPr="00000000">
        <w:rPr>
          <w:rFonts w:ascii="Arial Unicode MS" w:cs="Arial Unicode MS" w:eastAsia="Arial Unicode MS" w:hAnsi="Arial Unicode MS"/>
          <w:rtl w:val="0"/>
        </w:rPr>
        <w:t xml:space="preserve">8.5 운영 고려사항</w:t>
      </w:r>
    </w:p>
    <w:p w:rsidR="00000000" w:rsidDel="00000000" w:rsidP="00000000" w:rsidRDefault="00000000" w:rsidRPr="00000000" w14:paraId="00000F20">
      <w:pPr>
        <w:spacing w:after="120" w:before="240" w:line="276" w:lineRule="auto"/>
        <w:rPr>
          <w:color w:val="1a1a1a"/>
        </w:rPr>
      </w:pPr>
      <w:r w:rsidDel="00000000" w:rsidR="00000000" w:rsidRPr="00000000">
        <w:rPr>
          <w:rFonts w:ascii="Arial Unicode MS" w:cs="Arial Unicode MS" w:eastAsia="Arial Unicode MS" w:hAnsi="Arial Unicode MS"/>
          <w:color w:val="1a1a1a"/>
          <w:rtl w:val="0"/>
        </w:rPr>
        <w:t xml:space="preserve">제품 선정 시 기능·성능뿐 아니라 운영 관점의 요건도 사전에 평가해야(SHOULD) 한다. 다음 항목을 선정 기준에 포함한다.</w:t>
      </w:r>
    </w:p>
    <w:tbl>
      <w:tblPr>
        <w:tblStyle w:val="Table18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00"/>
        <w:tblGridChange w:id="0">
          <w:tblGrid>
            <w:gridCol w:w="2115"/>
            <w:gridCol w:w="6900"/>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21">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운영 항목</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22">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확인 사항</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23">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모니터링</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24">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쿼리 레이턴시, 인덱스 상태, 메모리 사용률 등 핵심 지표를 모니터링할 수 있는 대시보드/API 제공 여부. Prometheus/Grafana 연동 지원 여부.</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25">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백업 및 복구</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26">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자동 백업 주기, Point-in-Time Recovery 지원 여부. 관리형 서비스의 RTO/RPO 명세 확인.</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27">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스케일링</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28">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수평 확장(샤딩, 레플리카) 지원 여부 및 다운타임 없는 스케일링 가능 여부. 데이터 증가 시 확장 경로 명확성.</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29">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업그레이드 경로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2A">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메이저 버전 업그레이드 시 호환성 보장 여부. 롤링 업그레이드 지원 여부.</w:t>
            </w:r>
          </w:p>
        </w:tc>
      </w:tr>
      <w:tr>
        <w:trPr>
          <w:cantSplit w:val="0"/>
          <w:trHeight w:val="70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2B">
            <w:pPr>
              <w:spacing w:after="240" w:before="240" w:line="276" w:lineRule="auto"/>
              <w:rPr>
                <w:color w:val="1a1a1a"/>
                <w:sz w:val="18"/>
                <w:szCs w:val="18"/>
              </w:rPr>
            </w:pPr>
            <w:r w:rsidDel="00000000" w:rsidR="00000000" w:rsidRPr="00000000">
              <w:rPr>
                <w:color w:val="1a1a1a"/>
                <w:sz w:val="18"/>
                <w:szCs w:val="18"/>
                <w:rtl w:val="0"/>
              </w:rPr>
              <w:t xml:space="preserve">SLA</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2C">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관리형 서비스의 가용성 SLA (99.9%, 99.99% 등). 장애 시 지원 채널 및 응답 시간.</w:t>
            </w:r>
          </w:p>
        </w:tc>
      </w:tr>
      <w:tr>
        <w:trPr>
          <w:cantSplit w:val="0"/>
          <w:trHeight w:val="4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2D">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벤더 종속(Lock-in)</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2E">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데이터 내보내기 용이성, 표준 API 준수 여부. 전환 비용을 사전에 평가.</w:t>
            </w:r>
          </w:p>
        </w:tc>
      </w:tr>
    </w:tbl>
    <w:p w:rsidR="00000000" w:rsidDel="00000000" w:rsidP="00000000" w:rsidRDefault="00000000" w:rsidRPr="00000000" w14:paraId="00000F2F">
      <w:pPr>
        <w:spacing w:after="120" w:line="276" w:lineRule="auto"/>
        <w:ind w:left="0" w:firstLine="0"/>
        <w:rPr/>
      </w:pPr>
      <w:r w:rsidDel="00000000" w:rsidR="00000000" w:rsidRPr="00000000">
        <w:rPr>
          <w:rtl w:val="0"/>
        </w:rPr>
      </w:r>
    </w:p>
    <w:p w:rsidR="00000000" w:rsidDel="00000000" w:rsidP="00000000" w:rsidRDefault="00000000" w:rsidRPr="00000000" w14:paraId="00000F30">
      <w:pPr>
        <w:pStyle w:val="Heading3"/>
        <w:keepNext w:val="0"/>
        <w:keepLines w:val="0"/>
        <w:spacing w:after="80" w:line="276" w:lineRule="auto"/>
        <w:rPr/>
      </w:pPr>
      <w:bookmarkStart w:colFirst="0" w:colLast="0" w:name="_mjxsfc6fee3m" w:id="187"/>
      <w:bookmarkEnd w:id="187"/>
      <w:r w:rsidDel="00000000" w:rsidR="00000000" w:rsidRPr="00000000">
        <w:rPr>
          <w:rFonts w:ascii="Arial Unicode MS" w:cs="Arial Unicode MS" w:eastAsia="Arial Unicode MS" w:hAnsi="Arial Unicode MS"/>
          <w:rtl w:val="0"/>
        </w:rPr>
        <w:t xml:space="preserve">8.6 안티패턴</w:t>
      </w:r>
    </w:p>
    <w:p w:rsidR="00000000" w:rsidDel="00000000" w:rsidP="00000000" w:rsidRDefault="00000000" w:rsidRPr="00000000" w14:paraId="00000F31">
      <w:pPr>
        <w:rPr/>
      </w:pPr>
      <w:r w:rsidDel="00000000" w:rsidR="00000000" w:rsidRPr="00000000">
        <w:rPr>
          <w:rFonts w:ascii="Arial Unicode MS" w:cs="Arial Unicode MS" w:eastAsia="Arial Unicode MS" w:hAnsi="Arial Unicode MS"/>
          <w:rtl w:val="0"/>
        </w:rPr>
        <w:t xml:space="preserve">본 절은 자주 발생하는 대표적 안티패턴을 정의한다. 안티패턴별로 발생 조건과 결과를 정리하고, 7장의 메모리 설계 판단과 연계한 예방 원칙을 제시한다.</w:t>
      </w:r>
    </w:p>
    <w:tbl>
      <w:tblPr>
        <w:tblStyle w:val="Table18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565"/>
        <w:gridCol w:w="2205"/>
        <w:gridCol w:w="2070"/>
        <w:tblGridChange w:id="0">
          <w:tblGrid>
            <w:gridCol w:w="2160"/>
            <w:gridCol w:w="2565"/>
            <w:gridCol w:w="2205"/>
            <w:gridCol w:w="2070"/>
          </w:tblGrid>
        </w:tblGridChange>
      </w:tblGrid>
      <w:tr>
        <w:trPr>
          <w:cantSplit w:val="0"/>
          <w:trHeight w:val="42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32">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안티패턴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33">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발생 조건</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34">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결과</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F35">
            <w:pPr>
              <w:spacing w:after="240" w:before="240" w:line="276" w:lineRule="auto"/>
              <w:jc w:val="center"/>
              <w:rPr>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예방 조치</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36">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7장 없이 8장 진입</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37">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메모리 유형 판단 없이 Vector DB 제품부터 선정</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38">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실제 필요하지 않은 Vector DB 도입. 인프라 비용 낭비.</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39">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7장 의사결정 트리를 반드시 먼저 완료한다(MUST).</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3A">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임베딩 모델 경시</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3B">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Vector DB 선정에만 집중하고 Embedding 모델은 기본값 사용</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3C">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검색 품질 저하. "최고의 DB도 나쁜 임베딩을 보상하지 못한다."</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3D">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8.2절을 8.1절과 병행하여 판단한다(MUST).</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3E">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과도한 차원 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3F">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"높을수록 좋겠지"로 3072+ 차원 선택</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0">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저장·검색 비용 급증. 대부분의 유스케이스에서 512~1024로 충분.</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1">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8.2.4 차원 트레이드오프를 참조하고, 384~1024로 시작.</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2">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불필요한 Graph DB 도입</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3">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2홉 이내 관계만 필요한데 Graph DB 도입</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4">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RDBMS 조인으로 충분한 구조에 Graph DB 운영 부담 추가.</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5">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8.3.2 의사결정 트리의 Q2에서 사전 차단.</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6">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벤더 벤치마크 맹신</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7">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벤더 제공 벤치마크만으로 선정 결정</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8">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자체 데이터·쿼리 패턴에서 성능이 다를 수 있음.</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9">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자체 데이터 PoC 벤치마크를 반드시 수행한다(SHOULD). 부록 B 참조.</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A">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모델 변경 비용 미산정</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B">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Embedding 모델을 가볍게 변경</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C">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기존 벡터 전체 재생성 필요. 대규모 데이터 시 수일~수주 소요.</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4D">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모델 변경 전 마이그레이션 비용을 산정하고, Fine-tuning을 먼저 검토.</w:t>
            </w:r>
          </w:p>
        </w:tc>
      </w:tr>
      <w:tr>
        <w:trPr>
          <w:cantSplit w:val="0"/>
          <w:trHeight w:val="127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E">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Fine-tuning 미검토</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4F">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범용 모델 품질 부족 시 즉시 모델 변경</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50">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Fine-tuning으로 10~30% 향상 가능. 모델 변경은 전체 벡터 재생성 비용 수반.</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51">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8.2.5 Fine-tuning 검토 절차를 우선 적용.</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52">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MTEB 점수 횡비교</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53">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서로 다른 리더보드 버전의 점수를 직접 비교하여 모델 선정</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54">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리더보드 버전·평가 태스크가 다르므로 직접 비교 불가.</w:t>
            </w:r>
          </w:p>
        </w:tc>
        <w:tc>
          <w:tcPr>
            <w:tcBorders>
              <w:top w:color="000000" w:space="0" w:sz="0" w:val="nil"/>
              <w:left w:color="000000" w:space="0" w:sz="0" w:val="nil"/>
              <w:bottom w:color="cccccc" w:space="0" w:sz="5" w:val="single"/>
              <w:right w:color="cccccc" w:space="0" w:sz="5" w:val="single"/>
            </w:tcBorders>
            <w:shd w:fill="f2f7fb" w:val="clear"/>
            <w:tcMar>
              <w:top w:w="60.0" w:type="dxa"/>
              <w:left w:w="100.0" w:type="dxa"/>
              <w:bottom w:w="60.0" w:type="dxa"/>
              <w:right w:w="100.0" w:type="dxa"/>
            </w:tcMar>
            <w:vAlign w:val="top"/>
          </w:tcPr>
          <w:p w:rsidR="00000000" w:rsidDel="00000000" w:rsidP="00000000" w:rsidRDefault="00000000" w:rsidRPr="00000000" w14:paraId="00000F55">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동일 리더보드 버전 내에서만 비교. 자체 PoC 기반 선정.</w:t>
            </w:r>
          </w:p>
        </w:tc>
      </w:tr>
      <w:tr>
        <w:trPr>
          <w:cantSplit w:val="0"/>
          <w:trHeight w:val="99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56">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보안 요건 후순위 평가</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57">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기능·성능 선정 후 보안 검토를 나중에 수행</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58">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보안 미충족으로 선정 제품을 교체해야 하는 재작업 발생.</w:t>
            </w:r>
          </w:p>
        </w:tc>
        <w:tc>
          <w:tcPr>
            <w:tcBorders>
              <w:top w:color="000000" w:space="0" w:sz="0" w:val="nil"/>
              <w:left w:color="000000" w:space="0" w:sz="0" w:val="nil"/>
              <w:bottom w:color="cccccc" w:space="0" w:sz="5" w:val="single"/>
              <w:right w:color="cccccc" w:space="0" w:sz="5" w:val="single"/>
            </w:tcBorders>
            <w:shd w:fill="ffffff" w:val="clear"/>
            <w:tcMar>
              <w:top w:w="60.0" w:type="dxa"/>
              <w:left w:w="100.0" w:type="dxa"/>
              <w:bottom w:w="60.0" w:type="dxa"/>
              <w:right w:w="100.0" w:type="dxa"/>
            </w:tcMar>
            <w:vAlign w:val="top"/>
          </w:tcPr>
          <w:p w:rsidR="00000000" w:rsidDel="00000000" w:rsidP="00000000" w:rsidRDefault="00000000" w:rsidRPr="00000000" w14:paraId="00000F59">
            <w:pPr>
              <w:spacing w:after="240" w:before="240" w:line="276" w:lineRule="auto"/>
              <w:rPr>
                <w:color w:val="1a1a1a"/>
                <w:sz w:val="18"/>
                <w:szCs w:val="18"/>
              </w:rPr>
            </w:pPr>
            <w:r w:rsidDel="00000000" w:rsidR="00000000" w:rsidRPr="00000000">
              <w:rPr>
                <w:rFonts w:ascii="Arial Unicode MS" w:cs="Arial Unicode MS" w:eastAsia="Arial Unicode MS" w:hAnsi="Arial Unicode MS"/>
                <w:color w:val="1a1a1a"/>
                <w:sz w:val="18"/>
                <w:szCs w:val="18"/>
                <w:rtl w:val="0"/>
              </w:rPr>
              <w:t xml:space="preserve">8.4 보안 요건을 선행 필터로 적용한다(MUST).</w:t>
            </w:r>
          </w:p>
        </w:tc>
      </w:tr>
    </w:tbl>
    <w:p w:rsidR="00000000" w:rsidDel="00000000" w:rsidP="00000000" w:rsidRDefault="00000000" w:rsidRPr="00000000" w14:paraId="00000F5A">
      <w:pPr>
        <w:spacing w:after="60" w:before="240" w:line="276" w:lineRule="auto"/>
        <w:rPr/>
      </w:pPr>
      <w:r w:rsidDel="00000000" w:rsidR="00000000" w:rsidRPr="00000000">
        <w:rPr>
          <w:rtl w:val="0"/>
        </w:rPr>
        <w:t xml:space="preserve"> </w:t>
      </w:r>
    </w:p>
    <w:p w:rsidR="00000000" w:rsidDel="00000000" w:rsidP="00000000" w:rsidRDefault="00000000" w:rsidRPr="00000000" w14:paraId="00000F5B">
      <w:pPr>
        <w:spacing w:after="120" w:before="120" w:line="276" w:lineRule="auto"/>
        <w:rPr/>
      </w:pPr>
      <w:r w:rsidDel="00000000" w:rsidR="00000000" w:rsidRPr="00000000">
        <w:rPr>
          <w:rFonts w:ascii="Arial Unicode MS" w:cs="Arial Unicode MS" w:eastAsia="Arial Unicode MS" w:hAnsi="Arial Unicode MS"/>
          <w:b w:val="1"/>
          <w:bCs w:val="1"/>
          <w:rtl w:val="0"/>
        </w:rPr>
        <w:t xml:space="preserve">예방: </w:t>
      </w:r>
      <w:r w:rsidDel="00000000" w:rsidR="00000000" w:rsidRPr="00000000">
        <w:rPr>
          <w:rFonts w:ascii="Arial Unicode MS" w:cs="Arial Unicode MS" w:eastAsia="Arial Unicode MS" w:hAnsi="Arial Unicode MS"/>
          <w:rtl w:val="0"/>
        </w:rPr>
        <w:t xml:space="preserve">8.4(보안) → 8.1(Vector DB) → 8.2(Embedding) → 8.3(Graph DB) 순서로 의사결정 트리를 적용하고(MUST), 최종 선정 전 자체 데이터로 PoC 벤치마크를 수행한다(SHOULD). PoC 수행 방법은 개발/구현 가이드를 참조한다.</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2"/>
        <w:rPr/>
      </w:pPr>
      <w:bookmarkStart w:colFirst="0" w:colLast="0" w:name="_k1q5dos6r5h5" w:id="188"/>
      <w:bookmarkEnd w:id="188"/>
      <w:r w:rsidDel="00000000" w:rsidR="00000000" w:rsidRPr="00000000">
        <w:rPr>
          <w:rFonts w:ascii="Arial Unicode MS" w:cs="Arial Unicode MS" w:eastAsia="Arial Unicode MS" w:hAnsi="Arial Unicode MS"/>
          <w:rtl w:val="0"/>
        </w:rPr>
        <w:t xml:space="preserve">9. RAG Pipeline 구성 선정</w:t>
      </w:r>
      <w:r w:rsidDel="00000000" w:rsidR="00000000" w:rsidRPr="00000000">
        <w:rPr>
          <w:rtl w:val="0"/>
        </w:rPr>
      </w:r>
    </w:p>
    <w:p w:rsidR="00000000" w:rsidDel="00000000" w:rsidP="00000000" w:rsidRDefault="00000000" w:rsidRPr="00000000" w14:paraId="00000F60">
      <w:pPr>
        <w:spacing w:after="120" w:before="240" w:line="276" w:lineRule="auto"/>
        <w:rPr/>
      </w:pPr>
      <w:r w:rsidDel="00000000" w:rsidR="00000000" w:rsidRPr="00000000">
        <w:rPr>
          <w:rFonts w:ascii="Arial Unicode MS" w:cs="Arial Unicode MS" w:eastAsia="Arial Unicode MS" w:hAnsi="Arial Unicode MS"/>
          <w:rtl w:val="0"/>
        </w:rPr>
        <w:t xml:space="preserve">RAG(Retrieval-Augmented Generation)은 외부 지식을 검색하여 LLM 응답의 정확성과 최신성을 보장하는 핵심 아키텍처 패턴이다</w:t>
      </w:r>
      <w:r w:rsidDel="00000000" w:rsidR="00000000" w:rsidRPr="00000000">
        <w:rPr>
          <w:highlight w:val="yellow"/>
          <w:rtl w:val="0"/>
        </w:rPr>
        <w:t xml:space="preserve">(Lewis et al., 2020)</w:t>
      </w:r>
      <w:r w:rsidDel="00000000" w:rsidR="00000000" w:rsidRPr="00000000">
        <w:rPr>
          <w:rFonts w:ascii="Arial Unicode MS" w:cs="Arial Unicode MS" w:eastAsia="Arial Unicode MS" w:hAnsi="Arial Unicode MS"/>
          <w:rtl w:val="0"/>
        </w:rPr>
        <w:t xml:space="preserve">. 본 장에서는 RAG Pipeline의 핵심 구성요소 — Chunking 전략, 검색 방식, 도구 — 의 선정 기준과 의사결정 트리를 제시한다.</w:t>
      </w:r>
    </w:p>
    <w:p w:rsidR="00000000" w:rsidDel="00000000" w:rsidP="00000000" w:rsidRDefault="00000000" w:rsidRPr="00000000" w14:paraId="00000F61">
      <w:pPr>
        <w:spacing w:after="120" w:before="240" w:line="276" w:lineRule="auto"/>
        <w:rPr/>
      </w:pPr>
      <w:r w:rsidDel="00000000" w:rsidR="00000000" w:rsidRPr="00000000">
        <w:rPr>
          <w:rFonts w:ascii="Arial Unicode MS" w:cs="Arial Unicode MS" w:eastAsia="Arial Unicode MS" w:hAnsi="Arial Unicode MS"/>
          <w:b w:val="1"/>
          <w:bCs w:val="1"/>
          <w:rtl w:val="0"/>
        </w:rPr>
        <w:t xml:space="preserve">강도 기준: </w:t>
      </w:r>
      <w:r w:rsidDel="00000000" w:rsidR="00000000" w:rsidRPr="00000000">
        <w:rPr>
          <w:rFonts w:ascii="Arial Unicode MS" w:cs="Arial Unicode MS" w:eastAsia="Arial Unicode MS" w:hAnsi="Arial Unicode MS"/>
          <w:rtl w:val="0"/>
        </w:rPr>
        <w:t xml:space="preserve">본 장에서 사용하는 MUST, SHOULD, MAY의 정의는 5.1.3절을 따른다.</w:t>
      </w:r>
    </w:p>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pacing w:after="120" w:before="120" w:line="276" w:lineRule="auto"/>
        <w:ind w:left="360" w:right="360" w:firstLine="0"/>
        <w:rPr>
          <w:i w:val="1"/>
          <w:iCs w:val="1"/>
          <w:color w:val="333333"/>
          <w:sz w:val="20"/>
          <w:szCs w:val="20"/>
        </w:rPr>
      </w:pPr>
      <w:r w:rsidDel="00000000" w:rsidR="00000000" w:rsidRPr="00000000">
        <w:rPr>
          <w:rFonts w:ascii="Arial Unicode MS" w:cs="Arial Unicode MS" w:eastAsia="Arial Unicode MS" w:hAnsi="Arial Unicode MS"/>
          <w:b w:val="1"/>
          <w:bCs w:val="1"/>
          <w:i w:val="1"/>
          <w:iCs w:val="1"/>
          <w:color w:val="333333"/>
          <w:sz w:val="20"/>
          <w:szCs w:val="20"/>
          <w:rtl w:val="0"/>
        </w:rPr>
        <w:t xml:space="preserve">[7·8장과의 관계] </w:t>
      </w:r>
      <w:r w:rsidDel="00000000" w:rsidR="00000000" w:rsidRPr="00000000">
        <w:rPr>
          <w:rFonts w:ascii="Arial Unicode MS" w:cs="Arial Unicode MS" w:eastAsia="Arial Unicode MS" w:hAnsi="Arial Unicode MS"/>
          <w:i w:val="1"/>
          <w:iCs w:val="1"/>
          <w:color w:val="333333"/>
          <w:sz w:val="20"/>
          <w:szCs w:val="20"/>
          <w:rtl w:val="0"/>
        </w:rPr>
        <w:t xml:space="preserve">7장(Memory)의 메모리 검색은 "과거 대화에서 추출한 내부 지식"을, 본 장의 RAG는 "외부 문서/DB에서 가져오는 지식"을 대상으로 한다. 메커니즘(벡터 검색, 리랭킹 등)은 유사하나 목적이 다르다. 8장에서 선정한 Vector DB·Embedding 모델을 RAG Pipeline에서도 공유할 수 있다.</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pStyle w:val="Heading3"/>
        <w:keepNext w:val="0"/>
        <w:keepLines w:val="0"/>
        <w:spacing w:before="480" w:lineRule="auto"/>
        <w:rPr/>
      </w:pPr>
      <w:bookmarkStart w:colFirst="0" w:colLast="0" w:name="_ubsqplexyzcd" w:id="189"/>
      <w:bookmarkEnd w:id="189"/>
      <w:r w:rsidDel="00000000" w:rsidR="00000000" w:rsidRPr="00000000">
        <w:rPr>
          <w:rFonts w:ascii="Arial Unicode MS" w:cs="Arial Unicode MS" w:eastAsia="Arial Unicode MS" w:hAnsi="Arial Unicode MS"/>
          <w:rtl w:val="0"/>
        </w:rPr>
        <w:t xml:space="preserve">9.1 Chunking 전략 선정 기준</w:t>
      </w:r>
    </w:p>
    <w:p w:rsidR="00000000" w:rsidDel="00000000" w:rsidP="00000000" w:rsidRDefault="00000000" w:rsidRPr="00000000" w14:paraId="00000F65">
      <w:pPr>
        <w:spacing w:after="120" w:before="240" w:line="276" w:lineRule="auto"/>
        <w:rPr/>
      </w:pPr>
      <w:r w:rsidDel="00000000" w:rsidR="00000000" w:rsidRPr="00000000">
        <w:rPr>
          <w:rFonts w:ascii="Arial Unicode MS" w:cs="Arial Unicode MS" w:eastAsia="Arial Unicode MS" w:hAnsi="Arial Unicode MS"/>
          <w:rtl w:val="0"/>
        </w:rPr>
        <w:t xml:space="preserve">Chunking은 문서를 검색 가능한 단위로 분할하는 RAG Pipeline의 첫 단계이며, 검색 품질의 상한을 결정한다. 문서 유형과 쿼리 패턴에 따라 적합한 전략을 선정한다(MUST).</w:t>
      </w:r>
    </w:p>
    <w:p w:rsidR="00000000" w:rsidDel="00000000" w:rsidP="00000000" w:rsidRDefault="00000000" w:rsidRPr="00000000" w14:paraId="00000F66">
      <w:pPr>
        <w:pStyle w:val="Heading4"/>
        <w:keepNext w:val="0"/>
        <w:keepLines w:val="0"/>
        <w:spacing w:after="80" w:lineRule="auto"/>
        <w:rPr/>
      </w:pPr>
      <w:bookmarkStart w:colFirst="0" w:colLast="0" w:name="_qnfy82v6xtue" w:id="190"/>
      <w:bookmarkEnd w:id="190"/>
      <w:r w:rsidDel="00000000" w:rsidR="00000000" w:rsidRPr="00000000">
        <w:rPr>
          <w:rtl w:val="0"/>
        </w:rPr>
        <w:t xml:space="preserve">9.1.1 </w:t>
      </w:r>
      <w:commentRangeStart w:id="28"/>
      <w:commentRangeStart w:id="29"/>
      <w:commentRangeStart w:id="30"/>
      <w:r w:rsidDel="00000000" w:rsidR="00000000" w:rsidRPr="00000000">
        <w:rPr>
          <w:rFonts w:ascii="Arial Unicode MS" w:cs="Arial Unicode MS" w:eastAsia="Arial Unicode MS" w:hAnsi="Arial Unicode MS"/>
          <w:rtl w:val="0"/>
        </w:rPr>
        <w:t xml:space="preserve">의사결정 트리</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vertAlign w:val="superscript"/>
        </w:rPr>
        <w:footnoteReference w:customMarkFollows="0" w:id="26"/>
      </w:r>
      <w:r w:rsidDel="00000000" w:rsidR="00000000" w:rsidRPr="00000000">
        <w:rPr>
          <w:rtl w:val="0"/>
        </w:rPr>
      </w:r>
    </w:p>
    <w:tbl>
      <w:tblPr>
        <w:tblStyle w:val="Table1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7.8204269410145"/>
        <w:gridCol w:w="2665.640727493333"/>
        <w:gridCol w:w="912.6922056091304"/>
        <w:gridCol w:w="4679.358450980145"/>
        <w:tblGridChange w:id="0">
          <w:tblGrid>
            <w:gridCol w:w="767.8204269410145"/>
            <w:gridCol w:w="2665.640727493333"/>
            <w:gridCol w:w="912.6922056091304"/>
            <w:gridCol w:w="4679.358450980145"/>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67">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68">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질문</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69">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응답</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6A">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결론</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6B">
            <w:pPr>
              <w:spacing w:after="240" w:before="240" w:line="276" w:lineRule="auto"/>
              <w:rPr>
                <w:b w:val="1"/>
                <w:bCs w:val="1"/>
                <w:sz w:val="18"/>
                <w:szCs w:val="18"/>
              </w:rPr>
            </w:pPr>
            <w:r w:rsidDel="00000000" w:rsidR="00000000" w:rsidRPr="00000000">
              <w:rPr>
                <w:b w:val="1"/>
                <w:bCs w:val="1"/>
                <w:sz w:val="18"/>
                <w:szCs w:val="18"/>
                <w:rtl w:val="0"/>
              </w:rPr>
              <w:t xml:space="preserve">Q1</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6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프로토타이핑/PoC 단계인가?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6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6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Recursive Character Splitting (512토큰, 오버랩 50~100토큰). 벤치마크 검증된 기본값.</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6F">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0">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Q2로 진행.</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3">
            <w:pPr>
              <w:spacing w:after="240" w:before="240" w:line="276" w:lineRule="auto"/>
              <w:rPr>
                <w:b w:val="1"/>
                <w:bCs w:val="1"/>
                <w:sz w:val="18"/>
                <w:szCs w:val="18"/>
              </w:rPr>
            </w:pPr>
            <w:r w:rsidDel="00000000" w:rsidR="00000000" w:rsidRPr="00000000">
              <w:rPr>
                <w:b w:val="1"/>
                <w:bCs w:val="1"/>
                <w:sz w:val="18"/>
                <w:szCs w:val="18"/>
                <w:rtl w:val="0"/>
              </w:rPr>
              <w:t xml:space="preserve">Q2</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문서에 명확한 구조가 있는가? (Markdown 헤딩, HTML 태그, PDF 섹션 등)</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Document Structure Splitting. 문서 구조를 청크 경계로 활용.</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7">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8">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Q3으로 진행.</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B">
            <w:pPr>
              <w:spacing w:after="240" w:before="240" w:line="276" w:lineRule="auto"/>
              <w:rPr>
                <w:b w:val="1"/>
                <w:bCs w:val="1"/>
                <w:sz w:val="18"/>
                <w:szCs w:val="18"/>
              </w:rPr>
            </w:pPr>
            <w:r w:rsidDel="00000000" w:rsidR="00000000" w:rsidRPr="00000000">
              <w:rPr>
                <w:b w:val="1"/>
                <w:bCs w:val="1"/>
                <w:sz w:val="18"/>
                <w:szCs w:val="18"/>
                <w:rtl w:val="0"/>
              </w:rPr>
              <w:t xml:space="preserve">Q3</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문서 내 주제가 자주 전환되는가?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7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Semantic Chunking 검토. 단, Recursive 대비 비용 대비 이점을 PoC로 확인(SHOULD).</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7F">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0">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Q4로 진행.</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83">
            <w:pPr>
              <w:spacing w:after="240" w:before="240" w:line="276" w:lineRule="auto"/>
              <w:rPr>
                <w:b w:val="1"/>
                <w:bCs w:val="1"/>
                <w:sz w:val="18"/>
                <w:szCs w:val="18"/>
              </w:rPr>
            </w:pPr>
            <w:r w:rsidDel="00000000" w:rsidR="00000000" w:rsidRPr="00000000">
              <w:rPr>
                <w:b w:val="1"/>
                <w:bCs w:val="1"/>
                <w:sz w:val="18"/>
                <w:szCs w:val="18"/>
                <w:rtl w:val="0"/>
              </w:rPr>
              <w:t xml:space="preserve">Q4</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8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청크가 문맥 없이 자체로 의미를 전달하지 못하는가?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8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8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Contextual Retrieval(Anthropic, 2024) 또는 Late Chunking(Jina AI, arXiv:2409.04701) 검토(MAY). LLM 비용 수반.</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7">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8">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8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Recursive Character Splitting. 가장 안정적인 기본 전략.</w:t>
            </w:r>
          </w:p>
        </w:tc>
      </w:tr>
    </w:tbl>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pacing w:after="120" w:before="120" w:line="276" w:lineRule="auto"/>
        <w:ind w:left="360" w:right="360" w:firstLine="0"/>
        <w:rPr>
          <w:i w:val="1"/>
          <w:iCs w:val="1"/>
          <w:color w:val="333333"/>
          <w:sz w:val="20"/>
          <w:szCs w:val="20"/>
        </w:rPr>
      </w:pPr>
      <w:r w:rsidDel="00000000" w:rsidR="00000000" w:rsidRPr="00000000">
        <w:rPr>
          <w:rFonts w:ascii="Arial Unicode MS" w:cs="Arial Unicode MS" w:eastAsia="Arial Unicode MS" w:hAnsi="Arial Unicode MS"/>
          <w:b w:val="1"/>
          <w:bCs w:val="1"/>
          <w:i w:val="1"/>
          <w:iCs w:val="1"/>
          <w:color w:val="333333"/>
          <w:sz w:val="20"/>
          <w:szCs w:val="20"/>
          <w:rtl w:val="0"/>
        </w:rPr>
        <w:t xml:space="preserve">[핵심 원칙] </w:t>
      </w:r>
      <w:r w:rsidDel="00000000" w:rsidR="00000000" w:rsidRPr="00000000">
        <w:rPr>
          <w:rFonts w:ascii="Arial Unicode MS" w:cs="Arial Unicode MS" w:eastAsia="Arial Unicode MS" w:hAnsi="Arial Unicode MS"/>
          <w:i w:val="1"/>
          <w:iCs w:val="1"/>
          <w:color w:val="333333"/>
          <w:sz w:val="20"/>
          <w:szCs w:val="20"/>
          <w:rtl w:val="0"/>
        </w:rPr>
        <w:t xml:space="preserve">Recursive Character Splitting(512토큰, 오버랩 50~100토큰)이 벤치마크 검증된 기본 전략이다(SHOULD). 단, 의료/법률 등 전문 도메인에서는 Adaptive Chunking이 고정 크기를 크게 상회할 수 있으므로, 도메인별 평가가 필수(MUST)이다.</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pacing w:after="120" w:before="120" w:line="276" w:lineRule="auto"/>
        <w:ind w:left="360" w:right="360" w:firstLine="0"/>
        <w:rPr>
          <w:i w:val="1"/>
          <w:iCs w:val="1"/>
          <w:color w:val="333333"/>
          <w:sz w:val="20"/>
          <w:szCs w:val="20"/>
        </w:rPr>
      </w:pPr>
      <w:r w:rsidDel="00000000" w:rsidR="00000000" w:rsidRPr="00000000">
        <w:rPr>
          <w:rtl w:val="0"/>
        </w:rPr>
      </w:r>
    </w:p>
    <w:p w:rsidR="00000000" w:rsidDel="00000000" w:rsidP="00000000" w:rsidRDefault="00000000" w:rsidRPr="00000000" w14:paraId="00000F8D">
      <w:pPr>
        <w:pStyle w:val="Heading4"/>
        <w:keepNext w:val="0"/>
        <w:keepLines w:val="0"/>
        <w:rPr/>
      </w:pPr>
      <w:bookmarkStart w:colFirst="0" w:colLast="0" w:name="_fv5iawlqjcn7" w:id="191"/>
      <w:bookmarkEnd w:id="191"/>
      <w:r w:rsidDel="00000000" w:rsidR="00000000" w:rsidRPr="00000000">
        <w:rPr>
          <w:rFonts w:ascii="Arial Unicode MS" w:cs="Arial Unicode MS" w:eastAsia="Arial Unicode MS" w:hAnsi="Arial Unicode MS"/>
          <w:rtl w:val="0"/>
        </w:rPr>
        <w:t xml:space="preserve">9.1.2 Chunking 전략 비교</w:t>
      </w:r>
    </w:p>
    <w:tbl>
      <w:tblPr>
        <w:tblStyle w:val="Table1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1.035735917626"/>
        <w:gridCol w:w="2617.9769836462756"/>
        <w:gridCol w:w="2401.0175651120535"/>
        <w:gridCol w:w="2415.4815263476685"/>
        <w:tblGridChange w:id="0">
          <w:tblGrid>
            <w:gridCol w:w="1591.035735917626"/>
            <w:gridCol w:w="2617.9769836462756"/>
            <w:gridCol w:w="2401.0175651120535"/>
            <w:gridCol w:w="2415.4815263476685"/>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8E">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전략</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8F">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설명</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90">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장점</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91">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단점</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2">
            <w:pPr>
              <w:spacing w:after="240" w:before="240" w:line="276" w:lineRule="auto"/>
              <w:rPr>
                <w:b w:val="1"/>
                <w:bCs w:val="1"/>
                <w:sz w:val="18"/>
                <w:szCs w:val="18"/>
              </w:rPr>
            </w:pPr>
            <w:r w:rsidDel="00000000" w:rsidR="00000000" w:rsidRPr="00000000">
              <w:rPr>
                <w:b w:val="1"/>
                <w:bCs w:val="1"/>
                <w:sz w:val="18"/>
                <w:szCs w:val="18"/>
                <w:rtl w:val="0"/>
              </w:rPr>
              <w:t xml:space="preserve">Fixed-Size</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고정 문자/토큰 수로 분할. 오버랩 적용 가능.</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구현 가장 단순. 빠른 처리.</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의미 경계 무시. 문장 중간 절단 가능.</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96">
            <w:pPr>
              <w:spacing w:after="240" w:before="240" w:line="276" w:lineRule="auto"/>
              <w:rPr>
                <w:b w:val="1"/>
                <w:bCs w:val="1"/>
                <w:sz w:val="18"/>
                <w:szCs w:val="18"/>
              </w:rPr>
            </w:pPr>
            <w:r w:rsidDel="00000000" w:rsidR="00000000" w:rsidRPr="00000000">
              <w:rPr>
                <w:b w:val="1"/>
                <w:bCs w:val="1"/>
                <w:sz w:val="18"/>
                <w:szCs w:val="18"/>
                <w:rtl w:val="0"/>
              </w:rPr>
              <w:t xml:space="preserve">Recursive Character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9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계층적 구분자(\n\n→\n→.→공백)로 재귀 분할. LangChain 기본값.</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9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구조 보존과 크기 통제의 균형. FloTorch 2026에서 69% 정확도로 최고.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9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구분자 기반이므로 비정형 텍스트에서 한계.</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A">
            <w:pPr>
              <w:spacing w:after="240" w:before="240" w:line="276" w:lineRule="auto"/>
              <w:rPr>
                <w:b w:val="1"/>
                <w:bCs w:val="1"/>
                <w:sz w:val="18"/>
                <w:szCs w:val="18"/>
              </w:rPr>
            </w:pPr>
            <w:r w:rsidDel="00000000" w:rsidR="00000000" w:rsidRPr="00000000">
              <w:rPr>
                <w:b w:val="1"/>
                <w:bCs w:val="1"/>
                <w:sz w:val="18"/>
                <w:szCs w:val="18"/>
                <w:rtl w:val="0"/>
              </w:rPr>
              <w:t xml:space="preserve">Document Structure</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Markdown 헤딩, HTML 태그, PDF 섹션 등 문서 구조를 경계로 분할.</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원본 구조를 최대 보존. 구조화된 문서에 최적.</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9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구조 없는 문서에 적용 불가. 청크 크기 불균일.</w:t>
            </w:r>
          </w:p>
        </w:tc>
      </w:tr>
      <w:tr>
        <w:trPr>
          <w:cantSplit w:val="0"/>
          <w:trHeight w:val="15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9E">
            <w:pPr>
              <w:spacing w:after="240" w:before="240" w:line="276" w:lineRule="auto"/>
              <w:rPr>
                <w:b w:val="1"/>
                <w:bCs w:val="1"/>
                <w:sz w:val="18"/>
                <w:szCs w:val="18"/>
              </w:rPr>
            </w:pPr>
            <w:r w:rsidDel="00000000" w:rsidR="00000000" w:rsidRPr="00000000">
              <w:rPr>
                <w:b w:val="1"/>
                <w:bCs w:val="1"/>
                <w:sz w:val="18"/>
                <w:szCs w:val="18"/>
                <w:rtl w:val="0"/>
              </w:rPr>
              <w:t xml:space="preserve">Semantic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9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임베딩 유사도 기반으로 의미적 경계에서 분할.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A0">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주제 전환 지점을 자동 감지.</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A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임베딩 비용 추가. 크기 예측 어려움. 과도 분할 시 정확도 저하(FloTorch: 평균 43토큰→54%). Vectara NAACL 2025: 범용에서 항상 우위는 아님.</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2">
            <w:pPr>
              <w:spacing w:after="240" w:before="240" w:line="276" w:lineRule="auto"/>
              <w:rPr>
                <w:b w:val="1"/>
                <w:bCs w:val="1"/>
                <w:sz w:val="18"/>
                <w:szCs w:val="18"/>
              </w:rPr>
            </w:pPr>
            <w:r w:rsidDel="00000000" w:rsidR="00000000" w:rsidRPr="00000000">
              <w:rPr>
                <w:b w:val="1"/>
                <w:bCs w:val="1"/>
                <w:sz w:val="18"/>
                <w:szCs w:val="18"/>
                <w:rtl w:val="0"/>
              </w:rPr>
              <w:t xml:space="preserve">Adaptive Chunking</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섹션/문장 경계 + 임베딩 유사도 + LLM 요약 헤더를 결합하여 동적 분할.</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전문 도메인에서 고정 크기 대비 큰 향상. 청크별 자기완결성 높음.</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LLM 호출 비용 높음. 구현 복잡도 높음.</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A6">
            <w:pPr>
              <w:spacing w:after="240" w:before="240" w:line="276" w:lineRule="auto"/>
              <w:rPr>
                <w:b w:val="1"/>
                <w:bCs w:val="1"/>
                <w:sz w:val="18"/>
                <w:szCs w:val="18"/>
              </w:rPr>
            </w:pPr>
            <w:r w:rsidDel="00000000" w:rsidR="00000000" w:rsidRPr="00000000">
              <w:rPr>
                <w:b w:val="1"/>
                <w:bCs w:val="1"/>
                <w:sz w:val="18"/>
                <w:szCs w:val="18"/>
                <w:rtl w:val="0"/>
              </w:rPr>
              <w:t xml:space="preserve">Contextual Retrieval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A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청킹 후 각 청크에 문서 수준 컨텍스트(제목/섹션/요약)를 LLM으로 추가(Anthropic, 2024).</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A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청크의 자기완결성 보장. 임베딩 API 무관.</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A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LLM 호출 비용 수반. 장문 문서에서 비용 급증.</w:t>
            </w:r>
          </w:p>
        </w:tc>
      </w:tr>
      <w:tr>
        <w:trPr>
          <w:cantSplit w:val="0"/>
          <w:trHeight w:val="132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A">
            <w:pPr>
              <w:spacing w:after="240" w:before="240" w:line="276" w:lineRule="auto"/>
              <w:rPr>
                <w:b w:val="1"/>
                <w:bCs w:val="1"/>
                <w:sz w:val="18"/>
                <w:szCs w:val="18"/>
              </w:rPr>
            </w:pPr>
            <w:r w:rsidDel="00000000" w:rsidR="00000000" w:rsidRPr="00000000">
              <w:rPr>
                <w:b w:val="1"/>
                <w:bCs w:val="1"/>
                <w:sz w:val="18"/>
                <w:szCs w:val="18"/>
                <w:rtl w:val="0"/>
              </w:rPr>
              <w:t xml:space="preserve">Late Chunking</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문서 전체를 먼저 임베딩 → 분할. 각 청크가 전체 문맥 반영한 임베딩 보유(Jina AI, arXiv:2409.04701).</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대명사 참조 문제 해결. 문서 길이와 개선폭이 양의 상관관계.</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A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특정 모델(Jina 등) 필요. 관련성/완전성 희생 가능. arXiv:2504.19754에서 Early Chunking이 우수한 사례도 보고됨.</w:t>
            </w:r>
          </w:p>
        </w:tc>
      </w:tr>
    </w:tbl>
    <w:p w:rsidR="00000000" w:rsidDel="00000000" w:rsidP="00000000" w:rsidRDefault="00000000" w:rsidRPr="00000000" w14:paraId="00000FAE">
      <w:pPr>
        <w:pStyle w:val="Heading4"/>
        <w:keepNext w:val="0"/>
        <w:keepLines w:val="0"/>
        <w:rPr/>
      </w:pPr>
      <w:bookmarkStart w:colFirst="0" w:colLast="0" w:name="_6n540gmcccd6" w:id="192"/>
      <w:bookmarkEnd w:id="192"/>
      <w:r w:rsidDel="00000000" w:rsidR="00000000" w:rsidRPr="00000000">
        <w:rPr>
          <w:rFonts w:ascii="Arial Unicode MS" w:cs="Arial Unicode MS" w:eastAsia="Arial Unicode MS" w:hAnsi="Arial Unicode MS"/>
          <w:rtl w:val="0"/>
        </w:rPr>
        <w:t xml:space="preserve">9.1.3 청크 크기 가이드</w:t>
      </w:r>
    </w:p>
    <w:tbl>
      <w:tblPr>
        <w:tblStyle w:val="Table1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6920792204348"/>
        <w:gridCol w:w="3288.589375766232"/>
        <w:gridCol w:w="3694.2303560369564"/>
        <w:tblGridChange w:id="0">
          <w:tblGrid>
            <w:gridCol w:w="2042.6920792204348"/>
            <w:gridCol w:w="3288.589375766232"/>
            <w:gridCol w:w="3694.2303560369564"/>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AF">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청크 크기</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B0">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적합 조건</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B1">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비고</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B2">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256~512토큰</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B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범용 기본값. 사실 기반 질의응답(Factoid QA)에 최적.</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B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FloTorch 2026, NVIDIA 2024 기준. 대부분의 RAG 유스케이스에서 시작점. arXiv:2505.21700: 64~128토큰이 간결한 사실 기반 QA에 최적인 경우도 있음.</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B5">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512~1024토큰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B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분석적·다중 홉 질의. 문맥이 넓어야 하는 경우.</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B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표, 수치 데이터가 포함된 문서(재무, 기술 보고서)에 적합. arXiv:2505.21700: 장문 답변 데이터셋에서 512~1024가 최적.</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B8">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문서 단위 (청킹 생략)</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B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짧은 단일 주제 문서 (FAQ, 제품 설명, 티켓).</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B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청킹이 오히려 검색 품질을 저하시킬 수 있음.</w:t>
            </w:r>
          </w:p>
        </w:tc>
      </w:tr>
    </w:tbl>
    <w:p w:rsidR="00000000" w:rsidDel="00000000" w:rsidP="00000000" w:rsidRDefault="00000000" w:rsidRPr="00000000" w14:paraId="00000FBB">
      <w:pPr>
        <w:spacing w:after="120" w:before="240" w:line="276" w:lineRule="auto"/>
        <w:rPr/>
      </w:pPr>
      <w:r w:rsidDel="00000000" w:rsidR="00000000" w:rsidRPr="00000000">
        <w:rPr>
          <w:rFonts w:ascii="Arial Unicode MS" w:cs="Arial Unicode MS" w:eastAsia="Arial Unicode MS" w:hAnsi="Arial Unicode MS"/>
          <w:b w:val="1"/>
          <w:bCs w:val="1"/>
          <w:rtl w:val="0"/>
        </w:rPr>
        <w:t xml:space="preserve">오버랩: </w:t>
      </w:r>
      <w:r w:rsidDel="00000000" w:rsidR="00000000" w:rsidRPr="00000000">
        <w:rPr>
          <w:rFonts w:ascii="Arial Unicode MS" w:cs="Arial Unicode MS" w:eastAsia="Arial Unicode MS" w:hAnsi="Arial Unicode MS"/>
          <w:rtl w:val="0"/>
        </w:rPr>
        <w:t xml:space="preserve">50~100토큰(청크 크기의 약 10~20%)을 기본으로 적용한다(SHOULD). 오버랩이 없으면 청크 경계에서 문맥이 단절되고, 과도하면 저장·검색 비용이 증가한다. 단, Jina AI(arXiv:2409.04701)의 실험에서는 오버랩이 nDCG@10에 일관된 이점을 보이지 않았으며, sparse retrieval(SPLADE 등) 환경에서는 오버랩 없이 테스트하는 것도 고려할 수 있다(MAY).</w:t>
      </w:r>
    </w:p>
    <w:p w:rsidR="00000000" w:rsidDel="00000000" w:rsidP="00000000" w:rsidRDefault="00000000" w:rsidRPr="00000000" w14:paraId="00000FBC">
      <w:pPr>
        <w:spacing w:after="120" w:before="240" w:line="276" w:lineRule="auto"/>
        <w:rPr/>
      </w:pPr>
      <w:r w:rsidDel="00000000" w:rsidR="00000000" w:rsidRPr="00000000">
        <w:rPr>
          <w:rFonts w:ascii="Arial Unicode MS" w:cs="Arial Unicode MS" w:eastAsia="Arial Unicode MS" w:hAnsi="Arial Unicode MS"/>
          <w:b w:val="1"/>
          <w:bCs w:val="1"/>
          <w:rtl w:val="0"/>
        </w:rPr>
        <w:t xml:space="preserve">모델 연계: </w:t>
      </w:r>
      <w:r w:rsidDel="00000000" w:rsidR="00000000" w:rsidRPr="00000000">
        <w:rPr>
          <w:rFonts w:ascii="Arial Unicode MS" w:cs="Arial Unicode MS" w:eastAsia="Arial Unicode MS" w:hAnsi="Arial Unicode MS"/>
          <w:rtl w:val="0"/>
        </w:rPr>
        <w:t xml:space="preserve">청크 크기는 8.2절에서 선정한 Embedding 모델의 최대 토큰 수를 초과하면 안 된다(MUST). 예: all-MiniLM-L6-v2는 512토큰 제한.</w:t>
      </w:r>
    </w:p>
    <w:p w:rsidR="00000000" w:rsidDel="00000000" w:rsidP="00000000" w:rsidRDefault="00000000" w:rsidRPr="00000000" w14:paraId="00000FBD">
      <w:pPr>
        <w:pStyle w:val="Heading3"/>
        <w:keepNext w:val="0"/>
        <w:keepLines w:val="0"/>
        <w:spacing w:before="480" w:lineRule="auto"/>
        <w:rPr/>
      </w:pPr>
      <w:bookmarkStart w:colFirst="0" w:colLast="0" w:name="_dz9kez5jwhqv" w:id="193"/>
      <w:bookmarkEnd w:id="193"/>
      <w:r w:rsidDel="00000000" w:rsidR="00000000" w:rsidRPr="00000000">
        <w:rPr>
          <w:rFonts w:ascii="Arial Unicode MS" w:cs="Arial Unicode MS" w:eastAsia="Arial Unicode MS" w:hAnsi="Arial Unicode MS"/>
          <w:rtl w:val="0"/>
        </w:rPr>
        <w:t xml:space="preserve">9.2 검색 방식 선정</w:t>
      </w:r>
    </w:p>
    <w:p w:rsidR="00000000" w:rsidDel="00000000" w:rsidP="00000000" w:rsidRDefault="00000000" w:rsidRPr="00000000" w14:paraId="00000FBE">
      <w:pPr>
        <w:spacing w:after="120" w:before="240" w:line="276" w:lineRule="auto"/>
        <w:rPr/>
      </w:pPr>
      <w:r w:rsidDel="00000000" w:rsidR="00000000" w:rsidRPr="00000000">
        <w:rPr>
          <w:rFonts w:ascii="Arial Unicode MS" w:cs="Arial Unicode MS" w:eastAsia="Arial Unicode MS" w:hAnsi="Arial Unicode MS"/>
          <w:rtl w:val="0"/>
        </w:rPr>
        <w:t xml:space="preserve">청킹된 문서에서 사용자 쿼리에 관련된 청크를 찾아오는 검색 방식을 선정한다. 검색 정확도와 비용·레이턴시의 트레이드오프를 고려한다(MUST).</w:t>
      </w:r>
    </w:p>
    <w:p w:rsidR="00000000" w:rsidDel="00000000" w:rsidP="00000000" w:rsidRDefault="00000000" w:rsidRPr="00000000" w14:paraId="00000FBF">
      <w:pPr>
        <w:pStyle w:val="Heading4"/>
        <w:keepNext w:val="0"/>
        <w:keepLines w:val="0"/>
        <w:spacing w:after="80" w:lineRule="auto"/>
        <w:rPr/>
      </w:pPr>
      <w:bookmarkStart w:colFirst="0" w:colLast="0" w:name="_xqpbd24kyvmc" w:id="194"/>
      <w:bookmarkEnd w:id="194"/>
      <w:r w:rsidDel="00000000" w:rsidR="00000000" w:rsidRPr="00000000">
        <w:rPr>
          <w:rFonts w:ascii="Arial Unicode MS" w:cs="Arial Unicode MS" w:eastAsia="Arial Unicode MS" w:hAnsi="Arial Unicode MS"/>
          <w:rtl w:val="0"/>
        </w:rPr>
        <w:t xml:space="preserve">9.2.1 의사결정 트리</w:t>
      </w:r>
    </w:p>
    <w:tbl>
      <w:tblPr>
        <w:tblStyle w:val="Table1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2.307604807826"/>
        <w:gridCol w:w="2694.6150832269564"/>
        <w:gridCol w:w="927.179383475942"/>
        <w:gridCol w:w="4621.409739512899"/>
        <w:tblGridChange w:id="0">
          <w:tblGrid>
            <w:gridCol w:w="782.307604807826"/>
            <w:gridCol w:w="2694.6150832269564"/>
            <w:gridCol w:w="927.179383475942"/>
            <w:gridCol w:w="4621.409739512899"/>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C0">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C1">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질문</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C2">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응답</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C3">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결론</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4">
            <w:pPr>
              <w:spacing w:after="240" w:before="240" w:line="276" w:lineRule="auto"/>
              <w:rPr>
                <w:b w:val="1"/>
                <w:bCs w:val="1"/>
                <w:sz w:val="18"/>
                <w:szCs w:val="18"/>
              </w:rPr>
            </w:pPr>
            <w:r w:rsidDel="00000000" w:rsidR="00000000" w:rsidRPr="00000000">
              <w:rPr>
                <w:b w:val="1"/>
                <w:bCs w:val="1"/>
                <w:sz w:val="18"/>
                <w:szCs w:val="18"/>
                <w:rtl w:val="0"/>
              </w:rPr>
              <w:t xml:space="preserve">Q1</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프로토타이핑/PoC 단계인가?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벡터 검색 단독. 기본 구성으로 빠르게 검증.</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C8">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C9">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C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C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Q2로 진행.</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C">
            <w:pPr>
              <w:spacing w:after="240" w:before="240" w:line="276" w:lineRule="auto"/>
              <w:rPr>
                <w:b w:val="1"/>
                <w:bCs w:val="1"/>
                <w:sz w:val="18"/>
                <w:szCs w:val="18"/>
              </w:rPr>
            </w:pPr>
            <w:r w:rsidDel="00000000" w:rsidR="00000000" w:rsidRPr="00000000">
              <w:rPr>
                <w:b w:val="1"/>
                <w:bCs w:val="1"/>
                <w:sz w:val="18"/>
                <w:szCs w:val="18"/>
                <w:rtl w:val="0"/>
              </w:rPr>
              <w:t xml:space="preserve">Q2</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정확한 키워드 매칭이 중요한가? (제품명, 코드, 고유명사 등)</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C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하이브리드 검색 (벡터 + 키워드). Q3으로 진행.</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0">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1">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Q3으로 진행.</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4">
            <w:pPr>
              <w:spacing w:after="240" w:before="240" w:line="276" w:lineRule="auto"/>
              <w:rPr>
                <w:b w:val="1"/>
                <w:bCs w:val="1"/>
                <w:sz w:val="18"/>
                <w:szCs w:val="18"/>
              </w:rPr>
            </w:pPr>
            <w:r w:rsidDel="00000000" w:rsidR="00000000" w:rsidRPr="00000000">
              <w:rPr>
                <w:b w:val="1"/>
                <w:bCs w:val="1"/>
                <w:sz w:val="18"/>
                <w:szCs w:val="18"/>
                <w:rtl w:val="0"/>
              </w:rPr>
              <w:t xml:space="preserve">Q3</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검색 결과의 정밀도(Precision)가 부족한가?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리랭킹 도입. Cross-Encoder 또는 Cohere Rerank 등. Q4로 진행.</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8">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9">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D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Q4로 진행.</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C">
            <w:pPr>
              <w:spacing w:after="240" w:before="240" w:line="276" w:lineRule="auto"/>
              <w:rPr>
                <w:b w:val="1"/>
                <w:bCs w:val="1"/>
                <w:sz w:val="18"/>
                <w:szCs w:val="18"/>
              </w:rPr>
            </w:pPr>
            <w:r w:rsidDel="00000000" w:rsidR="00000000" w:rsidRPr="00000000">
              <w:rPr>
                <w:b w:val="1"/>
                <w:bCs w:val="1"/>
                <w:sz w:val="18"/>
                <w:szCs w:val="18"/>
                <w:rtl w:val="0"/>
              </w:rPr>
              <w:t xml:space="preserve">Q4</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검색의 재현율(Recall)이 부족한가?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D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Pre-Retrieval 전략 도입. HyDE, Multi-Query 등. 9.2.5절 참조.</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E0">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E1">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E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E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현재 검색 방식 유지.</w:t>
            </w:r>
          </w:p>
        </w:tc>
      </w:tr>
    </w:tbl>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120" w:before="120" w:line="276" w:lineRule="auto"/>
        <w:ind w:left="360" w:right="360" w:firstLine="0"/>
        <w:rPr>
          <w:i w:val="1"/>
          <w:iCs w:val="1"/>
          <w:color w:val="333333"/>
          <w:sz w:val="20"/>
          <w:szCs w:val="20"/>
        </w:rPr>
      </w:pPr>
      <w:r w:rsidDel="00000000" w:rsidR="00000000" w:rsidRPr="00000000">
        <w:rPr>
          <w:rFonts w:ascii="Arial Unicode MS" w:cs="Arial Unicode MS" w:eastAsia="Arial Unicode MS" w:hAnsi="Arial Unicode MS"/>
          <w:b w:val="1"/>
          <w:bCs w:val="1"/>
          <w:i w:val="1"/>
          <w:iCs w:val="1"/>
          <w:color w:val="333333"/>
          <w:sz w:val="20"/>
          <w:szCs w:val="20"/>
          <w:rtl w:val="0"/>
        </w:rPr>
        <w:t xml:space="preserve">[Q2~Q4 관계] </w:t>
      </w:r>
      <w:r w:rsidDel="00000000" w:rsidR="00000000" w:rsidRPr="00000000">
        <w:rPr>
          <w:rFonts w:ascii="Arial Unicode MS" w:cs="Arial Unicode MS" w:eastAsia="Arial Unicode MS" w:hAnsi="Arial Unicode MS"/>
          <w:i w:val="1"/>
          <w:iCs w:val="1"/>
          <w:color w:val="333333"/>
          <w:sz w:val="20"/>
          <w:szCs w:val="20"/>
          <w:rtl w:val="0"/>
        </w:rPr>
        <w:t xml:space="preserve">Q2(하이브리드), Q3(리랭킹), Q4(Pre-Retrieval)는 독립적이며 복수 적용 가능하다. 프로덕션 베스트 프래틱스는 "하이브리드 검색 + 리랭킹"의 조합이다(SHOULD). Pre-Retrieval은 Recall이 부족할 때 추가한다.</w:t>
      </w:r>
    </w:p>
    <w:p w:rsidR="00000000" w:rsidDel="00000000" w:rsidP="00000000" w:rsidRDefault="00000000" w:rsidRPr="00000000" w14:paraId="00000FE5">
      <w:pPr>
        <w:pStyle w:val="Heading4"/>
        <w:keepNext w:val="0"/>
        <w:keepLines w:val="0"/>
        <w:spacing w:after="80" w:lineRule="auto"/>
        <w:rPr/>
      </w:pPr>
      <w:bookmarkStart w:colFirst="0" w:colLast="0" w:name="_l7nxi3z7gdu8" w:id="195"/>
      <w:bookmarkEnd w:id="195"/>
      <w:r w:rsidDel="00000000" w:rsidR="00000000" w:rsidRPr="00000000">
        <w:rPr>
          <w:rFonts w:ascii="Arial Unicode MS" w:cs="Arial Unicode MS" w:eastAsia="Arial Unicode MS" w:hAnsi="Arial Unicode MS"/>
          <w:rtl w:val="0"/>
        </w:rPr>
        <w:t xml:space="preserve">9.2.2 검색 방식 비교</w:t>
      </w:r>
    </w:p>
    <w:tbl>
      <w:tblPr>
        <w:tblStyle w:val="Table1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42761962447"/>
        <w:gridCol w:w="2487.801332525742"/>
        <w:gridCol w:w="2357.6256814052094"/>
        <w:gridCol w:w="2545.657177468201"/>
        <w:tblGridChange w:id="0">
          <w:tblGrid>
            <w:gridCol w:w="1634.42761962447"/>
            <w:gridCol w:w="2487.801332525742"/>
            <w:gridCol w:w="2357.6256814052094"/>
            <w:gridCol w:w="2545.657177468201"/>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E6">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방식</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E7">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설명</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E8">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장점</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E9">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단점</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EA">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벡터 검색 (Dense)</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E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Embedding 유사도 기반 ANN 검색. 가장 기본적인 RAG 검색 방식.</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E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의미적 유사성 포착. 동의어·패러프레이즈 처리 가능.</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E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정확한 키워드 매칭에 약함. Embedding 품질에 의존.</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EE">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키워드 검색 (Sparse)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E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BM25 등 전통적 키워드 매칭.</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F0">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정확한 용어 매칭. 고유명사·코드에 강점. 추가 비용 없음.</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F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의미적 유사성 포착 불가. 동의어 처리 약함.</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F2">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하이브리드 검색</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F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벡터 + 키워드 검색을 결합하여 양쪽 강점 활용.</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F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의미 검색과 정확 매칭 동시에. 프로덕션 RAG의 기본.</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0FF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두 검색 결과의 결합(fusion) 전략 설계 필요.</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F6">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리랭킹 (Reranking)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F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초기 검색 결과를 Cross-Encoder 등으로 재정렬하여 정밀도 향상.</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F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검색 정밀도 크게 향상. 기존 파이프라인에 추가 가능.</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FF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추가 레이턴시 (50~200ms). Cross-Encoder 모델 비용.</w:t>
            </w:r>
          </w:p>
        </w:tc>
      </w:tr>
    </w:tbl>
    <w:p w:rsidR="00000000" w:rsidDel="00000000" w:rsidP="00000000" w:rsidRDefault="00000000" w:rsidRPr="00000000" w14:paraId="00000FFA">
      <w:pPr>
        <w:spacing w:after="120" w:before="240" w:line="276" w:lineRule="auto"/>
        <w:rPr/>
      </w:pPr>
      <w:r w:rsidDel="00000000" w:rsidR="00000000" w:rsidRPr="00000000">
        <w:rPr>
          <w:rFonts w:ascii="Arial Unicode MS" w:cs="Arial Unicode MS" w:eastAsia="Arial Unicode MS" w:hAnsi="Arial Unicode MS"/>
          <w:b w:val="1"/>
          <w:bCs w:val="1"/>
          <w:rtl w:val="0"/>
        </w:rPr>
        <w:t xml:space="preserve">프로덕션 검색 파이프라인 권고: </w:t>
      </w:r>
      <w:r w:rsidDel="00000000" w:rsidR="00000000" w:rsidRPr="00000000">
        <w:rPr>
          <w:rFonts w:ascii="Arial Unicode MS" w:cs="Arial Unicode MS" w:eastAsia="Arial Unicode MS" w:hAnsi="Arial Unicode MS"/>
          <w:rtl w:val="0"/>
        </w:rPr>
        <w:t xml:space="preserve">프로덕션 RAG에서는 다음 3단계 파이프라인을 기본으로 구성한다(SHOULD):</w:t>
        <w:br w:type="textWrapping"/>
        <w:t xml:space="preserve"> (1) 하이브리드 검색: Dense(벡터) + Sparse(BM25)로 후보 확보 (Recall 극대화).</w:t>
        <w:br w:type="textWrapping"/>
        <w:t xml:space="preserve">(2) 리랭킹: Cross-Encoder로 후보를 재정렬 (Precision 극대화). </w:t>
        <w:br w:type="textWrapping"/>
        <w:t xml:space="preserve">(3) Context Assembly: 상위 K개만 LLM 컨텍스트에 조립 (비용·품질 균형). </w:t>
        <w:br w:type="textWrapping"/>
        <w:t xml:space="preserve">8.1절에서 선정한 Vector DB 중 Weaviate, Qdrant, Pinecone은 하이브리드 검색을 네이티브 지원한다. pgvector 환경에서는 PostgreSQL FTS와 벡터 검색을 조합한다.</w:t>
      </w:r>
    </w:p>
    <w:p w:rsidR="00000000" w:rsidDel="00000000" w:rsidP="00000000" w:rsidRDefault="00000000" w:rsidRPr="00000000" w14:paraId="00000FFB">
      <w:pPr>
        <w:pStyle w:val="Heading3"/>
        <w:keepNext w:val="0"/>
        <w:keepLines w:val="0"/>
        <w:spacing w:before="480" w:lineRule="auto"/>
        <w:rPr/>
      </w:pPr>
      <w:bookmarkStart w:colFirst="0" w:colLast="0" w:name="_m779dphw3zta" w:id="196"/>
      <w:bookmarkEnd w:id="196"/>
      <w:r w:rsidDel="00000000" w:rsidR="00000000" w:rsidRPr="00000000">
        <w:rPr>
          <w:rFonts w:ascii="Arial Unicode MS" w:cs="Arial Unicode MS" w:eastAsia="Arial Unicode MS" w:hAnsi="Arial Unicode MS"/>
          <w:rtl w:val="0"/>
        </w:rPr>
        <w:t xml:space="preserve">9.3 RAG 도구 선정</w:t>
      </w:r>
    </w:p>
    <w:p w:rsidR="00000000" w:rsidDel="00000000" w:rsidP="00000000" w:rsidRDefault="00000000" w:rsidRPr="00000000" w14:paraId="00000FFC">
      <w:pPr>
        <w:spacing w:after="120" w:before="240" w:line="276" w:lineRule="auto"/>
        <w:rPr/>
      </w:pPr>
      <w:r w:rsidDel="00000000" w:rsidR="00000000" w:rsidRPr="00000000">
        <w:rPr>
          <w:rFonts w:ascii="Arial Unicode MS" w:cs="Arial Unicode MS" w:eastAsia="Arial Unicode MS" w:hAnsi="Arial Unicode MS"/>
          <w:rtl w:val="0"/>
        </w:rPr>
        <w:t xml:space="preserve">RAG Pipeline을 구성할 도구(프레임워크/라이브러리)를 선정한다.</w:t>
      </w:r>
    </w:p>
    <w:p w:rsidR="00000000" w:rsidDel="00000000" w:rsidP="00000000" w:rsidRDefault="00000000" w:rsidRPr="00000000" w14:paraId="00000FFD">
      <w:pPr>
        <w:pStyle w:val="Heading4"/>
        <w:keepNext w:val="0"/>
        <w:keepLines w:val="0"/>
        <w:spacing w:after="80" w:lineRule="auto"/>
        <w:rPr/>
      </w:pPr>
      <w:bookmarkStart w:colFirst="0" w:colLast="0" w:name="_radcerc8i7b0" w:id="197"/>
      <w:bookmarkEnd w:id="197"/>
      <w:r w:rsidDel="00000000" w:rsidR="00000000" w:rsidRPr="00000000">
        <w:rPr>
          <w:rFonts w:ascii="Arial Unicode MS" w:cs="Arial Unicode MS" w:eastAsia="Arial Unicode MS" w:hAnsi="Arial Unicode MS"/>
          <w:rtl w:val="0"/>
        </w:rPr>
        <w:t xml:space="preserve">9.3.1 의사결정 트리</w:t>
      </w:r>
    </w:p>
    <w:tbl>
      <w:tblPr>
        <w:tblStyle w:val="Table1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0539067231981"/>
        <w:gridCol w:w="2690.296789824349"/>
        <w:gridCol w:w="925.6935190793458"/>
        <w:gridCol w:w="4628.46759539673"/>
        <w:tblGridChange w:id="0">
          <w:tblGrid>
            <w:gridCol w:w="781.0539067231981"/>
            <w:gridCol w:w="2690.296789824349"/>
            <w:gridCol w:w="925.6935190793458"/>
            <w:gridCol w:w="4628.46759539673"/>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F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FFF">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질문</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00">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응답</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01">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결론</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2">
            <w:pPr>
              <w:spacing w:after="240" w:before="240" w:line="276" w:lineRule="auto"/>
              <w:rPr>
                <w:b w:val="1"/>
                <w:bCs w:val="1"/>
                <w:sz w:val="18"/>
                <w:szCs w:val="18"/>
              </w:rPr>
            </w:pPr>
            <w:r w:rsidDel="00000000" w:rsidR="00000000" w:rsidRPr="00000000">
              <w:rPr>
                <w:b w:val="1"/>
                <w:bCs w:val="1"/>
                <w:sz w:val="18"/>
                <w:szCs w:val="18"/>
                <w:rtl w:val="0"/>
              </w:rPr>
              <w:t xml:space="preserve">Q1</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4장에서 선정한 Agent Framework에 RAG 기능이 내장되어 있는가?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프레임워크 내장 RAG 기능 우선 사용(SHOULD).</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06">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07">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0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0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Q2로 진행.</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A">
            <w:pPr>
              <w:spacing w:after="240" w:before="240" w:line="276" w:lineRule="auto"/>
              <w:rPr>
                <w:b w:val="1"/>
                <w:bCs w:val="1"/>
                <w:sz w:val="18"/>
                <w:szCs w:val="18"/>
              </w:rPr>
            </w:pPr>
            <w:r w:rsidDel="00000000" w:rsidR="00000000" w:rsidRPr="00000000">
              <w:rPr>
                <w:b w:val="1"/>
                <w:bCs w:val="1"/>
                <w:sz w:val="18"/>
                <w:szCs w:val="18"/>
                <w:rtl w:val="0"/>
              </w:rPr>
              <w:t xml:space="preserve">Q2</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파이프라인의 세밀한 제어가 필요한가?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0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Q3으로 진행.</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0E">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0F">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10">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1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LlamaIndex. 선언적 구성으로 빠르게 구축 가능.</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12">
            <w:pPr>
              <w:spacing w:after="240" w:before="240" w:line="276" w:lineRule="auto"/>
              <w:rPr>
                <w:b w:val="1"/>
                <w:bCs w:val="1"/>
                <w:sz w:val="18"/>
                <w:szCs w:val="18"/>
              </w:rPr>
            </w:pPr>
            <w:r w:rsidDel="00000000" w:rsidR="00000000" w:rsidRPr="00000000">
              <w:rPr>
                <w:b w:val="1"/>
                <w:bCs w:val="1"/>
                <w:sz w:val="18"/>
                <w:szCs w:val="18"/>
                <w:rtl w:val="0"/>
              </w:rPr>
              <w:t xml:space="preserve">Q3</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1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기존 프로젝트가 LangChain 생태계를 사용 중인가?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1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예</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1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LangChain. 기존 생태계와의 일관성.</w:t>
            </w:r>
          </w:p>
        </w:tc>
      </w:tr>
      <w:tr>
        <w:trPr>
          <w:cantSplit w:val="0"/>
          <w:trHeight w:val="45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16">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17">
            <w:pPr>
              <w:spacing w:after="240" w:before="240" w:line="276" w:lineRule="auto"/>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1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아니오</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1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 직접 구현, LlamaIndex, 또는 Haystack.</w:t>
            </w:r>
          </w:p>
        </w:tc>
      </w:tr>
    </w:tbl>
    <w:p w:rsidR="00000000" w:rsidDel="00000000" w:rsidP="00000000" w:rsidRDefault="00000000" w:rsidRPr="00000000" w14:paraId="0000101A">
      <w:pPr>
        <w:pStyle w:val="Heading4"/>
        <w:keepNext w:val="0"/>
        <w:keepLines w:val="0"/>
        <w:rPr/>
      </w:pPr>
      <w:bookmarkStart w:colFirst="0" w:colLast="0" w:name="_kjjfg9tgav3v" w:id="198"/>
      <w:bookmarkEnd w:id="198"/>
      <w:r w:rsidDel="00000000" w:rsidR="00000000" w:rsidRPr="00000000">
        <w:rPr>
          <w:rFonts w:ascii="Arial Unicode MS" w:cs="Arial Unicode MS" w:eastAsia="Arial Unicode MS" w:hAnsi="Arial Unicode MS"/>
          <w:rtl w:val="0"/>
        </w:rPr>
        <w:t xml:space="preserve">9.3.2 도구 비교</w:t>
      </w:r>
    </w:p>
    <w:tbl>
      <w:tblPr>
        <w:tblStyle w:val="Table1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8203637466665"/>
        <w:gridCol w:w="2259.9997472226087"/>
        <w:gridCol w:w="2129.6151464213044"/>
        <w:gridCol w:w="1926.7946562859422"/>
        <w:gridCol w:w="1376.2818973471012"/>
        <w:tblGridChange w:id="0">
          <w:tblGrid>
            <w:gridCol w:w="1332.8203637466665"/>
            <w:gridCol w:w="2259.9997472226087"/>
            <w:gridCol w:w="2129.6151464213044"/>
            <w:gridCol w:w="1926.7946562859422"/>
            <w:gridCol w:w="1376.2818973471012"/>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1B">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항목</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1C">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LangChain</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1D">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LlamaIndex</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1E">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Haystack</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1F">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직접 구현</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0">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설계 철학</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범용 LLM 앱 프레임워크. RAG는 기능의 일부.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RAG/검색 특화. 데이터 인덱싱·검색에 집중.</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파이프라인 DAG 기반. 프로덕션 배포 특화.</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외부 의존성 없이 필요 컴포넌트만 구성.</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25">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Agent 연계</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2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LangGraph와 네이티브 통합.</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2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LlamaIndex Agent / 독립 사용.</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2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Haystack Agent. 파이프라인을 Tool로 래핑.</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2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프레임워크 무관.</w:t>
            </w:r>
          </w:p>
        </w:tc>
      </w:tr>
      <w:tr>
        <w:trPr>
          <w:cantSplit w:val="0"/>
          <w:trHeight w:val="40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A">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벤더 종속성</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LangChain 생태계.</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LlamaIndex 생태계.</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deepset 생태계.</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2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없음.</w:t>
            </w:r>
          </w:p>
        </w:tc>
      </w:tr>
    </w:tbl>
    <w:p w:rsidR="00000000" w:rsidDel="00000000" w:rsidP="00000000" w:rsidRDefault="00000000" w:rsidRPr="00000000" w14:paraId="0000102F">
      <w:pPr>
        <w:pBdr>
          <w:top w:color="auto" w:space="0" w:sz="0" w:val="none"/>
          <w:left w:color="auto" w:space="0" w:sz="0" w:val="none"/>
          <w:bottom w:color="auto" w:space="0" w:sz="0" w:val="none"/>
          <w:right w:color="auto" w:space="0" w:sz="0" w:val="none"/>
          <w:between w:color="auto" w:space="0" w:sz="0" w:val="none"/>
        </w:pBdr>
        <w:spacing w:after="120" w:before="120" w:line="276" w:lineRule="auto"/>
        <w:ind w:left="360" w:right="360" w:firstLine="0"/>
        <w:rPr>
          <w:i w:val="1"/>
          <w:iCs w:val="1"/>
          <w:color w:val="333333"/>
          <w:sz w:val="20"/>
          <w:szCs w:val="20"/>
        </w:rPr>
      </w:pPr>
      <w:r w:rsidDel="00000000" w:rsidR="00000000" w:rsidRPr="00000000">
        <w:rPr>
          <w:rFonts w:ascii="Arial Unicode MS" w:cs="Arial Unicode MS" w:eastAsia="Arial Unicode MS" w:hAnsi="Arial Unicode MS"/>
          <w:b w:val="1"/>
          <w:bCs w:val="1"/>
          <w:i w:val="1"/>
          <w:iCs w:val="1"/>
          <w:color w:val="333333"/>
          <w:sz w:val="20"/>
          <w:szCs w:val="20"/>
          <w:rtl w:val="0"/>
        </w:rPr>
        <w:t xml:space="preserve">4장 연계: </w:t>
      </w:r>
      <w:r w:rsidDel="00000000" w:rsidR="00000000" w:rsidRPr="00000000">
        <w:rPr>
          <w:rFonts w:ascii="Arial Unicode MS" w:cs="Arial Unicode MS" w:eastAsia="Arial Unicode MS" w:hAnsi="Arial Unicode MS"/>
          <w:i w:val="1"/>
          <w:iCs w:val="1"/>
          <w:color w:val="333333"/>
          <w:sz w:val="20"/>
          <w:szCs w:val="20"/>
          <w:rtl w:val="0"/>
        </w:rPr>
        <w:t xml:space="preserve">4장에서 Agent Framework로 LangGraph를 선정한 경우, RAG 도구도 LangChain을 사용하면 통합이 자연스럽다(SHOULD). 단, LlamaIndex를 LangGraph Agent의 Tool로 래핑하여 사용하는 패턴도 유효하다(MAY).</w:t>
      </w:r>
    </w:p>
    <w:p w:rsidR="00000000" w:rsidDel="00000000" w:rsidP="00000000" w:rsidRDefault="00000000" w:rsidRPr="00000000" w14:paraId="00001030">
      <w:pPr>
        <w:pStyle w:val="Heading3"/>
        <w:keepNext w:val="0"/>
        <w:keepLines w:val="0"/>
        <w:spacing w:before="480" w:lineRule="auto"/>
        <w:rPr/>
      </w:pPr>
      <w:bookmarkStart w:colFirst="0" w:colLast="0" w:name="_p6bauiobbyel" w:id="199"/>
      <w:bookmarkEnd w:id="199"/>
      <w:r w:rsidDel="00000000" w:rsidR="00000000" w:rsidRPr="00000000">
        <w:rPr>
          <w:rFonts w:ascii="Arial Unicode MS" w:cs="Arial Unicode MS" w:eastAsia="Arial Unicode MS" w:hAnsi="Arial Unicode MS"/>
          <w:rtl w:val="0"/>
        </w:rPr>
        <w:t xml:space="preserve">9.4 유스케이스별 권장 구성</w:t>
      </w:r>
    </w:p>
    <w:tbl>
      <w:tblPr>
        <w:tblStyle w:val="Table1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7.7248904980127"/>
        <w:gridCol w:w="1668.7039521989016"/>
        <w:gridCol w:w="1654.1934830493458"/>
        <w:gridCol w:w="1218.879408562676"/>
        <w:gridCol w:w="2786.010076714688"/>
        <w:tblGridChange w:id="0">
          <w:tblGrid>
            <w:gridCol w:w="1697.7248904980127"/>
            <w:gridCol w:w="1668.7039521989016"/>
            <w:gridCol w:w="1654.1934830493458"/>
            <w:gridCol w:w="1218.879408562676"/>
            <w:gridCol w:w="2786.010076714688"/>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31">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유스케이스</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32">
            <w:pPr>
              <w:spacing w:after="240" w:before="240" w:lineRule="auto"/>
              <w:rPr>
                <w:b w:val="1"/>
                <w:bCs w:val="1"/>
                <w:color w:val="ffffff"/>
                <w:sz w:val="18"/>
                <w:szCs w:val="18"/>
              </w:rPr>
            </w:pPr>
            <w:r w:rsidDel="00000000" w:rsidR="00000000" w:rsidRPr="00000000">
              <w:rPr>
                <w:b w:val="1"/>
                <w:bCs w:val="1"/>
                <w:color w:val="ffffff"/>
                <w:sz w:val="18"/>
                <w:szCs w:val="18"/>
                <w:rtl w:val="0"/>
              </w:rPr>
              <w:t xml:space="preserve">Chunking</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33">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검색 방식</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34">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리랭킹</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35">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판단 근거</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3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사내 문서 검색 (규정, 매뉴얼)</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37">
            <w:pPr>
              <w:spacing w:after="240" w:before="240" w:line="276" w:lineRule="auto"/>
              <w:rPr>
                <w:sz w:val="18"/>
                <w:szCs w:val="18"/>
              </w:rPr>
            </w:pPr>
            <w:r w:rsidDel="00000000" w:rsidR="00000000" w:rsidRPr="00000000">
              <w:rPr>
                <w:sz w:val="18"/>
                <w:szCs w:val="18"/>
                <w:rtl w:val="0"/>
              </w:rPr>
              <w:t xml:space="preserve">Document Structure / Recursive 512</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3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하이브리드</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39">
            <w:pPr>
              <w:spacing w:after="240" w:before="240" w:line="276" w:lineRule="auto"/>
              <w:rPr>
                <w:sz w:val="18"/>
                <w:szCs w:val="18"/>
              </w:rPr>
            </w:pPr>
            <w:r w:rsidDel="00000000" w:rsidR="00000000" w:rsidRPr="00000000">
              <w:rPr>
                <w:sz w:val="18"/>
                <w:szCs w:val="18"/>
                <w:rtl w:val="0"/>
              </w:rPr>
              <w:t xml:space="preserve">SHOULD</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3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9.1 Q2=예(구조화). 9.2 Q2=예(고유명사).</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3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고객 상담 FAQ</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3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청킹 생략 또는 Recursive 256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3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벡터 검색</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3E">
            <w:pPr>
              <w:spacing w:after="240" w:before="240" w:line="276" w:lineRule="auto"/>
              <w:rPr>
                <w:sz w:val="18"/>
                <w:szCs w:val="18"/>
              </w:rPr>
            </w:pPr>
            <w:r w:rsidDel="00000000" w:rsidR="00000000" w:rsidRPr="00000000">
              <w:rPr>
                <w:sz w:val="18"/>
                <w:szCs w:val="18"/>
                <w:rtl w:val="0"/>
              </w:rPr>
              <w:t xml:space="preserve">MAY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3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9.1: 짧은 단일 주제. 9.2 Q3=아니오.</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0">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기술 문서 / API 레퍼런스</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Recursive 512 (코드 블록 보존)</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하이브리드</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3">
            <w:pPr>
              <w:spacing w:after="240" w:before="240" w:line="276" w:lineRule="auto"/>
              <w:rPr>
                <w:sz w:val="18"/>
                <w:szCs w:val="18"/>
              </w:rPr>
            </w:pPr>
            <w:r w:rsidDel="00000000" w:rsidR="00000000" w:rsidRPr="00000000">
              <w:rPr>
                <w:sz w:val="18"/>
                <w:szCs w:val="18"/>
                <w:rtl w:val="0"/>
              </w:rPr>
              <w:t xml:space="preserve">SHOULD</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9.2 Q2=예(코드명 정확 매칭). Q3=예.</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4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재무/법률 문서 분석</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4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Recursive 512~1024 + Adaptive 검토</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4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하이브리드 + HyDE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48">
            <w:pPr>
              <w:spacing w:after="240" w:before="240" w:line="276" w:lineRule="auto"/>
              <w:rPr>
                <w:sz w:val="18"/>
                <w:szCs w:val="18"/>
              </w:rPr>
            </w:pPr>
            <w:r w:rsidDel="00000000" w:rsidR="00000000" w:rsidRPr="00000000">
              <w:rPr>
                <w:sz w:val="18"/>
                <w:szCs w:val="18"/>
                <w:rtl w:val="0"/>
              </w:rPr>
              <w:t xml:space="preserve">MUST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49">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전문 도메인→Adaptive 검토. 오답 비용이 높아 리랭킹으로 Precision 최대화 필수.</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대규모 지식베이스 (수십만 문서)</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B">
            <w:pPr>
              <w:spacing w:after="240" w:before="240" w:line="276" w:lineRule="auto"/>
              <w:rPr>
                <w:sz w:val="18"/>
                <w:szCs w:val="18"/>
              </w:rPr>
            </w:pPr>
            <w:r w:rsidDel="00000000" w:rsidR="00000000" w:rsidRPr="00000000">
              <w:rPr>
                <w:sz w:val="18"/>
                <w:szCs w:val="18"/>
                <w:rtl w:val="0"/>
              </w:rPr>
              <w:t xml:space="preserve">Recursive 512</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C">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하이브리드 + 리랭킹</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D">
            <w:pPr>
              <w:spacing w:after="240" w:before="240" w:line="276" w:lineRule="auto"/>
              <w:rPr>
                <w:sz w:val="18"/>
                <w:szCs w:val="18"/>
              </w:rPr>
            </w:pPr>
            <w:r w:rsidDel="00000000" w:rsidR="00000000" w:rsidRPr="00000000">
              <w:rPr>
                <w:sz w:val="18"/>
                <w:szCs w:val="18"/>
                <w:rtl w:val="0"/>
              </w:rPr>
              <w:t xml:space="preserve">MUST</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4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대규모에서 검색 노이즈 증가하므로 리랭킹으로 정밀도 보정 필수.</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4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멀티모달 (이미지+텍스트)</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50">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Document Structure (이미지·표 분리 파싱)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5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벡터 검색</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52">
            <w:pPr>
              <w:spacing w:after="240" w:before="240" w:line="276" w:lineRule="auto"/>
              <w:rPr>
                <w:sz w:val="18"/>
                <w:szCs w:val="18"/>
              </w:rPr>
            </w:pPr>
            <w:r w:rsidDel="00000000" w:rsidR="00000000" w:rsidRPr="00000000">
              <w:rPr>
                <w:sz w:val="18"/>
                <w:szCs w:val="18"/>
                <w:rtl w:val="0"/>
              </w:rPr>
              <w:t xml:space="preserve">MAY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5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9.1 Q2=예. 이미지/표 별도 파싱 필요.</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엔티티 관계 + 문서 검색 (GraphRAG)</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Recursive 512 + 엔티티 추출</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6">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Vector→Graph 또는 Graph→Vector</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7">
            <w:pPr>
              <w:spacing w:after="240" w:before="240" w:line="276" w:lineRule="auto"/>
              <w:rPr>
                <w:sz w:val="18"/>
                <w:szCs w:val="18"/>
              </w:rPr>
            </w:pPr>
            <w:r w:rsidDel="00000000" w:rsidR="00000000" w:rsidRPr="00000000">
              <w:rPr>
                <w:sz w:val="18"/>
                <w:szCs w:val="18"/>
                <w:rtl w:val="0"/>
              </w:rPr>
              <w:t xml:space="preserve">SHOULD</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8.3.4 GraphRAG 패턴 참조. ICLR 2026 GraphRAG-Bench 기준.</w:t>
            </w:r>
          </w:p>
        </w:tc>
      </w:tr>
    </w:tbl>
    <w:p w:rsidR="00000000" w:rsidDel="00000000" w:rsidP="00000000" w:rsidRDefault="00000000" w:rsidRPr="00000000" w14:paraId="00001059">
      <w:pPr>
        <w:pStyle w:val="Heading3"/>
        <w:keepNext w:val="0"/>
        <w:keepLines w:val="0"/>
        <w:spacing w:before="480" w:lineRule="auto"/>
        <w:rPr/>
      </w:pPr>
      <w:bookmarkStart w:colFirst="0" w:colLast="0" w:name="_43qmzgxjxvty" w:id="200"/>
      <w:bookmarkEnd w:id="200"/>
      <w:r w:rsidDel="00000000" w:rsidR="00000000" w:rsidRPr="00000000">
        <w:rPr>
          <w:rFonts w:ascii="Arial Unicode MS" w:cs="Arial Unicode MS" w:eastAsia="Arial Unicode MS" w:hAnsi="Arial Unicode MS"/>
          <w:rtl w:val="0"/>
        </w:rPr>
        <w:t xml:space="preserve">9.5 안티패턴</w:t>
      </w:r>
    </w:p>
    <w:tbl>
      <w:tblPr>
        <w:tblStyle w:val="Table1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2049013536232"/>
        <w:gridCol w:w="2926.409929095942"/>
        <w:gridCol w:w="4070.8969805740576"/>
        <w:tblGridChange w:id="0">
          <w:tblGrid>
            <w:gridCol w:w="2028.2049013536232"/>
            <w:gridCol w:w="2926.409929095942"/>
            <w:gridCol w:w="4070.8969805740576"/>
          </w:tblGrid>
        </w:tblGridChange>
      </w:tblGrid>
      <w:tr>
        <w:trPr>
          <w:cantSplit w:val="0"/>
          <w:trHeight w:val="46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5A">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안티패턴</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5B">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발생 조건</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105C">
            <w:pPr>
              <w:spacing w:after="240" w:before="240" w:lineRule="auto"/>
              <w:rPr>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결과</w:t>
            </w:r>
          </w:p>
        </w:tc>
      </w:tr>
      <w:tr>
        <w:trPr>
          <w:cantSplit w:val="0"/>
          <w:trHeight w:val="1095"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D">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Semantic Chunking 맹신</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"의미 기반이니까 무조건 좋겠지"로 Semantic Chunking 기본 적용.</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5F">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Vectara NAACL 2025: 범용 문서에서 Recursive 대비 항상 우위가 아님. FloTorch: 과도 분할(평균 43토큰)으로 54% 정확도. 비용만 증가.</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0">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검색 방식 고정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PoC에서 사용한 벡터 검색 단독을 프로덕션에서도 유지.</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2">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고유명사·코드명 검색 실패. 하이브리드 검색으로 전환 필요.</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3">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평가 없는 프로덕션</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검색 품질·생성 품질을 측정하지 않고 배포.</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5">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문제 원인(검색? 생성?) 진단 불가. 개선 방향 설정 불가. 최소한 Retrieval 지표(Precision@K, Recall@K)를 PoC 단계에서 측정해야 한다(SHOULD).</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6">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청크 크기-모델 불일치</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7">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Embedding 모델의 최대 토큰을 초과하는 청크 크기 설정.</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8">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초과 토큰이 절단되어 의미 손실. 검색 품질 저하.</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9">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리랭킹 과용</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A">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모든 쿼리에 Cross-Encoder 리랭킹 적용.</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B">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레이턴시 50~200ms 추가. 간단한 질의에는 불필요한 비용.</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C">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8장 없이 9장 진입</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D">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Vector DB·Embedding 모델 선정 없이 RAG Pipeline 구성.</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6E">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부적합한 인프라 위에 파이프라인 구축. 이후 전면 재작업.</w:t>
            </w:r>
          </w:p>
        </w:tc>
      </w:tr>
      <w:tr>
        <w:trPr>
          <w:cantSplit w:val="0"/>
          <w:trHeight w:val="870" w:hRule="atLeast"/>
          <w:tblHeader w:val="0"/>
        </w:trPr>
        <w:tc>
          <w:tcPr>
            <w:tcBorders>
              <w:top w:color="000000" w:space="0" w:sz="0" w:val="nil"/>
              <w:left w:color="cccccc" w:space="0" w:sz="5" w:val="single"/>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6F">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컨텍스트 과적재</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70">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검색된 모든 청크를 필터링 없이 LLM 컨텍스트에 추가.</w:t>
            </w:r>
          </w:p>
        </w:tc>
        <w:tc>
          <w:tcPr>
            <w:tcBorders>
              <w:top w:color="000000" w:space="0" w:sz="0" w:val="nil"/>
              <w:left w:color="000000" w:space="0" w:sz="0" w:val="nil"/>
              <w:bottom w:color="cccccc" w:space="0" w:sz="5" w:val="single"/>
              <w:right w:color="cccccc" w:space="0" w:sz="5" w:val="single"/>
            </w:tcBorders>
            <w:shd w:fill="f2f7fb" w:val="clear"/>
            <w:tcMar>
              <w:top w:w="80.0" w:type="dxa"/>
              <w:left w:w="120.0" w:type="dxa"/>
              <w:bottom w:w="80.0" w:type="dxa"/>
              <w:right w:w="120.0" w:type="dxa"/>
            </w:tcMar>
            <w:vAlign w:val="top"/>
          </w:tcPr>
          <w:p w:rsidR="00000000" w:rsidDel="00000000" w:rsidP="00000000" w:rsidRDefault="00000000" w:rsidRPr="00000000" w14:paraId="00001071">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LLM 성능 저하(context rot). Chroma(2025.07): 18개 모델에서 입력 길이 증가에 따른 연속적 성능 저하 확인.</w:t>
            </w:r>
          </w:p>
        </w:tc>
      </w:tr>
      <w:tr>
        <w:trPr>
          <w:cantSplit w:val="0"/>
          <w:trHeight w:val="63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72">
            <w:pPr>
              <w:spacing w:after="240" w:before="240" w:line="276" w:lineRule="auto"/>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HyDE+리랭킹 무분별 동시 적용</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73">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레이턴시 버젯 확인 없이 HyDE와 리랭킹을 동시에 적용.</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1074">
            <w:pPr>
              <w:spacing w:after="240" w:before="240" w:line="276" w:lineRule="auto"/>
              <w:rPr>
                <w:sz w:val="18"/>
                <w:szCs w:val="18"/>
              </w:rPr>
            </w:pPr>
            <w:r w:rsidDel="00000000" w:rsidR="00000000" w:rsidRPr="00000000">
              <w:rPr>
                <w:rFonts w:ascii="Arial Unicode MS" w:cs="Arial Unicode MS" w:eastAsia="Arial Unicode MS" w:hAnsi="Arial Unicode MS"/>
                <w:sz w:val="18"/>
                <w:szCs w:val="18"/>
                <w:rtl w:val="0"/>
              </w:rPr>
              <w:t xml:space="preserve">E2E 레이턴시 3초+ 초과. 2초 목표 미달. 9.2.4 트레이드오프 참조.</w:t>
            </w:r>
          </w:p>
        </w:tc>
      </w:tr>
    </w:tbl>
    <w:p w:rsidR="00000000" w:rsidDel="00000000" w:rsidP="00000000" w:rsidRDefault="00000000" w:rsidRPr="00000000" w14:paraId="00001075">
      <w:pPr>
        <w:spacing w:after="120" w:before="240" w:line="276" w:lineRule="auto"/>
        <w:rPr/>
      </w:pPr>
      <w:r w:rsidDel="00000000" w:rsidR="00000000" w:rsidRPr="00000000">
        <w:rPr>
          <w:rFonts w:ascii="Arial Unicode MS" w:cs="Arial Unicode MS" w:eastAsia="Arial Unicode MS" w:hAnsi="Arial Unicode MS"/>
          <w:b w:val="1"/>
          <w:bCs w:val="1"/>
          <w:rtl w:val="0"/>
        </w:rPr>
        <w:t xml:space="preserve">예방: </w:t>
      </w:r>
      <w:r w:rsidDel="00000000" w:rsidR="00000000" w:rsidRPr="00000000">
        <w:rPr>
          <w:rFonts w:ascii="Arial Unicode MS" w:cs="Arial Unicode MS" w:eastAsia="Arial Unicode MS" w:hAnsi="Arial Unicode MS"/>
          <w:rtl w:val="0"/>
        </w:rPr>
        <w:t xml:space="preserve">9.1~9.3의 의사결정 트리를 순서대로 적용한다. (MUST)</w:t>
      </w:r>
    </w:p>
    <w:p w:rsidR="00000000" w:rsidDel="00000000" w:rsidP="00000000" w:rsidRDefault="00000000" w:rsidRPr="00000000" w14:paraId="00001076">
      <w:pPr>
        <w:ind w:left="0" w:firstLine="0"/>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pStyle w:val="Heading2"/>
        <w:rPr/>
      </w:pPr>
      <w:bookmarkStart w:colFirst="0" w:colLast="0" w:name="_52vf2piaiaru" w:id="201"/>
      <w:bookmarkEnd w:id="201"/>
      <w:r w:rsidDel="00000000" w:rsidR="00000000" w:rsidRPr="00000000">
        <w:rPr>
          <w:rFonts w:ascii="Arial Unicode MS" w:cs="Arial Unicode MS" w:eastAsia="Arial Unicode MS" w:hAnsi="Arial Unicode MS"/>
          <w:b w:val="1"/>
          <w:bCs w:val="1"/>
          <w:rtl w:val="0"/>
        </w:rPr>
        <w:t xml:space="preserve">10. Guardrails 도구 선정</w:t>
      </w:r>
      <w:r w:rsidDel="00000000" w:rsidR="00000000" w:rsidRPr="00000000">
        <w:rPr>
          <w:rtl w:val="0"/>
        </w:rPr>
      </w:r>
    </w:p>
    <w:p w:rsidR="00000000" w:rsidDel="00000000" w:rsidP="00000000" w:rsidRDefault="00000000" w:rsidRPr="00000000" w14:paraId="0000107B">
      <w:pPr>
        <w:rPr/>
      </w:pPr>
      <w:r w:rsidDel="00000000" w:rsidR="00000000" w:rsidRPr="00000000">
        <w:rPr>
          <w:rFonts w:ascii="Arial Unicode MS" w:cs="Arial Unicode MS" w:eastAsia="Arial Unicode MS" w:hAnsi="Arial Unicode MS"/>
          <w:rtl w:val="0"/>
        </w:rPr>
        <w:t xml:space="preserve">Guardrails는 Agent의 입출력과 실행을 검증·제한하는 안전장치이다. LLM은 확률적으로 동작하므로, 동일한 입력에 대해서도 부정확하거나 유해한 출력을 생성할 수 있고, Agent가 도구를 호출할 때 의도치 않은 동작을 수행할 수 있다. Guardrails는 이러한 리스크를 런타임에서 탐지하고 차단하는 마지막 방어선 역할을 한다.</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D">
      <w:pPr>
        <w:rPr/>
      </w:pPr>
      <w:r w:rsidDel="00000000" w:rsidR="00000000" w:rsidRPr="00000000">
        <w:rPr>
          <w:rFonts w:ascii="Arial Unicode MS" w:cs="Arial Unicode MS" w:eastAsia="Arial Unicode MS" w:hAnsi="Arial Unicode MS"/>
          <w:b w:val="1"/>
          <w:bCs w:val="1"/>
          <w:rtl w:val="0"/>
        </w:rPr>
        <w:t xml:space="preserve">다층 방어 원칙:</w:t>
      </w:r>
      <w:r w:rsidDel="00000000" w:rsidR="00000000" w:rsidRPr="00000000">
        <w:rPr>
          <w:rFonts w:ascii="Arial Unicode MS" w:cs="Arial Unicode MS" w:eastAsia="Arial Unicode MS" w:hAnsi="Arial Unicode MS"/>
          <w:rtl w:val="0"/>
        </w:rPr>
        <w:t xml:space="preserve"> 단일 계층만으로는 모든 리스크를 차단할 수 없다. 아래 3개 계층을 조합하여 다층 방어(Defense-in-Depth)를 구성하며, 이 장에서는 3계층(전용 Guardrails 도구)의 선정을 다룬다.</w:t>
      </w:r>
    </w:p>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925"/>
        <w:gridCol w:w="1545"/>
        <w:tblGridChange w:id="0">
          <w:tblGrid>
            <w:gridCol w:w="2235"/>
            <w:gridCol w:w="2235"/>
            <w:gridCol w:w="2925"/>
            <w:gridCol w:w="154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7F">
            <w:pPr>
              <w:jc w:val="left"/>
              <w:rPr>
                <w:b w:val="1"/>
                <w:bCs w:val="1"/>
              </w:rPr>
            </w:pPr>
            <w:r w:rsidDel="00000000" w:rsidR="00000000" w:rsidRPr="00000000">
              <w:rPr>
                <w:rFonts w:ascii="Arial Unicode MS" w:cs="Arial Unicode MS" w:eastAsia="Arial Unicode MS" w:hAnsi="Arial Unicode MS"/>
                <w:b w:val="1"/>
                <w:bCs w:val="1"/>
                <w:rtl w:val="0"/>
              </w:rPr>
              <w:t xml:space="preserve">계층</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80">
            <w:pPr>
              <w:jc w:val="left"/>
              <w:rPr>
                <w:b w:val="1"/>
                <w:bCs w:val="1"/>
              </w:rPr>
            </w:pPr>
            <w:r w:rsidDel="00000000" w:rsidR="00000000" w:rsidRPr="00000000">
              <w:rPr>
                <w:rFonts w:ascii="Arial Unicode MS" w:cs="Arial Unicode MS" w:eastAsia="Arial Unicode MS" w:hAnsi="Arial Unicode MS"/>
                <w:b w:val="1"/>
                <w:bCs w:val="1"/>
                <w:rtl w:val="0"/>
              </w:rPr>
              <w:t xml:space="preserve">방어 주체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81">
            <w:pPr>
              <w:jc w:val="left"/>
              <w:rPr>
                <w:b w:val="1"/>
                <w:bCs w:val="1"/>
              </w:rPr>
            </w:pPr>
            <w:r w:rsidDel="00000000" w:rsidR="00000000" w:rsidRPr="00000000">
              <w:rPr>
                <w:rFonts w:ascii="Arial Unicode MS" w:cs="Arial Unicode MS" w:eastAsia="Arial Unicode MS" w:hAnsi="Arial Unicode MS"/>
                <w:b w:val="1"/>
                <w:bCs w:val="1"/>
                <w:rtl w:val="0"/>
              </w:rPr>
              <w:t xml:space="preserve">역할</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82">
            <w:pPr>
              <w:jc w:val="left"/>
              <w:rPr>
                <w:b w:val="1"/>
                <w:bCs w:val="1"/>
              </w:rPr>
            </w:pPr>
            <w:r w:rsidDel="00000000" w:rsidR="00000000" w:rsidRPr="00000000">
              <w:rPr>
                <w:rFonts w:ascii="Arial Unicode MS" w:cs="Arial Unicode MS" w:eastAsia="Arial Unicode MS" w:hAnsi="Arial Unicode MS"/>
                <w:b w:val="1"/>
                <w:bCs w:val="1"/>
                <w:rtl w:val="0"/>
              </w:rPr>
              <w:t xml:space="preserve">참조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3">
            <w:pPr>
              <w:jc w:val="left"/>
              <w:rPr/>
            </w:pPr>
            <w:r w:rsidDel="00000000" w:rsidR="00000000" w:rsidRPr="00000000">
              <w:rPr>
                <w:rFonts w:ascii="Arial Unicode MS" w:cs="Arial Unicode MS" w:eastAsia="Arial Unicode MS" w:hAnsi="Arial Unicode MS"/>
                <w:b w:val="1"/>
                <w:bCs w:val="1"/>
                <w:rtl w:val="0"/>
              </w:rPr>
              <w:t xml:space="preserve">1. LLM 내재적 안전성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4">
            <w:pPr>
              <w:jc w:val="left"/>
              <w:rPr/>
            </w:pPr>
            <w:r w:rsidDel="00000000" w:rsidR="00000000" w:rsidRPr="00000000">
              <w:rPr>
                <w:rFonts w:ascii="Arial Unicode MS" w:cs="Arial Unicode MS" w:eastAsia="Arial Unicode MS" w:hAnsi="Arial Unicode MS"/>
                <w:rtl w:val="0"/>
              </w:rPr>
              <w:t xml:space="preserve">LLM 모델 자체 (RLHF, 안전성 학습)</w:t>
            </w:r>
          </w:p>
        </w:tc>
        <w:tc>
          <w:tcPr>
            <w:shd w:fill="auto" w:val="clear"/>
            <w:tcMar>
              <w:top w:w="100.0" w:type="dxa"/>
              <w:left w:w="100.0" w:type="dxa"/>
              <w:bottom w:w="100.0" w:type="dxa"/>
              <w:right w:w="100.0" w:type="dxa"/>
            </w:tcMar>
            <w:vAlign w:val="top"/>
          </w:tcPr>
          <w:p w:rsidR="00000000" w:rsidDel="00000000" w:rsidP="00000000" w:rsidRDefault="00000000" w:rsidRPr="00000000" w14:paraId="00001085">
            <w:pPr>
              <w:jc w:val="left"/>
              <w:rPr/>
            </w:pPr>
            <w:r w:rsidDel="00000000" w:rsidR="00000000" w:rsidRPr="00000000">
              <w:rPr>
                <w:rFonts w:ascii="Arial Unicode MS" w:cs="Arial Unicode MS" w:eastAsia="Arial Unicode MS" w:hAnsi="Arial Unicode MS"/>
                <w:rtl w:val="0"/>
              </w:rPr>
              <w:t xml:space="preserve">System Prompt 준수, 유해 지시 기본 거부</w:t>
            </w:r>
          </w:p>
        </w:tc>
        <w:tc>
          <w:tcPr>
            <w:shd w:fill="auto" w:val="clear"/>
            <w:tcMar>
              <w:top w:w="100.0" w:type="dxa"/>
              <w:left w:w="100.0" w:type="dxa"/>
              <w:bottom w:w="100.0" w:type="dxa"/>
              <w:right w:w="100.0" w:type="dxa"/>
            </w:tcMar>
            <w:vAlign w:val="top"/>
          </w:tcPr>
          <w:p w:rsidR="00000000" w:rsidDel="00000000" w:rsidP="00000000" w:rsidRDefault="00000000" w:rsidRPr="00000000" w14:paraId="0000108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7">
            <w:pPr>
              <w:jc w:val="left"/>
              <w:rPr/>
            </w:pPr>
            <w:r w:rsidDel="00000000" w:rsidR="00000000" w:rsidRPr="00000000">
              <w:rPr>
                <w:rFonts w:ascii="Arial Unicode MS" w:cs="Arial Unicode MS" w:eastAsia="Arial Unicode MS" w:hAnsi="Arial Unicode MS"/>
                <w:b w:val="1"/>
                <w:bCs w:val="1"/>
                <w:rtl w:val="0"/>
              </w:rPr>
              <w:t xml:space="preserve">2. 코드 레벨 기본 검증</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8">
            <w:pPr>
              <w:jc w:val="left"/>
              <w:rPr/>
            </w:pPr>
            <w:r w:rsidDel="00000000" w:rsidR="00000000" w:rsidRPr="00000000">
              <w:rPr>
                <w:rFonts w:ascii="Arial Unicode MS" w:cs="Arial Unicode MS" w:eastAsia="Arial Unicode MS" w:hAnsi="Arial Unicode MS"/>
                <w:rtl w:val="0"/>
              </w:rPr>
              <w:t xml:space="preserve">Agent 코드 (max_iter, timeout, 스키마 검증 등)</w:t>
            </w:r>
          </w:p>
        </w:tc>
        <w:tc>
          <w:tcPr>
            <w:shd w:fill="auto" w:val="clear"/>
            <w:tcMar>
              <w:top w:w="100.0" w:type="dxa"/>
              <w:left w:w="100.0" w:type="dxa"/>
              <w:bottom w:w="100.0" w:type="dxa"/>
              <w:right w:w="100.0" w:type="dxa"/>
            </w:tcMar>
            <w:vAlign w:val="top"/>
          </w:tcPr>
          <w:p w:rsidR="00000000" w:rsidDel="00000000" w:rsidP="00000000" w:rsidRDefault="00000000" w:rsidRPr="00000000" w14:paraId="00001089">
            <w:pPr>
              <w:jc w:val="left"/>
              <w:rPr/>
            </w:pPr>
            <w:r w:rsidDel="00000000" w:rsidR="00000000" w:rsidRPr="00000000">
              <w:rPr>
                <w:rFonts w:ascii="Arial Unicode MS" w:cs="Arial Unicode MS" w:eastAsia="Arial Unicode MS" w:hAnsi="Arial Unicode MS"/>
                <w:rtl w:val="0"/>
              </w:rPr>
              <w:t xml:space="preserve">무한 루프 방지, 입력 제한, 출력 형식 기본 검증. 모든 프로젝트 필수 적용</w:t>
            </w:r>
          </w:p>
        </w:tc>
        <w:tc>
          <w:tcPr>
            <w:shd w:fill="auto" w:val="clear"/>
            <w:tcMar>
              <w:top w:w="100.0" w:type="dxa"/>
              <w:left w:w="100.0" w:type="dxa"/>
              <w:bottom w:w="100.0" w:type="dxa"/>
              <w:right w:w="100.0" w:type="dxa"/>
            </w:tcMar>
            <w:vAlign w:val="top"/>
          </w:tcPr>
          <w:p w:rsidR="00000000" w:rsidDel="00000000" w:rsidP="00000000" w:rsidRDefault="00000000" w:rsidRPr="00000000" w14:paraId="0000108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B">
            <w:pPr>
              <w:jc w:val="left"/>
              <w:rPr/>
            </w:pPr>
            <w:r w:rsidDel="00000000" w:rsidR="00000000" w:rsidRPr="00000000">
              <w:rPr>
                <w:rFonts w:ascii="Arial Unicode MS" w:cs="Arial Unicode MS" w:eastAsia="Arial Unicode MS" w:hAnsi="Arial Unicode MS"/>
                <w:b w:val="1"/>
                <w:bCs w:val="1"/>
                <w:rtl w:val="0"/>
              </w:rPr>
              <w:t xml:space="preserve">3. 전용 Guardrails 도구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jc w:val="left"/>
              <w:rPr/>
            </w:pPr>
            <w:r w:rsidDel="00000000" w:rsidR="00000000" w:rsidRPr="00000000">
              <w:rPr>
                <w:rFonts w:ascii="Arial Unicode MS" w:cs="Arial Unicode MS" w:eastAsia="Arial Unicode MS" w:hAnsi="Arial Unicode MS"/>
                <w:rtl w:val="0"/>
              </w:rPr>
              <w:t xml:space="preserve">Guardrails AI, NeMo, LlamaGuard 등</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jc w:val="left"/>
              <w:rPr/>
            </w:pPr>
            <w:r w:rsidDel="00000000" w:rsidR="00000000" w:rsidRPr="00000000">
              <w:rPr>
                <w:rFonts w:ascii="Arial Unicode MS" w:cs="Arial Unicode MS" w:eastAsia="Arial Unicode MS" w:hAnsi="Arial Unicode MS"/>
                <w:rtl w:val="0"/>
              </w:rPr>
              <w:t xml:space="preserve">유해 콘텐츠 분류, 대화 흐름 제어, PII 탐지, Prompt Injection 방어</w:t>
            </w:r>
          </w:p>
        </w:tc>
        <w:tc>
          <w:tcPr>
            <w:shd w:fill="auto" w:val="clear"/>
            <w:tcMar>
              <w:top w:w="100.0" w:type="dxa"/>
              <w:left w:w="100.0" w:type="dxa"/>
              <w:bottom w:w="100.0" w:type="dxa"/>
              <w:right w:w="100.0" w:type="dxa"/>
            </w:tcMar>
            <w:vAlign w:val="top"/>
          </w:tcPr>
          <w:p w:rsidR="00000000" w:rsidDel="00000000" w:rsidP="00000000" w:rsidRDefault="00000000" w:rsidRPr="00000000" w14:paraId="0000108E">
            <w:pPr>
              <w:jc w:val="left"/>
              <w:rPr/>
            </w:pPr>
            <w:r w:rsidDel="00000000" w:rsidR="00000000" w:rsidRPr="00000000">
              <w:rPr>
                <w:rFonts w:ascii="Arial Unicode MS" w:cs="Arial Unicode MS" w:eastAsia="Arial Unicode MS" w:hAnsi="Arial Unicode MS"/>
                <w:rtl w:val="0"/>
              </w:rPr>
              <w:t xml:space="preserve">10.2~10.3절</w:t>
            </w:r>
          </w:p>
        </w:tc>
      </w:tr>
    </w:tbl>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Fonts w:ascii="Arial Unicode MS" w:cs="Arial Unicode MS" w:eastAsia="Arial Unicode MS" w:hAnsi="Arial Unicode MS"/>
          <w:b w:val="1"/>
          <w:bCs w:val="1"/>
          <w:rtl w:val="0"/>
        </w:rPr>
        <w:t xml:space="preserve">다른 장과의 연결:</w:t>
      </w:r>
      <w:r w:rsidDel="00000000" w:rsidR="00000000" w:rsidRPr="00000000">
        <w:rPr>
          <w:rtl w:val="0"/>
        </w:rPr>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4장(Framework):</w:t>
      </w:r>
      <w:r w:rsidDel="00000000" w:rsidR="00000000" w:rsidRPr="00000000">
        <w:rPr>
          <w:rFonts w:ascii="Arial Unicode MS" w:cs="Arial Unicode MS" w:eastAsia="Arial Unicode MS" w:hAnsi="Arial Unicode MS"/>
          <w:rtl w:val="0"/>
        </w:rPr>
        <w:t xml:space="preserve"> 4장에서 선택한 Framework에 따라 Guardrails 통합 방식이 달라진다(LangGraph: 노드 단위 삽입, CrewAI: hook 기반, OpenAI SDK: 네이티브 Guardrails). 4.3 비교표의 관련 항목을 함께 확인한다.</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5">
      <w:pPr>
        <w:pStyle w:val="Heading3"/>
        <w:rPr/>
      </w:pPr>
      <w:bookmarkStart w:colFirst="0" w:colLast="0" w:name="_xnjju8y1jbk1" w:id="202"/>
      <w:bookmarkEnd w:id="202"/>
      <w:r w:rsidDel="00000000" w:rsidR="00000000" w:rsidRPr="00000000">
        <w:rPr>
          <w:rFonts w:ascii="Arial Unicode MS" w:cs="Arial Unicode MS" w:eastAsia="Arial Unicode MS" w:hAnsi="Arial Unicode MS"/>
          <w:rtl w:val="0"/>
        </w:rPr>
        <w:t xml:space="preserve">10.1 선정 범위 결정: 전용 도구가 필요한가</w:t>
      </w:r>
    </w:p>
    <w:p w:rsidR="00000000" w:rsidDel="00000000" w:rsidP="00000000" w:rsidRDefault="00000000" w:rsidRPr="00000000" w14:paraId="00001096">
      <w:pPr>
        <w:rPr/>
      </w:pPr>
      <w:r w:rsidDel="00000000" w:rsidR="00000000" w:rsidRPr="00000000">
        <w:rPr>
          <w:rFonts w:ascii="Arial Unicode MS" w:cs="Arial Unicode MS" w:eastAsia="Arial Unicode MS" w:hAnsi="Arial Unicode MS"/>
          <w:rtl w:val="0"/>
        </w:rPr>
        <w:t xml:space="preserve">도구를 선정하려면, 먼저 전용 도구를 도입할 범위를 결정해야 한다. 프로젝트에 따라 코드 레벨 구현만으로 충분한 경우도 있고, 전용 도구가 반드시 필요한 경우도 있다. 아래 3개 판단 분기를 순차적으로 적용하여 전용 도구 선정이 필요한 영역을 먼저 확정한 뒤, 10.2절에서 구체적인 도구를 선택한다.</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ind w:left="600" w:right="600" w:firstLine="0"/>
        <w:rPr/>
      </w:pPr>
      <w:r w:rsidDel="00000000" w:rsidR="00000000" w:rsidRPr="00000000">
        <w:rPr>
          <w:rFonts w:ascii="Arial Unicode MS" w:cs="Arial Unicode MS" w:eastAsia="Arial Unicode MS" w:hAnsi="Arial Unicode MS"/>
          <w:b w:val="1"/>
          <w:bCs w:val="1"/>
          <w:rtl w:val="0"/>
        </w:rPr>
        <w:t xml:space="preserve">분기 적용 순서:</w:t>
      </w:r>
      <w:r w:rsidDel="00000000" w:rsidR="00000000" w:rsidRPr="00000000">
        <w:rPr>
          <w:rFonts w:ascii="Arial Unicode MS" w:cs="Arial Unicode MS" w:eastAsia="Arial Unicode MS" w:hAnsi="Arial Unicode MS"/>
          <w:rtl w:val="0"/>
        </w:rPr>
        <w:t xml:space="preserve"> 분기 1(규제 요건) → 분기 2(규모·대상) → 분기 3(검증 요건 구체화)</w:t>
      </w:r>
    </w:p>
    <w:p w:rsidR="00000000" w:rsidDel="00000000" w:rsidP="00000000" w:rsidRDefault="00000000" w:rsidRPr="00000000" w14:paraId="00001099">
      <w:pPr>
        <w:pStyle w:val="Heading4"/>
        <w:rPr/>
      </w:pPr>
      <w:bookmarkStart w:colFirst="0" w:colLast="0" w:name="_5drobkdhnhuu" w:id="203"/>
      <w:bookmarkEnd w:id="203"/>
      <w:r w:rsidDel="00000000" w:rsidR="00000000" w:rsidRPr="00000000">
        <w:rPr>
          <w:rFonts w:ascii="Arial Unicode MS" w:cs="Arial Unicode MS" w:eastAsia="Arial Unicode MS" w:hAnsi="Arial Unicode MS"/>
          <w:rtl w:val="0"/>
        </w:rPr>
        <w:t xml:space="preserve">분기 1: 규제 요건 (최우선 판단)</w:t>
      </w:r>
    </w:p>
    <w:p w:rsidR="00000000" w:rsidDel="00000000" w:rsidP="00000000" w:rsidRDefault="00000000" w:rsidRPr="00000000" w14:paraId="0000109A">
      <w:pPr>
        <w:rPr/>
      </w:pPr>
      <w:r w:rsidDel="00000000" w:rsidR="00000000" w:rsidRPr="00000000">
        <w:rPr>
          <w:rFonts w:ascii="Arial Unicode MS" w:cs="Arial Unicode MS" w:eastAsia="Arial Unicode MS" w:hAnsi="Arial Unicode MS"/>
          <w:rtl w:val="0"/>
        </w:rPr>
        <w:t xml:space="preserve">규제 산업은 프로젝트 규모나 서비스 대상과 무관하게 전용 도구 도입이 필수이므로, 이 분기를 가장 먼저 판단하여 불필요한 판단 경로를 제거한다.</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5895"/>
        <w:tblGridChange w:id="0">
          <w:tblGrid>
            <w:gridCol w:w="3105"/>
            <w:gridCol w:w="589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9C">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9D">
            <w:pPr>
              <w:jc w:val="left"/>
              <w:rPr>
                <w:b w:val="1"/>
                <w:bCs w:val="1"/>
              </w:rPr>
            </w:pPr>
            <w:r w:rsidDel="00000000" w:rsidR="00000000" w:rsidRPr="00000000">
              <w:rPr>
                <w:rFonts w:ascii="Arial Unicode MS" w:cs="Arial Unicode MS" w:eastAsia="Arial Unicode MS" w:hAnsi="Arial Unicode MS"/>
                <w:b w:val="1"/>
                <w:bCs w:val="1"/>
                <w:rtl w:val="0"/>
              </w:rPr>
              <w:t xml:space="preserve">Guardrails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E">
            <w:pPr>
              <w:jc w:val="left"/>
              <w:rPr/>
            </w:pPr>
            <w:r w:rsidDel="00000000" w:rsidR="00000000" w:rsidRPr="00000000">
              <w:rPr>
                <w:rFonts w:ascii="Arial Unicode MS" w:cs="Arial Unicode MS" w:eastAsia="Arial Unicode MS" w:hAnsi="Arial Unicode MS"/>
                <w:rtl w:val="0"/>
              </w:rPr>
              <w:t xml:space="preserve">금융·의료·공공 등 규제 산업</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jc w:val="left"/>
              <w:rPr/>
            </w:pPr>
            <w:r w:rsidDel="00000000" w:rsidR="00000000" w:rsidRPr="00000000">
              <w:rPr>
                <w:rFonts w:ascii="Arial Unicode MS" w:cs="Arial Unicode MS" w:eastAsia="Arial Unicode MS" w:hAnsi="Arial Unicode MS"/>
                <w:rtl w:val="0"/>
              </w:rPr>
              <w:t xml:space="preserve">전용 도구 도입 필수. 입출력 로깅·PII 처리 기록·안전성 판단 근거의 감사 추적(Traceability)이 규제 감사에서 요구됨.</w:t>
            </w:r>
            <w:r w:rsidDel="00000000" w:rsidR="00000000" w:rsidRPr="00000000">
              <w:rPr>
                <w:vertAlign w:val="superscript"/>
              </w:rPr>
              <w:footnoteReference w:customMarkFollows="0" w:id="28"/>
            </w:r>
            <w:r w:rsidDel="00000000" w:rsidR="00000000" w:rsidRPr="00000000">
              <w:rPr>
                <w:rFonts w:ascii="Arial Unicode MS" w:cs="Arial Unicode MS" w:eastAsia="Arial Unicode MS" w:hAnsi="Arial Unicode MS"/>
                <w:rtl w:val="0"/>
              </w:rPr>
              <w:t xml:space="preserve"> → 분기 3으로 이동하여 필요 도구 유형 구체화.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jc w:val="left"/>
              <w:rPr/>
            </w:pPr>
            <w:r w:rsidDel="00000000" w:rsidR="00000000" w:rsidRPr="00000000">
              <w:rPr>
                <w:rFonts w:ascii="Arial Unicode MS" w:cs="Arial Unicode MS" w:eastAsia="Arial Unicode MS" w:hAnsi="Arial Unicode MS"/>
                <w:rtl w:val="0"/>
              </w:rPr>
              <w:t xml:space="preserve">일반 비즈니스 (규제 의무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jc w:val="left"/>
              <w:rPr/>
            </w:pPr>
            <w:r w:rsidDel="00000000" w:rsidR="00000000" w:rsidRPr="00000000">
              <w:rPr>
                <w:rFonts w:ascii="Arial Unicode MS" w:cs="Arial Unicode MS" w:eastAsia="Arial Unicode MS" w:hAnsi="Arial Unicode MS"/>
                <w:rtl w:val="0"/>
              </w:rPr>
              <w:t xml:space="preserve">→ 분기 2로 이동하여 규모·대상 기준으로 판단 계속.</w:t>
            </w:r>
          </w:p>
        </w:tc>
      </w:tr>
    </w:tbl>
    <w:p w:rsidR="00000000" w:rsidDel="00000000" w:rsidP="00000000" w:rsidRDefault="00000000" w:rsidRPr="00000000" w14:paraId="000010A2">
      <w:pPr>
        <w:pStyle w:val="Heading4"/>
        <w:rPr/>
      </w:pPr>
      <w:bookmarkStart w:colFirst="0" w:colLast="0" w:name="_3ho7ueabgbld" w:id="204"/>
      <w:bookmarkEnd w:id="204"/>
      <w:r w:rsidDel="00000000" w:rsidR="00000000" w:rsidRPr="00000000">
        <w:rPr>
          <w:rFonts w:ascii="Arial Unicode MS" w:cs="Arial Unicode MS" w:eastAsia="Arial Unicode MS" w:hAnsi="Arial Unicode MS"/>
          <w:rtl w:val="0"/>
        </w:rPr>
        <w:t xml:space="preserve">분기 2: Agent 규모 및 서비스 대상</w:t>
      </w:r>
    </w:p>
    <w:p w:rsidR="00000000" w:rsidDel="00000000" w:rsidP="00000000" w:rsidRDefault="00000000" w:rsidRPr="00000000" w14:paraId="000010A3">
      <w:pPr>
        <w:rPr/>
      </w:pPr>
      <w:r w:rsidDel="00000000" w:rsidR="00000000" w:rsidRPr="00000000">
        <w:rPr>
          <w:rFonts w:ascii="Arial Unicode MS" w:cs="Arial Unicode MS" w:eastAsia="Arial Unicode MS" w:hAnsi="Arial Unicode MS"/>
          <w:rtl w:val="0"/>
        </w:rPr>
        <w:t xml:space="preserve">규제 요건이 없는 일반 비즈니스 프로젝트라면, 다음으로는 Agent의 규모와 서비스 대상을 기준으로 Guardrails 적용 수준을 판단한다. 내부용 단일 Agent는 코드 레벨 통제로 충분한 경우가 많지만, 외부 사용자 대면 또는 멀티 Agent 구조는 전용 도구 검토가 필요하다.</w:t>
      </w:r>
    </w:p>
    <w:tbl>
      <w:tblPr>
        <w:tblStyle w:val="Table19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6465"/>
        <w:tblGridChange w:id="0">
          <w:tblGrid>
            <w:gridCol w:w="2535"/>
            <w:gridCol w:w="646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A4">
            <w:pPr>
              <w:jc w:val="left"/>
              <w:rPr>
                <w:b w:val="1"/>
                <w:bCs w:val="1"/>
              </w:rPr>
            </w:pPr>
            <w:r w:rsidDel="00000000" w:rsidR="00000000" w:rsidRPr="00000000">
              <w:rPr>
                <w:rFonts w:ascii="Arial Unicode MS" w:cs="Arial Unicode MS" w:eastAsia="Arial Unicode MS" w:hAnsi="Arial Unicode MS"/>
                <w:b w:val="1"/>
                <w:bCs w:val="1"/>
                <w:rtl w:val="0"/>
              </w:rPr>
              <w:t xml:space="preserve">프로젝트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A5">
            <w:pPr>
              <w:jc w:val="left"/>
              <w:rPr>
                <w:b w:val="1"/>
                <w:bCs w:val="1"/>
              </w:rPr>
            </w:pPr>
            <w:r w:rsidDel="00000000" w:rsidR="00000000" w:rsidRPr="00000000">
              <w:rPr>
                <w:rFonts w:ascii="Arial Unicode MS" w:cs="Arial Unicode MS" w:eastAsia="Arial Unicode MS" w:hAnsi="Arial Unicode MS"/>
                <w:b w:val="1"/>
                <w:bCs w:val="1"/>
                <w:rtl w:val="0"/>
              </w:rPr>
              <w:t xml:space="preserve">Guardrails 선정 시 행동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6">
            <w:pPr>
              <w:jc w:val="left"/>
              <w:rPr/>
            </w:pPr>
            <w:r w:rsidDel="00000000" w:rsidR="00000000" w:rsidRPr="00000000">
              <w:rPr>
                <w:rFonts w:ascii="Arial Unicode MS" w:cs="Arial Unicode MS" w:eastAsia="Arial Unicode MS" w:hAnsi="Arial Unicode MS"/>
                <w:rtl w:val="0"/>
              </w:rPr>
              <w:t xml:space="preserve">단일 Agent, 내부 사용자 전용 (사내 도구, PoC)</w:t>
            </w:r>
          </w:p>
        </w:tc>
        <w:tc>
          <w:tcPr>
            <w:shd w:fill="auto" w:val="clear"/>
            <w:tcMar>
              <w:top w:w="100.0" w:type="dxa"/>
              <w:left w:w="100.0" w:type="dxa"/>
              <w:bottom w:w="100.0" w:type="dxa"/>
              <w:right w:w="100.0" w:type="dxa"/>
            </w:tcMar>
            <w:vAlign w:val="top"/>
          </w:tcPr>
          <w:p w:rsidR="00000000" w:rsidDel="00000000" w:rsidP="00000000" w:rsidRDefault="00000000" w:rsidRPr="00000000" w14:paraId="000010A7">
            <w:pPr>
              <w:jc w:val="left"/>
              <w:rPr/>
            </w:pPr>
            <w:r w:rsidDel="00000000" w:rsidR="00000000" w:rsidRPr="00000000">
              <w:rPr>
                <w:rFonts w:ascii="Arial Unicode MS" w:cs="Arial Unicode MS" w:eastAsia="Arial Unicode MS" w:hAnsi="Arial Unicode MS"/>
                <w:rtl w:val="0"/>
              </w:rPr>
              <w:t xml:space="preserve">코드 레벨 기본 패턴(max_iterations, timeout, 입력 길이 제한, 출력 스키마 검증, 금지 키워드 필터, System Prompt 행동 제약)으로 충분. 전용 도구 불필요. → 이 경우 10.2~10.3절은 해당 없으며 선정 완료.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8">
            <w:pPr>
              <w:jc w:val="left"/>
              <w:rPr/>
            </w:pPr>
            <w:r w:rsidDel="00000000" w:rsidR="00000000" w:rsidRPr="00000000">
              <w:rPr>
                <w:rFonts w:ascii="Arial Unicode MS" w:cs="Arial Unicode MS" w:eastAsia="Arial Unicode MS" w:hAnsi="Arial Unicode MS"/>
                <w:rtl w:val="0"/>
              </w:rPr>
              <w:t xml:space="preserve">단일 Agent, 외부 사용자 대면 (고객 챗봇 등)</w:t>
            </w:r>
          </w:p>
        </w:tc>
        <w:tc>
          <w:tcPr>
            <w:shd w:fill="auto" w:val="clear"/>
            <w:tcMar>
              <w:top w:w="100.0" w:type="dxa"/>
              <w:left w:w="100.0" w:type="dxa"/>
              <w:bottom w:w="100.0" w:type="dxa"/>
              <w:right w:w="100.0" w:type="dxa"/>
            </w:tcMar>
            <w:vAlign w:val="top"/>
          </w:tcPr>
          <w:p w:rsidR="00000000" w:rsidDel="00000000" w:rsidP="00000000" w:rsidRDefault="00000000" w:rsidRPr="00000000" w14:paraId="000010A9">
            <w:pPr>
              <w:jc w:val="left"/>
              <w:rPr/>
            </w:pPr>
            <w:r w:rsidDel="00000000" w:rsidR="00000000" w:rsidRPr="00000000">
              <w:rPr>
                <w:rFonts w:ascii="Arial Unicode MS" w:cs="Arial Unicode MS" w:eastAsia="Arial Unicode MS" w:hAnsi="Arial Unicode MS"/>
                <w:rtl w:val="0"/>
              </w:rPr>
              <w:t xml:space="preserve">코드 레벨 + 전용 도구 검토. 불특정 사용자의 예측 불가능한 입력에 노출되므로 최소한 입력 안전성 분류 도구 도입 권장. </w:t>
            </w:r>
            <w:r w:rsidDel="00000000" w:rsidR="00000000" w:rsidRPr="00000000">
              <w:rPr>
                <w:vertAlign w:val="superscript"/>
              </w:rPr>
              <w:footnoteReference w:customMarkFollows="0" w:id="29"/>
            </w:r>
            <w:r w:rsidDel="00000000" w:rsidR="00000000" w:rsidRPr="00000000">
              <w:rPr>
                <w:rFonts w:ascii="Arial Unicode MS" w:cs="Arial Unicode MS" w:eastAsia="Arial Unicode MS" w:hAnsi="Arial Unicode MS"/>
                <w:rtl w:val="0"/>
              </w:rPr>
              <w:t xml:space="preserve">→ 분기 3으로.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A">
            <w:pPr>
              <w:jc w:val="left"/>
              <w:rPr/>
            </w:pPr>
            <w:r w:rsidDel="00000000" w:rsidR="00000000" w:rsidRPr="00000000">
              <w:rPr>
                <w:rFonts w:ascii="Arial Unicode MS" w:cs="Arial Unicode MS" w:eastAsia="Arial Unicode MS" w:hAnsi="Arial Unicode MS"/>
                <w:rtl w:val="0"/>
              </w:rPr>
              <w:t xml:space="preserve">멀티 Agent, 외부 서비스</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jc w:val="left"/>
              <w:rPr/>
            </w:pPr>
            <w:r w:rsidDel="00000000" w:rsidR="00000000" w:rsidRPr="00000000">
              <w:rPr>
                <w:rFonts w:ascii="Arial Unicode MS" w:cs="Arial Unicode MS" w:eastAsia="Arial Unicode MS" w:hAnsi="Arial Unicode MS"/>
                <w:rtl w:val="0"/>
              </w:rPr>
              <w:t xml:space="preserve">전용 도구 도입 권장. Agent 간 상호작용으로 리스크가 복합적으로 증가</w:t>
            </w:r>
            <w:r w:rsidDel="00000000" w:rsidR="00000000" w:rsidRPr="00000000">
              <w:rPr>
                <w:vertAlign w:val="superscript"/>
              </w:rPr>
              <w:footnoteReference w:customMarkFollows="0" w:id="30"/>
            </w:r>
            <w:r w:rsidDel="00000000" w:rsidR="00000000" w:rsidRPr="00000000">
              <w:rPr>
                <w:rFonts w:ascii="Arial Unicode MS" w:cs="Arial Unicode MS" w:eastAsia="Arial Unicode MS" w:hAnsi="Arial Unicode MS"/>
                <w:rtl w:val="0"/>
              </w:rPr>
              <w:t xml:space="preserve">. → 분기 3으로.</w:t>
            </w:r>
          </w:p>
        </w:tc>
      </w:tr>
    </w:tbl>
    <w:p w:rsidR="00000000" w:rsidDel="00000000" w:rsidP="00000000" w:rsidRDefault="00000000" w:rsidRPr="00000000" w14:paraId="000010AC">
      <w:pPr>
        <w:pStyle w:val="Heading4"/>
        <w:rPr/>
      </w:pPr>
      <w:bookmarkStart w:colFirst="0" w:colLast="0" w:name="_evnx06hy67b4" w:id="205"/>
      <w:bookmarkEnd w:id="205"/>
      <w:r w:rsidDel="00000000" w:rsidR="00000000" w:rsidRPr="00000000">
        <w:rPr>
          <w:rFonts w:ascii="Arial Unicode MS" w:cs="Arial Unicode MS" w:eastAsia="Arial Unicode MS" w:hAnsi="Arial Unicode MS"/>
          <w:rtl w:val="0"/>
        </w:rPr>
        <w:t xml:space="preserve">분기 3: 검증 요건 구체화</w:t>
      </w:r>
    </w:p>
    <w:p w:rsidR="00000000" w:rsidDel="00000000" w:rsidP="00000000" w:rsidRDefault="00000000" w:rsidRPr="00000000" w14:paraId="000010AD">
      <w:pPr>
        <w:rPr/>
      </w:pPr>
      <w:r w:rsidDel="00000000" w:rsidR="00000000" w:rsidRPr="00000000">
        <w:rPr>
          <w:rFonts w:ascii="Arial Unicode MS" w:cs="Arial Unicode MS" w:eastAsia="Arial Unicode MS" w:hAnsi="Arial Unicode MS"/>
          <w:rtl w:val="0"/>
        </w:rPr>
        <w:t xml:space="preserve">분기 1 또는 분기 2를 통해 전용 도구 검토가 필요하다고 판단된 경우, 이 분기에서 어떤 유형의 전용 도구가 필요한지를 구체화한다. 아래 테이블은 각 검증 유형별로 코드 레벨만으로는 부족한 이유를 보여준다. 구체적으로 어떤 도구를 선택할지는 10.2절 매칭 테이블에서 결정한다.</w:t>
      </w:r>
    </w:p>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6105"/>
        <w:tblGridChange w:id="0">
          <w:tblGrid>
            <w:gridCol w:w="2895"/>
            <w:gridCol w:w="610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AF">
            <w:pPr>
              <w:jc w:val="left"/>
              <w:rPr>
                <w:b w:val="1"/>
                <w:bCs w:val="1"/>
              </w:rPr>
            </w:pPr>
            <w:r w:rsidDel="00000000" w:rsidR="00000000" w:rsidRPr="00000000">
              <w:rPr>
                <w:rFonts w:ascii="Arial Unicode MS" w:cs="Arial Unicode MS" w:eastAsia="Arial Unicode MS" w:hAnsi="Arial Unicode MS"/>
                <w:b w:val="1"/>
                <w:bCs w:val="1"/>
                <w:rtl w:val="0"/>
              </w:rPr>
              <w:t xml:space="preserve">필요한 검증 유형</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B0">
            <w:pPr>
              <w:jc w:val="left"/>
              <w:rPr>
                <w:b w:val="1"/>
                <w:bCs w:val="1"/>
              </w:rPr>
            </w:pPr>
            <w:r w:rsidDel="00000000" w:rsidR="00000000" w:rsidRPr="00000000">
              <w:rPr>
                <w:rFonts w:ascii="Arial Unicode MS" w:cs="Arial Unicode MS" w:eastAsia="Arial Unicode MS" w:hAnsi="Arial Unicode MS"/>
                <w:b w:val="1"/>
                <w:bCs w:val="1"/>
                <w:rtl w:val="0"/>
              </w:rPr>
              <w:t xml:space="preserve">코드 레벨만으로 부족한 이유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1">
            <w:pPr>
              <w:jc w:val="left"/>
              <w:rPr/>
            </w:pPr>
            <w:r w:rsidDel="00000000" w:rsidR="00000000" w:rsidRPr="00000000">
              <w:rPr>
                <w:rFonts w:ascii="Arial Unicode MS" w:cs="Arial Unicode MS" w:eastAsia="Arial Unicode MS" w:hAnsi="Arial Unicode MS"/>
                <w:rtl w:val="0"/>
              </w:rPr>
              <w:t xml:space="preserve">출력 JSON 스키마/타입 검증 + 자동 재시도</w:t>
            </w:r>
          </w:p>
        </w:tc>
        <w:tc>
          <w:tcPr>
            <w:shd w:fill="auto" w:val="clear"/>
            <w:tcMar>
              <w:top w:w="100.0" w:type="dxa"/>
              <w:left w:w="100.0" w:type="dxa"/>
              <w:bottom w:w="100.0" w:type="dxa"/>
              <w:right w:w="100.0" w:type="dxa"/>
            </w:tcMar>
            <w:vAlign w:val="top"/>
          </w:tcPr>
          <w:p w:rsidR="00000000" w:rsidDel="00000000" w:rsidP="00000000" w:rsidRDefault="00000000" w:rsidRPr="00000000" w14:paraId="000010B2">
            <w:pPr>
              <w:jc w:val="left"/>
              <w:rPr/>
            </w:pPr>
            <w:r w:rsidDel="00000000" w:rsidR="00000000" w:rsidRPr="00000000">
              <w:rPr>
                <w:rFonts w:ascii="Arial Unicode MS" w:cs="Arial Unicode MS" w:eastAsia="Arial Unicode MS" w:hAnsi="Arial Unicode MS"/>
                <w:rtl w:val="0"/>
              </w:rPr>
              <w:t xml:space="preserve">검증 실패 시 LLM 자동 재질의(re-ask) 로직을 직접 구현하면 복잡도가 높아, 이를 네이티브로 제공하는 전용 도구가 효과적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3">
            <w:pPr>
              <w:jc w:val="left"/>
              <w:rPr/>
            </w:pPr>
            <w:r w:rsidDel="00000000" w:rsidR="00000000" w:rsidRPr="00000000">
              <w:rPr>
                <w:rFonts w:ascii="Arial Unicode MS" w:cs="Arial Unicode MS" w:eastAsia="Arial Unicode MS" w:hAnsi="Arial Unicode MS"/>
                <w:rtl w:val="0"/>
              </w:rPr>
              <w:t xml:space="preserve">유해 콘텐츠 분류 (폭력, 혐오, 자해 등)</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jc w:val="left"/>
              <w:rPr/>
            </w:pPr>
            <w:r w:rsidDel="00000000" w:rsidR="00000000" w:rsidRPr="00000000">
              <w:rPr>
                <w:rFonts w:ascii="Arial Unicode MS" w:cs="Arial Unicode MS" w:eastAsia="Arial Unicode MS" w:hAnsi="Arial Unicode MS"/>
                <w:rtl w:val="0"/>
              </w:rPr>
              <w:t xml:space="preserve">키워드 필터로는 문맥 기반 유해성을 판단할 수 없으며, 미묘한 표현·우회 표현 탐지가 불가능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5">
            <w:pPr>
              <w:jc w:val="left"/>
              <w:rPr/>
            </w:pPr>
            <w:r w:rsidDel="00000000" w:rsidR="00000000" w:rsidRPr="00000000">
              <w:rPr>
                <w:rFonts w:ascii="Arial Unicode MS" w:cs="Arial Unicode MS" w:eastAsia="Arial Unicode MS" w:hAnsi="Arial Unicode MS"/>
                <w:rtl w:val="0"/>
              </w:rPr>
              <w:t xml:space="preserve">Prompt Injection / Jailbreak 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jc w:val="left"/>
              <w:rPr/>
            </w:pPr>
            <w:r w:rsidDel="00000000" w:rsidR="00000000" w:rsidRPr="00000000">
              <w:rPr>
                <w:rFonts w:ascii="Arial Unicode MS" w:cs="Arial Unicode MS" w:eastAsia="Arial Unicode MS" w:hAnsi="Arial Unicode MS"/>
                <w:rtl w:val="0"/>
              </w:rPr>
              <w:t xml:space="preserve">패턴 매칭은 새로운 우회 기법에 취약하며, ML 기반 분류만이 새로운 공격 패턴에 적응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7">
            <w:pPr>
              <w:jc w:val="left"/>
              <w:rPr/>
            </w:pPr>
            <w:r w:rsidDel="00000000" w:rsidR="00000000" w:rsidRPr="00000000">
              <w:rPr>
                <w:rFonts w:ascii="Arial Unicode MS" w:cs="Arial Unicode MS" w:eastAsia="Arial Unicode MS" w:hAnsi="Arial Unicode MS"/>
                <w:rtl w:val="0"/>
              </w:rPr>
              <w:t xml:space="preserve">PII 탐지·익명화</w:t>
            </w:r>
          </w:p>
        </w:tc>
        <w:tc>
          <w:tcPr>
            <w:shd w:fill="auto" w:val="clear"/>
            <w:tcMar>
              <w:top w:w="100.0" w:type="dxa"/>
              <w:left w:w="100.0" w:type="dxa"/>
              <w:bottom w:w="100.0" w:type="dxa"/>
              <w:right w:w="100.0" w:type="dxa"/>
            </w:tcMar>
            <w:vAlign w:val="top"/>
          </w:tcPr>
          <w:p w:rsidR="00000000" w:rsidDel="00000000" w:rsidP="00000000" w:rsidRDefault="00000000" w:rsidRPr="00000000" w14:paraId="000010B8">
            <w:pPr>
              <w:jc w:val="left"/>
              <w:rPr/>
            </w:pPr>
            <w:r w:rsidDel="00000000" w:rsidR="00000000" w:rsidRPr="00000000">
              <w:rPr>
                <w:rFonts w:ascii="Arial Unicode MS" w:cs="Arial Unicode MS" w:eastAsia="Arial Unicode MS" w:hAnsi="Arial Unicode MS"/>
                <w:rtl w:val="0"/>
              </w:rPr>
              <w:t xml:space="preserve">regex 기본 패턴으로는 비정형 PII(문장 내 자연어로 표현된 개인정보 등)를 인식할 수 없으며, NER 기반 탐지가 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B9">
            <w:pPr>
              <w:jc w:val="left"/>
              <w:rPr/>
            </w:pPr>
            <w:r w:rsidDel="00000000" w:rsidR="00000000" w:rsidRPr="00000000">
              <w:rPr>
                <w:rFonts w:ascii="Arial Unicode MS" w:cs="Arial Unicode MS" w:eastAsia="Arial Unicode MS" w:hAnsi="Arial Unicode MS"/>
                <w:rtl w:val="0"/>
              </w:rPr>
              <w:t xml:space="preserve">멀티턴 대화 흐름 제어 (주제 이탈 방지)</w:t>
            </w:r>
          </w:p>
        </w:tc>
        <w:tc>
          <w:tcPr>
            <w:shd w:fill="auto" w:val="clear"/>
            <w:tcMar>
              <w:top w:w="100.0" w:type="dxa"/>
              <w:left w:w="100.0" w:type="dxa"/>
              <w:bottom w:w="100.0" w:type="dxa"/>
              <w:right w:w="100.0" w:type="dxa"/>
            </w:tcMar>
            <w:vAlign w:val="top"/>
          </w:tcPr>
          <w:p w:rsidR="00000000" w:rsidDel="00000000" w:rsidP="00000000" w:rsidRDefault="00000000" w:rsidRPr="00000000" w14:paraId="000010BA">
            <w:pPr>
              <w:jc w:val="left"/>
              <w:rPr/>
            </w:pPr>
            <w:r w:rsidDel="00000000" w:rsidR="00000000" w:rsidRPr="00000000">
              <w:rPr>
                <w:rFonts w:ascii="Arial Unicode MS" w:cs="Arial Unicode MS" w:eastAsia="Arial Unicode MS" w:hAnsi="Arial Unicode MS"/>
                <w:rtl w:val="0"/>
              </w:rPr>
              <w:t xml:space="preserve">System Prompt만으로는 강제력이 부족하며, 대화 흐름을 상태 머신 방식으로 명시적 제어하려면 전용 도구가 유일한 수단</w:t>
            </w:r>
          </w:p>
        </w:tc>
      </w:tr>
    </w:tbl>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pStyle w:val="Heading3"/>
        <w:rPr/>
      </w:pPr>
      <w:bookmarkStart w:colFirst="0" w:colLast="0" w:name="_xic94ecz4836" w:id="206"/>
      <w:bookmarkEnd w:id="206"/>
      <w:r w:rsidDel="00000000" w:rsidR="00000000" w:rsidRPr="00000000">
        <w:rPr>
          <w:rFonts w:ascii="Arial Unicode MS" w:cs="Arial Unicode MS" w:eastAsia="Arial Unicode MS" w:hAnsi="Arial Unicode MS"/>
          <w:rtl w:val="0"/>
        </w:rPr>
        <w:t xml:space="preserve">10.2 조건별 권장 도구 매칭</w:t>
      </w:r>
    </w:p>
    <w:p w:rsidR="00000000" w:rsidDel="00000000" w:rsidP="00000000" w:rsidRDefault="00000000" w:rsidRPr="00000000" w14:paraId="000010BE">
      <w:pPr>
        <w:rPr/>
      </w:pPr>
      <w:r w:rsidDel="00000000" w:rsidR="00000000" w:rsidRPr="00000000">
        <w:rPr>
          <w:rFonts w:ascii="Arial Unicode MS" w:cs="Arial Unicode MS" w:eastAsia="Arial Unicode MS" w:hAnsi="Arial Unicode MS"/>
          <w:rtl w:val="0"/>
        </w:rPr>
        <w:t xml:space="preserve">10.1절에서 전용 도구 도입이 필요하다고 판단된 경우, 아래 테이블에서 핵심 요건에 조건을 대입하면 권장 도구에 도달할 수 있다.</w:t>
      </w:r>
    </w:p>
    <w:p w:rsidR="00000000" w:rsidDel="00000000" w:rsidP="00000000" w:rsidRDefault="00000000" w:rsidRPr="00000000" w14:paraId="000010BF">
      <w:pPr>
        <w:pStyle w:val="Heading4"/>
        <w:rPr/>
      </w:pPr>
      <w:bookmarkStart w:colFirst="0" w:colLast="0" w:name="_xwxoy471zovv" w:id="207"/>
      <w:bookmarkEnd w:id="207"/>
      <w:r w:rsidDel="00000000" w:rsidR="00000000" w:rsidRPr="00000000">
        <w:rPr>
          <w:rFonts w:ascii="Arial Unicode MS" w:cs="Arial Unicode MS" w:eastAsia="Arial Unicode MS" w:hAnsi="Arial Unicode MS"/>
          <w:rtl w:val="0"/>
        </w:rPr>
        <w:t xml:space="preserve">한국어 환경이 도구 선정에 미치는 영향</w:t>
      </w:r>
    </w:p>
    <w:p w:rsidR="00000000" w:rsidDel="00000000" w:rsidP="00000000" w:rsidRDefault="00000000" w:rsidRPr="00000000" w14:paraId="000010C0">
      <w:pPr>
        <w:rPr/>
      </w:pPr>
      <w:r w:rsidDel="00000000" w:rsidR="00000000" w:rsidRPr="00000000">
        <w:rPr>
          <w:rFonts w:ascii="Arial Unicode MS" w:cs="Arial Unicode MS" w:eastAsia="Arial Unicode MS" w:hAnsi="Arial Unicode MS"/>
          <w:rtl w:val="0"/>
        </w:rPr>
        <w:t xml:space="preserve">이 장에서 비교하는 대부분의 Guardrails 도구는 영어 중심으로 학습·최적화되어 있다. 한국어 환경에서는 아래 사항이 도구 매칭 판단에 직접 영향을 미치므로, 아래 매칭 테이블 적용 시 함께 고려한다.</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060"/>
        <w:tblGridChange w:id="0">
          <w:tblGrid>
            <w:gridCol w:w="2940"/>
            <w:gridCol w:w="606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C2">
            <w:pPr>
              <w:jc w:val="left"/>
              <w:rPr>
                <w:b w:val="1"/>
                <w:bCs w:val="1"/>
              </w:rPr>
            </w:pPr>
            <w:r w:rsidDel="00000000" w:rsidR="00000000" w:rsidRPr="00000000">
              <w:rPr>
                <w:rFonts w:ascii="Arial Unicode MS" w:cs="Arial Unicode MS" w:eastAsia="Arial Unicode MS" w:hAnsi="Arial Unicode MS"/>
                <w:b w:val="1"/>
                <w:bCs w:val="1"/>
                <w:rtl w:val="0"/>
              </w:rPr>
              <w:t xml:space="preserve">선정 시 고려 사항</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C3">
            <w:pPr>
              <w:jc w:val="left"/>
              <w:rPr>
                <w:b w:val="1"/>
                <w:bCs w:val="1"/>
              </w:rPr>
            </w:pPr>
            <w:r w:rsidDel="00000000" w:rsidR="00000000" w:rsidRPr="00000000">
              <w:rPr>
                <w:rFonts w:ascii="Arial Unicode MS" w:cs="Arial Unicode MS" w:eastAsia="Arial Unicode MS" w:hAnsi="Arial Unicode MS"/>
                <w:b w:val="1"/>
                <w:bCs w:val="1"/>
                <w:rtl w:val="0"/>
              </w:rPr>
              <w:t xml:space="preserve">선정 판단에 미치는 영향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4">
            <w:pPr>
              <w:jc w:val="left"/>
              <w:rPr/>
            </w:pPr>
            <w:r w:rsidDel="00000000" w:rsidR="00000000" w:rsidRPr="00000000">
              <w:rPr>
                <w:rFonts w:ascii="Arial Unicode MS" w:cs="Arial Unicode MS" w:eastAsia="Arial Unicode MS" w:hAnsi="Arial Unicode MS"/>
                <w:b w:val="1"/>
                <w:bCs w:val="1"/>
                <w:rtl w:val="0"/>
              </w:rPr>
              <w:t xml:space="preserve">한국어 PII 패턴은 기본 제공되지 않는다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5">
            <w:pPr>
              <w:jc w:val="left"/>
              <w:rPr/>
            </w:pPr>
            <w:r w:rsidDel="00000000" w:rsidR="00000000" w:rsidRPr="00000000">
              <w:rPr>
                <w:rFonts w:ascii="Arial Unicode MS" w:cs="Arial Unicode MS" w:eastAsia="Arial Unicode MS" w:hAnsi="Arial Unicode MS"/>
                <w:rtl w:val="0"/>
              </w:rPr>
              <w:t xml:space="preserve">주민등록번호, 사업자등록번호, 한국 휴대폰 번호 등은 어떤 도구를 선택하든 커스텀 Validator/regex 추가 개발이 필수이다. 이 추가 공수를 선정 시 비용에 포함해야 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6">
            <w:pPr>
              <w:jc w:val="left"/>
              <w:rPr/>
            </w:pPr>
            <w:r w:rsidDel="00000000" w:rsidR="00000000" w:rsidRPr="00000000">
              <w:rPr>
                <w:rFonts w:ascii="Arial Unicode MS" w:cs="Arial Unicode MS" w:eastAsia="Arial Unicode MS" w:hAnsi="Arial Unicode MS"/>
                <w:b w:val="1"/>
                <w:bCs w:val="1"/>
                <w:rtl w:val="0"/>
              </w:rPr>
              <w:t xml:space="preserve">한국어 유해 콘텐츠 탐지 정확도가 낮다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7">
            <w:pPr>
              <w:jc w:val="left"/>
              <w:rPr/>
            </w:pPr>
            <w:r w:rsidDel="00000000" w:rsidR="00000000" w:rsidRPr="00000000">
              <w:rPr>
                <w:rFonts w:ascii="Arial Unicode MS" w:cs="Arial Unicode MS" w:eastAsia="Arial Unicode MS" w:hAnsi="Arial Unicode MS"/>
                <w:rtl w:val="0"/>
              </w:rPr>
              <w:t xml:space="preserve">LlamaGuard 등 문맥 기반 도구도 한국어에서는 영어 대비 정확도가 떨어질 수 있으므로, 전용 도구 단독에 의존하지 말고 코드 레벨 금지 키워드 필터(한국어 비속어·민감 표현 목록)를 병행하는 것을 전제로 선정한다.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8">
            <w:pPr>
              <w:jc w:val="left"/>
              <w:rPr/>
            </w:pPr>
            <w:r w:rsidDel="00000000" w:rsidR="00000000" w:rsidRPr="00000000">
              <w:rPr>
                <w:rFonts w:ascii="Arial Unicode MS" w:cs="Arial Unicode MS" w:eastAsia="Arial Unicode MS" w:hAnsi="Arial Unicode MS"/>
                <w:b w:val="1"/>
                <w:bCs w:val="1"/>
                <w:rtl w:val="0"/>
              </w:rPr>
              <w:t xml:space="preserve">한국어 Prompt Injection 우회가 다양하다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9">
            <w:pPr>
              <w:jc w:val="left"/>
              <w:rPr/>
            </w:pPr>
            <w:r w:rsidDel="00000000" w:rsidR="00000000" w:rsidRPr="00000000">
              <w:rPr>
                <w:rFonts w:ascii="Arial Unicode MS" w:cs="Arial Unicode MS" w:eastAsia="Arial Unicode MS" w:hAnsi="Arial Unicode MS"/>
                <w:rtl w:val="0"/>
              </w:rPr>
              <w:t xml:space="preserve">한영 혼합, 초성 변형, 유니코드 자모 분리 등 영어에 없는 우회 패턴이 존재한다. 단일 도구로 커버가 어려우므로, Prompt Injection 방어 요건이 있으면 이중 적용(NeMo + LlamaGuard) 또는 커스텀 패턴 추가를 기본 조합으로 고려한다.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CA">
            <w:pPr>
              <w:jc w:val="left"/>
              <w:rPr/>
            </w:pPr>
            <w:r w:rsidDel="00000000" w:rsidR="00000000" w:rsidRPr="00000000">
              <w:rPr>
                <w:rFonts w:ascii="Arial Unicode MS" w:cs="Arial Unicode MS" w:eastAsia="Arial Unicode MS" w:hAnsi="Arial Unicode MS"/>
                <w:b w:val="1"/>
                <w:bCs w:val="1"/>
                <w:rtl w:val="0"/>
              </w:rPr>
              <w:t xml:space="preserve">커스텀 확장성이 선정의 핵심 기준이 된다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jc w:val="left"/>
              <w:rPr/>
            </w:pPr>
            <w:r w:rsidDel="00000000" w:rsidR="00000000" w:rsidRPr="00000000">
              <w:rPr>
                <w:rFonts w:ascii="Arial Unicode MS" w:cs="Arial Unicode MS" w:eastAsia="Arial Unicode MS" w:hAnsi="Arial Unicode MS"/>
                <w:rtl w:val="0"/>
              </w:rPr>
              <w:t xml:space="preserve">위 사항들로 인해 한국어 환경에서는 커스텀 Validator/Action 작성이 거의 필수이다. 따라서 도구 선정 시 커스텀 확장의 용이성(Guardrails AI의 커스텀 Validator, NeMo의 커스텀 Action)을 영어 환경보다 더 높은 비중으로 평가해야 한다.</w:t>
            </w:r>
          </w:p>
        </w:tc>
      </w:tr>
    </w:tbl>
    <w:p w:rsidR="00000000" w:rsidDel="00000000" w:rsidP="00000000" w:rsidRDefault="00000000" w:rsidRPr="00000000" w14:paraId="000010CC">
      <w:pPr>
        <w:pStyle w:val="Heading4"/>
        <w:rPr/>
      </w:pPr>
      <w:bookmarkStart w:colFirst="0" w:colLast="0" w:name="_stxmrgitg2jx" w:id="208"/>
      <w:bookmarkEnd w:id="208"/>
      <w:r w:rsidDel="00000000" w:rsidR="00000000" w:rsidRPr="00000000">
        <w:rPr>
          <w:rFonts w:ascii="Arial Unicode MS" w:cs="Arial Unicode MS" w:eastAsia="Arial Unicode MS" w:hAnsi="Arial Unicode MS"/>
          <w:rtl w:val="0"/>
        </w:rPr>
        <w:t xml:space="preserve">핵심 요건 → 권장 도구 매칭</w:t>
      </w:r>
    </w:p>
    <w:p w:rsidR="00000000" w:rsidDel="00000000" w:rsidP="00000000" w:rsidRDefault="00000000" w:rsidRPr="00000000" w14:paraId="000010CD">
      <w:pPr>
        <w:rPr/>
      </w:pPr>
      <w:r w:rsidDel="00000000" w:rsidR="00000000" w:rsidRPr="00000000">
        <w:rPr>
          <w:rFonts w:ascii="Arial Unicode MS" w:cs="Arial Unicode MS" w:eastAsia="Arial Unicode MS" w:hAnsi="Arial Unicode MS"/>
          <w:rtl w:val="0"/>
        </w:rPr>
        <w:t xml:space="preserve">단일 도구로 모든 요건을 충족하기 어려운 경우가 많으므로, 필요에 따라 조합하여 사용한다.</w:t>
      </w:r>
    </w:p>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75"/>
        <w:gridCol w:w="4680"/>
        <w:tblGridChange w:id="0">
          <w:tblGrid>
            <w:gridCol w:w="2145"/>
            <w:gridCol w:w="2175"/>
            <w:gridCol w:w="468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CF">
            <w:pPr>
              <w:jc w:val="left"/>
              <w:rPr>
                <w:b w:val="1"/>
                <w:bCs w:val="1"/>
              </w:rPr>
            </w:pPr>
            <w:r w:rsidDel="00000000" w:rsidR="00000000" w:rsidRPr="00000000">
              <w:rPr>
                <w:rFonts w:ascii="Arial Unicode MS" w:cs="Arial Unicode MS" w:eastAsia="Arial Unicode MS" w:hAnsi="Arial Unicode MS"/>
                <w:b w:val="1"/>
                <w:bCs w:val="1"/>
                <w:rtl w:val="0"/>
              </w:rPr>
              <w:t xml:space="preserve">핵심 요건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D0">
            <w:pPr>
              <w:jc w:val="left"/>
              <w:rPr>
                <w:b w:val="1"/>
                <w:bCs w:val="1"/>
              </w:rPr>
            </w:pPr>
            <w:r w:rsidDel="00000000" w:rsidR="00000000" w:rsidRPr="00000000">
              <w:rPr>
                <w:rFonts w:ascii="Arial Unicode MS" w:cs="Arial Unicode MS" w:eastAsia="Arial Unicode MS" w:hAnsi="Arial Unicode MS"/>
                <w:b w:val="1"/>
                <w:bCs w:val="1"/>
                <w:rtl w:val="0"/>
              </w:rPr>
              <w:t xml:space="preserve">권장 도구</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D1">
            <w:pPr>
              <w:jc w:val="left"/>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2">
            <w:pPr>
              <w:jc w:val="left"/>
              <w:rPr/>
            </w:pPr>
            <w:r w:rsidDel="00000000" w:rsidR="00000000" w:rsidRPr="00000000">
              <w:rPr>
                <w:rFonts w:ascii="Arial Unicode MS" w:cs="Arial Unicode MS" w:eastAsia="Arial Unicode MS" w:hAnsi="Arial Unicode MS"/>
                <w:rtl w:val="0"/>
              </w:rPr>
              <w:t xml:space="preserve">출력이 JSON/구조화 데이터여야 함</w:t>
            </w:r>
          </w:p>
        </w:tc>
        <w:tc>
          <w:tcPr>
            <w:shd w:fill="auto" w:val="clear"/>
            <w:tcMar>
              <w:top w:w="100.0" w:type="dxa"/>
              <w:left w:w="100.0" w:type="dxa"/>
              <w:bottom w:w="100.0" w:type="dxa"/>
              <w:right w:w="100.0" w:type="dxa"/>
            </w:tcMar>
            <w:vAlign w:val="top"/>
          </w:tcPr>
          <w:p w:rsidR="00000000" w:rsidDel="00000000" w:rsidP="00000000" w:rsidRDefault="00000000" w:rsidRPr="00000000" w14:paraId="000010D3">
            <w:pPr>
              <w:jc w:val="left"/>
              <w:rPr/>
            </w:pPr>
            <w:r w:rsidDel="00000000" w:rsidR="00000000" w:rsidRPr="00000000">
              <w:rPr>
                <w:b w:val="1"/>
                <w:bCs w:val="1"/>
                <w:rtl w:val="0"/>
              </w:rPr>
              <w:t xml:space="preserve">Guardrails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jc w:val="left"/>
              <w:rPr/>
            </w:pPr>
            <w:r w:rsidDel="00000000" w:rsidR="00000000" w:rsidRPr="00000000">
              <w:rPr>
                <w:rFonts w:ascii="Arial Unicode MS" w:cs="Arial Unicode MS" w:eastAsia="Arial Unicode MS" w:hAnsi="Arial Unicode MS"/>
                <w:rtl w:val="0"/>
              </w:rPr>
              <w:t xml:space="preserve">Pydantic 기반 스키마 검증 + 자동 re-ask. Hub의 100+ Validator로 추가 품질 검증 조합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jc w:val="left"/>
              <w:rPr/>
            </w:pPr>
            <w:r w:rsidDel="00000000" w:rsidR="00000000" w:rsidRPr="00000000">
              <w:rPr>
                <w:rFonts w:ascii="Arial Unicode MS" w:cs="Arial Unicode MS" w:eastAsia="Arial Unicode MS" w:hAnsi="Arial Unicode MS"/>
                <w:rtl w:val="0"/>
              </w:rPr>
              <w:t xml:space="preserve">유해 콘텐츠 필터링이 핵심</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jc w:val="left"/>
              <w:rPr/>
            </w:pPr>
            <w:r w:rsidDel="00000000" w:rsidR="00000000" w:rsidRPr="00000000">
              <w:rPr>
                <w:b w:val="1"/>
                <w:bCs w:val="1"/>
                <w:rtl w:val="0"/>
              </w:rPr>
              <w:t xml:space="preserve">LlamaGuard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7">
            <w:pPr>
              <w:jc w:val="left"/>
              <w:rPr/>
            </w:pPr>
            <w:r w:rsidDel="00000000" w:rsidR="00000000" w:rsidRPr="00000000">
              <w:rPr>
                <w:rFonts w:ascii="Arial Unicode MS" w:cs="Arial Unicode MS" w:eastAsia="Arial Unicode MS" w:hAnsi="Arial Unicode MS"/>
                <w:rtl w:val="0"/>
              </w:rPr>
              <w:t xml:space="preserve">문맥 기반 안전성 분류. 키워드 필터 대비 정확도 우위. 온프레미스 호스팅으로 데이터 외부 전송 불필요.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8">
            <w:pPr>
              <w:jc w:val="left"/>
              <w:rPr/>
            </w:pPr>
            <w:r w:rsidDel="00000000" w:rsidR="00000000" w:rsidRPr="00000000">
              <w:rPr>
                <w:rFonts w:ascii="Arial Unicode MS" w:cs="Arial Unicode MS" w:eastAsia="Arial Unicode MS" w:hAnsi="Arial Unicode MS"/>
                <w:rtl w:val="0"/>
              </w:rPr>
              <w:t xml:space="preserve">멀티턴 대화 흐름 제어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10D9">
            <w:pPr>
              <w:jc w:val="left"/>
              <w:rPr/>
            </w:pPr>
            <w:r w:rsidDel="00000000" w:rsidR="00000000" w:rsidRPr="00000000">
              <w:rPr>
                <w:b w:val="1"/>
                <w:bCs w:val="1"/>
                <w:rtl w:val="0"/>
              </w:rPr>
              <w:t xml:space="preserve">NeMo Guardrails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jc w:val="left"/>
              <w:rPr/>
            </w:pPr>
            <w:r w:rsidDel="00000000" w:rsidR="00000000" w:rsidRPr="00000000">
              <w:rPr>
                <w:rFonts w:ascii="Arial Unicode MS" w:cs="Arial Unicode MS" w:eastAsia="Arial Unicode MS" w:hAnsi="Arial Unicode MS"/>
                <w:rtl w:val="0"/>
              </w:rPr>
              <w:t xml:space="preserve">Colang DSL로 대화 흐름을 상태 머신 방식으로 모델링하는 유일한 전용 솔루션.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B">
            <w:pPr>
              <w:jc w:val="left"/>
              <w:rPr/>
            </w:pPr>
            <w:r w:rsidDel="00000000" w:rsidR="00000000" w:rsidRPr="00000000">
              <w:rPr>
                <w:rFonts w:ascii="Arial Unicode MS" w:cs="Arial Unicode MS" w:eastAsia="Arial Unicode MS" w:hAnsi="Arial Unicode MS"/>
                <w:rtl w:val="0"/>
              </w:rPr>
              <w:t xml:space="preserve">입출력 전반의 포괄적 안전장치</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jc w:val="left"/>
              <w:rPr/>
            </w:pPr>
            <w:r w:rsidDel="00000000" w:rsidR="00000000" w:rsidRPr="00000000">
              <w:rPr>
                <w:rFonts w:ascii="Arial Unicode MS" w:cs="Arial Unicode MS" w:eastAsia="Arial Unicode MS" w:hAnsi="Arial Unicode MS"/>
                <w:b w:val="1"/>
                <w:bCs w:val="1"/>
                <w:rtl w:val="0"/>
              </w:rPr>
              <w:t xml:space="preserve">NeMo + Guardrails AI 조합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DD">
            <w:pPr>
              <w:jc w:val="left"/>
              <w:rPr/>
            </w:pPr>
            <w:r w:rsidDel="00000000" w:rsidR="00000000" w:rsidRPr="00000000">
              <w:rPr>
                <w:rFonts w:ascii="Arial Unicode MS" w:cs="Arial Unicode MS" w:eastAsia="Arial Unicode MS" w:hAnsi="Arial Unicode MS"/>
                <w:rtl w:val="0"/>
              </w:rPr>
              <w:t xml:space="preserve">NeMo의 5종 Rail 파이프라인 내에서 Guardrails AI Validator를 호출하는 공식 통합 패턴.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E">
            <w:pPr>
              <w:jc w:val="left"/>
              <w:rPr/>
            </w:pPr>
            <w:r w:rsidDel="00000000" w:rsidR="00000000" w:rsidRPr="00000000">
              <w:rPr>
                <w:rFonts w:ascii="Arial Unicode MS" w:cs="Arial Unicode MS" w:eastAsia="Arial Unicode MS" w:hAnsi="Arial Unicode MS"/>
                <w:rtl w:val="0"/>
              </w:rPr>
              <w:t xml:space="preserve">Prompt Injection/Jailbreak 방어 강화</w:t>
            </w:r>
          </w:p>
        </w:tc>
        <w:tc>
          <w:tcPr>
            <w:shd w:fill="auto" w:val="clear"/>
            <w:tcMar>
              <w:top w:w="100.0" w:type="dxa"/>
              <w:left w:w="100.0" w:type="dxa"/>
              <w:bottom w:w="100.0" w:type="dxa"/>
              <w:right w:w="100.0" w:type="dxa"/>
            </w:tcMar>
            <w:vAlign w:val="top"/>
          </w:tcPr>
          <w:p w:rsidR="00000000" w:rsidDel="00000000" w:rsidP="00000000" w:rsidRDefault="00000000" w:rsidRPr="00000000" w14:paraId="000010DF">
            <w:pPr>
              <w:jc w:val="left"/>
              <w:rPr/>
            </w:pPr>
            <w:r w:rsidDel="00000000" w:rsidR="00000000" w:rsidRPr="00000000">
              <w:rPr>
                <w:rFonts w:ascii="Arial Unicode MS" w:cs="Arial Unicode MS" w:eastAsia="Arial Unicode MS" w:hAnsi="Arial Unicode MS"/>
                <w:b w:val="1"/>
                <w:bCs w:val="1"/>
                <w:rtl w:val="0"/>
              </w:rPr>
              <w:t xml:space="preserve">NeMo (입력 Rail) + LlamaGuard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jc w:val="left"/>
              <w:rPr/>
            </w:pPr>
            <w:r w:rsidDel="00000000" w:rsidR="00000000" w:rsidRPr="00000000">
              <w:rPr>
                <w:rFonts w:ascii="Arial Unicode MS" w:cs="Arial Unicode MS" w:eastAsia="Arial Unicode MS" w:hAnsi="Arial Unicode MS"/>
                <w:rtl w:val="0"/>
              </w:rPr>
              <w:t xml:space="preserve">NeMo의 Jailbreak 탐지 + LlamaGuard의 문맥 기반 분류를 이중 적용. 모델 수준 방어(1계층)와 합쳐 3중 방어.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1">
            <w:pPr>
              <w:jc w:val="left"/>
              <w:rPr/>
            </w:pPr>
            <w:r w:rsidDel="00000000" w:rsidR="00000000" w:rsidRPr="00000000">
              <w:rPr>
                <w:rFonts w:ascii="Arial Unicode MS" w:cs="Arial Unicode MS" w:eastAsia="Arial Unicode MS" w:hAnsi="Arial Unicode MS"/>
                <w:rtl w:val="0"/>
              </w:rPr>
              <w:t xml:space="preserve">PII 탐지·익명화</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jc w:val="left"/>
              <w:rPr/>
            </w:pPr>
            <w:r w:rsidDel="00000000" w:rsidR="00000000" w:rsidRPr="00000000">
              <w:rPr>
                <w:b w:val="1"/>
                <w:bCs w:val="1"/>
                <w:rtl w:val="0"/>
              </w:rPr>
              <w:t xml:space="preserve">Guardrails AI (PII Validator)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3">
            <w:pPr>
              <w:jc w:val="left"/>
              <w:rPr/>
            </w:pPr>
            <w:r w:rsidDel="00000000" w:rsidR="00000000" w:rsidRPr="00000000">
              <w:rPr>
                <w:rFonts w:ascii="Arial Unicode MS" w:cs="Arial Unicode MS" w:eastAsia="Arial Unicode MS" w:hAnsi="Arial Unicode MS"/>
                <w:rtl w:val="0"/>
              </w:rPr>
              <w:t xml:space="preserve">패턴 매칭 + NER 기반 탐지. 한국어 고유 PII(주민번호 등)는 커스텀 regex Validator 추가 필수.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4">
            <w:pPr>
              <w:jc w:val="left"/>
              <w:rPr/>
            </w:pPr>
            <w:r w:rsidDel="00000000" w:rsidR="00000000" w:rsidRPr="00000000">
              <w:rPr>
                <w:rFonts w:ascii="Arial Unicode MS" w:cs="Arial Unicode MS" w:eastAsia="Arial Unicode MS" w:hAnsi="Arial Unicode MS"/>
                <w:rtl w:val="0"/>
              </w:rPr>
              <w:t xml:space="preserve">도메인 특화 규칙이 매우 복잡하고 기존 도구 확장으로 해결 불가</w:t>
            </w:r>
          </w:p>
        </w:tc>
        <w:tc>
          <w:tcPr>
            <w:shd w:fill="auto" w:val="clear"/>
            <w:tcMar>
              <w:top w:w="100.0" w:type="dxa"/>
              <w:left w:w="100.0" w:type="dxa"/>
              <w:bottom w:w="100.0" w:type="dxa"/>
              <w:right w:w="100.0" w:type="dxa"/>
            </w:tcMar>
            <w:vAlign w:val="top"/>
          </w:tcPr>
          <w:p w:rsidR="00000000" w:rsidDel="00000000" w:rsidP="00000000" w:rsidRDefault="00000000" w:rsidRPr="00000000" w14:paraId="000010E5">
            <w:pPr>
              <w:jc w:val="left"/>
              <w:rPr/>
            </w:pPr>
            <w:r w:rsidDel="00000000" w:rsidR="00000000" w:rsidRPr="00000000">
              <w:rPr>
                <w:rFonts w:ascii="Arial Unicode MS" w:cs="Arial Unicode MS" w:eastAsia="Arial Unicode MS" w:hAnsi="Arial Unicode MS"/>
                <w:b w:val="1"/>
                <w:bCs w:val="1"/>
                <w:rtl w:val="0"/>
              </w:rPr>
              <w:t xml:space="preserve">자체 구현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jc w:val="left"/>
              <w:rPr/>
            </w:pPr>
            <w:r w:rsidDel="00000000" w:rsidR="00000000" w:rsidRPr="00000000">
              <w:rPr>
                <w:rFonts w:ascii="Arial Unicode MS" w:cs="Arial Unicode MS" w:eastAsia="Arial Unicode MS" w:hAnsi="Arial Unicode MS"/>
                <w:rtl w:val="0"/>
              </w:rPr>
              <w:t xml:space="preserve">기존 도구의 커스텀 확장(Validator/Action)을 먼저 검토하고, 불가 시에만 선택. 상세는 10.3절 참조.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7">
            <w:pPr>
              <w:jc w:val="left"/>
              <w:rPr/>
            </w:pPr>
            <w:r w:rsidDel="00000000" w:rsidR="00000000" w:rsidRPr="00000000">
              <w:rPr>
                <w:rFonts w:ascii="Arial Unicode MS" w:cs="Arial Unicode MS" w:eastAsia="Arial Unicode MS" w:hAnsi="Arial Unicode MS"/>
                <w:rtl w:val="0"/>
              </w:rPr>
              <w:t xml:space="preserve">OpenAI 모델 기반이고 기본 안전성 레이어로 충분한 경우</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jc w:val="left"/>
              <w:rPr/>
            </w:pPr>
            <w:r w:rsidDel="00000000" w:rsidR="00000000" w:rsidRPr="00000000">
              <w:rPr>
                <w:b w:val="1"/>
                <w:bCs w:val="1"/>
                <w:rtl w:val="0"/>
              </w:rPr>
              <w:t xml:space="preserve">OpenAI Moderation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9">
            <w:pPr>
              <w:jc w:val="left"/>
              <w:rPr/>
            </w:pPr>
            <w:r w:rsidDel="00000000" w:rsidR="00000000" w:rsidRPr="00000000">
              <w:rPr>
                <w:rFonts w:ascii="Arial Unicode MS" w:cs="Arial Unicode MS" w:eastAsia="Arial Unicode MS" w:hAnsi="Arial Unicode MS"/>
                <w:rtl w:val="0"/>
              </w:rPr>
              <w:t xml:space="preserve">상태 비저장 분류 서비스. 전용 도구 도입 전 1차 레이어로 활용 가능. OpenAI 생태계 외 환경에서는 추가 API 의존성이 발생하므로 아키텍처 적합성을 검토한다.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A">
            <w:pPr>
              <w:jc w:val="left"/>
              <w:rPr/>
            </w:pPr>
            <w:r w:rsidDel="00000000" w:rsidR="00000000" w:rsidRPr="00000000">
              <w:rPr>
                <w:rFonts w:ascii="Arial Unicode MS" w:cs="Arial Unicode MS" w:eastAsia="Arial Unicode MS" w:hAnsi="Arial Unicode MS"/>
                <w:rtl w:val="0"/>
              </w:rPr>
              <w:t xml:space="preserve">PII 스캐닝이 유일한 핵심 요건</w:t>
            </w:r>
          </w:p>
        </w:tc>
        <w:tc>
          <w:tcPr>
            <w:shd w:fill="auto" w:val="clear"/>
            <w:tcMar>
              <w:top w:w="100.0" w:type="dxa"/>
              <w:left w:w="100.0" w:type="dxa"/>
              <w:bottom w:w="100.0" w:type="dxa"/>
              <w:right w:w="100.0" w:type="dxa"/>
            </w:tcMar>
            <w:vAlign w:val="top"/>
          </w:tcPr>
          <w:p w:rsidR="00000000" w:rsidDel="00000000" w:rsidP="00000000" w:rsidRDefault="00000000" w:rsidRPr="00000000" w14:paraId="000010EB">
            <w:pPr>
              <w:jc w:val="left"/>
              <w:rPr/>
            </w:pPr>
            <w:r w:rsidDel="00000000" w:rsidR="00000000" w:rsidRPr="00000000">
              <w:rPr>
                <w:b w:val="1"/>
                <w:bCs w:val="1"/>
                <w:rtl w:val="0"/>
              </w:rPr>
              <w:t xml:space="preserve">LLM Guard (Protect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C">
            <w:pPr>
              <w:jc w:val="left"/>
              <w:rPr/>
            </w:pPr>
            <w:r w:rsidDel="00000000" w:rsidR="00000000" w:rsidRPr="00000000">
              <w:rPr>
                <w:rFonts w:ascii="Arial Unicode MS" w:cs="Arial Unicode MS" w:eastAsia="Arial Unicode MS" w:hAnsi="Arial Unicode MS"/>
                <w:rtl w:val="0"/>
              </w:rPr>
              <w:t xml:space="preserve">MIT 라이선스, 15 입력 + 20 출력 스캐너. PII 스캐닝에 특화. Guardrails AI PII Validator의 대안으로 검토.</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ED">
            <w:pPr>
              <w:jc w:val="left"/>
              <w:rPr/>
            </w:pPr>
            <w:r w:rsidDel="00000000" w:rsidR="00000000" w:rsidRPr="00000000">
              <w:rPr>
                <w:rFonts w:ascii="Arial Unicode MS" w:cs="Arial Unicode MS" w:eastAsia="Arial Unicode MS" w:hAnsi="Arial Unicode MS"/>
                <w:rtl w:val="0"/>
              </w:rPr>
              <w:t xml:space="preserve">Prompt Injection/Jailbreak 탐지가 유일한 핵심 요건이고 코드 보안 분석 병행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10EE">
            <w:pPr>
              <w:jc w:val="left"/>
              <w:rPr/>
            </w:pPr>
            <w:r w:rsidDel="00000000" w:rsidR="00000000" w:rsidRPr="00000000">
              <w:rPr>
                <w:b w:val="1"/>
                <w:bCs w:val="1"/>
                <w:rtl w:val="0"/>
              </w:rPr>
              <w:t xml:space="preserve">LlamaFirewall (Meta)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jc w:val="left"/>
              <w:rPr/>
            </w:pPr>
            <w:r w:rsidDel="00000000" w:rsidR="00000000" w:rsidRPr="00000000">
              <w:rPr>
                <w:rFonts w:ascii="Arial Unicode MS" w:cs="Arial Unicode MS" w:eastAsia="Arial Unicode MS" w:hAnsi="Arial Unicode MS"/>
                <w:rtl w:val="0"/>
              </w:rPr>
              <w:t xml:space="preserve">ML 기반 Prompt Injection/Jailbreak 탐지 + 코드 보안 정적 분석 특화.</w:t>
            </w:r>
          </w:p>
        </w:tc>
      </w:tr>
    </w:tbl>
    <w:p w:rsidR="00000000" w:rsidDel="00000000" w:rsidP="00000000" w:rsidRDefault="00000000" w:rsidRPr="00000000" w14:paraId="000010F0">
      <w:pPr>
        <w:pStyle w:val="Heading4"/>
        <w:rPr/>
      </w:pPr>
      <w:bookmarkStart w:colFirst="0" w:colLast="0" w:name="_3wg9397lg63o" w:id="209"/>
      <w:bookmarkEnd w:id="209"/>
      <w:r w:rsidDel="00000000" w:rsidR="00000000" w:rsidRPr="00000000">
        <w:rPr>
          <w:rFonts w:ascii="Arial Unicode MS" w:cs="Arial Unicode MS" w:eastAsia="Arial Unicode MS" w:hAnsi="Arial Unicode MS"/>
          <w:rtl w:val="0"/>
        </w:rPr>
        <w:t xml:space="preserve">복수 요건 조합 원칙</w:t>
      </w:r>
    </w:p>
    <w:p w:rsidR="00000000" w:rsidDel="00000000" w:rsidP="00000000" w:rsidRDefault="00000000" w:rsidRPr="00000000" w14:paraId="000010F1">
      <w:pPr>
        <w:rPr/>
      </w:pPr>
      <w:r w:rsidDel="00000000" w:rsidR="00000000" w:rsidRPr="00000000">
        <w:rPr>
          <w:rFonts w:ascii="Arial Unicode MS" w:cs="Arial Unicode MS" w:eastAsia="Arial Unicode MS" w:hAnsi="Arial Unicode MS"/>
          <w:rtl w:val="0"/>
        </w:rPr>
        <w:t xml:space="preserve">실무에서는 핵심 요건이 여러 개 동시에 존재하는 경우가 대부분이다. 위 테이블에서 요건별 도구를 확인한 후, 아래 원칙에 따라 조합한다.</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3">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파이프라인 오케스트레이션 기능이 있는 도구를 backbone으로 우선 배치한다.</w:t>
      </w:r>
      <w:r w:rsidDel="00000000" w:rsidR="00000000" w:rsidRPr="00000000">
        <w:rPr>
          <w:rFonts w:ascii="Arial Unicode MS" w:cs="Arial Unicode MS" w:eastAsia="Arial Unicode MS" w:hAnsi="Arial Unicode MS"/>
          <w:rtl w:val="0"/>
        </w:rPr>
        <w:t xml:space="preserve"> 멀티턴 대화 제어 또는 Prompt Injection 방어가 요건에 포함되어 있으면, 다른 도구를 파이프라인 내에 배치할 수 있는 오케스트레이션 역할의 도구를 기반으로 삼는다. </w:t>
      </w:r>
      <w:r w:rsidDel="00000000" w:rsidR="00000000" w:rsidRPr="00000000">
        <w:rPr>
          <w:rFonts w:ascii="Arial Unicode MS" w:cs="Arial Unicode MS" w:eastAsia="Arial Unicode MS" w:hAnsi="Arial Unicode MS"/>
          <w:i w:val="1"/>
          <w:iCs w:val="1"/>
          <w:rtl w:val="0"/>
        </w:rPr>
        <w:t xml:space="preserve">(현재 시점에서 이 역할을 수행하는 유일한 도구는 NeMo Guardrails이다.)</w:t>
      </w:r>
      <w:r w:rsidDel="00000000" w:rsidR="00000000" w:rsidRPr="00000000">
        <w:rPr>
          <w:rtl w:val="0"/>
        </w:rPr>
      </w:r>
    </w:p>
    <w:p w:rsidR="00000000" w:rsidDel="00000000" w:rsidP="00000000" w:rsidRDefault="00000000" w:rsidRPr="00000000" w14:paraId="000010F4">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검증 유형이 다른 도구끼리 조합한다.</w:t>
      </w:r>
      <w:r w:rsidDel="00000000" w:rsidR="00000000" w:rsidRPr="00000000">
        <w:rPr>
          <w:rFonts w:ascii="Arial Unicode MS" w:cs="Arial Unicode MS" w:eastAsia="Arial Unicode MS" w:hAnsi="Arial Unicode MS"/>
          <w:rtl w:val="0"/>
        </w:rPr>
        <w:t xml:space="preserve"> 동일한 검증 유형(예: 유해 콘텐츠 분류)에 대해 두 개 이상의 전용 도구를 중복 배치하기보다, 검증 유형별로 가장 적합한 도구를 하나씩 배치한다. 단, Prompt Injection 방어는 우회 기법이 다양하므로 예외적으로 이중 적용(NeMo + LlamaGuard)을 권장한다.</w:t>
      </w:r>
    </w:p>
    <w:p w:rsidR="00000000" w:rsidDel="00000000" w:rsidP="00000000" w:rsidRDefault="00000000" w:rsidRPr="00000000" w14:paraId="000010F5">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조합 수는 최소화한다.</w:t>
      </w:r>
      <w:r w:rsidDel="00000000" w:rsidR="00000000" w:rsidRPr="00000000">
        <w:rPr>
          <w:rFonts w:ascii="Arial Unicode MS" w:cs="Arial Unicode MS" w:eastAsia="Arial Unicode MS" w:hAnsi="Arial Unicode MS"/>
          <w:rtl w:val="0"/>
        </w:rPr>
        <w:t xml:space="preserve"> 도구가 추가될수록 지연이 누적되고 운영 복잡도가 증가한다. 3개 이상의 전용 도구를 조합해야 하는 경우, 먼저 NeMo + Guardrails AI 공식 통합 패턴으로 커버 가능한 범위를 확인한 후 나머지를 추가한다.</w:t>
      </w:r>
    </w:p>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7">
      <w:pPr>
        <w:rPr/>
      </w:pPr>
      <w:r w:rsidDel="00000000" w:rsidR="00000000" w:rsidRPr="00000000">
        <w:rPr>
          <w:rFonts w:ascii="Arial Unicode MS" w:cs="Arial Unicode MS" w:eastAsia="Arial Unicode MS" w:hAnsi="Arial Unicode MS"/>
          <w:b w:val="1"/>
          <w:bCs w:val="1"/>
          <w:rtl w:val="0"/>
        </w:rPr>
        <w:t xml:space="preserve">대표 복합 요건 조합 예시:</w:t>
      </w:r>
      <w:r w:rsidDel="00000000" w:rsidR="00000000" w:rsidRPr="00000000">
        <w:rPr>
          <w:rtl w:val="0"/>
        </w:rPr>
      </w:r>
    </w:p>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6255"/>
        <w:tblGridChange w:id="0">
          <w:tblGrid>
            <w:gridCol w:w="2745"/>
            <w:gridCol w:w="625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0F9">
            <w:pPr>
              <w:jc w:val="left"/>
              <w:rPr>
                <w:b w:val="1"/>
                <w:bCs w:val="1"/>
              </w:rPr>
            </w:pPr>
            <w:r w:rsidDel="00000000" w:rsidR="00000000" w:rsidRPr="00000000">
              <w:rPr>
                <w:rFonts w:ascii="Arial Unicode MS" w:cs="Arial Unicode MS" w:eastAsia="Arial Unicode MS" w:hAnsi="Arial Unicode MS"/>
                <w:b w:val="1"/>
                <w:bCs w:val="1"/>
                <w:rtl w:val="0"/>
              </w:rPr>
              <w:t xml:space="preserve">복합 요건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0FA">
            <w:pPr>
              <w:jc w:val="left"/>
              <w:rPr>
                <w:b w:val="1"/>
                <w:bCs w:val="1"/>
              </w:rPr>
            </w:pPr>
            <w:r w:rsidDel="00000000" w:rsidR="00000000" w:rsidRPr="00000000">
              <w:rPr>
                <w:rFonts w:ascii="Arial Unicode MS" w:cs="Arial Unicode MS" w:eastAsia="Arial Unicode MS" w:hAnsi="Arial Unicode MS"/>
                <w:b w:val="1"/>
                <w:bCs w:val="1"/>
                <w:rtl w:val="0"/>
              </w:rPr>
              <w:t xml:space="preserve">권장 조합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B">
            <w:pPr>
              <w:jc w:val="left"/>
              <w:rPr/>
            </w:pPr>
            <w:r w:rsidDel="00000000" w:rsidR="00000000" w:rsidRPr="00000000">
              <w:rPr>
                <w:rFonts w:ascii="Arial Unicode MS" w:cs="Arial Unicode MS" w:eastAsia="Arial Unicode MS" w:hAnsi="Arial Unicode MS"/>
                <w:rtl w:val="0"/>
              </w:rPr>
              <w:t xml:space="preserve">유해 콘텐츠 분류 + PII 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10FC">
            <w:pPr>
              <w:jc w:val="left"/>
              <w:rPr/>
            </w:pPr>
            <w:r w:rsidDel="00000000" w:rsidR="00000000" w:rsidRPr="00000000">
              <w:rPr>
                <w:rFonts w:ascii="Arial Unicode MS" w:cs="Arial Unicode MS" w:eastAsia="Arial Unicode MS" w:hAnsi="Arial Unicode MS"/>
                <w:rtl w:val="0"/>
              </w:rPr>
              <w:t xml:space="preserve">LlamaGuard(유해 콘텐츠) + Guardrails AI PII Validator(PII)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D">
            <w:pPr>
              <w:jc w:val="left"/>
              <w:rPr/>
            </w:pPr>
            <w:r w:rsidDel="00000000" w:rsidR="00000000" w:rsidRPr="00000000">
              <w:rPr>
                <w:rFonts w:ascii="Arial Unicode MS" w:cs="Arial Unicode MS" w:eastAsia="Arial Unicode MS" w:hAnsi="Arial Unicode MS"/>
                <w:rtl w:val="0"/>
              </w:rPr>
              <w:t xml:space="preserve">멀티턴 대화 제어 + 출력 구조화 + PII 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10FE">
            <w:pPr>
              <w:jc w:val="left"/>
              <w:rPr/>
            </w:pPr>
            <w:r w:rsidDel="00000000" w:rsidR="00000000" w:rsidRPr="00000000">
              <w:rPr>
                <w:rFonts w:ascii="Arial Unicode MS" w:cs="Arial Unicode MS" w:eastAsia="Arial Unicode MS" w:hAnsi="Arial Unicode MS"/>
                <w:rtl w:val="0"/>
              </w:rPr>
              <w:t xml:space="preserve">NeMo Guardrails(대화 제어·파이프라인 기반) + Guardrails AI(출력 스키마·PII Validator)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F">
            <w:pPr>
              <w:jc w:val="left"/>
              <w:rPr/>
            </w:pPr>
            <w:r w:rsidDel="00000000" w:rsidR="00000000" w:rsidRPr="00000000">
              <w:rPr>
                <w:rFonts w:ascii="Arial Unicode MS" w:cs="Arial Unicode MS" w:eastAsia="Arial Unicode MS" w:hAnsi="Arial Unicode MS"/>
                <w:rtl w:val="0"/>
              </w:rPr>
              <w:t xml:space="preserve">Prompt Injection 방어 + 유해 콘텐츠 분류 + 출력 구조화</w:t>
            </w:r>
          </w:p>
        </w:tc>
        <w:tc>
          <w:tcPr>
            <w:shd w:fill="auto" w:val="clear"/>
            <w:tcMar>
              <w:top w:w="100.0" w:type="dxa"/>
              <w:left w:w="100.0" w:type="dxa"/>
              <w:bottom w:w="100.0" w:type="dxa"/>
              <w:right w:w="100.0" w:type="dxa"/>
            </w:tcMar>
            <w:vAlign w:val="top"/>
          </w:tcPr>
          <w:p w:rsidR="00000000" w:rsidDel="00000000" w:rsidP="00000000" w:rsidRDefault="00000000" w:rsidRPr="00000000" w14:paraId="00001100">
            <w:pPr>
              <w:jc w:val="left"/>
              <w:rPr/>
            </w:pPr>
            <w:r w:rsidDel="00000000" w:rsidR="00000000" w:rsidRPr="00000000">
              <w:rPr>
                <w:rFonts w:ascii="Arial Unicode MS" w:cs="Arial Unicode MS" w:eastAsia="Arial Unicode MS" w:hAnsi="Arial Unicode MS"/>
                <w:rtl w:val="0"/>
              </w:rPr>
              <w:t xml:space="preserve">NeMo(입력 Rail) + LlamaGuard(유해 분류) + Guardrails AI(출력 스키마)</w:t>
            </w:r>
          </w:p>
        </w:tc>
      </w:tr>
    </w:tbl>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2">
      <w:pPr>
        <w:rPr/>
      </w:pPr>
      <w:r w:rsidDel="00000000" w:rsidR="00000000" w:rsidRPr="00000000">
        <w:rPr>
          <w:rFonts w:ascii="Arial Unicode MS" w:cs="Arial Unicode MS" w:eastAsia="Arial Unicode MS" w:hAnsi="Arial Unicode MS"/>
          <w:rtl w:val="0"/>
        </w:rPr>
        <w:t xml:space="preserve">선택한 도구의 상세 스펙은 10.3절 비교표에서 확인한다. 스펙이 요구사항과 맞지 않으면 매칭 테이블로 돌아와 차순위 도구를 검토한다.</w:t>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3"/>
        <w:rPr/>
      </w:pPr>
      <w:bookmarkStart w:colFirst="0" w:colLast="0" w:name="_83rhxqttln8z" w:id="210"/>
      <w:bookmarkEnd w:id="210"/>
      <w:r w:rsidDel="00000000" w:rsidR="00000000" w:rsidRPr="00000000">
        <w:rPr>
          <w:rFonts w:ascii="Arial Unicode MS" w:cs="Arial Unicode MS" w:eastAsia="Arial Unicode MS" w:hAnsi="Arial Unicode MS"/>
          <w:rtl w:val="0"/>
        </w:rPr>
        <w:t xml:space="preserve">10.3 전용 도구 비교 데이터</w:t>
      </w:r>
    </w:p>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10.2절에서 선택한 도구의 상세 스펙을 확인·검증하는 데 활용한다.</w:t>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pStyle w:val="Heading4"/>
        <w:rPr/>
      </w:pPr>
      <w:bookmarkStart w:colFirst="0" w:colLast="0" w:name="_hxv8yf69aafg" w:id="211"/>
      <w:bookmarkEnd w:id="211"/>
      <w:r w:rsidDel="00000000" w:rsidR="00000000" w:rsidRPr="00000000">
        <w:rPr>
          <w:rFonts w:ascii="Arial Unicode MS" w:cs="Arial Unicode MS" w:eastAsia="Arial Unicode MS" w:hAnsi="Arial Unicode MS"/>
          <w:rtl w:val="0"/>
        </w:rPr>
        <w:t xml:space="preserve">비교표 범위 안내 </w:t>
      </w:r>
    </w:p>
    <w:p w:rsidR="00000000" w:rsidDel="00000000" w:rsidP="00000000" w:rsidRDefault="00000000" w:rsidRPr="00000000" w14:paraId="00001109">
      <w:pPr>
        <w:rPr/>
      </w:pPr>
      <w:r w:rsidDel="00000000" w:rsidR="00000000" w:rsidRPr="00000000">
        <w:rPr>
          <w:rFonts w:ascii="Arial Unicode MS" w:cs="Arial Unicode MS" w:eastAsia="Arial Unicode MS" w:hAnsi="Arial Unicode MS"/>
          <w:rtl w:val="0"/>
        </w:rPr>
        <w:t xml:space="preserve">이 절에서 다루는 비교 대상 범위는 다음과 같다. 범용성·확장성·커뮤니티 규모를 기준으로 Guardrails AI, NeMo Guardrails, LlamaGuard, 자체 구현 4개를 비교 대상으로 한다. 아래 도구는 적용 범위가 제한적이므로 비교표에서 제외하되, 해당 요건에 정확히 부합하면 10.2절 매칭 테이블을 기준으로 선택한다.</w:t>
      </w:r>
    </w:p>
    <w:p w:rsidR="00000000" w:rsidDel="00000000" w:rsidP="00000000" w:rsidRDefault="00000000" w:rsidRPr="00000000" w14:paraId="0000110A">
      <w:pPr>
        <w:pStyle w:val="Heading4"/>
        <w:rPr/>
      </w:pPr>
      <w:bookmarkStart w:colFirst="0" w:colLast="0" w:name="_1szo1166fqox" w:id="212"/>
      <w:bookmarkEnd w:id="212"/>
      <w:r w:rsidDel="00000000" w:rsidR="00000000" w:rsidRPr="00000000">
        <w:rPr>
          <w:rFonts w:ascii="Arial Unicode MS" w:cs="Arial Unicode MS" w:eastAsia="Arial Unicode MS" w:hAnsi="Arial Unicode MS"/>
          <w:rtl w:val="0"/>
        </w:rPr>
        <w:t xml:space="preserve">도구 비교표</w:t>
      </w:r>
    </w:p>
    <w:tbl>
      <w:tblPr>
        <w:tblStyle w:val="Table20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05"/>
        <w:gridCol w:w="1800"/>
        <w:gridCol w:w="1800"/>
        <w:gridCol w:w="1800"/>
        <w:tblGridChange w:id="0">
          <w:tblGrid>
            <w:gridCol w:w="1395"/>
            <w:gridCol w:w="2205"/>
            <w:gridCol w:w="1800"/>
            <w:gridCol w:w="1800"/>
            <w:gridCol w:w="180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10B">
            <w:pPr>
              <w:jc w:val="left"/>
              <w:rPr>
                <w:b w:val="1"/>
                <w:bCs w:val="1"/>
              </w:rPr>
            </w:pPr>
            <w:r w:rsidDel="00000000" w:rsidR="00000000" w:rsidRPr="00000000">
              <w:rPr>
                <w:rFonts w:ascii="Arial Unicode MS" w:cs="Arial Unicode MS" w:eastAsia="Arial Unicode MS" w:hAnsi="Arial Unicode MS"/>
                <w:b w:val="1"/>
                <w:bCs w:val="1"/>
                <w:rtl w:val="0"/>
              </w:rPr>
              <w:t xml:space="preserve">기준</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0C">
            <w:pPr>
              <w:jc w:val="left"/>
              <w:rPr>
                <w:b w:val="1"/>
                <w:bCs w:val="1"/>
              </w:rPr>
            </w:pPr>
            <w:r w:rsidDel="00000000" w:rsidR="00000000" w:rsidRPr="00000000">
              <w:rPr>
                <w:b w:val="1"/>
                <w:bCs w:val="1"/>
                <w:rtl w:val="0"/>
              </w:rPr>
              <w:t xml:space="preserve">Guardrails AI</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0D">
            <w:pPr>
              <w:jc w:val="left"/>
              <w:rPr>
                <w:b w:val="1"/>
                <w:bCs w:val="1"/>
              </w:rPr>
            </w:pPr>
            <w:r w:rsidDel="00000000" w:rsidR="00000000" w:rsidRPr="00000000">
              <w:rPr>
                <w:b w:val="1"/>
                <w:bCs w:val="1"/>
                <w:rtl w:val="0"/>
              </w:rPr>
              <w:t xml:space="preserve">NeMo Guardrails</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0E">
            <w:pPr>
              <w:jc w:val="left"/>
              <w:rPr>
                <w:b w:val="1"/>
                <w:bCs w:val="1"/>
              </w:rPr>
            </w:pPr>
            <w:r w:rsidDel="00000000" w:rsidR="00000000" w:rsidRPr="00000000">
              <w:rPr>
                <w:b w:val="1"/>
                <w:bCs w:val="1"/>
                <w:rtl w:val="0"/>
              </w:rPr>
              <w:t xml:space="preserve">LlamaGuard</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0F">
            <w:pPr>
              <w:jc w:val="left"/>
              <w:rPr>
                <w:b w:val="1"/>
                <w:bCs w:val="1"/>
              </w:rPr>
            </w:pPr>
            <w:r w:rsidDel="00000000" w:rsidR="00000000" w:rsidRPr="00000000">
              <w:rPr>
                <w:rFonts w:ascii="Arial Unicode MS" w:cs="Arial Unicode MS" w:eastAsia="Arial Unicode MS" w:hAnsi="Arial Unicode MS"/>
                <w:b w:val="1"/>
                <w:bCs w:val="1"/>
                <w:rtl w:val="0"/>
              </w:rPr>
              <w:t xml:space="preserve">자체 구현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0">
            <w:pPr>
              <w:jc w:val="left"/>
              <w:rPr/>
            </w:pPr>
            <w:r w:rsidDel="00000000" w:rsidR="00000000" w:rsidRPr="00000000">
              <w:rPr>
                <w:rFonts w:ascii="Arial Unicode MS" w:cs="Arial Unicode MS" w:eastAsia="Arial Unicode MS" w:hAnsi="Arial Unicode MS"/>
                <w:b w:val="1"/>
                <w:bCs w:val="1"/>
                <w:rtl w:val="0"/>
              </w:rPr>
              <w:t xml:space="preserve">핵심 기능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1">
            <w:pPr>
              <w:jc w:val="left"/>
              <w:rPr/>
            </w:pPr>
            <w:r w:rsidDel="00000000" w:rsidR="00000000" w:rsidRPr="00000000">
              <w:rPr>
                <w:rFonts w:ascii="Arial Unicode MS" w:cs="Arial Unicode MS" w:eastAsia="Arial Unicode MS" w:hAnsi="Arial Unicode MS"/>
                <w:rtl w:val="0"/>
              </w:rPr>
              <w:t xml:space="preserve">출력 구조·타입·품질 검증. Hub 100+ 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12">
            <w:pPr>
              <w:jc w:val="left"/>
              <w:rPr/>
            </w:pPr>
            <w:r w:rsidDel="00000000" w:rsidR="00000000" w:rsidRPr="00000000">
              <w:rPr>
                <w:rFonts w:ascii="Arial Unicode MS" w:cs="Arial Unicode MS" w:eastAsia="Arial Unicode MS" w:hAnsi="Arial Unicode MS"/>
                <w:rtl w:val="0"/>
              </w:rPr>
              <w:t xml:space="preserve">멀티턴 대화 흐름 제어 + 5종 Rail 오케스트레이션</w:t>
            </w:r>
          </w:p>
        </w:tc>
        <w:tc>
          <w:tcPr>
            <w:shd w:fill="auto" w:val="clear"/>
            <w:tcMar>
              <w:top w:w="100.0" w:type="dxa"/>
              <w:left w:w="100.0" w:type="dxa"/>
              <w:bottom w:w="100.0" w:type="dxa"/>
              <w:right w:w="100.0" w:type="dxa"/>
            </w:tcMar>
            <w:vAlign w:val="top"/>
          </w:tcPr>
          <w:p w:rsidR="00000000" w:rsidDel="00000000" w:rsidP="00000000" w:rsidRDefault="00000000" w:rsidRPr="00000000" w14:paraId="00001113">
            <w:pPr>
              <w:jc w:val="left"/>
              <w:rPr/>
            </w:pPr>
            <w:r w:rsidDel="00000000" w:rsidR="00000000" w:rsidRPr="00000000">
              <w:rPr>
                <w:rFonts w:ascii="Arial Unicode MS" w:cs="Arial Unicode MS" w:eastAsia="Arial Unicode MS" w:hAnsi="Arial Unicode MS"/>
                <w:rtl w:val="0"/>
              </w:rPr>
              <w:t xml:space="preserve">입출력 안전성 분류 (유해 카테고리 판정)</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jc w:val="left"/>
              <w:rPr/>
            </w:pPr>
            <w:r w:rsidDel="00000000" w:rsidR="00000000" w:rsidRPr="00000000">
              <w:rPr>
                <w:rFonts w:ascii="Arial Unicode MS" w:cs="Arial Unicode MS" w:eastAsia="Arial Unicode MS" w:hAnsi="Arial Unicode MS"/>
                <w:rtl w:val="0"/>
              </w:rPr>
              <w:t xml:space="preserve">도메인 특화 규칙. 최대 유연성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5">
            <w:pPr>
              <w:jc w:val="left"/>
              <w:rPr/>
            </w:pPr>
            <w:r w:rsidDel="00000000" w:rsidR="00000000" w:rsidRPr="00000000">
              <w:rPr>
                <w:rFonts w:ascii="Arial Unicode MS" w:cs="Arial Unicode MS" w:eastAsia="Arial Unicode MS" w:hAnsi="Arial Unicode MS"/>
                <w:b w:val="1"/>
                <w:bCs w:val="1"/>
                <w:rtl w:val="0"/>
              </w:rPr>
              <w:t xml:space="preserve">동작 방식</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6">
            <w:pPr>
              <w:jc w:val="left"/>
              <w:rPr/>
            </w:pPr>
            <w:r w:rsidDel="00000000" w:rsidR="00000000" w:rsidRPr="00000000">
              <w:rPr>
                <w:rFonts w:ascii="Arial Unicode MS" w:cs="Arial Unicode MS" w:eastAsia="Arial Unicode MS" w:hAnsi="Arial Unicode MS"/>
                <w:rtl w:val="0"/>
              </w:rPr>
              <w:t xml:space="preserve">규칙 기반 (Pydantic + Validator 체인)</w:t>
            </w:r>
          </w:p>
        </w:tc>
        <w:tc>
          <w:tcPr>
            <w:shd w:fill="auto" w:val="clear"/>
            <w:tcMar>
              <w:top w:w="100.0" w:type="dxa"/>
              <w:left w:w="100.0" w:type="dxa"/>
              <w:bottom w:w="100.0" w:type="dxa"/>
              <w:right w:w="100.0" w:type="dxa"/>
            </w:tcMar>
            <w:vAlign w:val="top"/>
          </w:tcPr>
          <w:p w:rsidR="00000000" w:rsidDel="00000000" w:rsidP="00000000" w:rsidRDefault="00000000" w:rsidRPr="00000000" w14:paraId="00001117">
            <w:pPr>
              <w:jc w:val="left"/>
              <w:rPr/>
            </w:pPr>
            <w:r w:rsidDel="00000000" w:rsidR="00000000" w:rsidRPr="00000000">
              <w:rPr>
                <w:rFonts w:ascii="Arial Unicode MS" w:cs="Arial Unicode MS" w:eastAsia="Arial Unicode MS" w:hAnsi="Arial Unicode MS"/>
                <w:rtl w:val="0"/>
              </w:rPr>
              <w:t xml:space="preserve">하이브리드 (Colang DSL + LLM + 유사도 검색)</w:t>
            </w:r>
          </w:p>
        </w:tc>
        <w:tc>
          <w:tcPr>
            <w:shd w:fill="auto" w:val="clear"/>
            <w:tcMar>
              <w:top w:w="100.0" w:type="dxa"/>
              <w:left w:w="100.0" w:type="dxa"/>
              <w:bottom w:w="100.0" w:type="dxa"/>
              <w:right w:w="100.0" w:type="dxa"/>
            </w:tcMar>
            <w:vAlign w:val="top"/>
          </w:tcPr>
          <w:p w:rsidR="00000000" w:rsidDel="00000000" w:rsidP="00000000" w:rsidRDefault="00000000" w:rsidRPr="00000000" w14:paraId="00001118">
            <w:pPr>
              <w:jc w:val="left"/>
              <w:rPr/>
            </w:pPr>
            <w:r w:rsidDel="00000000" w:rsidR="00000000" w:rsidRPr="00000000">
              <w:rPr>
                <w:rFonts w:ascii="Arial Unicode MS" w:cs="Arial Unicode MS" w:eastAsia="Arial Unicode MS" w:hAnsi="Arial Unicode MS"/>
                <w:rtl w:val="0"/>
              </w:rPr>
              <w:t xml:space="preserve">LLM 기반 분류기</w:t>
            </w:r>
          </w:p>
        </w:tc>
        <w:tc>
          <w:tcPr>
            <w:shd w:fill="auto" w:val="clear"/>
            <w:tcMar>
              <w:top w:w="100.0" w:type="dxa"/>
              <w:left w:w="100.0" w:type="dxa"/>
              <w:bottom w:w="100.0" w:type="dxa"/>
              <w:right w:w="100.0" w:type="dxa"/>
            </w:tcMar>
            <w:vAlign w:val="top"/>
          </w:tcPr>
          <w:p w:rsidR="00000000" w:rsidDel="00000000" w:rsidP="00000000" w:rsidRDefault="00000000" w:rsidRPr="00000000" w14:paraId="00001119">
            <w:pPr>
              <w:jc w:val="left"/>
              <w:rPr/>
            </w:pPr>
            <w:r w:rsidDel="00000000" w:rsidR="00000000" w:rsidRPr="00000000">
              <w:rPr>
                <w:rFonts w:ascii="Arial Unicode MS" w:cs="Arial Unicode MS" w:eastAsia="Arial Unicode MS" w:hAnsi="Arial Unicode MS"/>
                <w:rtl w:val="0"/>
              </w:rPr>
              <w:t xml:space="preserve">프로젝트별 설계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A">
            <w:pPr>
              <w:jc w:val="left"/>
              <w:rPr/>
            </w:pPr>
            <w:r w:rsidDel="00000000" w:rsidR="00000000" w:rsidRPr="00000000">
              <w:rPr>
                <w:rFonts w:ascii="Arial Unicode MS" w:cs="Arial Unicode MS" w:eastAsia="Arial Unicode MS" w:hAnsi="Arial Unicode MS"/>
                <w:b w:val="1"/>
                <w:bCs w:val="1"/>
                <w:rtl w:val="0"/>
              </w:rPr>
              <w:t xml:space="preserve">지연 영향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B">
            <w:pPr>
              <w:jc w:val="left"/>
              <w:rPr/>
            </w:pPr>
            <w:r w:rsidDel="00000000" w:rsidR="00000000" w:rsidRPr="00000000">
              <w:rPr>
                <w:rFonts w:ascii="Arial Unicode MS" w:cs="Arial Unicode MS" w:eastAsia="Arial Unicode MS" w:hAnsi="Arial Unicode MS"/>
                <w:rtl w:val="0"/>
              </w:rPr>
              <w:t xml:space="preserve">규칙 기반 검증 자체는 수~수십ms 수준으로 낮음. 단, re-ask 발생 시 LLM 재호출로 지연 증가 — </w:t>
            </w:r>
            <w:r w:rsidDel="00000000" w:rsidR="00000000" w:rsidRPr="00000000">
              <w:rPr>
                <w:rFonts w:ascii="Arial Unicode MS" w:cs="Arial Unicode MS" w:eastAsia="Arial Unicode MS" w:hAnsi="Arial Unicode MS"/>
                <w:b w:val="1"/>
                <w:bCs w:val="1"/>
                <w:rtl w:val="0"/>
              </w:rPr>
              <w:t xml:space="preserve">re-ask 빈도 포함 실측 필수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jc w:val="left"/>
              <w:rPr/>
            </w:pPr>
            <w:r w:rsidDel="00000000" w:rsidR="00000000" w:rsidRPr="00000000">
              <w:rPr>
                <w:rFonts w:ascii="Arial Unicode MS" w:cs="Arial Unicode MS" w:eastAsia="Arial Unicode MS" w:hAnsi="Arial Unicode MS"/>
                <w:rtl w:val="0"/>
              </w:rPr>
              <w:t xml:space="preserve">Rail 활성화 수에 비례하여 LLM 호출이 추가되므로 지연이 누적됨 — </w:t>
            </w:r>
            <w:r w:rsidDel="00000000" w:rsidR="00000000" w:rsidRPr="00000000">
              <w:rPr>
                <w:rFonts w:ascii="Arial Unicode MS" w:cs="Arial Unicode MS" w:eastAsia="Arial Unicode MS" w:hAnsi="Arial Unicode MS"/>
                <w:b w:val="1"/>
                <w:bCs w:val="1"/>
                <w:rtl w:val="0"/>
              </w:rPr>
              <w:t xml:space="preserve">Rail 구성별 실측 필수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D">
            <w:pPr>
              <w:jc w:val="left"/>
              <w:rPr/>
            </w:pPr>
            <w:r w:rsidDel="00000000" w:rsidR="00000000" w:rsidRPr="00000000">
              <w:rPr>
                <w:rFonts w:ascii="Arial Unicode MS" w:cs="Arial Unicode MS" w:eastAsia="Arial Unicode MS" w:hAnsi="Arial Unicode MS"/>
                <w:rtl w:val="0"/>
              </w:rPr>
              <w:t xml:space="preserve">매 요청 분류 모델 추론 1회 추가, 수백ms~초 단위 — </w:t>
            </w:r>
            <w:r w:rsidDel="00000000" w:rsidR="00000000" w:rsidRPr="00000000">
              <w:rPr>
                <w:rFonts w:ascii="Arial Unicode MS" w:cs="Arial Unicode MS" w:eastAsia="Arial Unicode MS" w:hAnsi="Arial Unicode MS"/>
                <w:b w:val="1"/>
                <w:bCs w:val="1"/>
                <w:rtl w:val="0"/>
              </w:rPr>
              <w:t xml:space="preserve">모델 크기·GPU 사양별 실측 필수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1E">
            <w:pPr>
              <w:jc w:val="left"/>
              <w:rPr/>
            </w:pPr>
            <w:r w:rsidDel="00000000" w:rsidR="00000000" w:rsidRPr="00000000">
              <w:rPr>
                <w:rFonts w:ascii="Arial Unicode MS" w:cs="Arial Unicode MS" w:eastAsia="Arial Unicode MS" w:hAnsi="Arial Unicode MS"/>
                <w:rtl w:val="0"/>
              </w:rPr>
              <w:t xml:space="preserve">구현에 따라 다름 — </w:t>
            </w:r>
            <w:r w:rsidDel="00000000" w:rsidR="00000000" w:rsidRPr="00000000">
              <w:rPr>
                <w:rFonts w:ascii="Arial Unicode MS" w:cs="Arial Unicode MS" w:eastAsia="Arial Unicode MS" w:hAnsi="Arial Unicode MS"/>
                <w:b w:val="1"/>
                <w:bCs w:val="1"/>
                <w:rtl w:val="0"/>
              </w:rPr>
              <w:t xml:space="preserve">실측 필수</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1F">
            <w:pPr>
              <w:jc w:val="left"/>
              <w:rPr/>
            </w:pPr>
            <w:r w:rsidDel="00000000" w:rsidR="00000000" w:rsidRPr="00000000">
              <w:rPr>
                <w:rFonts w:ascii="Arial Unicode MS" w:cs="Arial Unicode MS" w:eastAsia="Arial Unicode MS" w:hAnsi="Arial Unicode MS"/>
                <w:b w:val="1"/>
                <w:bCs w:val="1"/>
                <w:rtl w:val="0"/>
              </w:rPr>
              <w:t xml:space="preserve">비용 특성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0">
            <w:pPr>
              <w:jc w:val="left"/>
              <w:rPr/>
            </w:pPr>
            <w:r w:rsidDel="00000000" w:rsidR="00000000" w:rsidRPr="00000000">
              <w:rPr>
                <w:rFonts w:ascii="Arial Unicode MS" w:cs="Arial Unicode MS" w:eastAsia="Arial Unicode MS" w:hAnsi="Arial Unicode MS"/>
                <w:rtl w:val="0"/>
              </w:rPr>
              <w:t xml:space="preserve">Python 패키지 자체는 무료. re-ask 시 LLM API 비용 추가 발생</w:t>
            </w:r>
          </w:p>
        </w:tc>
        <w:tc>
          <w:tcPr>
            <w:shd w:fill="auto" w:val="clear"/>
            <w:tcMar>
              <w:top w:w="100.0" w:type="dxa"/>
              <w:left w:w="100.0" w:type="dxa"/>
              <w:bottom w:w="100.0" w:type="dxa"/>
              <w:right w:w="100.0" w:type="dxa"/>
            </w:tcMar>
            <w:vAlign w:val="top"/>
          </w:tcPr>
          <w:p w:rsidR="00000000" w:rsidDel="00000000" w:rsidP="00000000" w:rsidRDefault="00000000" w:rsidRPr="00000000" w14:paraId="00001121">
            <w:pPr>
              <w:jc w:val="left"/>
              <w:rPr/>
            </w:pPr>
            <w:r w:rsidDel="00000000" w:rsidR="00000000" w:rsidRPr="00000000">
              <w:rPr>
                <w:rFonts w:ascii="Arial Unicode MS" w:cs="Arial Unicode MS" w:eastAsia="Arial Unicode MS" w:hAnsi="Arial Unicode MS"/>
                <w:rtl w:val="0"/>
              </w:rPr>
              <w:t xml:space="preserve">Python 패키지 무료. NIM 배포 시 NVIDIA AI Enterprise 라이선스 비용 발생. Rail의 LLM 호출 횟수에 비례하여 API 비용 증가</w:t>
            </w:r>
          </w:p>
        </w:tc>
        <w:tc>
          <w:tcPr>
            <w:shd w:fill="auto" w:val="clear"/>
            <w:tcMar>
              <w:top w:w="100.0" w:type="dxa"/>
              <w:left w:w="100.0" w:type="dxa"/>
              <w:bottom w:w="100.0" w:type="dxa"/>
              <w:right w:w="100.0" w:type="dxa"/>
            </w:tcMar>
            <w:vAlign w:val="top"/>
          </w:tcPr>
          <w:p w:rsidR="00000000" w:rsidDel="00000000" w:rsidP="00000000" w:rsidRDefault="00000000" w:rsidRPr="00000000" w14:paraId="00001122">
            <w:pPr>
              <w:jc w:val="left"/>
              <w:rPr/>
            </w:pPr>
            <w:r w:rsidDel="00000000" w:rsidR="00000000" w:rsidRPr="00000000">
              <w:rPr>
                <w:rFonts w:ascii="Arial Unicode MS" w:cs="Arial Unicode MS" w:eastAsia="Arial Unicode MS" w:hAnsi="Arial Unicode MS"/>
                <w:rtl w:val="0"/>
              </w:rPr>
              <w:t xml:space="preserve">모델 서빙용 GPU 인프라 비용 필수(VRAM 요구량은 모델 크기에 비례). 추론 API 비용 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1123">
            <w:pPr>
              <w:jc w:val="left"/>
              <w:rPr/>
            </w:pPr>
            <w:r w:rsidDel="00000000" w:rsidR="00000000" w:rsidRPr="00000000">
              <w:rPr>
                <w:rFonts w:ascii="Arial Unicode MS" w:cs="Arial Unicode MS" w:eastAsia="Arial Unicode MS" w:hAnsi="Arial Unicode MS"/>
                <w:rtl w:val="0"/>
              </w:rPr>
              <w:t xml:space="preserve">개발·유지보수 인력 비용. 인프라 비용은 구현에 따라 상이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4">
            <w:pPr>
              <w:jc w:val="left"/>
              <w:rPr/>
            </w:pPr>
            <w:r w:rsidDel="00000000" w:rsidR="00000000" w:rsidRPr="00000000">
              <w:rPr>
                <w:rFonts w:ascii="Arial Unicode MS" w:cs="Arial Unicode MS" w:eastAsia="Arial Unicode MS" w:hAnsi="Arial Unicode MS"/>
                <w:b w:val="1"/>
                <w:bCs w:val="1"/>
                <w:rtl w:val="0"/>
              </w:rPr>
              <w:t xml:space="preserve">배포 방식</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5">
            <w:pPr>
              <w:jc w:val="left"/>
              <w:rPr/>
            </w:pPr>
            <w:r w:rsidDel="00000000" w:rsidR="00000000" w:rsidRPr="00000000">
              <w:rPr>
                <w:rFonts w:ascii="Arial Unicode MS" w:cs="Arial Unicode MS" w:eastAsia="Arial Unicode MS" w:hAnsi="Arial Unicode MS"/>
                <w:rtl w:val="0"/>
              </w:rPr>
              <w:t xml:space="preserve">Python 패키지 (온프레미스). 선택적 서버 모드 가능</w:t>
            </w:r>
          </w:p>
        </w:tc>
        <w:tc>
          <w:tcPr>
            <w:shd w:fill="auto" w:val="clear"/>
            <w:tcMar>
              <w:top w:w="100.0" w:type="dxa"/>
              <w:left w:w="100.0" w:type="dxa"/>
              <w:bottom w:w="100.0" w:type="dxa"/>
              <w:right w:w="100.0" w:type="dxa"/>
            </w:tcMar>
            <w:vAlign w:val="top"/>
          </w:tcPr>
          <w:p w:rsidR="00000000" w:rsidDel="00000000" w:rsidP="00000000" w:rsidRDefault="00000000" w:rsidRPr="00000000" w14:paraId="00001126">
            <w:pPr>
              <w:jc w:val="left"/>
              <w:rPr/>
            </w:pPr>
            <w:r w:rsidDel="00000000" w:rsidR="00000000" w:rsidRPr="00000000">
              <w:rPr>
                <w:rFonts w:ascii="Arial Unicode MS" w:cs="Arial Unicode MS" w:eastAsia="Arial Unicode MS" w:hAnsi="Arial Unicode MS"/>
                <w:rtl w:val="0"/>
              </w:rPr>
              <w:t xml:space="preserve">Python 패키지 (온프레미스). 프로덕션 배포 시 NIM 사용 가능 (NVIDIA AI Enterprise 라이선스)</w:t>
            </w:r>
          </w:p>
        </w:tc>
        <w:tc>
          <w:tcPr>
            <w:shd w:fill="auto" w:val="clear"/>
            <w:tcMar>
              <w:top w:w="100.0" w:type="dxa"/>
              <w:left w:w="100.0" w:type="dxa"/>
              <w:bottom w:w="100.0" w:type="dxa"/>
              <w:right w:w="100.0" w:type="dxa"/>
            </w:tcMar>
            <w:vAlign w:val="top"/>
          </w:tcPr>
          <w:p w:rsidR="00000000" w:rsidDel="00000000" w:rsidP="00000000" w:rsidRDefault="00000000" w:rsidRPr="00000000" w14:paraId="00001127">
            <w:pPr>
              <w:jc w:val="left"/>
              <w:rPr/>
            </w:pPr>
            <w:r w:rsidDel="00000000" w:rsidR="00000000" w:rsidRPr="00000000">
              <w:rPr>
                <w:rFonts w:ascii="Arial Unicode MS" w:cs="Arial Unicode MS" w:eastAsia="Arial Unicode MS" w:hAnsi="Arial Unicode MS"/>
                <w:rtl w:val="0"/>
              </w:rPr>
              <w:t xml:space="preserve">온프레미스 전용. 모델 다운로드 + GPU 서빙 인프라 필수. 클라우드 API 미제공</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jc w:val="left"/>
              <w:rPr/>
            </w:pPr>
            <w:r w:rsidDel="00000000" w:rsidR="00000000" w:rsidRPr="00000000">
              <w:rPr>
                <w:rFonts w:ascii="Arial Unicode MS" w:cs="Arial Unicode MS" w:eastAsia="Arial Unicode MS" w:hAnsi="Arial Unicode MS"/>
                <w:rtl w:val="0"/>
              </w:rPr>
              <w:t xml:space="preserve">직접 구축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9">
            <w:pPr>
              <w:jc w:val="left"/>
              <w:rPr/>
            </w:pPr>
            <w:r w:rsidDel="00000000" w:rsidR="00000000" w:rsidRPr="00000000">
              <w:rPr>
                <w:rFonts w:ascii="Arial Unicode MS" w:cs="Arial Unicode MS" w:eastAsia="Arial Unicode MS" w:hAnsi="Arial Unicode MS"/>
                <w:b w:val="1"/>
                <w:bCs w:val="1"/>
                <w:rtl w:val="0"/>
              </w:rPr>
              <w:t xml:space="preserve">Framework 통합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A">
            <w:pPr>
              <w:jc w:val="left"/>
              <w:rPr/>
            </w:pPr>
            <w:r w:rsidDel="00000000" w:rsidR="00000000" w:rsidRPr="00000000">
              <w:rPr>
                <w:rFonts w:ascii="Arial Unicode MS" w:cs="Arial Unicode MS" w:eastAsia="Arial Unicode MS" w:hAnsi="Arial Unicode MS"/>
                <w:rtl w:val="0"/>
              </w:rPr>
              <w:t xml:space="preserve">모든 Framework에서 LLM 호출 래핑으로 사용</w:t>
            </w:r>
          </w:p>
        </w:tc>
        <w:tc>
          <w:tcPr>
            <w:shd w:fill="auto" w:val="clear"/>
            <w:tcMar>
              <w:top w:w="100.0" w:type="dxa"/>
              <w:left w:w="100.0" w:type="dxa"/>
              <w:bottom w:w="100.0" w:type="dxa"/>
              <w:right w:w="100.0" w:type="dxa"/>
            </w:tcMar>
            <w:vAlign w:val="top"/>
          </w:tcPr>
          <w:p w:rsidR="00000000" w:rsidDel="00000000" w:rsidP="00000000" w:rsidRDefault="00000000" w:rsidRPr="00000000" w14:paraId="0000112B">
            <w:pPr>
              <w:jc w:val="left"/>
              <w:rPr/>
            </w:pPr>
            <w:r w:rsidDel="00000000" w:rsidR="00000000" w:rsidRPr="00000000">
              <w:rPr>
                <w:rFonts w:ascii="Arial Unicode MS" w:cs="Arial Unicode MS" w:eastAsia="Arial Unicode MS" w:hAnsi="Arial Unicode MS"/>
                <w:rtl w:val="0"/>
              </w:rPr>
              <w:t xml:space="preserve">LangChain, LangGraph, LlamaIndex 공식 통합</w:t>
            </w:r>
          </w:p>
        </w:tc>
        <w:tc>
          <w:tcPr>
            <w:shd w:fill="auto" w:val="clear"/>
            <w:tcMar>
              <w:top w:w="100.0" w:type="dxa"/>
              <w:left w:w="100.0" w:type="dxa"/>
              <w:bottom w:w="100.0" w:type="dxa"/>
              <w:right w:w="100.0" w:type="dxa"/>
            </w:tcMar>
            <w:vAlign w:val="top"/>
          </w:tcPr>
          <w:p w:rsidR="00000000" w:rsidDel="00000000" w:rsidP="00000000" w:rsidRDefault="00000000" w:rsidRPr="00000000" w14:paraId="0000112C">
            <w:pPr>
              <w:jc w:val="left"/>
              <w:rPr/>
            </w:pPr>
            <w:r w:rsidDel="00000000" w:rsidR="00000000" w:rsidRPr="00000000">
              <w:rPr>
                <w:rFonts w:ascii="Arial Unicode MS" w:cs="Arial Unicode MS" w:eastAsia="Arial Unicode MS" w:hAnsi="Arial Unicode MS"/>
                <w:rtl w:val="0"/>
              </w:rPr>
              <w:t xml:space="preserve">Framework 독립. 전처리/후처리 단계에 호출</w:t>
            </w:r>
          </w:p>
        </w:tc>
        <w:tc>
          <w:tcPr>
            <w:shd w:fill="auto" w:val="clear"/>
            <w:tcMar>
              <w:top w:w="100.0" w:type="dxa"/>
              <w:left w:w="100.0" w:type="dxa"/>
              <w:bottom w:w="100.0" w:type="dxa"/>
              <w:right w:w="100.0" w:type="dxa"/>
            </w:tcMar>
            <w:vAlign w:val="top"/>
          </w:tcPr>
          <w:p w:rsidR="00000000" w:rsidDel="00000000" w:rsidP="00000000" w:rsidRDefault="00000000" w:rsidRPr="00000000" w14:paraId="0000112D">
            <w:pPr>
              <w:jc w:val="left"/>
              <w:rPr/>
            </w:pPr>
            <w:r w:rsidDel="00000000" w:rsidR="00000000" w:rsidRPr="00000000">
              <w:rPr>
                <w:rFonts w:ascii="Arial Unicode MS" w:cs="Arial Unicode MS" w:eastAsia="Arial Unicode MS" w:hAnsi="Arial Unicode MS"/>
                <w:rtl w:val="0"/>
              </w:rPr>
              <w:t xml:space="preserve">Framework별 삽입 지점 설계 필요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2E">
            <w:pPr>
              <w:jc w:val="left"/>
              <w:rPr/>
            </w:pPr>
            <w:r w:rsidDel="00000000" w:rsidR="00000000" w:rsidRPr="00000000">
              <w:rPr>
                <w:rFonts w:ascii="Arial Unicode MS" w:cs="Arial Unicode MS" w:eastAsia="Arial Unicode MS" w:hAnsi="Arial Unicode MS"/>
                <w:b w:val="1"/>
                <w:bCs w:val="1"/>
                <w:rtl w:val="0"/>
              </w:rPr>
              <w:t xml:space="preserve">한국어 지원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2F">
            <w:pPr>
              <w:jc w:val="left"/>
              <w:rPr/>
            </w:pPr>
            <w:r w:rsidDel="00000000" w:rsidR="00000000" w:rsidRPr="00000000">
              <w:rPr>
                <w:rFonts w:ascii="Arial Unicode MS" w:cs="Arial Unicode MS" w:eastAsia="Arial Unicode MS" w:hAnsi="Arial Unicode MS"/>
                <w:rtl w:val="0"/>
              </w:rPr>
              <w:t xml:space="preserve">범용 Validator는 언어 무관. 독성 탐지는 영어 중심 → </w:t>
            </w:r>
            <w:r w:rsidDel="00000000" w:rsidR="00000000" w:rsidRPr="00000000">
              <w:rPr>
                <w:rFonts w:ascii="Arial Unicode MS" w:cs="Arial Unicode MS" w:eastAsia="Arial Unicode MS" w:hAnsi="Arial Unicode MS"/>
                <w:b w:val="1"/>
                <w:bCs w:val="1"/>
                <w:rtl w:val="0"/>
              </w:rPr>
              <w:t xml:space="preserve">한국어 실측 필수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0">
            <w:pPr>
              <w:jc w:val="left"/>
              <w:rPr/>
            </w:pPr>
            <w:r w:rsidDel="00000000" w:rsidR="00000000" w:rsidRPr="00000000">
              <w:rPr>
                <w:rFonts w:ascii="Arial Unicode MS" w:cs="Arial Unicode MS" w:eastAsia="Arial Unicode MS" w:hAnsi="Arial Unicode MS"/>
                <w:rtl w:val="0"/>
              </w:rPr>
              <w:t xml:space="preserve">v0.20.0 다국어 지원 추가. </w:t>
            </w:r>
            <w:r w:rsidDel="00000000" w:rsidR="00000000" w:rsidRPr="00000000">
              <w:rPr>
                <w:rFonts w:ascii="Arial Unicode MS" w:cs="Arial Unicode MS" w:eastAsia="Arial Unicode MS" w:hAnsi="Arial Unicode MS"/>
                <w:b w:val="1"/>
                <w:bCs w:val="1"/>
                <w:rtl w:val="0"/>
              </w:rPr>
              <w:t xml:space="preserve">한국어 실측 필수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1">
            <w:pPr>
              <w:jc w:val="left"/>
              <w:rPr/>
            </w:pPr>
            <w:r w:rsidDel="00000000" w:rsidR="00000000" w:rsidRPr="00000000">
              <w:rPr>
                <w:rFonts w:ascii="Arial Unicode MS" w:cs="Arial Unicode MS" w:eastAsia="Arial Unicode MS" w:hAnsi="Arial Unicode MS"/>
                <w:rtl w:val="0"/>
              </w:rPr>
              <w:t xml:space="preserve">다국어 지원(1B 모델). </w:t>
            </w:r>
            <w:r w:rsidDel="00000000" w:rsidR="00000000" w:rsidRPr="00000000">
              <w:rPr>
                <w:rFonts w:ascii="Arial Unicode MS" w:cs="Arial Unicode MS" w:eastAsia="Arial Unicode MS" w:hAnsi="Arial Unicode MS"/>
                <w:b w:val="1"/>
                <w:bCs w:val="1"/>
                <w:rtl w:val="0"/>
              </w:rPr>
              <w:t xml:space="preserve">한국어 실측 필수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2">
            <w:pPr>
              <w:jc w:val="left"/>
              <w:rPr/>
            </w:pPr>
            <w:r w:rsidDel="00000000" w:rsidR="00000000" w:rsidRPr="00000000">
              <w:rPr>
                <w:rFonts w:ascii="Arial Unicode MS" w:cs="Arial Unicode MS" w:eastAsia="Arial Unicode MS" w:hAnsi="Arial Unicode MS"/>
                <w:rtl w:val="0"/>
              </w:rPr>
              <w:t xml:space="preserve">완전 제어 가능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3">
            <w:pPr>
              <w:jc w:val="left"/>
              <w:rPr/>
            </w:pPr>
            <w:r w:rsidDel="00000000" w:rsidR="00000000" w:rsidRPr="00000000">
              <w:rPr>
                <w:rFonts w:ascii="Arial Unicode MS" w:cs="Arial Unicode MS" w:eastAsia="Arial Unicode MS" w:hAnsi="Arial Unicode MS"/>
                <w:b w:val="1"/>
                <w:bCs w:val="1"/>
                <w:rtl w:val="0"/>
              </w:rPr>
              <w:t xml:space="preserve">라이선스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4">
            <w:pPr>
              <w:jc w:val="left"/>
              <w:rPr/>
            </w:pPr>
            <w:r w:rsidDel="00000000" w:rsidR="00000000" w:rsidRPr="00000000">
              <w:rPr>
                <w:rFonts w:ascii="Arial Unicode MS" w:cs="Arial Unicode MS" w:eastAsia="Arial Unicode MS" w:hAnsi="Arial Unicode MS"/>
                <w:rtl w:val="0"/>
              </w:rPr>
              <w:t xml:space="preserve">Apache 2.0. Pro(관리형) 유료</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jc w:val="left"/>
              <w:rPr/>
            </w:pPr>
            <w:r w:rsidDel="00000000" w:rsidR="00000000" w:rsidRPr="00000000">
              <w:rPr>
                <w:rFonts w:ascii="Arial Unicode MS" w:cs="Arial Unicode MS" w:eastAsia="Arial Unicode MS" w:hAnsi="Arial Unicode MS"/>
                <w:rtl w:val="0"/>
              </w:rPr>
              <w:t xml:space="preserve">Apache 2.0. NIM 배포 시 NVIDIA AI Enterprise</w:t>
            </w:r>
          </w:p>
        </w:tc>
        <w:tc>
          <w:tcPr>
            <w:shd w:fill="auto" w:val="clear"/>
            <w:tcMar>
              <w:top w:w="100.0" w:type="dxa"/>
              <w:left w:w="100.0" w:type="dxa"/>
              <w:bottom w:w="100.0" w:type="dxa"/>
              <w:right w:w="100.0" w:type="dxa"/>
            </w:tcMar>
            <w:vAlign w:val="top"/>
          </w:tcPr>
          <w:p w:rsidR="00000000" w:rsidDel="00000000" w:rsidP="00000000" w:rsidRDefault="00000000" w:rsidRPr="00000000" w14:paraId="00001136">
            <w:pPr>
              <w:jc w:val="left"/>
              <w:rPr/>
            </w:pPr>
            <w:r w:rsidDel="00000000" w:rsidR="00000000" w:rsidRPr="00000000">
              <w:rPr>
                <w:rFonts w:ascii="Arial Unicode MS" w:cs="Arial Unicode MS" w:eastAsia="Arial Unicode MS" w:hAnsi="Arial Unicode MS"/>
                <w:rtl w:val="0"/>
              </w:rPr>
              <w:t xml:space="preserve">Llama Community License. 버전별 이용 조건이 상이하므로 도입 시점에 사용 모델 버전의 라이선스 원문 확인 필수 </w:t>
            </w:r>
            <w:r w:rsidDel="00000000" w:rsidR="00000000" w:rsidRPr="00000000">
              <w:rPr>
                <w:rFonts w:ascii="Arial Unicode MS" w:cs="Arial Unicode MS" w:eastAsia="Arial Unicode MS" w:hAnsi="Arial Unicode MS"/>
                <w:i w:val="1"/>
                <w:iCs w:val="1"/>
                <w:rtl w:val="0"/>
              </w:rPr>
              <w:t xml:space="preserve">(2026.03 기준)</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jc w:val="left"/>
              <w:rPr/>
            </w:pPr>
            <w:r w:rsidDel="00000000" w:rsidR="00000000" w:rsidRPr="00000000">
              <w:rPr>
                <w:rFonts w:ascii="Arial Unicode MS" w:cs="Arial Unicode MS" w:eastAsia="Arial Unicode MS" w:hAnsi="Arial Unicode MS"/>
                <w:rtl w:val="0"/>
              </w:rPr>
              <w:t xml:space="preserve">해당 없음</w:t>
            </w:r>
          </w:p>
        </w:tc>
      </w:tr>
    </w:tbl>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9">
      <w:pPr>
        <w:rPr/>
      </w:pPr>
      <w:r w:rsidDel="00000000" w:rsidR="00000000" w:rsidRPr="00000000">
        <w:rPr>
          <w:rFonts w:ascii="Arial Unicode MS" w:cs="Arial Unicode MS" w:eastAsia="Arial Unicode MS" w:hAnsi="Arial Unicode MS"/>
          <w:i w:val="1"/>
          <w:iCs w:val="1"/>
          <w:rtl w:val="0"/>
        </w:rPr>
        <w:t xml:space="preserve">(2026.03 기준. 도구 업데이트 속도가 빠르므로, 도입 시점에 공식 문서에서 최신 기능을 재확인한다. 지연 영향 수치는 일반적 추정치이며, 인프라 환경·Rail 구성·모델 크기에 따라 크게 달라지므로 반드시 자사 환경에서 실측한다.)</w:t>
      </w:r>
      <w:r w:rsidDel="00000000" w:rsidR="00000000" w:rsidRPr="00000000">
        <w:rPr>
          <w:rtl w:val="0"/>
        </w:rPr>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b w:val="1"/>
          <w:bCs w:val="1"/>
        </w:rPr>
      </w:pPr>
      <w:r w:rsidDel="00000000" w:rsidR="00000000" w:rsidRPr="00000000">
        <w:rPr>
          <w:rFonts w:ascii="Arial Unicode MS" w:cs="Arial Unicode MS" w:eastAsia="Arial Unicode MS" w:hAnsi="Arial Unicode MS"/>
          <w:b w:val="1"/>
          <w:bCs w:val="1"/>
          <w:rtl w:val="0"/>
        </w:rPr>
        <w:t xml:space="preserve">비교표 제외 도구</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numPr>
          <w:ilvl w:val="0"/>
          <w:numId w:val="12"/>
        </w:numPr>
        <w:ind w:left="720" w:hanging="360"/>
        <w:rPr/>
      </w:pPr>
      <w:r w:rsidDel="00000000" w:rsidR="00000000" w:rsidRPr="00000000">
        <w:rPr>
          <w:rFonts w:ascii="Arial Unicode MS" w:cs="Arial Unicode MS" w:eastAsia="Arial Unicode MS" w:hAnsi="Arial Unicode MS"/>
          <w:rtl w:val="0"/>
        </w:rPr>
        <w:t xml:space="preserve">OpenAI Moderation API: OpenAI 생태계 특화. 범용 파이프라인에서 추가 API 의존성 발생</w:t>
      </w:r>
    </w:p>
    <w:p w:rsidR="00000000" w:rsidDel="00000000" w:rsidP="00000000" w:rsidRDefault="00000000" w:rsidRPr="00000000" w14:paraId="0000113E">
      <w:pPr>
        <w:numPr>
          <w:ilvl w:val="0"/>
          <w:numId w:val="12"/>
        </w:numPr>
        <w:ind w:left="720" w:hanging="360"/>
        <w:rPr/>
      </w:pPr>
      <w:r w:rsidDel="00000000" w:rsidR="00000000" w:rsidRPr="00000000">
        <w:rPr>
          <w:rFonts w:ascii="Arial Unicode MS" w:cs="Arial Unicode MS" w:eastAsia="Arial Unicode MS" w:hAnsi="Arial Unicode MS"/>
          <w:rtl w:val="0"/>
        </w:rPr>
        <w:t xml:space="preserve">LLM Guard (Protect AI): PII 스캐닝 특화. Guardrails AI PII Validator와 기능 중복</w:t>
      </w:r>
    </w:p>
    <w:p w:rsidR="00000000" w:rsidDel="00000000" w:rsidP="00000000" w:rsidRDefault="00000000" w:rsidRPr="00000000" w14:paraId="0000113F">
      <w:pPr>
        <w:numPr>
          <w:ilvl w:val="0"/>
          <w:numId w:val="12"/>
        </w:numPr>
        <w:ind w:left="720" w:hanging="360"/>
        <w:rPr/>
      </w:pPr>
      <w:r w:rsidDel="00000000" w:rsidR="00000000" w:rsidRPr="00000000">
        <w:rPr>
          <w:rFonts w:ascii="Arial Unicode MS" w:cs="Arial Unicode MS" w:eastAsia="Arial Unicode MS" w:hAnsi="Arial Unicode MS"/>
          <w:rtl w:val="0"/>
        </w:rPr>
        <w:t xml:space="preserve">LlamaFirewall (Meta): Prompt Injection + 코드 보안 분석 특화. 코드 생성 Agent 외 시나리오에서 적용 범위 제한</w:t>
      </w:r>
    </w:p>
    <w:p w:rsidR="00000000" w:rsidDel="00000000" w:rsidP="00000000" w:rsidRDefault="00000000" w:rsidRPr="00000000" w14:paraId="00001140">
      <w:pPr>
        <w:pStyle w:val="Heading4"/>
        <w:rPr/>
      </w:pPr>
      <w:bookmarkStart w:colFirst="0" w:colLast="0" w:name="_cd322lhasxv8" w:id="213"/>
      <w:bookmarkEnd w:id="213"/>
      <w:r w:rsidDel="00000000" w:rsidR="00000000" w:rsidRPr="00000000">
        <w:rPr>
          <w:rFonts w:ascii="Arial Unicode MS" w:cs="Arial Unicode MS" w:eastAsia="Arial Unicode MS" w:hAnsi="Arial Unicode MS"/>
          <w:rtl w:val="0"/>
        </w:rPr>
        <w:t xml:space="preserve">도구별 상세</w:t>
      </w:r>
    </w:p>
    <w:p w:rsidR="00000000" w:rsidDel="00000000" w:rsidP="00000000" w:rsidRDefault="00000000" w:rsidRPr="00000000" w14:paraId="00001141">
      <w:pPr>
        <w:rPr/>
      </w:pPr>
      <w:r w:rsidDel="00000000" w:rsidR="00000000" w:rsidRPr="00000000">
        <w:rPr>
          <w:rFonts w:ascii="Arial Unicode MS" w:cs="Arial Unicode MS" w:eastAsia="Arial Unicode MS" w:hAnsi="Arial Unicode MS"/>
          <w:rtl w:val="0"/>
        </w:rPr>
        <w:t xml:space="preserve">비교표에서 관심 있는 도구의 상세가 필요한 경우 아래를 참조한다.</w:t>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3">
      <w:pPr>
        <w:rPr/>
      </w:pPr>
      <w:r w:rsidDel="00000000" w:rsidR="00000000" w:rsidRPr="00000000">
        <w:rPr>
          <w:b w:val="1"/>
          <w:bCs w:val="1"/>
          <w:rtl w:val="0"/>
        </w:rPr>
        <w:t xml:space="preserve">Guardrails AI</w:t>
      </w:r>
      <w:r w:rsidDel="00000000" w:rsidR="00000000" w:rsidRPr="00000000">
        <w:rPr>
          <w:rFonts w:ascii="Arial Unicode MS" w:cs="Arial Unicode MS" w:eastAsia="Arial Unicode MS" w:hAnsi="Arial Unicode MS"/>
          <w:rtl w:val="0"/>
        </w:rPr>
        <w:t xml:space="preserve"> — Pydantic 모델 기반으로 기대 출력 스키마를 정의하고, 검증 실패 시 LLM에 자동 재질의(re-ask)하여 올바른 형식을 얻는 구조를 네이티브로 제공한다. Guardrails Hub에서 100+ 사전 구축 Validator(PII 탐지, 독성 필터, 경쟁사 언급 차단 등)를 패키지처럼 설치·조합 가능. NeMo Guardrails와의 공식 통합으로 두 도구를 파이프라인으로 조합할 수 있다.</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5">
      <w:pPr>
        <w:rPr/>
      </w:pPr>
      <w:r w:rsidDel="00000000" w:rsidR="00000000" w:rsidRPr="00000000">
        <w:rPr>
          <w:b w:val="1"/>
          <w:bCs w:val="1"/>
          <w:rtl w:val="0"/>
        </w:rPr>
        <w:t xml:space="preserve">NeMo Guardrails</w:t>
      </w:r>
      <w:r w:rsidDel="00000000" w:rsidR="00000000" w:rsidRPr="00000000">
        <w:rPr>
          <w:rFonts w:ascii="Arial Unicode MS" w:cs="Arial Unicode MS" w:eastAsia="Arial Unicode MS" w:hAnsi="Arial Unicode MS"/>
          <w:rtl w:val="0"/>
        </w:rPr>
        <w:t xml:space="preserve"> — Colang DSL로 대화 흐름(허용 토픽, 금지 토픽, 전환 규칙)을 상태 머신 방식으로 정의한다. Colang DSL은 Python과 유사한 문법이나 대화 흐름 전용 개념(flow, pattern, action)을 익혀야 하므로 팀 내 학습 비용을 고려한다. 5종 Rail(입력 → 대화 → 검색 → 실행 → 출력) 중 어떤 Rail을 활성화하느냐에 따라 LLM 호출 횟수와 지연이 달라지므로, Rail 구성별 지연 프로파일링이 필요하다. v0.20.0에서 Reasoning 기반 안전성 모델(Nemotron), 다국어 콘텐츠 안전성, Jailbreak 탐지 내장이 추가되었다.</w:t>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7">
      <w:pPr>
        <w:rPr/>
      </w:pPr>
      <w:r w:rsidDel="00000000" w:rsidR="00000000" w:rsidRPr="00000000">
        <w:rPr>
          <w:b w:val="1"/>
          <w:bCs w:val="1"/>
          <w:rtl w:val="0"/>
        </w:rPr>
        <w:t xml:space="preserve">LlamaGuard</w:t>
      </w:r>
      <w:r w:rsidDel="00000000" w:rsidR="00000000" w:rsidRPr="00000000">
        <w:rPr>
          <w:rFonts w:ascii="Arial Unicode MS" w:cs="Arial Unicode MS" w:eastAsia="Arial Unicode MS" w:hAnsi="Arial Unicode MS"/>
          <w:rtl w:val="0"/>
        </w:rPr>
        <w:t xml:space="preserve"> — Meta PurpleLlama 프로젝트의 안전성 분류 전용 LLM. 유해 콘텐츠 카테고리(폭력, 혐오, 자해, 성적 콘텐츠 등)로 분류하도록 파인튜닝. 단순 키워드 매칭이 아닌 문맥 기반 판단으로 미묘한 표현도 탐지. HuggingFace에서 무료 다운로드하여 자체 GPU 서버에 호스팅. 클라우드 API로 제공되지 않으므로 모델 서빙 인프라(vLLM, TGI 등)와 GPU 자원을 사전에 확보해야 한다.</w:t>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9">
      <w:pPr>
        <w:rPr/>
      </w:pPr>
      <w:r w:rsidDel="00000000" w:rsidR="00000000" w:rsidRPr="00000000">
        <w:rPr>
          <w:rFonts w:ascii="Arial Unicode MS" w:cs="Arial Unicode MS" w:eastAsia="Arial Unicode MS" w:hAnsi="Arial Unicode MS"/>
          <w:b w:val="1"/>
          <w:bCs w:val="1"/>
          <w:rtl w:val="0"/>
        </w:rPr>
        <w:t xml:space="preserve">자체 구현</w:t>
      </w:r>
      <w:r w:rsidDel="00000000" w:rsidR="00000000" w:rsidRPr="00000000">
        <w:rPr>
          <w:rFonts w:ascii="Arial Unicode MS" w:cs="Arial Unicode MS" w:eastAsia="Arial Unicode MS" w:hAnsi="Arial Unicode MS"/>
          <w:rtl w:val="0"/>
        </w:rPr>
        <w:t xml:space="preserve"> — 기존 도구가 충족하지 못하는 도메인 특화 규칙이 복잡하거나 기존 시스템과의 깊은 통합이 필요한 경우 검토. 완전한 자체 구현 전에 Guardrails AI 커스텀 Validator 작성 또는 NeMo 커스텀 Action 정의로 해결 가능한지 먼저 검토한다. 자체 구현은 지속적인 규칙 업데이트·테스트·유지보수 부담이 크고, 새로운 공격 패턴이나 규제 변경에 대한 대응 속도가 커뮤니티 기반 도구 대비 현저히 느리므로 최후 수단으로 한다.</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pStyle w:val="Heading2"/>
        <w:rPr>
          <w:b w:val="0"/>
          <w:bCs w:val="0"/>
        </w:rPr>
      </w:pPr>
      <w:bookmarkStart w:colFirst="0" w:colLast="0" w:name="_nvov8f7le0z7" w:id="214"/>
      <w:bookmarkEnd w:id="214"/>
      <w:r w:rsidDel="00000000" w:rsidR="00000000" w:rsidRPr="00000000">
        <w:rPr>
          <w:rFonts w:ascii="Arial Unicode MS" w:cs="Arial Unicode MS" w:eastAsia="Arial Unicode MS" w:hAnsi="Arial Unicode MS"/>
          <w:rtl w:val="0"/>
        </w:rPr>
        <w:t xml:space="preserve">11. Observability 도구 선정</w:t>
      </w:r>
      <w:r w:rsidDel="00000000" w:rsidR="00000000" w:rsidRPr="00000000">
        <w:rPr>
          <w:rtl w:val="0"/>
        </w:rPr>
      </w:r>
    </w:p>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Observability는 Agent 시스템의 동작을 로깅·트레이싱·평가하여 투명하게 파악하는 모니터링 체계이다. LLM 기반 Agent는 비결정적(non-deterministic)으로 동작하므로, 전통적인 에러 로그만으로는 문제를 진단할 수 없다. "왜 이 응답이 나왔는가", "어느 단계에서 비용이 집중되는가", "품질이 언제부터 저하되었는가"를 파악하려면 Agent 전용 Observability가 필수적이다.</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Fonts w:ascii="Arial Unicode MS" w:cs="Arial Unicode MS" w:eastAsia="Arial Unicode MS" w:hAnsi="Arial Unicode MS"/>
          <w:b w:val="1"/>
          <w:bCs w:val="1"/>
          <w:rtl w:val="0"/>
        </w:rPr>
        <w:t xml:space="preserve">다른 장과의 연결:</w:t>
      </w:r>
      <w:r w:rsidDel="00000000" w:rsidR="00000000" w:rsidRPr="00000000">
        <w:rPr>
          <w:rtl w:val="0"/>
        </w:rPr>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3장(LLM):</w:t>
      </w:r>
      <w:r w:rsidDel="00000000" w:rsidR="00000000" w:rsidRPr="00000000">
        <w:rPr>
          <w:rFonts w:ascii="Arial Unicode MS" w:cs="Arial Unicode MS" w:eastAsia="Arial Unicode MS" w:hAnsi="Arial Unicode MS"/>
          <w:rtl w:val="0"/>
        </w:rPr>
        <w:t xml:space="preserve"> Model Routing(3.4절) 도입 판단의 근거 데이터(호출별 토큰 소모량, 응답 품질, 지연 분포)를 Observability 도구가 수집한다.</w:t>
      </w:r>
    </w:p>
    <w:p w:rsidR="00000000" w:rsidDel="00000000" w:rsidP="00000000" w:rsidRDefault="00000000" w:rsidRPr="00000000" w14:paraId="00001152">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4장(Framework):</w:t>
      </w:r>
      <w:r w:rsidDel="00000000" w:rsidR="00000000" w:rsidRPr="00000000">
        <w:rPr>
          <w:rFonts w:ascii="Arial Unicode MS" w:cs="Arial Unicode MS" w:eastAsia="Arial Unicode MS" w:hAnsi="Arial Unicode MS"/>
          <w:rtl w:val="0"/>
        </w:rPr>
        <w:t xml:space="preserve"> 4.3 비교표의 Observability 항목(LangSmith, OpenTelemetry 등)을 이 장에서 구체화한다. Framework 선택에 따라 자동 계측 가능 여부가 달라진다.</w:t>
      </w:r>
    </w:p>
    <w:p w:rsidR="00000000" w:rsidDel="00000000" w:rsidP="00000000" w:rsidRDefault="00000000" w:rsidRPr="00000000" w14:paraId="00001153">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9장(RAG Pipeline):</w:t>
      </w:r>
      <w:r w:rsidDel="00000000" w:rsidR="00000000" w:rsidRPr="00000000">
        <w:rPr>
          <w:rFonts w:ascii="Arial Unicode MS" w:cs="Arial Unicode MS" w:eastAsia="Arial Unicode MS" w:hAnsi="Arial Unicode MS"/>
          <w:rtl w:val="0"/>
        </w:rPr>
        <w:t xml:space="preserve"> 9장에서 구성한 RAG 파이프라인의 검색 품질·임베딩 드리프트를 이 장의 도구로 모니터링한다(11.3.1 보조 레이어 참조).</w:t>
      </w:r>
    </w:p>
    <w:p w:rsidR="00000000" w:rsidDel="00000000" w:rsidP="00000000" w:rsidRDefault="00000000" w:rsidRPr="00000000" w14:paraId="00001154">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10장(Guardrails):</w:t>
      </w:r>
      <w:r w:rsidDel="00000000" w:rsidR="00000000" w:rsidRPr="00000000">
        <w:rPr>
          <w:rFonts w:ascii="Arial Unicode MS" w:cs="Arial Unicode MS" w:eastAsia="Arial Unicode MS" w:hAnsi="Arial Unicode MS"/>
          <w:rtl w:val="0"/>
        </w:rPr>
        <w:t xml:space="preserve"> Guardrails 운영 시 필요한 트리거 빈도, 차단율 추이 모니터링을 이 장의 도구로 구현한다.</w:t>
      </w:r>
    </w:p>
    <w:p w:rsidR="00000000" w:rsidDel="00000000" w:rsidP="00000000" w:rsidRDefault="00000000" w:rsidRPr="00000000" w14:paraId="00001155">
      <w:pPr>
        <w:numPr>
          <w:ilvl w:val="0"/>
          <w:numId w:val="9"/>
        </w:numPr>
        <w:ind w:left="720" w:hanging="360"/>
      </w:pPr>
      <w:r w:rsidDel="00000000" w:rsidR="00000000" w:rsidRPr="00000000">
        <w:rPr>
          <w:rFonts w:ascii="Arial Unicode MS" w:cs="Arial Unicode MS" w:eastAsia="Arial Unicode MS" w:hAnsi="Arial Unicode MS"/>
          <w:b w:val="1"/>
          <w:bCs w:val="1"/>
          <w:rtl w:val="0"/>
        </w:rPr>
        <w:t xml:space="preserve">12장(Orchestration):</w:t>
      </w:r>
      <w:r w:rsidDel="00000000" w:rsidR="00000000" w:rsidRPr="00000000">
        <w:rPr>
          <w:rFonts w:ascii="Arial Unicode MS" w:cs="Arial Unicode MS" w:eastAsia="Arial Unicode MS" w:hAnsi="Arial Unicode MS"/>
          <w:rtl w:val="0"/>
        </w:rPr>
        <w:t xml:space="preserve"> 아키텍처 유형(2.2절)에 따라 필요한 트레이싱 깊이(11.1.2절)가 달라진다. 12장에서 유형별 기술 조합을 결정할 때 이 레벨을 참조한다. </w:t>
      </w:r>
    </w:p>
    <w:p w:rsidR="00000000" w:rsidDel="00000000" w:rsidP="00000000" w:rsidRDefault="00000000" w:rsidRPr="00000000" w14:paraId="00001156">
      <w:pPr>
        <w:rPr/>
      </w:pPr>
      <w:r w:rsidDel="00000000" w:rsidR="00000000" w:rsidRPr="00000000">
        <w:rPr>
          <w:rtl w:val="0"/>
        </w:rPr>
      </w:r>
    </w:p>
    <w:p w:rsidR="00000000" w:rsidDel="00000000" w:rsidP="00000000" w:rsidRDefault="00000000" w:rsidRPr="00000000" w14:paraId="00001157">
      <w:pPr>
        <w:rPr/>
      </w:pPr>
      <w:r w:rsidDel="00000000" w:rsidR="00000000" w:rsidRPr="00000000">
        <w:rPr>
          <w:rFonts w:ascii="Arial Unicode MS" w:cs="Arial Unicode MS" w:eastAsia="Arial Unicode MS" w:hAnsi="Arial Unicode MS"/>
          <w:b w:val="1"/>
          <w:bCs w:val="1"/>
          <w:rtl w:val="0"/>
        </w:rPr>
        <w:t xml:space="preserve">이 장의 활용 흐름:</w:t>
      </w:r>
      <w:r w:rsidDel="00000000" w:rsidR="00000000" w:rsidRPr="00000000">
        <w:rPr>
          <w:rFonts w:ascii="Arial Unicode MS" w:cs="Arial Unicode MS" w:eastAsia="Arial Unicode MS" w:hAnsi="Arial Unicode MS"/>
          <w:rtl w:val="0"/>
        </w:rPr>
        <w:t xml:space="preserve"> 11.1에서 자신의 프로젝트 단계·트레이싱 깊이·요구조건을 확인한 뒤, 11.2에서 도구별 특성을 비교하고, 11.3에서 조건을 대입하여 도구를 확정한다.</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3"/>
        <w:rPr/>
      </w:pPr>
      <w:bookmarkStart w:colFirst="0" w:colLast="0" w:name="_iqe83iibrf8j" w:id="215"/>
      <w:bookmarkEnd w:id="215"/>
      <w:r w:rsidDel="00000000" w:rsidR="00000000" w:rsidRPr="00000000">
        <w:rPr>
          <w:rFonts w:ascii="Arial Unicode MS" w:cs="Arial Unicode MS" w:eastAsia="Arial Unicode MS" w:hAnsi="Arial Unicode MS"/>
          <w:rtl w:val="0"/>
        </w:rPr>
        <w:t xml:space="preserve">11.1 선정 전 확인사항</w:t>
      </w:r>
    </w:p>
    <w:p w:rsidR="00000000" w:rsidDel="00000000" w:rsidP="00000000" w:rsidRDefault="00000000" w:rsidRPr="00000000" w14:paraId="0000115B">
      <w:pPr>
        <w:rPr/>
      </w:pPr>
      <w:r w:rsidDel="00000000" w:rsidR="00000000" w:rsidRPr="00000000">
        <w:rPr>
          <w:rFonts w:ascii="Arial Unicode MS" w:cs="Arial Unicode MS" w:eastAsia="Arial Unicode MS" w:hAnsi="Arial Unicode MS"/>
          <w:rtl w:val="0"/>
        </w:rPr>
        <w:t xml:space="preserve">도구를 비교하기 전에, 자신의 환경을 프로젝트 단계(11.1.1) → 트레이싱 깊이(11.1.2) → 핵심 요구조건(11.1.3) 순으로 확인해야 한다. 이 절을 읽고 나면 "나는 단계 X, 트레이싱 L</w:t>
      </w:r>
      <w:r w:rsidDel="00000000" w:rsidR="00000000" w:rsidRPr="00000000">
        <w:rPr>
          <w:i w:val="1"/>
          <w:iCs w:val="1"/>
          <w:rtl w:val="0"/>
        </w:rPr>
        <w:t xml:space="preserve">Y</w:t>
      </w:r>
      <w:r w:rsidDel="00000000" w:rsidR="00000000" w:rsidRPr="00000000">
        <w:rPr>
          <w:rFonts w:ascii="Arial Unicode MS" w:cs="Arial Unicode MS" w:eastAsia="Arial Unicode MS" w:hAnsi="Arial Unicode MS"/>
          <w:rtl w:val="0"/>
        </w:rPr>
        <w:t xml:space="preserve">, 조건 a/b/c"를 특정할 수 있어야 한다.</w:t>
      </w:r>
    </w:p>
    <w:p w:rsidR="00000000" w:rsidDel="00000000" w:rsidP="00000000" w:rsidRDefault="00000000" w:rsidRPr="00000000" w14:paraId="0000115C">
      <w:pPr>
        <w:rPr/>
      </w:pPr>
      <w:r w:rsidDel="00000000" w:rsidR="00000000" w:rsidRPr="00000000">
        <w:rPr>
          <w:rtl w:val="0"/>
        </w:rPr>
      </w:r>
    </w:p>
    <w:p w:rsidR="00000000" w:rsidDel="00000000" w:rsidP="00000000" w:rsidRDefault="00000000" w:rsidRPr="00000000" w14:paraId="0000115D">
      <w:pPr>
        <w:rPr/>
      </w:pPr>
      <w:r w:rsidDel="00000000" w:rsidR="00000000" w:rsidRPr="00000000">
        <w:rPr>
          <w:rFonts w:ascii="Arial Unicode MS" w:cs="Arial Unicode MS" w:eastAsia="Arial Unicode MS" w:hAnsi="Arial Unicode MS"/>
          <w:b w:val="1"/>
          <w:bCs w:val="1"/>
          <w:rtl w:val="0"/>
        </w:rPr>
        <w:t xml:space="preserve">보안·프라이버시 주의:</w:t>
      </w:r>
      <w:r w:rsidDel="00000000" w:rsidR="00000000" w:rsidRPr="00000000">
        <w:rPr>
          <w:rFonts w:ascii="Arial Unicode MS" w:cs="Arial Unicode MS" w:eastAsia="Arial Unicode MS" w:hAnsi="Arial Unicode MS"/>
          <w:rtl w:val="0"/>
        </w:rPr>
        <w:t xml:space="preserve"> Observability 도구에는 프롬프트와 응답 원문, 도구 호출 파라미터, 사용자 세션 정보 등 민감 데이터가 저장된다. SaaS 도구(단계 2~3)를 사용하는 경우 이 데이터가 외부 클라우드로 전송된다. 3.1.6절(데이터 보안 및 배포 환경)의 데이터 유출 방지 기준과 동일한 맥락에서 데이터 보존 정책, PII 마스킹 지원 여부를 반드시 확인한다. 민감 데이터가 외부로 나갈 수 없는 환경에서는 단계 4(셀프호스팅)가 필수이며, 11.3.1 분기 B에서 온프레미스 경로로 진입한다. 도구별 PII 마스킹/필터링 지원 여부는 11.2 비교표에서 확인한다.</w:t>
      </w:r>
    </w:p>
    <w:p w:rsidR="00000000" w:rsidDel="00000000" w:rsidP="00000000" w:rsidRDefault="00000000" w:rsidRPr="00000000" w14:paraId="0000115E">
      <w:pPr>
        <w:pStyle w:val="Heading4"/>
        <w:rPr/>
      </w:pPr>
      <w:bookmarkStart w:colFirst="0" w:colLast="0" w:name="_bmrzr64ele9m" w:id="216"/>
      <w:bookmarkEnd w:id="216"/>
      <w:r w:rsidDel="00000000" w:rsidR="00000000" w:rsidRPr="00000000">
        <w:rPr>
          <w:rFonts w:ascii="Arial Unicode MS" w:cs="Arial Unicode MS" w:eastAsia="Arial Unicode MS" w:hAnsi="Arial Unicode MS"/>
          <w:rtl w:val="0"/>
        </w:rPr>
        <w:t xml:space="preserve">11.1.1 프로젝트 단계 확인</w:t>
      </w:r>
    </w:p>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Observability는 프로젝트의 모든 단계에서 동일한 수준이 필요한 것이 아니다. 로컬 개발에서 무거운 도구를 도입하면 오버헤드만 늘고, 프로덕션에서 logging만 쓰면 장애 진단이 불가능하다.</w:t>
      </w:r>
    </w:p>
    <w:p w:rsidR="00000000" w:rsidDel="00000000" w:rsidP="00000000" w:rsidRDefault="00000000" w:rsidRPr="00000000" w14:paraId="00001160">
      <w:pPr>
        <w:rPr/>
      </w:pPr>
      <w:r w:rsidDel="00000000" w:rsidR="00000000" w:rsidRPr="00000000">
        <w:rPr>
          <w:rtl w:val="0"/>
        </w:rPr>
      </w:r>
    </w:p>
    <w:tbl>
      <w:tblPr>
        <w:tblStyle w:val="Table20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970247846536"/>
        <w:gridCol w:w="1853.5614860223009"/>
        <w:gridCol w:w="2192.7753527453365"/>
        <w:gridCol w:w="1805.1023622047246"/>
        <w:gridCol w:w="1805.1023622047246"/>
        <w:tblGridChange w:id="0">
          <w:tblGrid>
            <w:gridCol w:w="1368.970247846536"/>
            <w:gridCol w:w="1853.5614860223009"/>
            <w:gridCol w:w="2192.7753527453365"/>
            <w:gridCol w:w="1805.1023622047246"/>
            <w:gridCol w:w="1805.1023622047246"/>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161">
            <w:pPr>
              <w:rPr>
                <w:b w:val="1"/>
                <w:bCs w:val="1"/>
              </w:rPr>
            </w:pPr>
            <w:r w:rsidDel="00000000" w:rsidR="00000000" w:rsidRPr="00000000">
              <w:rPr>
                <w:rFonts w:ascii="Arial Unicode MS" w:cs="Arial Unicode MS" w:eastAsia="Arial Unicode MS" w:hAnsi="Arial Unicode MS"/>
                <w:b w:val="1"/>
                <w:bCs w:val="1"/>
                <w:rtl w:val="0"/>
              </w:rPr>
              <w:t xml:space="preserve">단계</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62">
            <w:pPr>
              <w:rPr>
                <w:b w:val="1"/>
                <w:bCs w:val="1"/>
              </w:rPr>
            </w:pPr>
            <w:r w:rsidDel="00000000" w:rsidR="00000000" w:rsidRPr="00000000">
              <w:rPr>
                <w:rFonts w:ascii="Arial Unicode MS" w:cs="Arial Unicode MS" w:eastAsia="Arial Unicode MS" w:hAnsi="Arial Unicode MS"/>
                <w:b w:val="1"/>
                <w:bCs w:val="1"/>
                <w:rtl w:val="0"/>
              </w:rPr>
              <w:t xml:space="preserve">진입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63">
            <w:pPr>
              <w:rPr>
                <w:b w:val="1"/>
                <w:bCs w:val="1"/>
              </w:rPr>
            </w:pPr>
            <w:r w:rsidDel="00000000" w:rsidR="00000000" w:rsidRPr="00000000">
              <w:rPr>
                <w:rFonts w:ascii="Arial Unicode MS" w:cs="Arial Unicode MS" w:eastAsia="Arial Unicode MS" w:hAnsi="Arial Unicode MS"/>
                <w:b w:val="1"/>
                <w:bCs w:val="1"/>
                <w:rtl w:val="0"/>
              </w:rPr>
              <w:t xml:space="preserve">필요 수준</w:t>
            </w:r>
          </w:p>
        </w:tc>
        <w:tc>
          <w:tcPr>
            <w:tcBorders>
              <w:right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64">
            <w:pPr>
              <w:rPr>
                <w:b w:val="1"/>
                <w:bCs w:val="1"/>
              </w:rPr>
            </w:pPr>
            <w:r w:rsidDel="00000000" w:rsidR="00000000" w:rsidRPr="00000000">
              <w:rPr>
                <w:rFonts w:ascii="Arial Unicode MS" w:cs="Arial Unicode MS" w:eastAsia="Arial Unicode MS" w:hAnsi="Arial Unicode MS"/>
                <w:b w:val="1"/>
                <w:bCs w:val="1"/>
                <w:rtl w:val="0"/>
              </w:rPr>
              <w:t xml:space="preserve">핵심 추적 항목</w:t>
            </w:r>
          </w:p>
        </w:tc>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트래픽 규모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Fonts w:ascii="Arial Unicode MS" w:cs="Arial Unicode MS" w:eastAsia="Arial Unicode MS" w:hAnsi="Arial Unicode MS"/>
                <w:b w:val="1"/>
                <w:bCs w:val="1"/>
                <w:rtl w:val="0"/>
              </w:rPr>
              <w:t xml:space="preserve">1. 로컬 개발</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Fonts w:ascii="Arial Unicode MS" w:cs="Arial Unicode MS" w:eastAsia="Arial Unicode MS" w:hAnsi="Arial Unicode MS"/>
                <w:rtl w:val="0"/>
              </w:rPr>
              <w:t xml:space="preserve">개발자 1~2인, 로컬 환경</w:t>
            </w:r>
          </w:p>
        </w:tc>
        <w:tc>
          <w:tcPr>
            <w:shd w:fill="auto" w:val="clear"/>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Fonts w:ascii="Arial Unicode MS" w:cs="Arial Unicode MS" w:eastAsia="Arial Unicode MS" w:hAnsi="Arial Unicode MS"/>
                <w:rtl w:val="0"/>
              </w:rPr>
              <w:t xml:space="preserve">LLM 호출 입출력 확인. </w:t>
            </w:r>
            <w:r w:rsidDel="00000000" w:rsidR="00000000" w:rsidRPr="00000000">
              <w:rPr>
                <w:rFonts w:ascii="Arial Unicode MS" w:cs="Arial Unicode MS" w:eastAsia="Arial Unicode MS" w:hAnsi="Arial Unicode MS"/>
                <w:b w:val="1"/>
                <w:bCs w:val="1"/>
                <w:rtl w:val="0"/>
              </w:rPr>
              <w:t xml:space="preserve">별도 도구 불필요.</w:t>
            </w:r>
            <w:r w:rsidDel="00000000" w:rsidR="00000000" w:rsidRPr="00000000">
              <w:rPr>
                <w:rtl w:val="0"/>
              </w:rPr>
            </w:r>
          </w:p>
        </w:tc>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69">
            <w:pPr>
              <w:rPr/>
            </w:pPr>
            <w:r w:rsidDel="00000000" w:rsidR="00000000" w:rsidRPr="00000000">
              <w:rPr>
                <w:rFonts w:ascii="Arial Unicode MS" w:cs="Arial Unicode MS" w:eastAsia="Arial Unicode MS" w:hAnsi="Arial Unicode MS"/>
                <w:rtl w:val="0"/>
              </w:rPr>
              <w:t xml:space="preserve">프롬프트 입출력, 토큰 수, 에러</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6A">
            <w:pPr>
              <w:spacing w:after="240" w:before="240" w:lineRule="auto"/>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6B">
            <w:pPr>
              <w:rPr/>
            </w:pPr>
            <w:r w:rsidDel="00000000" w:rsidR="00000000" w:rsidRPr="00000000">
              <w:rPr>
                <w:rFonts w:ascii="Arial Unicode MS" w:cs="Arial Unicode MS" w:eastAsia="Arial Unicode MS" w:hAnsi="Arial Unicode MS"/>
                <w:b w:val="1"/>
                <w:bCs w:val="1"/>
                <w:rtl w:val="0"/>
              </w:rPr>
              <w:t xml:space="preserve">2. PoC / 소규모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Fonts w:ascii="Arial Unicode MS" w:cs="Arial Unicode MS" w:eastAsia="Arial Unicode MS" w:hAnsi="Arial Unicode MS"/>
                <w:rtl w:val="0"/>
              </w:rPr>
              <w:t xml:space="preserve">팀 내부 또는 소수 사용자. 월 수천~수만 건.</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rPr/>
            </w:pPr>
            <w:r w:rsidDel="00000000" w:rsidR="00000000" w:rsidRPr="00000000">
              <w:rPr>
                <w:rFonts w:ascii="Arial Unicode MS" w:cs="Arial Unicode MS" w:eastAsia="Arial Unicode MS" w:hAnsi="Arial Unicode MS"/>
                <w:rtl w:val="0"/>
              </w:rPr>
              <w:t xml:space="preserve">LLM 호출 단위 트레이싱 + 기본 비용 추적</w:t>
            </w:r>
          </w:p>
        </w:tc>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6E">
            <w:pPr>
              <w:rPr/>
            </w:pPr>
            <w:r w:rsidDel="00000000" w:rsidR="00000000" w:rsidRPr="00000000">
              <w:rPr>
                <w:rFonts w:ascii="Arial Unicode MS" w:cs="Arial Unicode MS" w:eastAsia="Arial Unicode MS" w:hAnsi="Arial Unicode MS"/>
                <w:rtl w:val="0"/>
              </w:rPr>
              <w:t xml:space="preserve">호출별 지연, 토큰 소모량·비용, 에러율</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6F">
            <w:pPr>
              <w:spacing w:after="240" w:before="240" w:lineRule="auto"/>
              <w:rPr/>
            </w:pPr>
            <w:r w:rsidDel="00000000" w:rsidR="00000000" w:rsidRPr="00000000">
              <w:rPr>
                <w:rFonts w:ascii="Arial Unicode MS" w:cs="Arial Unicode MS" w:eastAsia="Arial Unicode MS" w:hAnsi="Arial Unicode MS"/>
                <w:rtl w:val="0"/>
              </w:rPr>
              <w:t xml:space="preserve">월 수천~수만 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0">
            <w:pPr>
              <w:rPr/>
            </w:pPr>
            <w:r w:rsidDel="00000000" w:rsidR="00000000" w:rsidRPr="00000000">
              <w:rPr>
                <w:rFonts w:ascii="Arial Unicode MS" w:cs="Arial Unicode MS" w:eastAsia="Arial Unicode MS" w:hAnsi="Arial Unicode MS"/>
                <w:b w:val="1"/>
                <w:bCs w:val="1"/>
                <w:rtl w:val="0"/>
              </w:rPr>
              <w:t xml:space="preserve">3. 프로덕션 (클라우드)</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1">
            <w:pPr>
              <w:rPr/>
            </w:pPr>
            <w:r w:rsidDel="00000000" w:rsidR="00000000" w:rsidRPr="00000000">
              <w:rPr>
                <w:rFonts w:ascii="Arial Unicode MS" w:cs="Arial Unicode MS" w:eastAsia="Arial Unicode MS" w:hAnsi="Arial Unicode MS"/>
                <w:rtl w:val="0"/>
              </w:rPr>
              <w:t xml:space="preserve">외부 사용자 대면. 월 수만 건 이상. SLA 정의.</w:t>
            </w:r>
          </w:p>
        </w:tc>
        <w:tc>
          <w:tcPr>
            <w:shd w:fill="auto" w:val="clear"/>
            <w:tcMar>
              <w:top w:w="100.0" w:type="dxa"/>
              <w:left w:w="100.0" w:type="dxa"/>
              <w:bottom w:w="100.0" w:type="dxa"/>
              <w:right w:w="100.0" w:type="dxa"/>
            </w:tcMar>
            <w:vAlign w:val="top"/>
          </w:tcPr>
          <w:p w:rsidR="00000000" w:rsidDel="00000000" w:rsidP="00000000" w:rsidRDefault="00000000" w:rsidRPr="00000000" w14:paraId="00001172">
            <w:pPr>
              <w:rPr/>
            </w:pPr>
            <w:r w:rsidDel="00000000" w:rsidR="00000000" w:rsidRPr="00000000">
              <w:rPr>
                <w:rFonts w:ascii="Arial Unicode MS" w:cs="Arial Unicode MS" w:eastAsia="Arial Unicode MS" w:hAnsi="Arial Unicode MS"/>
                <w:rtl w:val="0"/>
              </w:rPr>
              <w:t xml:space="preserve">Agent 스텝/노드 단위 트레이싱 + 자동 품질 평가 + 비용 대시보드 + 알림</w:t>
            </w:r>
          </w:p>
        </w:tc>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Fonts w:ascii="Arial Unicode MS" w:cs="Arial Unicode MS" w:eastAsia="Arial Unicode MS" w:hAnsi="Arial Unicode MS"/>
                <w:rtl w:val="0"/>
              </w:rPr>
              <w:t xml:space="preserve">스텝별 지연·비용, 도구 호출 성공/실패, Guardrails 트리거 빈도</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74">
            <w:pPr>
              <w:spacing w:after="240" w:before="240" w:lineRule="auto"/>
              <w:rPr/>
            </w:pPr>
            <w:r w:rsidDel="00000000" w:rsidR="00000000" w:rsidRPr="00000000">
              <w:rPr>
                <w:rFonts w:ascii="Arial Unicode MS" w:cs="Arial Unicode MS" w:eastAsia="Arial Unicode MS" w:hAnsi="Arial Unicode MS"/>
                <w:rtl w:val="0"/>
              </w:rPr>
              <w:t xml:space="preserve">월 수만 건 이상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75">
            <w:pPr>
              <w:rPr/>
            </w:pPr>
            <w:r w:rsidDel="00000000" w:rsidR="00000000" w:rsidRPr="00000000">
              <w:rPr>
                <w:rFonts w:ascii="Arial Unicode MS" w:cs="Arial Unicode MS" w:eastAsia="Arial Unicode MS" w:hAnsi="Arial Unicode MS"/>
                <w:b w:val="1"/>
                <w:bCs w:val="1"/>
                <w:rtl w:val="0"/>
              </w:rPr>
              <w:t xml:space="preserve">4. 프로덕션 (온프레미스)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Fonts w:ascii="Arial Unicode MS" w:cs="Arial Unicode MS" w:eastAsia="Arial Unicode MS" w:hAnsi="Arial Unicode MS"/>
                <w:rtl w:val="0"/>
              </w:rPr>
              <w:t xml:space="preserve">데이터 외부 전송 불가. 규제 산업.</w:t>
            </w:r>
          </w:p>
        </w:tc>
        <w:tc>
          <w:tcPr>
            <w:shd w:fill="auto" w:val="clear"/>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Fonts w:ascii="Arial Unicode MS" w:cs="Arial Unicode MS" w:eastAsia="Arial Unicode MS" w:hAnsi="Arial Unicode MS"/>
                <w:rtl w:val="0"/>
              </w:rPr>
              <w:t xml:space="preserve">단계 3과 동일 + 셀프호스팅 필수</w:t>
            </w:r>
          </w:p>
        </w:tc>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Fonts w:ascii="Arial Unicode MS" w:cs="Arial Unicode MS" w:eastAsia="Arial Unicode MS" w:hAnsi="Arial Unicode MS"/>
                <w:rtl w:val="0"/>
              </w:rPr>
              <w:t xml:space="preserve">단계 3 동일 + 감사 로그 사내 보존</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79">
            <w:pPr>
              <w:spacing w:after="240" w:before="240" w:lineRule="auto"/>
              <w:rPr/>
            </w:pPr>
            <w:r w:rsidDel="00000000" w:rsidR="00000000" w:rsidRPr="00000000">
              <w:rPr>
                <w:rFonts w:ascii="Arial Unicode MS" w:cs="Arial Unicode MS" w:eastAsia="Arial Unicode MS" w:hAnsi="Arial Unicode MS"/>
                <w:rtl w:val="0"/>
              </w:rPr>
              <w:t xml:space="preserve">단계 3 동일</w:t>
            </w:r>
          </w:p>
        </w:tc>
      </w:tr>
    </w:tbl>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Fonts w:ascii="Arial Unicode MS" w:cs="Arial Unicode MS" w:eastAsia="Arial Unicode MS" w:hAnsi="Arial Unicode MS"/>
          <w:i w:val="1"/>
          <w:iCs w:val="1"/>
          <w:rtl w:val="0"/>
        </w:rPr>
        <w:t xml:space="preserve">(단계 3~4는 배타적이 아니라 조합 가능하다. 예: 단계 3의 트레이싱 도구 + 비용 모니터링 보조 레이어를 병행하는 것이 일반적이다.)</w:t>
      </w:r>
      <w:r w:rsidDel="00000000" w:rsidR="00000000" w:rsidRPr="00000000">
        <w:rPr>
          <w:rtl w:val="0"/>
        </w:rPr>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Fonts w:ascii="Arial Unicode MS" w:cs="Arial Unicode MS" w:eastAsia="Arial Unicode MS" w:hAnsi="Arial Unicode MS"/>
          <w:b w:val="1"/>
          <w:bCs w:val="1"/>
          <w:rtl w:val="0"/>
        </w:rPr>
        <w:t xml:space="preserve">단계 1에 해당하면 별도 Observability 도구 선정이 불필요하다.</w:t>
      </w:r>
      <w:r w:rsidDel="00000000" w:rsidR="00000000" w:rsidRPr="00000000">
        <w:rPr>
          <w:rFonts w:ascii="Arial Unicode MS" w:cs="Arial Unicode MS" w:eastAsia="Arial Unicode MS" w:hAnsi="Arial Unicode MS"/>
          <w:rtl w:val="0"/>
        </w:rPr>
        <w:t xml:space="preserve"> 프레임워크 내장 로깅 또는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logging</w:t>
      </w:r>
      <w:r w:rsidDel="00000000" w:rsidR="00000000" w:rsidRPr="00000000">
        <w:rPr>
          <w:rFonts w:ascii="Arial Unicode MS" w:cs="Arial Unicode MS" w:eastAsia="Arial Unicode MS" w:hAnsi="Arial Unicode MS"/>
          <w:rtl w:val="0"/>
        </w:rPr>
        <w:t xml:space="preserve"> 수준으로 충분하므로, 이 경우 11.2~11.3절은 해당 없으며 선정 완료이다. 단계 2 이상부터 아래 절을 계속 진행한다.</w:t>
      </w:r>
    </w:p>
    <w:p w:rsidR="00000000" w:rsidDel="00000000" w:rsidP="00000000" w:rsidRDefault="00000000" w:rsidRPr="00000000" w14:paraId="0000117E">
      <w:pPr>
        <w:pStyle w:val="Heading4"/>
        <w:rPr/>
      </w:pPr>
      <w:bookmarkStart w:colFirst="0" w:colLast="0" w:name="_pwgsu83x4i0h" w:id="217"/>
      <w:bookmarkEnd w:id="217"/>
      <w:r w:rsidDel="00000000" w:rsidR="00000000" w:rsidRPr="00000000">
        <w:rPr>
          <w:rFonts w:ascii="Arial Unicode MS" w:cs="Arial Unicode MS" w:eastAsia="Arial Unicode MS" w:hAnsi="Arial Unicode MS"/>
          <w:rtl w:val="0"/>
        </w:rPr>
        <w:t xml:space="preserve">11.1.2 필요 트레이싱 깊이 확인</w:t>
      </w:r>
    </w:p>
    <w:p w:rsidR="00000000" w:rsidDel="00000000" w:rsidP="00000000" w:rsidRDefault="00000000" w:rsidRPr="00000000" w14:paraId="0000117F">
      <w:pPr>
        <w:rPr/>
      </w:pPr>
      <w:r w:rsidDel="00000000" w:rsidR="00000000" w:rsidRPr="00000000">
        <w:rPr>
          <w:rFonts w:ascii="Arial Unicode MS" w:cs="Arial Unicode MS" w:eastAsia="Arial Unicode MS" w:hAnsi="Arial Unicode MS"/>
          <w:rtl w:val="0"/>
        </w:rPr>
        <w:t xml:space="preserve">트레이싱 깊이는 도구 선택의 핵심 기준이다. 도구마다 지원하는 최대 깊이가 다르므로, 아래 표에서 자신의 아키텍처 유형(2.2절)에 해당하는 레벨을 확정해야 한다. </w:t>
      </w:r>
    </w:p>
    <w:p w:rsidR="00000000" w:rsidDel="00000000" w:rsidP="00000000" w:rsidRDefault="00000000" w:rsidRPr="00000000" w14:paraId="00001180">
      <w:pPr>
        <w:rPr/>
      </w:pPr>
      <w:r w:rsidDel="00000000" w:rsidR="00000000" w:rsidRPr="00000000">
        <w:rPr>
          <w:rtl w:val="0"/>
        </w:rPr>
      </w:r>
    </w:p>
    <w:tbl>
      <w:tblPr>
        <w:tblStyle w:val="Table203"/>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4725"/>
        <w:gridCol w:w="3225"/>
        <w:tblGridChange w:id="0">
          <w:tblGrid>
            <w:gridCol w:w="765"/>
            <w:gridCol w:w="4725"/>
            <w:gridCol w:w="322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181">
            <w:pPr>
              <w:rPr>
                <w:b w:val="1"/>
                <w:bCs w:val="1"/>
              </w:rPr>
            </w:pPr>
            <w:r w:rsidDel="00000000" w:rsidR="00000000" w:rsidRPr="00000000">
              <w:rPr>
                <w:rFonts w:ascii="Arial Unicode MS" w:cs="Arial Unicode MS" w:eastAsia="Arial Unicode MS" w:hAnsi="Arial Unicode MS"/>
                <w:b w:val="1"/>
                <w:bCs w:val="1"/>
                <w:rtl w:val="0"/>
              </w:rPr>
              <w:t xml:space="preserve">레벨</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82">
            <w:pPr>
              <w:rPr>
                <w:b w:val="1"/>
                <w:bCs w:val="1"/>
              </w:rPr>
            </w:pPr>
            <w:r w:rsidDel="00000000" w:rsidR="00000000" w:rsidRPr="00000000">
              <w:rPr>
                <w:rFonts w:ascii="Arial Unicode MS" w:cs="Arial Unicode MS" w:eastAsia="Arial Unicode MS" w:hAnsi="Arial Unicode MS"/>
                <w:b w:val="1"/>
                <w:bCs w:val="1"/>
                <w:rtl w:val="0"/>
              </w:rPr>
              <w:t xml:space="preserve">정의</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83">
            <w:pPr>
              <w:rPr>
                <w:b w:val="1"/>
                <w:bCs w:val="1"/>
              </w:rPr>
            </w:pPr>
            <w:r w:rsidDel="00000000" w:rsidR="00000000" w:rsidRPr="00000000">
              <w:rPr>
                <w:rFonts w:ascii="Arial Unicode MS" w:cs="Arial Unicode MS" w:eastAsia="Arial Unicode MS" w:hAnsi="Arial Unicode MS"/>
                <w:b w:val="1"/>
                <w:bCs w:val="1"/>
                <w:rtl w:val="0"/>
              </w:rPr>
              <w:t xml:space="preserve">필요 아키텍처 유형 (2.2절 기준)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b w:val="1"/>
                <w:bCs w:val="1"/>
                <w:rtl w:val="0"/>
              </w:rPr>
              <w:t xml:space="preserve">L1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Fonts w:ascii="Arial Unicode MS" w:cs="Arial Unicode MS" w:eastAsia="Arial Unicode MS" w:hAnsi="Arial Unicode MS"/>
                <w:rtl w:val="0"/>
              </w:rPr>
              <w:t xml:space="preserve">LLM 호출 단위: 개별 API 호출의 입출력, 토큰 수, 지연, 비용 기록</w:t>
            </w:r>
          </w:p>
        </w:tc>
        <w:tc>
          <w:tcPr>
            <w:shd w:fill="auto" w:val="clear"/>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Fonts w:ascii="Arial Unicode MS" w:cs="Arial Unicode MS" w:eastAsia="Arial Unicode MS" w:hAnsi="Arial Unicode MS"/>
                <w:rtl w:val="0"/>
              </w:rPr>
              <w:t xml:space="preserve">모든 유형 (최소 요건)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b w:val="1"/>
                <w:bCs w:val="1"/>
                <w:rtl w:val="0"/>
              </w:rPr>
              <w:t xml:space="preserve">L2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8">
            <w:pPr>
              <w:rPr/>
            </w:pPr>
            <w:r w:rsidDel="00000000" w:rsidR="00000000" w:rsidRPr="00000000">
              <w:rPr>
                <w:rFonts w:ascii="Arial Unicode MS" w:cs="Arial Unicode MS" w:eastAsia="Arial Unicode MS" w:hAnsi="Arial Unicode MS"/>
                <w:rtl w:val="0"/>
              </w:rPr>
              <w:t xml:space="preserve">Agent 스텝 단위: Agent 내 순차적 스텝을 체인으로 연결하여 추적</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rPr/>
            </w:pPr>
            <w:r w:rsidDel="00000000" w:rsidR="00000000" w:rsidRPr="00000000">
              <w:rPr>
                <w:rFonts w:ascii="Arial Unicode MS" w:cs="Arial Unicode MS" w:eastAsia="Arial Unicode MS" w:hAnsi="Arial Unicode MS"/>
                <w:rtl w:val="0"/>
              </w:rPr>
              <w:t xml:space="preserve">순차(Sequential) 이상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A">
            <w:pPr>
              <w:rPr/>
            </w:pPr>
            <w:r w:rsidDel="00000000" w:rsidR="00000000" w:rsidRPr="00000000">
              <w:rPr>
                <w:b w:val="1"/>
                <w:bCs w:val="1"/>
                <w:rtl w:val="0"/>
              </w:rPr>
              <w:t xml:space="preserve">L3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그래프 노드/분기 단위: 조건 분기·루프·병렬 실행의 각 노드별 실행 경로 시각화</w:t>
            </w:r>
          </w:p>
        </w:tc>
        <w:tc>
          <w:tcPr>
            <w:shd w:fill="auto" w:val="clear"/>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Fonts w:ascii="Arial Unicode MS" w:cs="Arial Unicode MS" w:eastAsia="Arial Unicode MS" w:hAnsi="Arial Unicode MS"/>
                <w:rtl w:val="0"/>
              </w:rPr>
              <w:t xml:space="preserve">그래프(Graph/State)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b w:val="1"/>
                <w:bCs w:val="1"/>
                <w:rtl w:val="0"/>
              </w:rPr>
              <w:t xml:space="preserve">L4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rFonts w:ascii="Arial Unicode MS" w:cs="Arial Unicode MS" w:eastAsia="Arial Unicode MS" w:hAnsi="Arial Unicode MS"/>
                <w:rtl w:val="0"/>
              </w:rPr>
              <w:t xml:space="preserve">멀티 Agent 분산 트레이싱: 여러 Agent 간 작업 위임·메시지 교환의 종단 간 추적</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Fonts w:ascii="Arial Unicode MS" w:cs="Arial Unicode MS" w:eastAsia="Arial Unicode MS" w:hAnsi="Arial Unicode MS"/>
                <w:rtl w:val="0"/>
              </w:rPr>
              <w:t xml:space="preserve">계층(Hierarchical)·협업(Collaborative)</w:t>
            </w:r>
          </w:p>
        </w:tc>
      </w:tr>
    </w:tbl>
    <w:p w:rsidR="00000000" w:rsidDel="00000000" w:rsidP="00000000" w:rsidRDefault="00000000" w:rsidRPr="00000000" w14:paraId="00001190">
      <w:pPr>
        <w:pStyle w:val="Heading4"/>
        <w:rPr/>
      </w:pPr>
      <w:bookmarkStart w:colFirst="0" w:colLast="0" w:name="_42ggng13dhhx" w:id="218"/>
      <w:bookmarkEnd w:id="218"/>
      <w:r w:rsidDel="00000000" w:rsidR="00000000" w:rsidRPr="00000000">
        <w:rPr>
          <w:rFonts w:ascii="Arial Unicode MS" w:cs="Arial Unicode MS" w:eastAsia="Arial Unicode MS" w:hAnsi="Arial Unicode MS"/>
          <w:rtl w:val="0"/>
        </w:rPr>
        <w:t xml:space="preserve">11.1.3 핵심 요구조건 의사결정 체크리스트</w:t>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아래 항목을 확인하면 </w:t>
      </w:r>
      <w:r w:rsidDel="00000000" w:rsidR="00000000" w:rsidRPr="00000000">
        <w:rPr>
          <w:rFonts w:ascii="Arial Unicode MS" w:cs="Arial Unicode MS" w:eastAsia="Arial Unicode MS" w:hAnsi="Arial Unicode MS"/>
          <w:rtl w:val="0"/>
        </w:rPr>
        <w:t xml:space="preserve">11.3절의 의사결정 흐름</w:t>
      </w:r>
      <w:r w:rsidDel="00000000" w:rsidR="00000000" w:rsidRPr="00000000">
        <w:rPr>
          <w:rFonts w:ascii="Arial Unicode MS" w:cs="Arial Unicode MS" w:eastAsia="Arial Unicode MS" w:hAnsi="Arial Unicode MS"/>
          <w:rtl w:val="0"/>
        </w:rPr>
        <w:t xml:space="preserve">에서 자신의 도구 선택 경로를 빠르게 찾을 수 있다. 각 항목은 11.3.1의 분기 A~E와 직접 매핑되므로, 본 절에서 자신의 조건을 먼저 정리한 뒤 해당 분기로 이동해 판단한다.</w:t>
      </w:r>
    </w:p>
    <w:p w:rsidR="00000000" w:rsidDel="00000000" w:rsidP="00000000" w:rsidRDefault="00000000" w:rsidRPr="00000000" w14:paraId="00001192">
      <w:pPr>
        <w:rPr/>
      </w:pPr>
      <w:r w:rsidDel="00000000" w:rsidR="00000000" w:rsidRPr="00000000">
        <w:rPr>
          <w:rtl w:val="0"/>
        </w:rPr>
      </w:r>
    </w:p>
    <w:tbl>
      <w:tblPr>
        <w:tblStyle w:val="Table20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3240"/>
        <w:gridCol w:w="3000"/>
        <w:tblGridChange w:id="0">
          <w:tblGrid>
            <w:gridCol w:w="2760"/>
            <w:gridCol w:w="3240"/>
            <w:gridCol w:w="300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193">
            <w:pPr>
              <w:rPr>
                <w:b w:val="1"/>
                <w:bCs w:val="1"/>
              </w:rPr>
            </w:pPr>
            <w:r w:rsidDel="00000000" w:rsidR="00000000" w:rsidRPr="00000000">
              <w:rPr>
                <w:rFonts w:ascii="Arial Unicode MS" w:cs="Arial Unicode MS" w:eastAsia="Arial Unicode MS" w:hAnsi="Arial Unicode MS"/>
                <w:b w:val="1"/>
                <w:bCs w:val="1"/>
                <w:rtl w:val="0"/>
              </w:rPr>
              <w:t xml:space="preserve">확인 항목</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94">
            <w:pPr>
              <w:rPr>
                <w:b w:val="1"/>
                <w:bCs w:val="1"/>
              </w:rPr>
            </w:pPr>
            <w:r w:rsidDel="00000000" w:rsidR="00000000" w:rsidRPr="00000000">
              <w:rPr>
                <w:rFonts w:ascii="Arial Unicode MS" w:cs="Arial Unicode MS" w:eastAsia="Arial Unicode MS" w:hAnsi="Arial Unicode MS"/>
                <w:b w:val="1"/>
                <w:bCs w:val="1"/>
                <w:rtl w:val="0"/>
              </w:rPr>
              <w:t xml:space="preserve">예시</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95">
            <w:pPr>
              <w:rPr>
                <w:b w:val="1"/>
                <w:bCs w:val="1"/>
              </w:rPr>
            </w:pPr>
            <w:r w:rsidDel="00000000" w:rsidR="00000000" w:rsidRPr="00000000">
              <w:rPr>
                <w:rFonts w:ascii="Arial Unicode MS" w:cs="Arial Unicode MS" w:eastAsia="Arial Unicode MS" w:hAnsi="Arial Unicode MS"/>
                <w:b w:val="1"/>
                <w:bCs w:val="1"/>
                <w:rtl w:val="0"/>
              </w:rPr>
              <w:t xml:space="preserve">11.3 분기 연결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rFonts w:ascii="Arial Unicode MS" w:cs="Arial Unicode MS" w:eastAsia="Arial Unicode MS" w:hAnsi="Arial Unicode MS"/>
                <w:rtl w:val="0"/>
              </w:rPr>
              <w:t xml:space="preserve">Framework 종속성</w:t>
            </w:r>
          </w:p>
        </w:tc>
        <w:tc>
          <w:tcPr>
            <w:shd w:fill="auto" w:val="clear"/>
            <w:tcMar>
              <w:top w:w="100.0" w:type="dxa"/>
              <w:left w:w="100.0" w:type="dxa"/>
              <w:bottom w:w="100.0" w:type="dxa"/>
              <w:right w:w="100.0" w:type="dxa"/>
            </w:tcMar>
            <w:vAlign w:val="top"/>
          </w:tcPr>
          <w:p w:rsidR="00000000" w:rsidDel="00000000" w:rsidP="00000000" w:rsidRDefault="00000000" w:rsidRPr="00000000" w14:paraId="00001197">
            <w:pPr>
              <w:rPr/>
            </w:pPr>
            <w:r w:rsidDel="00000000" w:rsidR="00000000" w:rsidRPr="00000000">
              <w:rPr>
                <w:rFonts w:ascii="Arial Unicode MS" w:cs="Arial Unicode MS" w:eastAsia="Arial Unicode MS" w:hAnsi="Arial Unicode MS"/>
                <w:rtl w:val="0"/>
              </w:rPr>
              <w:t xml:space="preserve">LangGraph 사용 vs. 비LangChain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rPr/>
            </w:pPr>
            <w:r w:rsidDel="00000000" w:rsidR="00000000" w:rsidRPr="00000000">
              <w:rPr>
                <w:rFonts w:ascii="Arial Unicode MS" w:cs="Arial Unicode MS" w:eastAsia="Arial Unicode MS" w:hAnsi="Arial Unicode MS"/>
                <w:rtl w:val="0"/>
              </w:rPr>
              <w:t xml:space="preserve">분기 A (LangGraph 여부)</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9">
            <w:pPr>
              <w:rPr/>
            </w:pPr>
            <w:r w:rsidDel="00000000" w:rsidR="00000000" w:rsidRPr="00000000">
              <w:rPr>
                <w:rFonts w:ascii="Arial Unicode MS" w:cs="Arial Unicode MS" w:eastAsia="Arial Unicode MS" w:hAnsi="Arial Unicode MS"/>
                <w:rtl w:val="0"/>
              </w:rPr>
              <w:t xml:space="preserve">데이터 주권 / 배포 환경</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Fonts w:ascii="Arial Unicode MS" w:cs="Arial Unicode MS" w:eastAsia="Arial Unicode MS" w:hAnsi="Arial Unicode MS"/>
                <w:rtl w:val="0"/>
              </w:rPr>
              <w:t xml:space="preserve">SaaS 허용 vs. 온프레미스 필수 (민감 데이터 외부 전송 가능 여부 포함)</w:t>
            </w:r>
          </w:p>
        </w:tc>
        <w:tc>
          <w:tcPr>
            <w:shd w:fill="auto" w:val="clear"/>
            <w:tcMar>
              <w:top w:w="100.0" w:type="dxa"/>
              <w:left w:w="100.0" w:type="dxa"/>
              <w:bottom w:w="100.0" w:type="dxa"/>
              <w:right w:w="100.0" w:type="dxa"/>
            </w:tcMar>
            <w:vAlign w:val="top"/>
          </w:tcPr>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분기 B (온프레미스 필수 여부)</w:t>
            </w:r>
          </w:p>
        </w:tc>
      </w:tr>
      <w:tr>
        <w:trPr>
          <w:cantSplit w:val="0"/>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기존 모니터링 스택 유무</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Fonts w:ascii="Arial Unicode MS" w:cs="Arial Unicode MS" w:eastAsia="Arial Unicode MS" w:hAnsi="Arial Unicode MS"/>
                <w:rtl w:val="0"/>
              </w:rPr>
              <w:t xml:space="preserve">Datadog/Grafana 이미 운영 중인지</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Fonts w:ascii="Arial Unicode MS" w:cs="Arial Unicode MS" w:eastAsia="Arial Unicode MS" w:hAnsi="Arial Unicode MS"/>
                <w:rtl w:val="0"/>
              </w:rPr>
              <w:t xml:space="preserve">분기 C (기존 스택 활용 여부)</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트레이싱 깊이 요건</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L4 분산 트레이싱 필요 여부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분기 D (L4 필수 여부)</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트래픽 규모 / 비용 예산</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월 수십만 건 이상 시 무료 티어 초과 여부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분기 E (무료 티어 충분성)</w:t>
            </w:r>
          </w:p>
        </w:tc>
      </w:tr>
      <w:tr>
        <w:trPr>
          <w:cantSplit w:val="0"/>
          <w:tblHeader w:val="0"/>
        </w:trPr>
        <w:tc>
          <w:tcPr>
            <w:tcBorders>
              <w:top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Fonts w:ascii="Arial Unicode MS" w:cs="Arial Unicode MS" w:eastAsia="Arial Unicode MS" w:hAnsi="Arial Unicode MS"/>
                <w:rtl w:val="0"/>
              </w:rPr>
              <w:t xml:space="preserve">비용 추적 독립 필요 여부</w:t>
            </w:r>
          </w:p>
        </w:tc>
        <w:tc>
          <w:tcPr>
            <w:tcBorders>
              <w:top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모델별·사용자별 비용 분해·알림 필요</w:t>
            </w:r>
          </w:p>
        </w:tc>
        <w:tc>
          <w:tcPr>
            <w:tcBorders>
              <w:top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Fonts w:ascii="Arial Unicode MS" w:cs="Arial Unicode MS" w:eastAsia="Arial Unicode MS" w:hAnsi="Arial Unicode MS"/>
                <w:rtl w:val="0"/>
              </w:rPr>
              <w:t xml:space="preserve">11.3.1 보조 레이어 판단</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RAG 파이프라인 품질 분석 필요 여부</w:t>
            </w:r>
          </w:p>
        </w:tc>
        <w:tc>
          <w:tcPr>
            <w:shd w:fill="auto" w:val="clear"/>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Fonts w:ascii="Arial Unicode MS" w:cs="Arial Unicode MS" w:eastAsia="Arial Unicode MS" w:hAnsi="Arial Unicode MS"/>
                <w:rtl w:val="0"/>
              </w:rPr>
              <w:t xml:space="preserve">임베딩 드리프트 탐지, 검색 품질 평가 (9장 연계)</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11.3.1 보조 레이어 판단</w:t>
            </w:r>
          </w:p>
        </w:tc>
      </w:tr>
    </w:tbl>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pStyle w:val="Heading3"/>
        <w:rPr/>
      </w:pPr>
      <w:bookmarkStart w:colFirst="0" w:colLast="0" w:name="_2luf9ydf3x58" w:id="219"/>
      <w:bookmarkEnd w:id="219"/>
      <w:r w:rsidDel="00000000" w:rsidR="00000000" w:rsidRPr="00000000">
        <w:rPr>
          <w:rFonts w:ascii="Arial Unicode MS" w:cs="Arial Unicode MS" w:eastAsia="Arial Unicode MS" w:hAnsi="Arial Unicode MS"/>
          <w:rtl w:val="0"/>
        </w:rPr>
        <w:t xml:space="preserve">11.2 도구 비교</w:t>
      </w:r>
    </w:p>
    <w:p w:rsidR="00000000" w:rsidDel="00000000" w:rsidP="00000000" w:rsidRDefault="00000000" w:rsidRPr="00000000" w14:paraId="000011AD">
      <w:pPr>
        <w:rPr/>
      </w:pPr>
      <w:r w:rsidDel="00000000" w:rsidR="00000000" w:rsidRPr="00000000">
        <w:rPr>
          <w:rFonts w:ascii="Arial Unicode MS" w:cs="Arial Unicode MS" w:eastAsia="Arial Unicode MS" w:hAnsi="Arial Unicode MS"/>
          <w:rtl w:val="0"/>
        </w:rPr>
        <w:t xml:space="preserve">11.1절에서 자신의 단계·트레이싱 깊이·요구조건을 확인한 뒤, 이 절에서 구체적인 도구를 비교한다.</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Fonts w:ascii="Arial Unicode MS" w:cs="Arial Unicode MS" w:eastAsia="Arial Unicode MS" w:hAnsi="Arial Unicode MS"/>
          <w:b w:val="1"/>
          <w:bCs w:val="1"/>
          <w:rtl w:val="0"/>
        </w:rPr>
        <w:t xml:space="preserve">비교 대상 선정 근거:</w:t>
      </w:r>
      <w:r w:rsidDel="00000000" w:rsidR="00000000" w:rsidRPr="00000000">
        <w:rPr>
          <w:rFonts w:ascii="Arial Unicode MS" w:cs="Arial Unicode MS" w:eastAsia="Arial Unicode MS" w:hAnsi="Arial Unicode MS"/>
          <w:rtl w:val="0"/>
        </w:rPr>
        <w:t xml:space="preserve"> AI Agent Observability 영역에서 가장 널리 사용되며, 각각 뚜렷한 포지셔닝을 가진 5개를 선정했다.</w:t>
      </w:r>
    </w:p>
    <w:p w:rsidR="00000000" w:rsidDel="00000000" w:rsidP="00000000" w:rsidRDefault="00000000" w:rsidRPr="00000000" w14:paraId="000011B0">
      <w:pPr>
        <w:rPr/>
      </w:pPr>
      <w:r w:rsidDel="00000000" w:rsidR="00000000" w:rsidRPr="00000000">
        <w:rPr>
          <w:rtl w:val="0"/>
        </w:rPr>
      </w:r>
    </w:p>
    <w:tbl>
      <w:tblPr>
        <w:tblStyle w:val="Table20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6930"/>
        <w:tblGridChange w:id="0">
          <w:tblGrid>
            <w:gridCol w:w="2070"/>
            <w:gridCol w:w="6930"/>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1B1">
            <w:pPr>
              <w:rPr>
                <w:b w:val="1"/>
                <w:bCs w:val="1"/>
              </w:rPr>
            </w:pPr>
            <w:r w:rsidDel="00000000" w:rsidR="00000000" w:rsidRPr="00000000">
              <w:rPr>
                <w:rFonts w:ascii="Arial Unicode MS" w:cs="Arial Unicode MS" w:eastAsia="Arial Unicode MS" w:hAnsi="Arial Unicode MS"/>
                <w:b w:val="1"/>
                <w:bCs w:val="1"/>
                <w:rtl w:val="0"/>
              </w:rPr>
              <w:t xml:space="preserve">도구</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B2">
            <w:pPr>
              <w:rPr>
                <w:b w:val="1"/>
                <w:bCs w:val="1"/>
              </w:rPr>
            </w:pPr>
            <w:r w:rsidDel="00000000" w:rsidR="00000000" w:rsidRPr="00000000">
              <w:rPr>
                <w:rFonts w:ascii="Arial Unicode MS" w:cs="Arial Unicode MS" w:eastAsia="Arial Unicode MS" w:hAnsi="Arial Unicode MS"/>
                <w:b w:val="1"/>
                <w:bCs w:val="1"/>
                <w:rtl w:val="0"/>
              </w:rPr>
              <w:t xml:space="preserve">포지셔닝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3">
            <w:pPr>
              <w:rPr/>
            </w:pPr>
            <w:r w:rsidDel="00000000" w:rsidR="00000000" w:rsidRPr="00000000">
              <w:rPr>
                <w:b w:val="1"/>
                <w:bCs w:val="1"/>
                <w:rtl w:val="0"/>
              </w:rPr>
              <w:t xml:space="preserve">LangSmith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4">
            <w:pPr>
              <w:rPr/>
            </w:pPr>
            <w:r w:rsidDel="00000000" w:rsidR="00000000" w:rsidRPr="00000000">
              <w:rPr>
                <w:rFonts w:ascii="Arial Unicode MS" w:cs="Arial Unicode MS" w:eastAsia="Arial Unicode MS" w:hAnsi="Arial Unicode MS"/>
                <w:rtl w:val="0"/>
              </w:rPr>
              <w:t xml:space="preserve">LangChain/LangGraph 네이티브 Observability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5">
            <w:pPr>
              <w:rPr/>
            </w:pPr>
            <w:r w:rsidDel="00000000" w:rsidR="00000000" w:rsidRPr="00000000">
              <w:rPr>
                <w:b w:val="1"/>
                <w:bCs w:val="1"/>
                <w:rtl w:val="0"/>
              </w:rPr>
              <w:t xml:space="preserve">Langfuse</w:t>
            </w:r>
            <w:r w:rsidDel="00000000" w:rsidR="00000000" w:rsidRPr="00000000">
              <w:rPr>
                <w:rtl w:val="0"/>
              </w:rPr>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B6">
            <w:pPr>
              <w:rPr/>
            </w:pPr>
            <w:r w:rsidDel="00000000" w:rsidR="00000000" w:rsidRPr="00000000">
              <w:rPr>
                <w:rFonts w:ascii="Arial Unicode MS" w:cs="Arial Unicode MS" w:eastAsia="Arial Unicode MS" w:hAnsi="Arial Unicode MS"/>
                <w:rtl w:val="0"/>
              </w:rPr>
              <w:t xml:space="preserve">오픈소스 범용 LLM Observability </w:t>
            </w:r>
            <w:r w:rsidDel="00000000" w:rsidR="00000000" w:rsidRPr="00000000">
              <w:rPr>
                <w:rFonts w:ascii="Arial Unicode MS" w:cs="Arial Unicode MS" w:eastAsia="Arial Unicode MS" w:hAnsi="Arial Unicode MS"/>
                <w:rtl w:val="0"/>
              </w:rPr>
              <w:t xml:space="preserve">(트레이싱, 프롬프트 관리, 평가 통합)</w:t>
            </w:r>
            <w:r w:rsidDel="00000000" w:rsidR="00000000" w:rsidRPr="00000000">
              <w:rPr>
                <w:rtl w:val="0"/>
              </w:rPr>
            </w:r>
          </w:p>
        </w:tc>
      </w:tr>
      <w:tr>
        <w:trPr>
          <w:cantSplit w:val="0"/>
          <w:tblHeader w:val="0"/>
        </w:trPr>
        <w:tc>
          <w:tcPr>
            <w:tcBorders>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B7">
            <w:pPr>
              <w:rPr/>
            </w:pPr>
            <w:r w:rsidDel="00000000" w:rsidR="00000000" w:rsidRPr="00000000">
              <w:rPr>
                <w:b w:val="1"/>
                <w:bCs w:val="1"/>
                <w:rtl w:val="0"/>
              </w:rPr>
              <w:t xml:space="preserve">Arize Phoenix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B8">
            <w:pPr>
              <w:spacing w:after="240" w:before="240" w:lineRule="auto"/>
              <w:rPr/>
            </w:pPr>
            <w:r w:rsidDel="00000000" w:rsidR="00000000" w:rsidRPr="00000000">
              <w:rPr>
                <w:rFonts w:ascii="Arial Unicode MS" w:cs="Arial Unicode MS" w:eastAsia="Arial Unicode MS" w:hAnsi="Arial Unicode MS"/>
                <w:rtl w:val="0"/>
              </w:rPr>
              <w:t xml:space="preserve">오픈소스 AI Observability 플랫폼 (OTel 기반, 트레이싱·평가·임베딩 분석·프롬프트 관리)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9">
            <w:pPr>
              <w:rPr/>
            </w:pPr>
            <w:r w:rsidDel="00000000" w:rsidR="00000000" w:rsidRPr="00000000">
              <w:rPr>
                <w:b w:val="1"/>
                <w:bCs w:val="1"/>
                <w:rtl w:val="0"/>
              </w:rPr>
              <w:t xml:space="preserve">Helicone</w:t>
            </w:r>
            <w:r w:rsidDel="00000000" w:rsidR="00000000" w:rsidRPr="00000000">
              <w:rPr>
                <w:rtl w:val="0"/>
              </w:rPr>
            </w:r>
          </w:p>
        </w:tc>
        <w:tc>
          <w:tcPr>
            <w:tcBorders>
              <w:top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11BA">
            <w:pPr>
              <w:rPr/>
            </w:pPr>
            <w:r w:rsidDel="00000000" w:rsidR="00000000" w:rsidRPr="00000000">
              <w:rPr>
                <w:rFonts w:ascii="Arial Unicode MS" w:cs="Arial Unicode MS" w:eastAsia="Arial Unicode MS" w:hAnsi="Arial Unicode MS"/>
                <w:rtl w:val="0"/>
              </w:rPr>
              <w:t xml:space="preserve">API 프록시 기반 비용 추적·모니터링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BB">
            <w:pPr>
              <w:rPr/>
            </w:pPr>
            <w:r w:rsidDel="00000000" w:rsidR="00000000" w:rsidRPr="00000000">
              <w:rPr>
                <w:rFonts w:ascii="Arial Unicode MS" w:cs="Arial Unicode MS" w:eastAsia="Arial Unicode MS" w:hAnsi="Arial Unicode MS"/>
                <w:b w:val="1"/>
                <w:bCs w:val="1"/>
                <w:rtl w:val="0"/>
              </w:rPr>
              <w:t xml:space="preserve">OTel 기반</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1BC">
            <w:pPr>
              <w:rPr/>
            </w:pPr>
            <w:r w:rsidDel="00000000" w:rsidR="00000000" w:rsidRPr="00000000">
              <w:rPr>
                <w:rFonts w:ascii="Arial Unicode MS" w:cs="Arial Unicode MS" w:eastAsia="Arial Unicode MS" w:hAnsi="Arial Unicode MS"/>
                <w:rtl w:val="0"/>
              </w:rPr>
              <w:t xml:space="preserve">범용 분산 트레이싱 표준(OpenTelemetry). 백엔드는 기존 Datadog·Grafana 또는 SigNoz 등 선택</w:t>
            </w:r>
          </w:p>
        </w:tc>
      </w:tr>
    </w:tbl>
    <w:p w:rsidR="00000000" w:rsidDel="00000000" w:rsidP="00000000" w:rsidRDefault="00000000" w:rsidRPr="00000000" w14:paraId="000011BD">
      <w:pPr>
        <w:spacing w:before="240" w:lineRule="auto"/>
        <w:rPr/>
      </w:pPr>
      <w:r w:rsidDel="00000000" w:rsidR="00000000" w:rsidRPr="00000000">
        <w:rPr>
          <w:rtl w:val="0"/>
        </w:rPr>
      </w:r>
    </w:p>
    <w:p w:rsidR="00000000" w:rsidDel="00000000" w:rsidP="00000000" w:rsidRDefault="00000000" w:rsidRPr="00000000" w14:paraId="000011BE">
      <w:pPr>
        <w:rPr>
          <w:b w:val="1"/>
          <w:bCs w:val="1"/>
        </w:rPr>
      </w:pPr>
      <w:r w:rsidDel="00000000" w:rsidR="00000000" w:rsidRPr="00000000">
        <w:rPr>
          <w:rFonts w:ascii="Arial Unicode MS" w:cs="Arial Unicode MS" w:eastAsia="Arial Unicode MS" w:hAnsi="Arial Unicode MS"/>
          <w:b w:val="1"/>
          <w:bCs w:val="1"/>
          <w:rtl w:val="0"/>
        </w:rPr>
        <w:t xml:space="preserve">도구 비교표</w:t>
      </w:r>
    </w:p>
    <w:p w:rsidR="00000000" w:rsidDel="00000000" w:rsidP="00000000" w:rsidRDefault="00000000" w:rsidRPr="00000000" w14:paraId="000011BF">
      <w:pPr>
        <w:rPr/>
      </w:pPr>
      <w:r w:rsidDel="00000000" w:rsidR="00000000" w:rsidRPr="00000000">
        <w:rPr>
          <w:rFonts w:ascii="Arial Unicode MS" w:cs="Arial Unicode MS" w:eastAsia="Arial Unicode MS" w:hAnsi="Arial Unicode MS"/>
          <w:i w:val="1"/>
          <w:iCs w:val="1"/>
          <w:rtl w:val="0"/>
        </w:rPr>
        <w:t xml:space="preserve">(2026.03 기준. 각 도구는 빠르게 업데이트되므로, 도입 시점에 공식 문서에서 최신 기능·가격을 재확인한다. 트레이싱 깊이는 11.1.2절에서 정의한 L1~L4 레벨 기준이다.)</w:t>
      </w:r>
      <w:r w:rsidDel="00000000" w:rsidR="00000000" w:rsidRPr="00000000">
        <w:rPr>
          <w:rtl w:val="0"/>
        </w:rPr>
      </w:r>
    </w:p>
    <w:p w:rsidR="00000000" w:rsidDel="00000000" w:rsidP="00000000" w:rsidRDefault="00000000" w:rsidRPr="00000000" w14:paraId="000011C0">
      <w:pPr>
        <w:rPr/>
      </w:pPr>
      <w:r w:rsidDel="00000000" w:rsidR="00000000" w:rsidRPr="00000000">
        <w:rPr>
          <w:rtl w:val="0"/>
        </w:rPr>
      </w:r>
    </w:p>
    <w:tbl>
      <w:tblPr>
        <w:tblStyle w:val="Table20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1C1">
            <w:pPr>
              <w:rPr>
                <w:b w:val="1"/>
                <w:bCs w:val="1"/>
              </w:rPr>
            </w:pPr>
            <w:r w:rsidDel="00000000" w:rsidR="00000000" w:rsidRPr="00000000">
              <w:rPr>
                <w:rFonts w:ascii="Arial Unicode MS" w:cs="Arial Unicode MS" w:eastAsia="Arial Unicode MS" w:hAnsi="Arial Unicode MS"/>
                <w:b w:val="1"/>
                <w:bCs w:val="1"/>
                <w:rtl w:val="0"/>
              </w:rPr>
              <w:t xml:space="preserve">기준</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C2">
            <w:pPr>
              <w:rPr>
                <w:b w:val="1"/>
                <w:bCs w:val="1"/>
              </w:rPr>
            </w:pPr>
            <w:r w:rsidDel="00000000" w:rsidR="00000000" w:rsidRPr="00000000">
              <w:rPr>
                <w:b w:val="1"/>
                <w:bCs w:val="1"/>
                <w:rtl w:val="0"/>
              </w:rPr>
              <w:t xml:space="preserve">LangSmith</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C3">
            <w:pPr>
              <w:rPr>
                <w:b w:val="1"/>
                <w:bCs w:val="1"/>
              </w:rPr>
            </w:pPr>
            <w:r w:rsidDel="00000000" w:rsidR="00000000" w:rsidRPr="00000000">
              <w:rPr>
                <w:b w:val="1"/>
                <w:bCs w:val="1"/>
                <w:rtl w:val="0"/>
              </w:rPr>
              <w:t xml:space="preserve">Langfuse</w:t>
            </w:r>
          </w:p>
        </w:tc>
        <w:tc>
          <w:tcPr>
            <w:tcBorders>
              <w:bottom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11C4">
            <w:pPr>
              <w:rPr>
                <w:b w:val="1"/>
                <w:bCs w:val="1"/>
              </w:rPr>
            </w:pPr>
            <w:r w:rsidDel="00000000" w:rsidR="00000000" w:rsidRPr="00000000">
              <w:rPr>
                <w:b w:val="1"/>
                <w:bCs w:val="1"/>
                <w:rtl w:val="0"/>
              </w:rPr>
              <w:t xml:space="preserve">Arize Phoenix</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C5">
            <w:pPr>
              <w:rPr>
                <w:b w:val="1"/>
                <w:bCs w:val="1"/>
              </w:rPr>
            </w:pPr>
            <w:r w:rsidDel="00000000" w:rsidR="00000000" w:rsidRPr="00000000">
              <w:rPr>
                <w:b w:val="1"/>
                <w:bCs w:val="1"/>
                <w:rtl w:val="0"/>
              </w:rPr>
              <w:t xml:space="preserve">Helicone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11C6">
            <w:pPr>
              <w:rPr>
                <w:b w:val="1"/>
                <w:bCs w:val="1"/>
              </w:rPr>
            </w:pPr>
            <w:r w:rsidDel="00000000" w:rsidR="00000000" w:rsidRPr="00000000">
              <w:rPr>
                <w:rFonts w:ascii="Arial Unicode MS" w:cs="Arial Unicode MS" w:eastAsia="Arial Unicode MS" w:hAnsi="Arial Unicode MS"/>
                <w:b w:val="1"/>
                <w:bCs w:val="1"/>
                <w:rtl w:val="0"/>
              </w:rPr>
              <w:t xml:space="preserve">OTel 기반</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7">
            <w:pPr>
              <w:rPr>
                <w:b w:val="1"/>
                <w:bCs w:val="1"/>
              </w:rPr>
            </w:pPr>
            <w:r w:rsidDel="00000000" w:rsidR="00000000" w:rsidRPr="00000000">
              <w:rPr>
                <w:rFonts w:ascii="Arial Unicode MS" w:cs="Arial Unicode MS" w:eastAsia="Arial Unicode MS" w:hAnsi="Arial Unicode MS"/>
                <w:b w:val="1"/>
                <w:bCs w:val="1"/>
                <w:rtl w:val="0"/>
              </w:rPr>
              <w:t xml:space="preserve">트레이싱 깊이</w:t>
            </w:r>
          </w:p>
        </w:tc>
        <w:tc>
          <w:tcPr>
            <w:tcMar>
              <w:top w:w="100.0" w:type="dxa"/>
              <w:left w:w="100.0" w:type="dxa"/>
              <w:bottom w:w="100.0" w:type="dxa"/>
              <w:right w:w="100.0" w:type="dxa"/>
            </w:tcMar>
            <w:vAlign w:val="top"/>
          </w:tcPr>
          <w:p w:rsidR="00000000" w:rsidDel="00000000" w:rsidP="00000000" w:rsidRDefault="00000000" w:rsidRPr="00000000" w14:paraId="000011C8">
            <w:pPr>
              <w:rPr/>
            </w:pPr>
            <w:r w:rsidDel="00000000" w:rsidR="00000000" w:rsidRPr="00000000">
              <w:rPr>
                <w:rFonts w:ascii="Arial Unicode MS" w:cs="Arial Unicode MS" w:eastAsia="Arial Unicode MS" w:hAnsi="Arial Unicode MS"/>
                <w:rtl w:val="0"/>
              </w:rPr>
              <w:t xml:space="preserve">L3 (그래프 노드 자동 계측)</w:t>
            </w:r>
          </w:p>
        </w:tc>
        <w:tc>
          <w:tcPr>
            <w:tcBorders>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C9">
            <w:pPr>
              <w:rPr/>
            </w:pPr>
            <w:r w:rsidDel="00000000" w:rsidR="00000000" w:rsidRPr="00000000">
              <w:rPr>
                <w:rFonts w:ascii="Arial Unicode MS" w:cs="Arial Unicode MS" w:eastAsia="Arial Unicode MS" w:hAnsi="Arial Unicode MS"/>
                <w:rtl w:val="0"/>
              </w:rPr>
              <w:t xml:space="preserve">L2~L3 (중첩 트레이스)</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CA">
            <w:pPr>
              <w:spacing w:after="240" w:before="240" w:lineRule="auto"/>
              <w:rPr/>
            </w:pPr>
            <w:r w:rsidDel="00000000" w:rsidR="00000000" w:rsidRPr="00000000">
              <w:rPr>
                <w:rFonts w:ascii="Arial Unicode MS" w:cs="Arial Unicode MS" w:eastAsia="Arial Unicode MS" w:hAnsi="Arial Unicode MS"/>
                <w:rtl w:val="0"/>
              </w:rPr>
              <w:t xml:space="preserve">L2~L4 (OTel 기반, 분산 트레이싱 가능)</w:t>
            </w:r>
          </w:p>
        </w:tc>
        <w:tc>
          <w:tcPr>
            <w:tcBorders>
              <w:lef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CB">
            <w:pPr>
              <w:rPr/>
            </w:pPr>
            <w:r w:rsidDel="00000000" w:rsidR="00000000" w:rsidRPr="00000000">
              <w:rPr>
                <w:rFonts w:ascii="Arial Unicode MS" w:cs="Arial Unicode MS" w:eastAsia="Arial Unicode MS" w:hAnsi="Arial Unicode MS"/>
                <w:rtl w:val="0"/>
              </w:rPr>
              <w:t xml:space="preserve">L1 (API 호출 단위)</w:t>
            </w:r>
          </w:p>
        </w:tc>
        <w:tc>
          <w:tcPr>
            <w:tcMar>
              <w:top w:w="100.0" w:type="dxa"/>
              <w:left w:w="100.0" w:type="dxa"/>
              <w:bottom w:w="100.0" w:type="dxa"/>
              <w:right w:w="100.0" w:type="dxa"/>
            </w:tcMar>
            <w:vAlign w:val="top"/>
          </w:tcPr>
          <w:p w:rsidR="00000000" w:rsidDel="00000000" w:rsidP="00000000" w:rsidRDefault="00000000" w:rsidRPr="00000000" w14:paraId="000011CC">
            <w:pPr>
              <w:rPr/>
            </w:pPr>
            <w:r w:rsidDel="00000000" w:rsidR="00000000" w:rsidRPr="00000000">
              <w:rPr>
                <w:rFonts w:ascii="Arial Unicode MS" w:cs="Arial Unicode MS" w:eastAsia="Arial Unicode MS" w:hAnsi="Arial Unicode MS"/>
                <w:rtl w:val="0"/>
              </w:rPr>
              <w:t xml:space="preserve">L4 (분산 트레이싱)</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CD">
            <w:pPr>
              <w:rPr>
                <w:b w:val="1"/>
                <w:bCs w:val="1"/>
              </w:rPr>
            </w:pPr>
            <w:r w:rsidDel="00000000" w:rsidR="00000000" w:rsidRPr="00000000">
              <w:rPr>
                <w:rFonts w:ascii="Arial Unicode MS" w:cs="Arial Unicode MS" w:eastAsia="Arial Unicode MS" w:hAnsi="Arial Unicode MS"/>
                <w:b w:val="1"/>
                <w:bCs w:val="1"/>
                <w:rtl w:val="0"/>
              </w:rPr>
              <w:t xml:space="preserve">Framework 호환</w:t>
            </w:r>
          </w:p>
        </w:tc>
        <w:tc>
          <w:tcPr>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Fonts w:ascii="Arial Unicode MS" w:cs="Arial Unicode MS" w:eastAsia="Arial Unicode MS" w:hAnsi="Arial Unicode MS"/>
                <w:rtl w:val="0"/>
              </w:rPr>
              <w:t xml:space="preserve">LangGraph 전용(자동), 타 Framework 수동</w:t>
            </w:r>
          </w:p>
        </w:tc>
        <w:tc>
          <w:tcPr>
            <w:tcMar>
              <w:top w:w="100.0" w:type="dxa"/>
              <w:left w:w="100.0" w:type="dxa"/>
              <w:bottom w:w="100.0" w:type="dxa"/>
              <w:right w:w="100.0" w:type="dxa"/>
            </w:tcMar>
            <w:vAlign w:val="top"/>
          </w:tcPr>
          <w:p w:rsidR="00000000" w:rsidDel="00000000" w:rsidP="00000000" w:rsidRDefault="00000000" w:rsidRPr="00000000" w14:paraId="000011CF">
            <w:pPr>
              <w:rPr/>
            </w:pPr>
            <w:r w:rsidDel="00000000" w:rsidR="00000000" w:rsidRPr="00000000">
              <w:rPr>
                <w:rFonts w:ascii="Arial Unicode MS" w:cs="Arial Unicode MS" w:eastAsia="Arial Unicode MS" w:hAnsi="Arial Unicode MS"/>
                <w:rtl w:val="0"/>
              </w:rPr>
              <w:t xml:space="preserve">범용 (OTel 호환, 다수의 통합)</w:t>
            </w:r>
            <w:r w:rsidDel="00000000" w:rsidR="00000000" w:rsidRPr="00000000">
              <w:rPr>
                <w:rtl w:val="0"/>
              </w:rPr>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1D0">
            <w:pPr>
              <w:rPr/>
            </w:pPr>
            <w:r w:rsidDel="00000000" w:rsidR="00000000" w:rsidRPr="00000000">
              <w:rPr>
                <w:rFonts w:ascii="Arial Unicode MS" w:cs="Arial Unicode MS" w:eastAsia="Arial Unicode MS" w:hAnsi="Arial Unicode MS"/>
                <w:rtl w:val="0"/>
              </w:rPr>
              <w:t xml:space="preserve">범용 (OTel 기반, OpenAI Agents SDK·Claude Agent SDK·LangGraph·CrewAI 등)</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Fonts w:ascii="Arial Unicode MS" w:cs="Arial Unicode MS" w:eastAsia="Arial Unicode MS" w:hAnsi="Arial Unicode MS"/>
                <w:rtl w:val="0"/>
              </w:rPr>
              <w:t xml:space="preserve">범용 (프록시, Framework 무관)</w:t>
            </w:r>
          </w:p>
        </w:tc>
        <w:tc>
          <w:tcPr>
            <w:tcMar>
              <w:top w:w="100.0" w:type="dxa"/>
              <w:left w:w="100.0" w:type="dxa"/>
              <w:bottom w:w="100.0" w:type="dxa"/>
              <w:right w:w="100.0" w:type="dxa"/>
            </w:tcMar>
            <w:vAlign w:val="top"/>
          </w:tcPr>
          <w:p w:rsidR="00000000" w:rsidDel="00000000" w:rsidP="00000000" w:rsidRDefault="00000000" w:rsidRPr="00000000" w14:paraId="000011D2">
            <w:pPr>
              <w:rPr/>
            </w:pPr>
            <w:r w:rsidDel="00000000" w:rsidR="00000000" w:rsidRPr="00000000">
              <w:rPr>
                <w:rFonts w:ascii="Arial Unicode MS" w:cs="Arial Unicode MS" w:eastAsia="Arial Unicode MS" w:hAnsi="Arial Unicode MS"/>
                <w:rtl w:val="0"/>
              </w:rPr>
              <w:t xml:space="preserve">범용 (OTel 표준)</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3">
            <w:pPr>
              <w:rPr>
                <w:b w:val="1"/>
                <w:bCs w:val="1"/>
              </w:rPr>
            </w:pPr>
            <w:r w:rsidDel="00000000" w:rsidR="00000000" w:rsidRPr="00000000">
              <w:rPr>
                <w:rFonts w:ascii="Arial Unicode MS" w:cs="Arial Unicode MS" w:eastAsia="Arial Unicode MS" w:hAnsi="Arial Unicode MS"/>
                <w:b w:val="1"/>
                <w:bCs w:val="1"/>
                <w:rtl w:val="0"/>
              </w:rPr>
              <w:t xml:space="preserve">배포 방식</w:t>
            </w:r>
          </w:p>
        </w:tc>
        <w:tc>
          <w:tcPr>
            <w:tcMar>
              <w:top w:w="100.0" w:type="dxa"/>
              <w:left w:w="100.0" w:type="dxa"/>
              <w:bottom w:w="100.0" w:type="dxa"/>
              <w:right w:w="100.0" w:type="dxa"/>
            </w:tcMar>
            <w:vAlign w:val="top"/>
          </w:tcPr>
          <w:p w:rsidR="00000000" w:rsidDel="00000000" w:rsidP="00000000" w:rsidRDefault="00000000" w:rsidRPr="00000000" w14:paraId="000011D4">
            <w:pPr>
              <w:rPr/>
            </w:pPr>
            <w:r w:rsidDel="00000000" w:rsidR="00000000" w:rsidRPr="00000000">
              <w:rPr>
                <w:rFonts w:ascii="Arial Unicode MS" w:cs="Arial Unicode MS" w:eastAsia="Arial Unicode MS" w:hAnsi="Arial Unicode MS"/>
                <w:rtl w:val="0"/>
              </w:rPr>
              <w:t xml:space="preserve">SaaS. 셀프호스팅은 Enterprise만.</w:t>
            </w:r>
          </w:p>
        </w:tc>
        <w:tc>
          <w:tcPr>
            <w:tcMar>
              <w:top w:w="100.0" w:type="dxa"/>
              <w:left w:w="100.0" w:type="dxa"/>
              <w:bottom w:w="100.0" w:type="dxa"/>
              <w:right w:w="100.0" w:type="dxa"/>
            </w:tcMar>
            <w:vAlign w:val="top"/>
          </w:tcPr>
          <w:p w:rsidR="00000000" w:rsidDel="00000000" w:rsidP="00000000" w:rsidRDefault="00000000" w:rsidRPr="00000000" w14:paraId="000011D5">
            <w:pPr>
              <w:rPr/>
            </w:pPr>
            <w:r w:rsidDel="00000000" w:rsidR="00000000" w:rsidRPr="00000000">
              <w:rPr>
                <w:rFonts w:ascii="Arial Unicode MS" w:cs="Arial Unicode MS" w:eastAsia="Arial Unicode MS" w:hAnsi="Arial Unicode MS"/>
                <w:rtl w:val="0"/>
              </w:rPr>
              <w:t xml:space="preserve">SaaS + 셀프호스팅 (MIT)</w:t>
            </w:r>
          </w:p>
        </w:tc>
        <w:tc>
          <w:tcPr>
            <w:tcMar>
              <w:top w:w="100.0" w:type="dxa"/>
              <w:left w:w="100.0" w:type="dxa"/>
              <w:bottom w:w="100.0" w:type="dxa"/>
              <w:right w:w="100.0" w:type="dxa"/>
            </w:tcMar>
            <w:vAlign w:val="top"/>
          </w:tcPr>
          <w:p w:rsidR="00000000" w:rsidDel="00000000" w:rsidP="00000000" w:rsidRDefault="00000000" w:rsidRPr="00000000" w14:paraId="000011D6">
            <w:pPr>
              <w:rPr/>
            </w:pPr>
            <w:r w:rsidDel="00000000" w:rsidR="00000000" w:rsidRPr="00000000">
              <w:rPr>
                <w:rFonts w:ascii="Arial Unicode MS" w:cs="Arial Unicode MS" w:eastAsia="Arial Unicode MS" w:hAnsi="Arial Unicode MS"/>
                <w:rtl w:val="0"/>
              </w:rPr>
              <w:t xml:space="preserve">셀프호스팅 (ELv2). Cloud(Phoenix Cloud/ Arize AX)도 제공</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7">
            <w:pPr>
              <w:rPr/>
            </w:pPr>
            <w:r w:rsidDel="00000000" w:rsidR="00000000" w:rsidRPr="00000000">
              <w:rPr>
                <w:rFonts w:ascii="Arial Unicode MS" w:cs="Arial Unicode MS" w:eastAsia="Arial Unicode MS" w:hAnsi="Arial Unicode MS"/>
                <w:rtl w:val="0"/>
              </w:rPr>
              <w:t xml:space="preserve">SaaS + 셀프호스팅 (Apache 2.0)</w:t>
            </w:r>
          </w:p>
        </w:tc>
        <w:tc>
          <w:tcPr>
            <w:tcMar>
              <w:top w:w="100.0" w:type="dxa"/>
              <w:left w:w="100.0" w:type="dxa"/>
              <w:bottom w:w="100.0" w:type="dxa"/>
              <w:right w:w="100.0" w:type="dxa"/>
            </w:tcMar>
            <w:vAlign w:val="top"/>
          </w:tcPr>
          <w:p w:rsidR="00000000" w:rsidDel="00000000" w:rsidP="00000000" w:rsidRDefault="00000000" w:rsidRPr="00000000" w14:paraId="000011D8">
            <w:pPr>
              <w:rPr/>
            </w:pPr>
            <w:r w:rsidDel="00000000" w:rsidR="00000000" w:rsidRPr="00000000">
              <w:rPr>
                <w:rFonts w:ascii="Arial Unicode MS" w:cs="Arial Unicode MS" w:eastAsia="Arial Unicode MS" w:hAnsi="Arial Unicode MS"/>
                <w:rtl w:val="0"/>
              </w:rPr>
              <w:t xml:space="preserve">셀프호스팅 전용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9">
            <w:pPr>
              <w:rPr>
                <w:b w:val="1"/>
                <w:bCs w:val="1"/>
              </w:rPr>
            </w:pPr>
            <w:r w:rsidDel="00000000" w:rsidR="00000000" w:rsidRPr="00000000">
              <w:rPr>
                <w:rFonts w:ascii="Arial Unicode MS" w:cs="Arial Unicode MS" w:eastAsia="Arial Unicode MS" w:hAnsi="Arial Unicode MS"/>
                <w:b w:val="1"/>
                <w:bCs w:val="1"/>
                <w:rtl w:val="0"/>
              </w:rPr>
              <w:t xml:space="preserve">비용 추적</w:t>
            </w:r>
          </w:p>
        </w:tc>
        <w:tc>
          <w:tcPr>
            <w:tcMar>
              <w:top w:w="100.0" w:type="dxa"/>
              <w:left w:w="100.0" w:type="dxa"/>
              <w:bottom w:w="100.0" w:type="dxa"/>
              <w:right w:w="100.0" w:type="dxa"/>
            </w:tcMar>
            <w:vAlign w:val="top"/>
          </w:tcPr>
          <w:p w:rsidR="00000000" w:rsidDel="00000000" w:rsidP="00000000" w:rsidRDefault="00000000" w:rsidRPr="00000000" w14:paraId="000011DA">
            <w:pPr>
              <w:rPr/>
            </w:pPr>
            <w:r w:rsidDel="00000000" w:rsidR="00000000" w:rsidRPr="00000000">
              <w:rPr>
                <w:rFonts w:ascii="Arial Unicode MS" w:cs="Arial Unicode MS" w:eastAsia="Arial Unicode MS" w:hAnsi="Arial Unicode MS"/>
                <w:rtl w:val="0"/>
              </w:rPr>
              <w:t xml:space="preserve">자동 (LangChain 모델 한정)</w:t>
            </w:r>
          </w:p>
        </w:tc>
        <w:tc>
          <w:tcPr>
            <w:tcMar>
              <w:top w:w="100.0" w:type="dxa"/>
              <w:left w:w="100.0" w:type="dxa"/>
              <w:bottom w:w="100.0" w:type="dxa"/>
              <w:right w:w="100.0" w:type="dxa"/>
            </w:tcMar>
            <w:vAlign w:val="top"/>
          </w:tcPr>
          <w:p w:rsidR="00000000" w:rsidDel="00000000" w:rsidP="00000000" w:rsidRDefault="00000000" w:rsidRPr="00000000" w14:paraId="000011DB">
            <w:pPr>
              <w:rPr/>
            </w:pPr>
            <w:r w:rsidDel="00000000" w:rsidR="00000000" w:rsidRPr="00000000">
              <w:rPr>
                <w:rFonts w:ascii="Arial Unicode MS" w:cs="Arial Unicode MS" w:eastAsia="Arial Unicode MS" w:hAnsi="Arial Unicode MS"/>
                <w:rtl w:val="0"/>
              </w:rPr>
              <w:t xml:space="preserve">자동 비용 계산 (다수 모델 지원, 커스텀 모델 정의 가능)</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C">
            <w:pPr>
              <w:rPr/>
            </w:pPr>
            <w:r w:rsidDel="00000000" w:rsidR="00000000" w:rsidRPr="00000000">
              <w:rPr>
                <w:rFonts w:ascii="Arial Unicode MS" w:cs="Arial Unicode MS" w:eastAsia="Arial Unicode MS" w:hAnsi="Arial Unicode MS"/>
                <w:rtl w:val="0"/>
              </w:rPr>
              <w:t xml:space="preserve">기본 수준 (내장 모델 가격표)</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D">
            <w:pPr>
              <w:rPr/>
            </w:pPr>
            <w:r w:rsidDel="00000000" w:rsidR="00000000" w:rsidRPr="00000000">
              <w:rPr>
                <w:rFonts w:ascii="Arial Unicode MS" w:cs="Arial Unicode MS" w:eastAsia="Arial Unicode MS" w:hAnsi="Arial Unicode MS"/>
                <w:rtl w:val="0"/>
              </w:rPr>
              <w:t xml:space="preserve">최대 강점</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(500+ 모델, 알림, 캐싱 비용 절감)</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DE">
            <w:pPr>
              <w:rPr/>
            </w:pPr>
            <w:r w:rsidDel="00000000" w:rsidR="00000000" w:rsidRPr="00000000">
              <w:rPr>
                <w:rFonts w:ascii="Arial Unicode MS" w:cs="Arial Unicode MS" w:eastAsia="Arial Unicode MS" w:hAnsi="Arial Unicode MS"/>
                <w:rtl w:val="0"/>
              </w:rPr>
              <w:t xml:space="preserve">수동 구현 필요</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DF">
            <w:pPr>
              <w:rPr>
                <w:b w:val="1"/>
                <w:bCs w:val="1"/>
              </w:rPr>
            </w:pPr>
            <w:r w:rsidDel="00000000" w:rsidR="00000000" w:rsidRPr="00000000">
              <w:rPr>
                <w:rFonts w:ascii="Arial Unicode MS" w:cs="Arial Unicode MS" w:eastAsia="Arial Unicode MS" w:hAnsi="Arial Unicode MS"/>
                <w:b w:val="1"/>
                <w:bCs w:val="1"/>
                <w:rtl w:val="0"/>
              </w:rPr>
              <w:t xml:space="preserve">내장 평가</w:t>
            </w:r>
          </w:p>
        </w:tc>
        <w:tc>
          <w:tcPr>
            <w:tcMar>
              <w:top w:w="100.0" w:type="dxa"/>
              <w:left w:w="100.0" w:type="dxa"/>
              <w:bottom w:w="100.0" w:type="dxa"/>
              <w:right w:w="100.0" w:type="dxa"/>
            </w:tcMar>
            <w:vAlign w:val="top"/>
          </w:tcPr>
          <w:p w:rsidR="00000000" w:rsidDel="00000000" w:rsidP="00000000" w:rsidRDefault="00000000" w:rsidRPr="00000000" w14:paraId="000011E0">
            <w:pPr>
              <w:rPr/>
            </w:pPr>
            <w:r w:rsidDel="00000000" w:rsidR="00000000" w:rsidRPr="00000000">
              <w:rPr>
                <w:rFonts w:ascii="Arial Unicode MS" w:cs="Arial Unicode MS" w:eastAsia="Arial Unicode MS" w:hAnsi="Arial Unicode MS"/>
                <w:rtl w:val="0"/>
              </w:rPr>
              <w:t xml:space="preserve">LLM-as-Judge, 데이터셋 관리</w:t>
            </w:r>
          </w:p>
        </w:tc>
        <w:tc>
          <w:tcPr>
            <w:tcMar>
              <w:top w:w="100.0" w:type="dxa"/>
              <w:left w:w="100.0" w:type="dxa"/>
              <w:bottom w:w="100.0" w:type="dxa"/>
              <w:right w:w="100.0" w:type="dxa"/>
            </w:tcMar>
            <w:vAlign w:val="top"/>
          </w:tcPr>
          <w:p w:rsidR="00000000" w:rsidDel="00000000" w:rsidP="00000000" w:rsidRDefault="00000000" w:rsidRPr="00000000" w14:paraId="000011E1">
            <w:pPr>
              <w:rPr/>
            </w:pPr>
            <w:r w:rsidDel="00000000" w:rsidR="00000000" w:rsidRPr="00000000">
              <w:rPr>
                <w:rFonts w:ascii="Arial Unicode MS" w:cs="Arial Unicode MS" w:eastAsia="Arial Unicode MS" w:hAnsi="Arial Unicode MS"/>
                <w:rtl w:val="0"/>
              </w:rPr>
              <w:t xml:space="preserve">LLM-as-Judge, 프롬프트 실험</w:t>
            </w:r>
          </w:p>
        </w:tc>
        <w:tc>
          <w:tcPr>
            <w:tcMar>
              <w:top w:w="100.0" w:type="dxa"/>
              <w:left w:w="100.0" w:type="dxa"/>
              <w:bottom w:w="100.0" w:type="dxa"/>
              <w:right w:w="100.0" w:type="dxa"/>
            </w:tcMar>
            <w:vAlign w:val="top"/>
          </w:tcPr>
          <w:p w:rsidR="00000000" w:rsidDel="00000000" w:rsidP="00000000" w:rsidRDefault="00000000" w:rsidRPr="00000000" w14:paraId="000011E2">
            <w:pPr>
              <w:rPr/>
            </w:pPr>
            <w:r w:rsidDel="00000000" w:rsidR="00000000" w:rsidRPr="00000000">
              <w:rPr>
                <w:rFonts w:ascii="Arial Unicode MS" w:cs="Arial Unicode MS" w:eastAsia="Arial Unicode MS" w:hAnsi="Arial Unicode MS"/>
                <w:rtl w:val="0"/>
              </w:rPr>
              <w:t xml:space="preserve">임베딩 드리프트, RAG 품질 평가, LLM 평가, 데이터셋·실험 관리</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1E3">
            <w:pPr>
              <w:rPr/>
            </w:pPr>
            <w:r w:rsidDel="00000000" w:rsidR="00000000" w:rsidRPr="00000000">
              <w:rPr>
                <w:rFonts w:ascii="Arial Unicode MS" w:cs="Arial Unicode MS" w:eastAsia="Arial Unicode MS" w:hAnsi="Arial Unicode MS"/>
                <w:rtl w:val="0"/>
              </w:rPr>
              <w:t xml:space="preserve">없음</w:t>
            </w:r>
          </w:p>
        </w:tc>
        <w:tc>
          <w:tcPr>
            <w:tcMar>
              <w:top w:w="100.0" w:type="dxa"/>
              <w:left w:w="100.0" w:type="dxa"/>
              <w:bottom w:w="100.0" w:type="dxa"/>
              <w:right w:w="100.0" w:type="dxa"/>
            </w:tcMar>
            <w:vAlign w:val="top"/>
          </w:tcPr>
          <w:p w:rsidR="00000000" w:rsidDel="00000000" w:rsidP="00000000" w:rsidRDefault="00000000" w:rsidRPr="00000000" w14:paraId="000011E4">
            <w:pPr>
              <w:rPr/>
            </w:pPr>
            <w:r w:rsidDel="00000000" w:rsidR="00000000" w:rsidRPr="00000000">
              <w:rPr>
                <w:rFonts w:ascii="Arial Unicode MS" w:cs="Arial Unicode MS" w:eastAsia="Arial Unicode MS" w:hAnsi="Arial Unicode MS"/>
                <w:rtl w:val="0"/>
              </w:rPr>
              <w:t xml:space="preserve">없음</w:t>
            </w:r>
          </w:p>
        </w:tc>
      </w:tr>
      <w:tr>
        <w:trPr>
          <w:cantSplit w:val="0"/>
          <w:tblHeader w:val="0"/>
        </w:trPr>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E5">
            <w:pPr>
              <w:rPr>
                <w:b w:val="1"/>
                <w:bCs w:val="1"/>
              </w:rPr>
            </w:pPr>
            <w:r w:rsidDel="00000000" w:rsidR="00000000" w:rsidRPr="00000000">
              <w:rPr>
                <w:rFonts w:ascii="Arial Unicode MS" w:cs="Arial Unicode MS" w:eastAsia="Arial Unicode MS" w:hAnsi="Arial Unicode MS"/>
                <w:b w:val="1"/>
                <w:bCs w:val="1"/>
                <w:rtl w:val="0"/>
              </w:rPr>
              <w:t xml:space="preserve">기존 스택 연계</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E6">
            <w:pPr>
              <w:rPr/>
            </w:pPr>
            <w:r w:rsidDel="00000000" w:rsidR="00000000" w:rsidRPr="00000000">
              <w:rPr>
                <w:rFonts w:ascii="Arial Unicode MS" w:cs="Arial Unicode MS" w:eastAsia="Arial Unicode MS" w:hAnsi="Arial Unicode MS"/>
                <w:rtl w:val="0"/>
              </w:rPr>
              <w:t xml:space="preserve">폐쇄적 (자체 대시보드)</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E7">
            <w:pPr>
              <w:rPr/>
            </w:pPr>
            <w:r w:rsidDel="00000000" w:rsidR="00000000" w:rsidRPr="00000000">
              <w:rPr>
                <w:rFonts w:ascii="Arial Unicode MS" w:cs="Arial Unicode MS" w:eastAsia="Arial Unicode MS" w:hAnsi="Arial Unicode MS"/>
                <w:rtl w:val="0"/>
              </w:rPr>
              <w:t xml:space="preserve">OTel 지원, Datadog 등 연계</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E8">
            <w:pPr>
              <w:rPr/>
            </w:pPr>
            <w:r w:rsidDel="00000000" w:rsidR="00000000" w:rsidRPr="00000000">
              <w:rPr>
                <w:rFonts w:ascii="Arial Unicode MS" w:cs="Arial Unicode MS" w:eastAsia="Arial Unicode MS" w:hAnsi="Arial Unicode MS"/>
                <w:rtl w:val="0"/>
              </w:rPr>
              <w:t xml:space="preserve">OTel 기반 연계 가능</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E9">
            <w:pPr>
              <w:rPr/>
            </w:pPr>
            <w:r w:rsidDel="00000000" w:rsidR="00000000" w:rsidRPr="00000000">
              <w:rPr>
                <w:rFonts w:ascii="Arial Unicode MS" w:cs="Arial Unicode MS" w:eastAsia="Arial Unicode MS" w:hAnsi="Arial Unicode MS"/>
                <w:rtl w:val="0"/>
              </w:rPr>
              <w:t xml:space="preserve">API 내보내기</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EA">
            <w:pPr>
              <w:rPr/>
            </w:pPr>
            <w:r w:rsidDel="00000000" w:rsidR="00000000" w:rsidRPr="00000000">
              <w:rPr>
                <w:rFonts w:ascii="Arial Unicode MS" w:cs="Arial Unicode MS" w:eastAsia="Arial Unicode MS" w:hAnsi="Arial Unicode MS"/>
                <w:rtl w:val="0"/>
              </w:rPr>
              <w:t xml:space="preserve">최대 강점</w:t>
            </w:r>
            <w:r w:rsidDel="00000000" w:rsidR="00000000" w:rsidRPr="00000000">
              <w:rPr>
                <w:rFonts w:ascii="Arial Unicode MS" w:cs="Arial Unicode MS" w:eastAsia="Arial Unicode MS" w:hAnsi="Arial Unicode MS"/>
                <w:rtl w:val="0"/>
              </w:rPr>
              <w:t xml:space="preserve"> (Datadog, Grafana 직접 통합)</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PII 마스킹</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EC">
            <w:pPr>
              <w:spacing w:after="240" w:before="240" w:lineRule="auto"/>
              <w:rPr/>
            </w:pPr>
            <w:r w:rsidDel="00000000" w:rsidR="00000000" w:rsidRPr="00000000">
              <w:rPr>
                <w:rFonts w:ascii="Arial Unicode MS" w:cs="Arial Unicode MS" w:eastAsia="Arial Unicode MS" w:hAnsi="Arial Unicode MS"/>
                <w:rtl w:val="0"/>
              </w:rPr>
              <w:t xml:space="preserve">사용자 정의 필터 (Rules)</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ED">
            <w:pPr>
              <w:spacing w:after="240" w:before="240" w:lineRule="auto"/>
              <w:rPr/>
            </w:pPr>
            <w:r w:rsidDel="00000000" w:rsidR="00000000" w:rsidRPr="00000000">
              <w:rPr>
                <w:rFonts w:ascii="Arial Unicode MS" w:cs="Arial Unicode MS" w:eastAsia="Arial Unicode MS" w:hAnsi="Arial Unicode MS"/>
                <w:rtl w:val="0"/>
              </w:rPr>
              <w:t xml:space="preserve">사용자 정의 필터 (SDK 레벨)</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EE">
            <w:pPr>
              <w:spacing w:after="240" w:before="240" w:lineRule="auto"/>
              <w:rPr/>
            </w:pPr>
            <w:r w:rsidDel="00000000" w:rsidR="00000000" w:rsidRPr="00000000">
              <w:rPr>
                <w:rFonts w:ascii="Arial Unicode MS" w:cs="Arial Unicode MS" w:eastAsia="Arial Unicode MS" w:hAnsi="Arial Unicode MS"/>
                <w:rtl w:val="0"/>
              </w:rPr>
              <w:t xml:space="preserve">사용자 정의 필터 (SDK 레벨)</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EF">
            <w:pPr>
              <w:spacing w:after="240" w:before="240" w:lineRule="auto"/>
              <w:rPr/>
            </w:pPr>
            <w:r w:rsidDel="00000000" w:rsidR="00000000" w:rsidRPr="00000000">
              <w:rPr>
                <w:rFonts w:ascii="Arial Unicode MS" w:cs="Arial Unicode MS" w:eastAsia="Arial Unicode MS" w:hAnsi="Arial Unicode MS"/>
                <w:rtl w:val="0"/>
              </w:rPr>
              <w:t xml:space="preserve">헤더 기반 필터링</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rFonts w:ascii="Arial Unicode MS" w:cs="Arial Unicode MS" w:eastAsia="Arial Unicode MS" w:hAnsi="Arial Unicode MS"/>
                <w:rtl w:val="0"/>
              </w:rPr>
              <w:t xml:space="preserve">사용자 정의 (OTel Processor)</w:t>
            </w:r>
          </w:p>
        </w:tc>
      </w:tr>
      <w:tr>
        <w:trPr>
          <w:cantSplit w:val="0"/>
          <w:tblHeader w:val="0"/>
        </w:trPr>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1">
            <w:pPr>
              <w:rPr>
                <w:b w:val="1"/>
                <w:bCs w:val="1"/>
              </w:rPr>
            </w:pPr>
            <w:r w:rsidDel="00000000" w:rsidR="00000000" w:rsidRPr="00000000">
              <w:rPr>
                <w:rFonts w:ascii="Arial Unicode MS" w:cs="Arial Unicode MS" w:eastAsia="Arial Unicode MS" w:hAnsi="Arial Unicode MS"/>
                <w:b w:val="1"/>
                <w:bCs w:val="1"/>
                <w:rtl w:val="0"/>
              </w:rPr>
              <w:t xml:space="preserve">Lock-in 리스크</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2">
            <w:pPr>
              <w:rPr/>
            </w:pPr>
            <w:r w:rsidDel="00000000" w:rsidR="00000000" w:rsidRPr="00000000">
              <w:rPr>
                <w:rFonts w:ascii="Arial Unicode MS" w:cs="Arial Unicode MS" w:eastAsia="Arial Unicode MS" w:hAnsi="Arial Unicode MS"/>
                <w:rtl w:val="0"/>
              </w:rPr>
              <w:t xml:space="preserve">높음. LangGraph 전환 시 재구축 필요.</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Fonts w:ascii="Arial Unicode MS" w:cs="Arial Unicode MS" w:eastAsia="Arial Unicode MS" w:hAnsi="Arial Unicode MS"/>
                <w:rtl w:val="0"/>
              </w:rPr>
              <w:t xml:space="preserve">낮음. OTel 호환, 데이터 이관 API 제공.</w:t>
            </w:r>
          </w:p>
        </w:tc>
        <w:tc>
          <w:tcPr>
            <w:tcBorders>
              <w:top w:color="000000" w:space="0" w:sz="5" w:val="single"/>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4">
            <w:pPr>
              <w:rPr/>
            </w:pPr>
            <w:r w:rsidDel="00000000" w:rsidR="00000000" w:rsidRPr="00000000">
              <w:rPr>
                <w:rFonts w:ascii="Arial Unicode MS" w:cs="Arial Unicode MS" w:eastAsia="Arial Unicode MS" w:hAnsi="Arial Unicode MS"/>
                <w:rtl w:val="0"/>
              </w:rPr>
              <w:t xml:space="preserve">낮음. OTel 기반, 셀프호스팅.</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5">
            <w:pPr>
              <w:rPr/>
            </w:pPr>
            <w:r w:rsidDel="00000000" w:rsidR="00000000" w:rsidRPr="00000000">
              <w:rPr>
                <w:rFonts w:ascii="Arial Unicode MS" w:cs="Arial Unicode MS" w:eastAsia="Arial Unicode MS" w:hAnsi="Arial Unicode MS"/>
                <w:rtl w:val="0"/>
              </w:rPr>
              <w:t xml:space="preserve">중간. 프록시 방식 의존성 있으나 제거 용이.</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Fonts w:ascii="Arial Unicode MS" w:cs="Arial Unicode MS" w:eastAsia="Arial Unicode MS" w:hAnsi="Arial Unicode MS"/>
                <w:rtl w:val="0"/>
              </w:rPr>
              <w:t xml:space="preserve">없음. 개방 표준.</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1F7">
            <w:pPr>
              <w:rPr>
                <w:b w:val="1"/>
                <w:bCs w:val="1"/>
              </w:rPr>
            </w:pPr>
            <w:r w:rsidDel="00000000" w:rsidR="00000000" w:rsidRPr="00000000">
              <w:rPr>
                <w:rFonts w:ascii="Arial Unicode MS" w:cs="Arial Unicode MS" w:eastAsia="Arial Unicode MS" w:hAnsi="Arial Unicode MS"/>
                <w:b w:val="1"/>
                <w:bCs w:val="1"/>
                <w:rtl w:val="0"/>
              </w:rPr>
              <w:t xml:space="preserve">운영 부담</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8">
            <w:pPr>
              <w:rPr/>
            </w:pPr>
            <w:r w:rsidDel="00000000" w:rsidR="00000000" w:rsidRPr="00000000">
              <w:rPr>
                <w:rFonts w:ascii="Arial Unicode MS" w:cs="Arial Unicode MS" w:eastAsia="Arial Unicode MS" w:hAnsi="Arial Unicode MS"/>
                <w:rtl w:val="0"/>
              </w:rPr>
              <w:t xml:space="preserve">낮음 (SaaS)</w:t>
            </w:r>
          </w:p>
        </w:tc>
        <w:tc>
          <w:tcPr>
            <w:tcBorders>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9">
            <w:pPr>
              <w:rPr/>
            </w:pPr>
            <w:r w:rsidDel="00000000" w:rsidR="00000000" w:rsidRPr="00000000">
              <w:rPr>
                <w:rFonts w:ascii="Arial Unicode MS" w:cs="Arial Unicode MS" w:eastAsia="Arial Unicode MS" w:hAnsi="Arial Unicode MS"/>
                <w:rtl w:val="0"/>
              </w:rPr>
              <w:t xml:space="preserve">SaaS: 낮음 / 셀프호스팅: DB·스토리지 운영 필요</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FA">
            <w:pPr>
              <w:spacing w:after="240" w:before="240" w:lineRule="auto"/>
              <w:rPr/>
            </w:pPr>
            <w:r w:rsidDel="00000000" w:rsidR="00000000" w:rsidRPr="00000000">
              <w:rPr>
                <w:rFonts w:ascii="Arial Unicode MS" w:cs="Arial Unicode MS" w:eastAsia="Arial Unicode MS" w:hAnsi="Arial Unicode MS"/>
                <w:rtl w:val="0"/>
              </w:rPr>
              <w:t xml:space="preserve">Cloud(AX): 낮음 / 셀프호스팅: Docker 단일 컨테이너로 상대적 간편</w:t>
            </w:r>
          </w:p>
        </w:tc>
        <w:tc>
          <w:tcPr>
            <w:tcBorders>
              <w:lef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B">
            <w:pPr>
              <w:rPr/>
            </w:pPr>
            <w:r w:rsidDel="00000000" w:rsidR="00000000" w:rsidRPr="00000000">
              <w:rPr>
                <w:rFonts w:ascii="Arial Unicode MS" w:cs="Arial Unicode MS" w:eastAsia="Arial Unicode MS" w:hAnsi="Arial Unicode MS"/>
                <w:rtl w:val="0"/>
              </w:rPr>
              <w:t xml:space="preserve">SaaS: 낮음 / 셀프호스팅: 간편</w:t>
            </w:r>
          </w:p>
        </w:tc>
        <w:tc>
          <w:tcPr>
            <w:tcMar>
              <w:top w:w="100.0" w:type="dxa"/>
              <w:left w:w="100.0" w:type="dxa"/>
              <w:bottom w:w="100.0" w:type="dxa"/>
              <w:right w:w="100.0" w:type="dxa"/>
            </w:tcMar>
            <w:vAlign w:val="top"/>
          </w:tcPr>
          <w:p w:rsidR="00000000" w:rsidDel="00000000" w:rsidP="00000000" w:rsidRDefault="00000000" w:rsidRPr="00000000" w14:paraId="000011FC">
            <w:pPr>
              <w:rPr/>
            </w:pPr>
            <w:r w:rsidDel="00000000" w:rsidR="00000000" w:rsidRPr="00000000">
              <w:rPr>
                <w:rFonts w:ascii="Arial Unicode MS" w:cs="Arial Unicode MS" w:eastAsia="Arial Unicode MS" w:hAnsi="Arial Unicode MS"/>
                <w:rtl w:val="0"/>
              </w:rPr>
              <w:t xml:space="preserve">백엔드에 따라 상이. 기존 Datadog/Grafana 활용 시 낮음. SigNoz 신규 구축 시 높음.</w:t>
            </w:r>
          </w:p>
        </w:tc>
      </w:tr>
      <w:tr>
        <w:trPr>
          <w:cantSplit w:val="0"/>
          <w:tblHeader w:val="0"/>
        </w:trPr>
        <w:tc>
          <w:tcPr>
            <w:tcBorders>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Fonts w:ascii="Arial Unicode MS" w:cs="Arial Unicode MS" w:eastAsia="Arial Unicode MS" w:hAnsi="Arial Unicode MS"/>
                <w:rtl w:val="0"/>
              </w:rPr>
              <w:t xml:space="preserve">가격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FE">
            <w:pPr>
              <w:spacing w:after="240" w:before="240" w:lineRule="auto"/>
              <w:rPr/>
            </w:pPr>
            <w:r w:rsidDel="00000000" w:rsidR="00000000" w:rsidRPr="00000000">
              <w:rPr>
                <w:rFonts w:ascii="Arial Unicode MS" w:cs="Arial Unicode MS" w:eastAsia="Arial Unicode MS" w:hAnsi="Arial Unicode MS"/>
                <w:rtl w:val="0"/>
              </w:rPr>
              <w:t xml:space="preserve">무료 5K 트레이스/월. Plus $39/seat/월 (100K 트레이스 포함).</w:t>
            </w:r>
            <w:r w:rsidDel="00000000" w:rsidR="00000000" w:rsidRPr="00000000">
              <w:rPr>
                <w:vertAlign w:val="superscript"/>
              </w:rPr>
              <w:footnoteReference w:customMarkFollows="0" w:id="31"/>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1FF">
            <w:pPr>
              <w:spacing w:after="240" w:before="240" w:lineRule="auto"/>
              <w:rPr/>
            </w:pPr>
            <w:r w:rsidDel="00000000" w:rsidR="00000000" w:rsidRPr="00000000">
              <w:rPr>
                <w:rFonts w:ascii="Arial Unicode MS" w:cs="Arial Unicode MS" w:eastAsia="Arial Unicode MS" w:hAnsi="Arial Unicode MS"/>
                <w:rtl w:val="0"/>
              </w:rPr>
              <w:t xml:space="preserve">무료 50K units/월 (2인). Core $29/월. Pro $199/월. 셀프호스팅 무료.</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00">
            <w:pPr>
              <w:spacing w:after="240" w:before="240" w:lineRule="auto"/>
              <w:rPr/>
            </w:pPr>
            <w:r w:rsidDel="00000000" w:rsidR="00000000" w:rsidRPr="00000000">
              <w:rPr>
                <w:rFonts w:ascii="Arial Unicode MS" w:cs="Arial Unicode MS" w:eastAsia="Arial Unicode MS" w:hAnsi="Arial Unicode MS"/>
                <w:rtl w:val="0"/>
              </w:rPr>
              <w:t xml:space="preserve">셀프호스팅 무료. Cloud: AX Free 25K spans/월, AX Pro $50/월.</w:t>
            </w:r>
          </w:p>
        </w:tc>
        <w:tc>
          <w:tcPr>
            <w:tcBorders>
              <w:lef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01">
            <w:pPr>
              <w:rPr/>
            </w:pPr>
            <w:r w:rsidDel="00000000" w:rsidR="00000000" w:rsidRPr="00000000">
              <w:rPr>
                <w:rFonts w:ascii="Arial Unicode MS" w:cs="Arial Unicode MS" w:eastAsia="Arial Unicode MS" w:hAnsi="Arial Unicode MS"/>
                <w:rtl w:val="0"/>
              </w:rPr>
              <w:t xml:space="preserve">무료 10K 요청/월. Pro $79/월 (Unlimited seats).</w:t>
            </w:r>
            <w:r w:rsidDel="00000000" w:rsidR="00000000" w:rsidRPr="00000000">
              <w:rPr>
                <w:vertAlign w:val="superscript"/>
              </w:rPr>
              <w:footnoteReference w:customMarkFollows="0" w:id="32"/>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02">
            <w:pPr>
              <w:rPr/>
            </w:pPr>
            <w:r w:rsidDel="00000000" w:rsidR="00000000" w:rsidRPr="00000000">
              <w:rPr>
                <w:rFonts w:ascii="Arial Unicode MS" w:cs="Arial Unicode MS" w:eastAsia="Arial Unicode MS" w:hAnsi="Arial Unicode MS"/>
                <w:rtl w:val="0"/>
              </w:rPr>
              <w:t xml:space="preserve">OTel 자체 무료. 백엔드 비용은 선택에 따라 상이 (SigNoz: 무료 오픈소스, Datadog: 기존 계약)</w:t>
            </w:r>
          </w:p>
        </w:tc>
      </w:tr>
    </w:tbl>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Fonts w:ascii="Arial Unicode MS" w:cs="Arial Unicode MS" w:eastAsia="Arial Unicode MS" w:hAnsi="Arial Unicode MS"/>
          <w:b w:val="1"/>
          <w:bCs w:val="1"/>
          <w:rtl w:val="0"/>
        </w:rPr>
        <w:t xml:space="preserve">라이선스 참고:</w:t>
      </w:r>
      <w:r w:rsidDel="00000000" w:rsidR="00000000" w:rsidRPr="00000000">
        <w:rPr>
          <w:rFonts w:ascii="Arial Unicode MS" w:cs="Arial Unicode MS" w:eastAsia="Arial Unicode MS" w:hAnsi="Arial Unicode MS"/>
          <w:rtl w:val="0"/>
        </w:rPr>
        <w:t xml:space="preserve"> LangSmith는 상용 SaaS(Enterprise 셀프호스팅은 별도 유료). Langfuse는 MIT, Helicone은 Apache 2.0으로 셀프호스팅 자유. Arize Phoenix는 Elastic License 2.0으로 사내 셀프호스팅은 가능하나 이를 기반으로 제3자에게 SaaS를 제공하는 것은 제한된다 </w:t>
      </w:r>
      <w:r w:rsidDel="00000000" w:rsidR="00000000" w:rsidRPr="00000000">
        <w:rPr>
          <w:rFonts w:ascii="Arial Unicode MS" w:cs="Arial Unicode MS" w:eastAsia="Arial Unicode MS" w:hAnsi="Arial Unicode MS"/>
          <w:i w:val="1"/>
          <w:iCs w:val="1"/>
          <w:rtl w:val="0"/>
        </w:rPr>
        <w:t xml:space="preserve">(2026.03 기준. Elastic License 2.0의 제한 범위는 변경될 수 있으므로, 도입 시점에 라이선스 원문을 재확인한다)</w:t>
      </w:r>
      <w:r w:rsidDel="00000000" w:rsidR="00000000" w:rsidRPr="00000000">
        <w:rPr>
          <w:rFonts w:ascii="Arial Unicode MS" w:cs="Arial Unicode MS" w:eastAsia="Arial Unicode MS" w:hAnsi="Arial Unicode MS"/>
          <w:rtl w:val="0"/>
        </w:rPr>
        <w:t xml:space="preserve">. OTel은 Apache 2.0, SigNoz는 MIT.</w:t>
      </w:r>
    </w:p>
    <w:p w:rsidR="00000000" w:rsidDel="00000000" w:rsidP="00000000" w:rsidRDefault="00000000" w:rsidRPr="00000000" w14:paraId="00001205">
      <w:pPr>
        <w:rPr/>
      </w:pPr>
      <w:r w:rsidDel="00000000" w:rsidR="00000000" w:rsidRPr="00000000">
        <w:rPr>
          <w:rtl w:val="0"/>
        </w:rPr>
      </w:r>
    </w:p>
    <w:p w:rsidR="00000000" w:rsidDel="00000000" w:rsidP="00000000" w:rsidRDefault="00000000" w:rsidRPr="00000000" w14:paraId="00001206">
      <w:pPr>
        <w:rPr/>
      </w:pPr>
      <w:r w:rsidDel="00000000" w:rsidR="00000000" w:rsidRPr="00000000">
        <w:rPr>
          <w:rFonts w:ascii="Arial Unicode MS" w:cs="Arial Unicode MS" w:eastAsia="Arial Unicode MS" w:hAnsi="Arial Unicode MS"/>
          <w:b w:val="1"/>
          <w:bCs w:val="1"/>
          <w:rtl w:val="0"/>
        </w:rPr>
        <w:t xml:space="preserve">성능 오버헤드:</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SDK 기반 도구(LangSmith, Langfuse, Phoenix)는 트레이스를 비동기 배치 전송하므로 응답 지연 영향이 무시할 수준(비동기 배치 전송 기준 수 ms 이내). 프록시 방식(Helicone)은 네트워크 홈 추가로 요청당 약 10ms 수준의 지연이 발생할 수 있다(Helicone 공식 벤치마크 기준. 셀프호스팅 시 네트워크 구성에 따라 변동 가능). 실시간 대화 Agent에서는 3.1.3절 Latency SLO 기준과 비교하여 영향 여부를 판단한다.</w:t>
      </w: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Fonts w:ascii="Arial Unicode MS" w:cs="Arial Unicode MS" w:eastAsia="Arial Unicode MS" w:hAnsi="Arial Unicode MS"/>
          <w:b w:val="1"/>
          <w:bCs w:val="1"/>
          <w:rtl w:val="0"/>
        </w:rPr>
        <w:t xml:space="preserve">비교 대상 외 참고 도구:</w:t>
      </w:r>
      <w:r w:rsidDel="00000000" w:rsidR="00000000" w:rsidRPr="00000000">
        <w:rPr>
          <w:rFonts w:ascii="Arial Unicode MS" w:cs="Arial Unicode MS" w:eastAsia="Arial Unicode MS" w:hAnsi="Arial Unicode MS"/>
          <w:rtl w:val="0"/>
        </w:rPr>
        <w:t xml:space="preserve"> 아래 도구들은 이 장의 비교 대상에는 포함하지 않았으나, 특정 요건에서 경쟁력이 있으므로 도입 시점에 비교를 권장한다. </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b w:val="1"/>
          <w:bCs w:val="1"/>
          <w:rtl w:val="0"/>
        </w:rPr>
        <w:t xml:space="preserve">Arize AX:</w:t>
      </w:r>
      <w:r w:rsidDel="00000000" w:rsidR="00000000" w:rsidRPr="00000000">
        <w:rPr>
          <w:rFonts w:ascii="Arial Unicode MS" w:cs="Arial Unicode MS" w:eastAsia="Arial Unicode MS" w:hAnsi="Arial Unicode MS"/>
          <w:rtl w:val="0"/>
        </w:rPr>
        <w:t xml:space="preserve"> Arize AI의 엔터프라이즈 SaaS 플랫폼. Phoenix와 달리 Copilot, ML/CV 지원, HIPAA 준수 등 기업 운영에 필요한 추가 기능을 제공한다. 본 장의 직접 비교 대상은 Phoenix이며, 엔터프라이즈급 운영·규제·관리 요건이 있으면 Arize AX를 별도 검토한다</w:t>
      </w:r>
      <w:r w:rsidDel="00000000" w:rsidR="00000000" w:rsidRPr="00000000">
        <w:rPr>
          <w:rtl w:val="0"/>
        </w:rPr>
      </w:r>
    </w:p>
    <w:p w:rsidR="00000000" w:rsidDel="00000000" w:rsidP="00000000" w:rsidRDefault="00000000" w:rsidRPr="00000000" w14:paraId="0000120B">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Portkey: </w:t>
      </w:r>
      <w:r w:rsidDel="00000000" w:rsidR="00000000" w:rsidRPr="00000000">
        <w:rPr>
          <w:rFonts w:ascii="Arial Unicode MS" w:cs="Arial Unicode MS" w:eastAsia="Arial Unicode MS" w:hAnsi="Arial Unicode MS"/>
          <w:rtl w:val="0"/>
        </w:rPr>
        <w:t xml:space="preserve">Helicone과 유사한 AI Gateway. 250+ 모델, 시맨틱 캐싱, 멀티 프로바이더 라우팅 지원. SOC2/HIPAA/GDPR 준수. 비용 최적화 중심.</w:t>
      </w:r>
    </w:p>
    <w:p w:rsidR="00000000" w:rsidDel="00000000" w:rsidP="00000000" w:rsidRDefault="00000000" w:rsidRPr="00000000" w14:paraId="0000120C">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Braintrust: </w:t>
      </w:r>
      <w:r w:rsidDel="00000000" w:rsidR="00000000" w:rsidRPr="00000000">
        <w:rPr>
          <w:rFonts w:ascii="Arial Unicode MS" w:cs="Arial Unicode MS" w:eastAsia="Arial Unicode MS" w:hAnsi="Arial Unicode MS"/>
          <w:rtl w:val="0"/>
        </w:rPr>
        <w:t xml:space="preserve">CI/CD 파이프라인 통합 품질 게이트. 무료 1M trace spans/월. 배포 차단 자동화 강점.</w:t>
      </w:r>
    </w:p>
    <w:p w:rsidR="00000000" w:rsidDel="00000000" w:rsidP="00000000" w:rsidRDefault="00000000" w:rsidRPr="00000000" w14:paraId="0000120D">
      <w:pPr>
        <w:spacing w:after="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Weights &amp; Biases Weave: </w:t>
      </w:r>
      <w:r w:rsidDel="00000000" w:rsidR="00000000" w:rsidRPr="00000000">
        <w:rPr>
          <w:rFonts w:ascii="Arial Unicode MS" w:cs="Arial Unicode MS" w:eastAsia="Arial Unicode MS" w:hAnsi="Arial Unicode MS"/>
          <w:rtl w:val="0"/>
        </w:rPr>
        <w:t xml:space="preserve">기존 W&amp;B 스택 사용 팀에 자연스러운 확장.</w:t>
      </w:r>
    </w:p>
    <w:p w:rsidR="00000000" w:rsidDel="00000000" w:rsidP="00000000" w:rsidRDefault="00000000" w:rsidRPr="00000000" w14:paraId="0000120E">
      <w:pPr>
        <w:spacing w:after="60" w:lineRule="auto"/>
        <w:ind w:left="1080" w:hanging="360"/>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Fonts w:ascii="Arial Unicode MS" w:cs="Arial Unicode MS" w:eastAsia="Arial Unicode MS" w:hAnsi="Arial Unicode MS"/>
          <w:rtl w:val="0"/>
        </w:rPr>
        <w:t xml:space="preserve">비교표에서 각 도구의 특성을 확인했으면, 11.3절에서 자신의 조건을 대입하여 도구를 확정한다.</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3">
      <w:pPr>
        <w:pStyle w:val="Heading3"/>
        <w:rPr/>
      </w:pPr>
      <w:bookmarkStart w:colFirst="0" w:colLast="0" w:name="_hs01ms5le8es" w:id="220"/>
      <w:bookmarkEnd w:id="220"/>
      <w:r w:rsidDel="00000000" w:rsidR="00000000" w:rsidRPr="00000000">
        <w:rPr>
          <w:rFonts w:ascii="Arial Unicode MS" w:cs="Arial Unicode MS" w:eastAsia="Arial Unicode MS" w:hAnsi="Arial Unicode MS"/>
          <w:rtl w:val="0"/>
        </w:rPr>
        <w:t xml:space="preserve">11.3 조건별 권장 및 의사결정 흐름</w:t>
      </w:r>
    </w:p>
    <w:p w:rsidR="00000000" w:rsidDel="00000000" w:rsidP="00000000" w:rsidRDefault="00000000" w:rsidRPr="00000000" w14:paraId="00001214">
      <w:pPr>
        <w:rPr/>
      </w:pPr>
      <w:r w:rsidDel="00000000" w:rsidR="00000000" w:rsidRPr="00000000">
        <w:rPr>
          <w:rFonts w:ascii="Arial Unicode MS" w:cs="Arial Unicode MS" w:eastAsia="Arial Unicode MS" w:hAnsi="Arial Unicode MS"/>
          <w:rtl w:val="0"/>
        </w:rPr>
        <w:t xml:space="preserve">11.1절에서 확인한 조건을 아래 의사결정 흐름에 대입하여 도구를 확정한다. 아래 분기 A~E는 11.1.3의 핵심 요구조건 체크리스트와 직접 연결된다. 따라서 11.1절에서 확인한 조건을 기준으로 해당 분기로 진입하여 도구를 판단한다.</w:t>
      </w:r>
    </w:p>
    <w:p w:rsidR="00000000" w:rsidDel="00000000" w:rsidP="00000000" w:rsidRDefault="00000000" w:rsidRPr="00000000" w14:paraId="00001215">
      <w:pPr>
        <w:pStyle w:val="Heading4"/>
        <w:rPr/>
      </w:pPr>
      <w:bookmarkStart w:colFirst="0" w:colLast="0" w:name="_vqq8xhhvjljq" w:id="221"/>
      <w:bookmarkEnd w:id="221"/>
      <w:r w:rsidDel="00000000" w:rsidR="00000000" w:rsidRPr="00000000">
        <w:rPr>
          <w:rFonts w:ascii="Arial Unicode MS" w:cs="Arial Unicode MS" w:eastAsia="Arial Unicode MS" w:hAnsi="Arial Unicode MS"/>
          <w:rtl w:val="0"/>
        </w:rPr>
        <w:t xml:space="preserve">11.3.1 의사결정 트리</w:t>
      </w:r>
    </w:p>
    <w:tbl>
      <w:tblPr>
        <w:tblStyle w:val="Table20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70"/>
        <w:gridCol w:w="3645"/>
        <w:gridCol w:w="2235"/>
        <w:tblGridChange w:id="0">
          <w:tblGrid>
            <w:gridCol w:w="990"/>
            <w:gridCol w:w="2070"/>
            <w:gridCol w:w="3645"/>
            <w:gridCol w:w="223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216">
            <w:pPr>
              <w:rPr>
                <w:b w:val="1"/>
                <w:bCs w:val="1"/>
              </w:rPr>
            </w:pPr>
            <w:r w:rsidDel="00000000" w:rsidR="00000000" w:rsidRPr="00000000">
              <w:rPr>
                <w:rFonts w:ascii="Arial Unicode MS" w:cs="Arial Unicode MS" w:eastAsia="Arial Unicode MS" w:hAnsi="Arial Unicode MS"/>
                <w:b w:val="1"/>
                <w:bCs w:val="1"/>
                <w:rtl w:val="0"/>
              </w:rPr>
              <w:t xml:space="preserve">순서</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17">
            <w:pPr>
              <w:rPr>
                <w:b w:val="1"/>
                <w:bCs w:val="1"/>
              </w:rPr>
            </w:pPr>
            <w:r w:rsidDel="00000000" w:rsidR="00000000" w:rsidRPr="00000000">
              <w:rPr>
                <w:rFonts w:ascii="Arial Unicode MS" w:cs="Arial Unicode MS" w:eastAsia="Arial Unicode MS" w:hAnsi="Arial Unicode MS"/>
                <w:b w:val="1"/>
                <w:bCs w:val="1"/>
                <w:rtl w:val="0"/>
              </w:rPr>
              <w:t xml:space="preserve">분기 질문</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18">
            <w:pPr>
              <w:rPr>
                <w:b w:val="1"/>
                <w:bCs w:val="1"/>
              </w:rPr>
            </w:pPr>
            <w:r w:rsidDel="00000000" w:rsidR="00000000" w:rsidRPr="00000000">
              <w:rPr>
                <w:rFonts w:ascii="Arial Unicode MS" w:cs="Arial Unicode MS" w:eastAsia="Arial Unicode MS" w:hAnsi="Arial Unicode MS"/>
                <w:b w:val="1"/>
                <w:bCs w:val="1"/>
                <w:rtl w:val="0"/>
              </w:rPr>
              <w:t xml:space="preserve">예</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19">
            <w:pPr>
              <w:rPr>
                <w:b w:val="1"/>
                <w:bCs w:val="1"/>
              </w:rPr>
            </w:pPr>
            <w:r w:rsidDel="00000000" w:rsidR="00000000" w:rsidRPr="00000000">
              <w:rPr>
                <w:rFonts w:ascii="Arial Unicode MS" w:cs="Arial Unicode MS" w:eastAsia="Arial Unicode MS" w:hAnsi="Arial Unicode MS"/>
                <w:b w:val="1"/>
                <w:bCs w:val="1"/>
                <w:rtl w:val="0"/>
              </w:rPr>
              <w:t xml:space="preserve">아니오</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1A">
            <w:pPr>
              <w:rPr/>
            </w:pPr>
            <w:r w:rsidDel="00000000" w:rsidR="00000000" w:rsidRPr="00000000">
              <w:rPr>
                <w:rFonts w:ascii="Arial Unicode MS" w:cs="Arial Unicode MS" w:eastAsia="Arial Unicode MS" w:hAnsi="Arial Unicode MS"/>
                <w:b w:val="1"/>
                <w:bCs w:val="1"/>
                <w:rtl w:val="0"/>
              </w:rPr>
              <w:t xml:space="preserve">분기 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1B">
            <w:pPr>
              <w:rPr/>
            </w:pPr>
            <w:r w:rsidDel="00000000" w:rsidR="00000000" w:rsidRPr="00000000">
              <w:rPr>
                <w:rFonts w:ascii="Arial Unicode MS" w:cs="Arial Unicode MS" w:eastAsia="Arial Unicode MS" w:hAnsi="Arial Unicode MS"/>
                <w:rtl w:val="0"/>
              </w:rPr>
              <w:t xml:space="preserve">Framework가 LangGraph인가?</w:t>
            </w:r>
          </w:p>
        </w:tc>
        <w:tc>
          <w:tcPr>
            <w:tcMar>
              <w:top w:w="100.0" w:type="dxa"/>
              <w:left w:w="100.0" w:type="dxa"/>
              <w:bottom w:w="100.0" w:type="dxa"/>
              <w:right w:w="100.0" w:type="dxa"/>
            </w:tcMar>
            <w:vAlign w:val="top"/>
          </w:tcPr>
          <w:p w:rsidR="00000000" w:rsidDel="00000000" w:rsidP="00000000" w:rsidRDefault="00000000" w:rsidRPr="00000000" w14:paraId="0000121C">
            <w:pPr>
              <w:rPr/>
            </w:pPr>
            <w:r w:rsidDel="00000000" w:rsidR="00000000" w:rsidRPr="00000000">
              <w:rPr>
                <w:rFonts w:ascii="Arial Unicode MS" w:cs="Arial Unicode MS" w:eastAsia="Arial Unicode MS" w:hAnsi="Arial Unicode MS"/>
                <w:rtl w:val="0"/>
              </w:rPr>
              <w:t xml:space="preserve">LangSmith 우선 검토 (자동 계측, L3 시각화). </w:t>
              <w:br w:type="textWrapping"/>
              <w:t xml:space="preserve">단, 온프레미스 필수이면 → 분기 B로,</w:t>
              <w:br w:type="textWrapping"/>
              <w:t xml:space="preserve"> 기존 스택 활용 필수이면 → 분기 C로 (LangGraph 자동 계측 혜택 상실)</w:t>
            </w:r>
          </w:p>
        </w:tc>
        <w:tc>
          <w:tcPr>
            <w:tcMar>
              <w:top w:w="100.0" w:type="dxa"/>
              <w:left w:w="100.0" w:type="dxa"/>
              <w:bottom w:w="100.0" w:type="dxa"/>
              <w:right w:w="100.0" w:type="dxa"/>
            </w:tcMar>
            <w:vAlign w:val="top"/>
          </w:tcPr>
          <w:p w:rsidR="00000000" w:rsidDel="00000000" w:rsidP="00000000" w:rsidRDefault="00000000" w:rsidRPr="00000000" w14:paraId="0000121D">
            <w:pPr>
              <w:rPr/>
            </w:pPr>
            <w:r w:rsidDel="00000000" w:rsidR="00000000" w:rsidRPr="00000000">
              <w:rPr>
                <w:rFonts w:ascii="Arial Unicode MS" w:cs="Arial Unicode MS" w:eastAsia="Arial Unicode MS" w:hAnsi="Arial Unicode MS"/>
                <w:rtl w:val="0"/>
              </w:rPr>
              <w:t xml:space="preserve">→ 분기 B로</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1E">
            <w:pPr>
              <w:rPr/>
            </w:pPr>
            <w:r w:rsidDel="00000000" w:rsidR="00000000" w:rsidRPr="00000000">
              <w:rPr>
                <w:rFonts w:ascii="Arial Unicode MS" w:cs="Arial Unicode MS" w:eastAsia="Arial Unicode MS" w:hAnsi="Arial Unicode MS"/>
                <w:b w:val="1"/>
                <w:bCs w:val="1"/>
                <w:rtl w:val="0"/>
              </w:rPr>
              <w:t xml:space="preserve">분기 B</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21F">
            <w:pPr>
              <w:rPr/>
            </w:pPr>
            <w:r w:rsidDel="00000000" w:rsidR="00000000" w:rsidRPr="00000000">
              <w:rPr>
                <w:rFonts w:ascii="Arial Unicode MS" w:cs="Arial Unicode MS" w:eastAsia="Arial Unicode MS" w:hAnsi="Arial Unicode MS"/>
                <w:rtl w:val="0"/>
              </w:rPr>
              <w:t xml:space="preserve">데이터가 외부로 나갈 수 없는가? (온프레미스 / 데이터 주권 필수)</w:t>
            </w:r>
          </w:p>
        </w:tc>
        <w:tc>
          <w:tcPr>
            <w:tcMar>
              <w:top w:w="100.0" w:type="dxa"/>
              <w:left w:w="100.0" w:type="dxa"/>
              <w:bottom w:w="100.0" w:type="dxa"/>
              <w:right w:w="100.0" w:type="dxa"/>
            </w:tcMar>
            <w:vAlign w:val="top"/>
          </w:tcPr>
          <w:p w:rsidR="00000000" w:rsidDel="00000000" w:rsidP="00000000" w:rsidRDefault="00000000" w:rsidRPr="00000000" w14:paraId="00001220">
            <w:pPr>
              <w:rPr/>
            </w:pPr>
            <w:r w:rsidDel="00000000" w:rsidR="00000000" w:rsidRPr="00000000">
              <w:rPr>
                <w:rFonts w:ascii="Arial Unicode MS" w:cs="Arial Unicode MS" w:eastAsia="Arial Unicode MS" w:hAnsi="Arial Unicode MS"/>
                <w:rtl w:val="0"/>
              </w:rPr>
              <w:t xml:space="preserve">범용 트레이싱: Langfuse 셀프호스팅 또는 Arize Phoenix 셀프호스팅. RAG 임베딩 분석이 주 목적이면 Phoenix 우선.</w:t>
            </w:r>
            <w:r w:rsidDel="00000000" w:rsidR="00000000" w:rsidRPr="00000000">
              <w:rPr>
                <w:rtl w:val="0"/>
              </w:rPr>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21">
            <w:pPr>
              <w:rPr/>
            </w:pPr>
            <w:r w:rsidDel="00000000" w:rsidR="00000000" w:rsidRPr="00000000">
              <w:rPr>
                <w:rFonts w:ascii="Arial Unicode MS" w:cs="Arial Unicode MS" w:eastAsia="Arial Unicode MS" w:hAnsi="Arial Unicode MS"/>
                <w:rtl w:val="0"/>
              </w:rPr>
              <w:t xml:space="preserve">→ 분기 C로</w:t>
            </w:r>
          </w:p>
        </w:tc>
      </w:tr>
      <w:tr>
        <w:trPr>
          <w:cantSplit w:val="0"/>
          <w:tblHeader w:val="0"/>
        </w:trPr>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Fonts w:ascii="Arial Unicode MS" w:cs="Arial Unicode MS" w:eastAsia="Arial Unicode MS" w:hAnsi="Arial Unicode MS"/>
                <w:b w:val="1"/>
                <w:bCs w:val="1"/>
                <w:rtl w:val="0"/>
              </w:rPr>
              <w:t xml:space="preserve">분기 C</w:t>
            </w:r>
            <w:r w:rsidDel="00000000" w:rsidR="00000000" w:rsidRPr="00000000">
              <w:rPr>
                <w:rtl w:val="0"/>
              </w:rPr>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23">
            <w:pPr>
              <w:rPr/>
            </w:pPr>
            <w:r w:rsidDel="00000000" w:rsidR="00000000" w:rsidRPr="00000000">
              <w:rPr>
                <w:rFonts w:ascii="Arial Unicode MS" w:cs="Arial Unicode MS" w:eastAsia="Arial Unicode MS" w:hAnsi="Arial Unicode MS"/>
                <w:rtl w:val="0"/>
              </w:rPr>
              <w:t xml:space="preserve">기존 Datadog/Grafana 스택이 있는가?</w:t>
            </w:r>
          </w:p>
        </w:tc>
        <w:tc>
          <w:tcPr>
            <w:tcBorders>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224">
            <w:pPr>
              <w:rPr/>
            </w:pPr>
            <w:r w:rsidDel="00000000" w:rsidR="00000000" w:rsidRPr="00000000">
              <w:rPr>
                <w:rFonts w:ascii="Arial Unicode MS" w:cs="Arial Unicode MS" w:eastAsia="Arial Unicode MS" w:hAnsi="Arial Unicode MS"/>
                <w:rtl w:val="0"/>
              </w:rPr>
              <w:t xml:space="preserve">OTel 계측 → 기존 Datadog/Grafana에 직접 통합 (L4 분산 트레이싱)</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5">
            <w:pPr>
              <w:spacing w:after="240" w:before="240" w:lineRule="auto"/>
              <w:rPr/>
            </w:pPr>
            <w:r w:rsidDel="00000000" w:rsidR="00000000" w:rsidRPr="00000000">
              <w:rPr>
                <w:rFonts w:ascii="Arial Unicode MS" w:cs="Arial Unicode MS" w:eastAsia="Arial Unicode MS" w:hAnsi="Arial Unicode MS"/>
                <w:rtl w:val="0"/>
              </w:rPr>
              <w:t xml:space="preserve">→ 분기 D로</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분기 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7">
            <w:pPr>
              <w:spacing w:after="240" w:before="240" w:lineRule="auto"/>
              <w:rPr/>
            </w:pPr>
            <w:r w:rsidDel="00000000" w:rsidR="00000000" w:rsidRPr="00000000">
              <w:rPr>
                <w:rFonts w:ascii="Arial Unicode MS" w:cs="Arial Unicode MS" w:eastAsia="Arial Unicode MS" w:hAnsi="Arial Unicode MS"/>
                <w:rtl w:val="0"/>
              </w:rPr>
              <w:t xml:space="preserve">L4 분산 트레이싱이 필수인가? (계층/협업 아키텍처)</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8">
            <w:pPr>
              <w:spacing w:after="240" w:before="240" w:lineRule="auto"/>
              <w:rPr/>
            </w:pPr>
            <w:r w:rsidDel="00000000" w:rsidR="00000000" w:rsidRPr="00000000">
              <w:rPr>
                <w:rFonts w:ascii="Arial Unicode MS" w:cs="Arial Unicode MS" w:eastAsia="Arial Unicode MS" w:hAnsi="Arial Unicode MS"/>
                <w:rtl w:val="0"/>
              </w:rPr>
              <w:t xml:space="preserve">OTel 계측 + SigNoz 백엔드, 또는 Arize Phoenix (OTel 기반 L4 지원)</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9">
            <w:pPr>
              <w:spacing w:after="240" w:before="240" w:lineRule="auto"/>
              <w:rPr/>
            </w:pPr>
            <w:r w:rsidDel="00000000" w:rsidR="00000000" w:rsidRPr="00000000">
              <w:rPr>
                <w:rFonts w:ascii="Arial Unicode MS" w:cs="Arial Unicode MS" w:eastAsia="Arial Unicode MS" w:hAnsi="Arial Unicode MS"/>
                <w:rtl w:val="0"/>
              </w:rPr>
              <w:t xml:space="preserve">→ 분기 E로</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분기 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B">
            <w:pPr>
              <w:spacing w:after="240" w:before="240" w:lineRule="auto"/>
              <w:rPr/>
            </w:pPr>
            <w:r w:rsidDel="00000000" w:rsidR="00000000" w:rsidRPr="00000000">
              <w:rPr>
                <w:rFonts w:ascii="Arial Unicode MS" w:cs="Arial Unicode MS" w:eastAsia="Arial Unicode MS" w:hAnsi="Arial Unicode MS"/>
                <w:rtl w:val="0"/>
              </w:rPr>
              <w:t xml:space="preserve">월간 트래픽이 무료 티어를 초과하는가?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C">
            <w:pPr>
              <w:spacing w:after="240" w:before="240" w:lineRule="auto"/>
              <w:rPr/>
            </w:pPr>
            <w:r w:rsidDel="00000000" w:rsidR="00000000" w:rsidRPr="00000000">
              <w:rPr>
                <w:rFonts w:ascii="Arial Unicode MS" w:cs="Arial Unicode MS" w:eastAsia="Arial Unicode MS" w:hAnsi="Arial Unicode MS"/>
                <w:rtl w:val="0"/>
              </w:rPr>
              <w:t xml:space="preserve">비용 효율성 비교: Langfuse Pro $199/월 (unlimited users) vs. LangSmith Plus $39/seat/월. 팀 규모와 트레이스 볼륨에 따라 선택.</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2D">
            <w:pPr>
              <w:spacing w:after="240" w:before="240" w:lineRule="auto"/>
              <w:rPr/>
            </w:pPr>
            <w:r w:rsidDel="00000000" w:rsidR="00000000" w:rsidRPr="00000000">
              <w:rPr>
                <w:rFonts w:ascii="Arial Unicode MS" w:cs="Arial Unicode MS" w:eastAsia="Arial Unicode MS" w:hAnsi="Arial Unicode MS"/>
                <w:rtl w:val="0"/>
              </w:rPr>
              <w:t xml:space="preserve">Langfuse (Cloud) 또는 Arize Phoenix (Cloud/AX Free). 요건에 따라 선택.</w:t>
            </w:r>
          </w:p>
        </w:tc>
      </w:tr>
    </w:tbl>
    <w:p w:rsidR="00000000" w:rsidDel="00000000" w:rsidP="00000000" w:rsidRDefault="00000000" w:rsidRPr="00000000" w14:paraId="0000122E">
      <w:pPr>
        <w:rPr/>
      </w:pPr>
      <w:r w:rsidDel="00000000" w:rsidR="00000000" w:rsidRPr="00000000">
        <w:rPr>
          <w:rtl w:val="0"/>
        </w:rPr>
      </w:r>
    </w:p>
    <w:p w:rsidR="00000000" w:rsidDel="00000000" w:rsidP="00000000" w:rsidRDefault="00000000" w:rsidRPr="00000000" w14:paraId="0000122F">
      <w:pPr>
        <w:rPr/>
      </w:pPr>
      <w:r w:rsidDel="00000000" w:rsidR="00000000" w:rsidRPr="00000000">
        <w:rPr>
          <w:rFonts w:ascii="Arial Unicode MS" w:cs="Arial Unicode MS" w:eastAsia="Arial Unicode MS" w:hAnsi="Arial Unicode MS"/>
          <w:b w:val="1"/>
          <w:bCs w:val="1"/>
          <w:rtl w:val="0"/>
        </w:rPr>
        <w:t xml:space="preserve">보조 레이어 추가 판단:</w:t>
      </w:r>
      <w:r w:rsidDel="00000000" w:rsidR="00000000" w:rsidRPr="00000000">
        <w:rPr>
          <w:rFonts w:ascii="Arial Unicode MS" w:cs="Arial Unicode MS" w:eastAsia="Arial Unicode MS" w:hAnsi="Arial Unicode MS"/>
          <w:rtl w:val="0"/>
        </w:rPr>
        <w:t xml:space="preserve"> 위에서 트레이싱 도구를 확정한 후, 아래 조건에 해당하면 보조 레이어를 추가한다.</w:t>
      </w:r>
    </w:p>
    <w:p w:rsidR="00000000" w:rsidDel="00000000" w:rsidP="00000000" w:rsidRDefault="00000000" w:rsidRPr="00000000" w14:paraId="00001230">
      <w:pPr>
        <w:rPr/>
      </w:pPr>
      <w:r w:rsidDel="00000000" w:rsidR="00000000" w:rsidRPr="00000000">
        <w:rPr>
          <w:rtl w:val="0"/>
        </w:rPr>
      </w:r>
    </w:p>
    <w:tbl>
      <w:tblPr>
        <w:tblStyle w:val="Table20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145"/>
        <w:gridCol w:w="3855"/>
        <w:tblGridChange w:id="0">
          <w:tblGrid>
            <w:gridCol w:w="3000"/>
            <w:gridCol w:w="2145"/>
            <w:gridCol w:w="385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231">
            <w:pPr>
              <w:rPr>
                <w:b w:val="1"/>
                <w:bCs w:val="1"/>
              </w:rPr>
            </w:pPr>
            <w:r w:rsidDel="00000000" w:rsidR="00000000" w:rsidRPr="00000000">
              <w:rPr>
                <w:rFonts w:ascii="Arial Unicode MS" w:cs="Arial Unicode MS" w:eastAsia="Arial Unicode MS" w:hAnsi="Arial Unicode MS"/>
                <w:b w:val="1"/>
                <w:bCs w:val="1"/>
                <w:rtl w:val="0"/>
              </w:rPr>
              <w:t xml:space="preserve">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32">
            <w:pPr>
              <w:rPr>
                <w:b w:val="1"/>
                <w:bCs w:val="1"/>
              </w:rPr>
            </w:pPr>
            <w:r w:rsidDel="00000000" w:rsidR="00000000" w:rsidRPr="00000000">
              <w:rPr>
                <w:rFonts w:ascii="Arial Unicode MS" w:cs="Arial Unicode MS" w:eastAsia="Arial Unicode MS" w:hAnsi="Arial Unicode MS"/>
                <w:b w:val="1"/>
                <w:bCs w:val="1"/>
                <w:rtl w:val="0"/>
              </w:rPr>
              <w:t xml:space="preserve">추가 도구</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33">
            <w:pPr>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Fonts w:ascii="Arial Unicode MS" w:cs="Arial Unicode MS" w:eastAsia="Arial Unicode MS" w:hAnsi="Arial Unicode MS"/>
                <w:rtl w:val="0"/>
              </w:rPr>
              <w:t xml:space="preserve">모델별·사용자별 비용 분해·알림이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Fonts w:ascii="Arial Unicode MS" w:cs="Arial Unicode MS" w:eastAsia="Arial Unicode MS" w:hAnsi="Arial Unicode MS"/>
                <w:rtl w:val="0"/>
              </w:rPr>
              <w:t xml:space="preserve">Helicone 병행</w:t>
            </w:r>
          </w:p>
        </w:tc>
        <w:tc>
          <w:tcPr>
            <w:shd w:fill="auto" w:val="clear"/>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Fonts w:ascii="Arial Unicode MS" w:cs="Arial Unicode MS" w:eastAsia="Arial Unicode MS" w:hAnsi="Arial Unicode MS"/>
                <w:rtl w:val="0"/>
              </w:rPr>
              <w:t xml:space="preserve">500+ 모델 비용 자동 추적, 임계치 알림, 캐싱 비용 절감</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Fonts w:ascii="Arial Unicode MS" w:cs="Arial Unicode MS" w:eastAsia="Arial Unicode MS" w:hAnsi="Arial Unicode MS"/>
                <w:rtl w:val="0"/>
              </w:rPr>
              <w:t xml:space="preserve">RAG 파이프라인 검색 품질 저하 탐지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Fonts w:ascii="Arial Unicode MS" w:cs="Arial Unicode MS" w:eastAsia="Arial Unicode MS" w:hAnsi="Arial Unicode MS"/>
                <w:rtl w:val="0"/>
              </w:rPr>
              <w:t xml:space="preserve">Arize Phoenix 병행</w:t>
            </w:r>
          </w:p>
        </w:tc>
        <w:tc>
          <w:tcPr>
            <w:shd w:fill="auto" w:val="clear"/>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Fonts w:ascii="Arial Unicode MS" w:cs="Arial Unicode MS" w:eastAsia="Arial Unicode MS" w:hAnsi="Arial Unicode MS"/>
                <w:rtl w:val="0"/>
              </w:rPr>
              <w:t xml:space="preserve">임베딩 클러스터링·드리프트로 검색 품질 저하 조기 탐지 (9장 연계)</w:t>
            </w:r>
          </w:p>
        </w:tc>
      </w:tr>
    </w:tbl>
    <w:p w:rsidR="00000000" w:rsidDel="00000000" w:rsidP="00000000" w:rsidRDefault="00000000" w:rsidRPr="00000000" w14:paraId="0000123A">
      <w:pPr>
        <w:pStyle w:val="Heading4"/>
        <w:rPr/>
      </w:pPr>
      <w:bookmarkStart w:colFirst="0" w:colLast="0" w:name="_2wfmxkubsu4l" w:id="222"/>
      <w:bookmarkEnd w:id="222"/>
      <w:r w:rsidDel="00000000" w:rsidR="00000000" w:rsidRPr="00000000">
        <w:rPr>
          <w:rFonts w:ascii="Arial Unicode MS" w:cs="Arial Unicode MS" w:eastAsia="Arial Unicode MS" w:hAnsi="Arial Unicode MS"/>
          <w:rtl w:val="0"/>
        </w:rPr>
        <w:t xml:space="preserve">11.3.2 도구 조합 패턴</w:t>
      </w:r>
    </w:p>
    <w:p w:rsidR="00000000" w:rsidDel="00000000" w:rsidP="00000000" w:rsidRDefault="00000000" w:rsidRPr="00000000" w14:paraId="0000123B">
      <w:pPr>
        <w:rPr/>
      </w:pPr>
      <w:r w:rsidDel="00000000" w:rsidR="00000000" w:rsidRPr="00000000">
        <w:rPr>
          <w:rFonts w:ascii="Arial Unicode MS" w:cs="Arial Unicode MS" w:eastAsia="Arial Unicode MS" w:hAnsi="Arial Unicode MS"/>
          <w:rtl w:val="0"/>
        </w:rPr>
        <w:t xml:space="preserve">11.3.1에서 트레이싱 도구와 보조 레이어를 결정했으면, 아래 테이블에서 자신의 조합이 검증된 패턴에 해당하는지 확인한다. 테이블에 없는 조합은 도구 간 통합 호환성을 별도 검증해야 한다.</w:t>
      </w:r>
    </w:p>
    <w:p w:rsidR="00000000" w:rsidDel="00000000" w:rsidP="00000000" w:rsidRDefault="00000000" w:rsidRPr="00000000" w14:paraId="0000123C">
      <w:pPr>
        <w:rPr/>
      </w:pPr>
      <w:r w:rsidDel="00000000" w:rsidR="00000000" w:rsidRPr="00000000">
        <w:rPr>
          <w:rtl w:val="0"/>
        </w:rPr>
      </w:r>
    </w:p>
    <w:p w:rsidR="00000000" w:rsidDel="00000000" w:rsidP="00000000" w:rsidRDefault="00000000" w:rsidRPr="00000000" w14:paraId="0000123D">
      <w:pPr>
        <w:rPr/>
      </w:pPr>
      <w:r w:rsidDel="00000000" w:rsidR="00000000" w:rsidRPr="00000000">
        <w:rPr>
          <w:rFonts w:ascii="Arial Unicode MS" w:cs="Arial Unicode MS" w:eastAsia="Arial Unicode MS" w:hAnsi="Arial Unicode MS"/>
          <w:b w:val="1"/>
          <w:bCs w:val="1"/>
          <w:rtl w:val="0"/>
        </w:rPr>
        <w:t xml:space="preserve">조합 판단 원칙:</w:t>
      </w:r>
      <w:r w:rsidDel="00000000" w:rsidR="00000000" w:rsidRPr="00000000">
        <w:rPr>
          <w:rtl w:val="0"/>
        </w:rPr>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numPr>
          <w:ilvl w:val="0"/>
          <w:numId w:val="11"/>
        </w:numPr>
        <w:ind w:left="720" w:hanging="360"/>
      </w:pPr>
      <w:r w:rsidDel="00000000" w:rsidR="00000000" w:rsidRPr="00000000">
        <w:rPr>
          <w:rFonts w:ascii="Arial Unicode MS" w:cs="Arial Unicode MS" w:eastAsia="Arial Unicode MS" w:hAnsi="Arial Unicode MS"/>
          <w:b w:val="1"/>
          <w:bCs w:val="1"/>
          <w:rtl w:val="0"/>
        </w:rPr>
        <w:t xml:space="preserve">트레이싱 도구를 먼저 확정하고, 보조 레이어를 추가한다.</w:t>
      </w:r>
      <w:r w:rsidDel="00000000" w:rsidR="00000000" w:rsidRPr="00000000">
        <w:rPr>
          <w:rFonts w:ascii="Arial Unicode MS" w:cs="Arial Unicode MS" w:eastAsia="Arial Unicode MS" w:hAnsi="Arial Unicode MS"/>
          <w:rtl w:val="0"/>
        </w:rPr>
        <w:t xml:space="preserve"> 11.3.1 의사결정 트리에서 트레이싱 도구를 먼저 결정한 뒤, 비용 추적·RAG 품질 분석 등 트레이싱 도구가 커버하지 못하는 영역만 보조 도구로 보강한다.</w:t>
      </w:r>
    </w:p>
    <w:p w:rsidR="00000000" w:rsidDel="00000000" w:rsidP="00000000" w:rsidRDefault="00000000" w:rsidRPr="00000000" w14:paraId="00001240">
      <w:pPr>
        <w:numPr>
          <w:ilvl w:val="0"/>
          <w:numId w:val="11"/>
        </w:numPr>
        <w:ind w:left="720" w:hanging="360"/>
      </w:pPr>
      <w:r w:rsidDel="00000000" w:rsidR="00000000" w:rsidRPr="00000000">
        <w:rPr>
          <w:rFonts w:ascii="Arial Unicode MS" w:cs="Arial Unicode MS" w:eastAsia="Arial Unicode MS" w:hAnsi="Arial Unicode MS"/>
          <w:b w:val="1"/>
          <w:bCs w:val="1"/>
          <w:rtl w:val="0"/>
        </w:rPr>
        <w:t xml:space="preserve">동일 역할의 도구를 중복 배치하지 않는다.</w:t>
      </w:r>
      <w:r w:rsidDel="00000000" w:rsidR="00000000" w:rsidRPr="00000000">
        <w:rPr>
          <w:rFonts w:ascii="Arial Unicode MS" w:cs="Arial Unicode MS" w:eastAsia="Arial Unicode MS" w:hAnsi="Arial Unicode MS"/>
          <w:rtl w:val="0"/>
        </w:rPr>
        <w:t xml:space="preserve"> 트레이싱 도구 2개를 병행하면 계측 코드가 이중화되고 운영 복잡도만 증가한다. 역할이 다른 도구끼리 조합한다(예: 트레이싱 + 비용 추적).</w:t>
      </w:r>
    </w:p>
    <w:p w:rsidR="00000000" w:rsidDel="00000000" w:rsidP="00000000" w:rsidRDefault="00000000" w:rsidRPr="00000000" w14:paraId="00001241">
      <w:pPr>
        <w:numPr>
          <w:ilvl w:val="0"/>
          <w:numId w:val="11"/>
        </w:numPr>
        <w:ind w:left="720" w:hanging="360"/>
      </w:pPr>
      <w:r w:rsidDel="00000000" w:rsidR="00000000" w:rsidRPr="00000000">
        <w:rPr>
          <w:rFonts w:ascii="Arial Unicode MS" w:cs="Arial Unicode MS" w:eastAsia="Arial Unicode MS" w:hAnsi="Arial Unicode MS"/>
          <w:b w:val="1"/>
          <w:bCs w:val="1"/>
          <w:rtl w:val="0"/>
        </w:rPr>
        <w:t xml:space="preserve">조합 수는 최소화한다.</w:t>
      </w:r>
      <w:r w:rsidDel="00000000" w:rsidR="00000000" w:rsidRPr="00000000">
        <w:rPr>
          <w:rFonts w:ascii="Arial Unicode MS" w:cs="Arial Unicode MS" w:eastAsia="Arial Unicode MS" w:hAnsi="Arial Unicode MS"/>
          <w:rtl w:val="0"/>
        </w:rPr>
        <w:t xml:space="preserve"> 도구가 추가될수록 의존성과 운영 부담이 증가하므로, 트레이싱 1개 + 보조 레이어 1~2개를 상한으로 권장한다.</w:t>
      </w:r>
    </w:p>
    <w:p w:rsidR="00000000" w:rsidDel="00000000" w:rsidP="00000000" w:rsidRDefault="00000000" w:rsidRPr="00000000" w14:paraId="00001242">
      <w:pPr>
        <w:rPr/>
      </w:pPr>
      <w:r w:rsidDel="00000000" w:rsidR="00000000" w:rsidRPr="00000000">
        <w:rPr>
          <w:rtl w:val="0"/>
        </w:rPr>
      </w:r>
    </w:p>
    <w:tbl>
      <w:tblPr>
        <w:tblStyle w:val="Table20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075"/>
        <w:gridCol w:w="3255"/>
        <w:tblGridChange w:id="0">
          <w:tblGrid>
            <w:gridCol w:w="2670"/>
            <w:gridCol w:w="3075"/>
            <w:gridCol w:w="3255"/>
          </w:tblGrid>
        </w:tblGridChange>
      </w:tblGrid>
      <w:tr>
        <w:trPr>
          <w:cantSplit w:val="0"/>
          <w:tblHeader w:val="1"/>
        </w:trPr>
        <w:tc>
          <w:tcPr>
            <w:shd w:fill="efefef" w:val="clear"/>
            <w:tcMar>
              <w:top w:w="100.0" w:type="dxa"/>
              <w:left w:w="100.0" w:type="dxa"/>
              <w:bottom w:w="100.0" w:type="dxa"/>
              <w:right w:w="100.0" w:type="dxa"/>
            </w:tcMar>
            <w:vAlign w:val="top"/>
          </w:tcPr>
          <w:p w:rsidR="00000000" w:rsidDel="00000000" w:rsidP="00000000" w:rsidRDefault="00000000" w:rsidRPr="00000000" w14:paraId="00001243">
            <w:pPr>
              <w:rPr>
                <w:b w:val="1"/>
                <w:bCs w:val="1"/>
              </w:rPr>
            </w:pPr>
            <w:r w:rsidDel="00000000" w:rsidR="00000000" w:rsidRPr="00000000">
              <w:rPr>
                <w:rFonts w:ascii="Arial Unicode MS" w:cs="Arial Unicode MS" w:eastAsia="Arial Unicode MS" w:hAnsi="Arial Unicode MS"/>
                <w:b w:val="1"/>
                <w:bCs w:val="1"/>
                <w:rtl w:val="0"/>
              </w:rPr>
              <w:t xml:space="preserve">조합</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44">
            <w:pPr>
              <w:rPr>
                <w:b w:val="1"/>
                <w:bCs w:val="1"/>
              </w:rPr>
            </w:pPr>
            <w:r w:rsidDel="00000000" w:rsidR="00000000" w:rsidRPr="00000000">
              <w:rPr>
                <w:rFonts w:ascii="Arial Unicode MS" w:cs="Arial Unicode MS" w:eastAsia="Arial Unicode MS" w:hAnsi="Arial Unicode MS"/>
                <w:b w:val="1"/>
                <w:bCs w:val="1"/>
                <w:rtl w:val="0"/>
              </w:rPr>
              <w:t xml:space="preserve">적합 조건</w:t>
            </w:r>
          </w:p>
        </w:tc>
        <w:tc>
          <w:tcPr>
            <w:shd w:fill="efefef" w:val="clear"/>
            <w:tcMar>
              <w:top w:w="100.0" w:type="dxa"/>
              <w:left w:w="100.0" w:type="dxa"/>
              <w:bottom w:w="100.0" w:type="dxa"/>
              <w:right w:w="100.0" w:type="dxa"/>
            </w:tcMar>
            <w:vAlign w:val="top"/>
          </w:tcPr>
          <w:p w:rsidR="00000000" w:rsidDel="00000000" w:rsidP="00000000" w:rsidRDefault="00000000" w:rsidRPr="00000000" w14:paraId="00001245">
            <w:pPr>
              <w:rPr>
                <w:b w:val="1"/>
                <w:bCs w:val="1"/>
              </w:rPr>
            </w:pPr>
            <w:r w:rsidDel="00000000" w:rsidR="00000000" w:rsidRPr="00000000">
              <w:rPr>
                <w:rFonts w:ascii="Arial Unicode MS" w:cs="Arial Unicode MS" w:eastAsia="Arial Unicode MS" w:hAnsi="Arial Unicode MS"/>
                <w:b w:val="1"/>
                <w:bCs w:val="1"/>
                <w:rtl w:val="0"/>
              </w:rPr>
              <w:t xml:space="preserve">조합 판단 기준</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46">
            <w:pPr>
              <w:rPr>
                <w:b w:val="1"/>
                <w:bCs w:val="1"/>
              </w:rPr>
            </w:pPr>
            <w:r w:rsidDel="00000000" w:rsidR="00000000" w:rsidRPr="00000000">
              <w:rPr>
                <w:rFonts w:ascii="Arial Unicode MS" w:cs="Arial Unicode MS" w:eastAsia="Arial Unicode MS" w:hAnsi="Arial Unicode MS"/>
                <w:b w:val="1"/>
                <w:bCs w:val="1"/>
                <w:rtl w:val="0"/>
              </w:rPr>
              <w:t xml:space="preserve">LangSmith 단독</w:t>
            </w:r>
          </w:p>
        </w:tc>
        <w:tc>
          <w:tcPr>
            <w:tcMar>
              <w:top w:w="100.0" w:type="dxa"/>
              <w:left w:w="100.0" w:type="dxa"/>
              <w:bottom w:w="100.0" w:type="dxa"/>
              <w:right w:w="100.0" w:type="dxa"/>
            </w:tcMar>
            <w:vAlign w:val="top"/>
          </w:tcPr>
          <w:p w:rsidR="00000000" w:rsidDel="00000000" w:rsidP="00000000" w:rsidRDefault="00000000" w:rsidRPr="00000000" w14:paraId="00001247">
            <w:pPr>
              <w:rPr/>
            </w:pPr>
            <w:r w:rsidDel="00000000" w:rsidR="00000000" w:rsidRPr="00000000">
              <w:rPr>
                <w:rFonts w:ascii="Arial Unicode MS" w:cs="Arial Unicode MS" w:eastAsia="Arial Unicode MS" w:hAnsi="Arial Unicode MS"/>
                <w:rtl w:val="0"/>
              </w:rPr>
              <w:t xml:space="preserve">LangGraph 전용, 클라우드</w:t>
            </w:r>
          </w:p>
        </w:tc>
        <w:tc>
          <w:tcPr>
            <w:tcMar>
              <w:top w:w="100.0" w:type="dxa"/>
              <w:left w:w="100.0" w:type="dxa"/>
              <w:bottom w:w="100.0" w:type="dxa"/>
              <w:right w:w="100.0" w:type="dxa"/>
            </w:tcMar>
            <w:vAlign w:val="top"/>
          </w:tcPr>
          <w:p w:rsidR="00000000" w:rsidDel="00000000" w:rsidP="00000000" w:rsidRDefault="00000000" w:rsidRPr="00000000" w14:paraId="00001248">
            <w:pPr>
              <w:rPr/>
            </w:pPr>
            <w:r w:rsidDel="00000000" w:rsidR="00000000" w:rsidRPr="00000000">
              <w:rPr>
                <w:rFonts w:ascii="Arial Unicode MS" w:cs="Arial Unicode MS" w:eastAsia="Arial Unicode MS" w:hAnsi="Arial Unicode MS"/>
                <w:rtl w:val="0"/>
              </w:rPr>
              <w:t xml:space="preserve">비용 추적 요건이 미미하고(LangChain 모델 자동 추적으로 충분), 외부 스택 연계 불필요</w:t>
            </w:r>
          </w:p>
        </w:tc>
      </w:tr>
      <w:tr>
        <w:trPr>
          <w:cantSplit w:val="0"/>
          <w:tblHeader w:val="0"/>
        </w:trPr>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49">
            <w:pPr>
              <w:rPr>
                <w:b w:val="1"/>
                <w:bCs w:val="1"/>
              </w:rPr>
            </w:pPr>
            <w:r w:rsidDel="00000000" w:rsidR="00000000" w:rsidRPr="00000000">
              <w:rPr>
                <w:rFonts w:ascii="Arial Unicode MS" w:cs="Arial Unicode MS" w:eastAsia="Arial Unicode MS" w:hAnsi="Arial Unicode MS"/>
                <w:b w:val="1"/>
                <w:bCs w:val="1"/>
                <w:rtl w:val="0"/>
              </w:rPr>
              <w:t xml:space="preserve">Langfuse 단독</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Fonts w:ascii="Arial Unicode MS" w:cs="Arial Unicode MS" w:eastAsia="Arial Unicode MS" w:hAnsi="Arial Unicode MS"/>
                <w:rtl w:val="0"/>
              </w:rPr>
              <w:t xml:space="preserve">범용 Framework, 셀프호스팅 가능</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프롬프트 관리·평가·트레이싱을 한 도구로 해결하고 싶을 때</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Phoenix 단독</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4D">
            <w:pPr>
              <w:spacing w:after="240" w:before="240" w:lineRule="auto"/>
              <w:rPr/>
            </w:pPr>
            <w:r w:rsidDel="00000000" w:rsidR="00000000" w:rsidRPr="00000000">
              <w:rPr>
                <w:rFonts w:ascii="Arial Unicode MS" w:cs="Arial Unicode MS" w:eastAsia="Arial Unicode MS" w:hAnsi="Arial Unicode MS"/>
                <w:rtl w:val="0"/>
              </w:rPr>
              <w:t xml:space="preserve">범용 Framework, OTel 네이티브, 셀프호스팅 우선</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4E">
            <w:pPr>
              <w:spacing w:after="240" w:before="240" w:lineRule="auto"/>
              <w:rPr/>
            </w:pPr>
            <w:r w:rsidDel="00000000" w:rsidR="00000000" w:rsidRPr="00000000">
              <w:rPr>
                <w:rFonts w:ascii="Arial Unicode MS" w:cs="Arial Unicode MS" w:eastAsia="Arial Unicode MS" w:hAnsi="Arial Unicode MS"/>
                <w:rtl w:val="0"/>
              </w:rPr>
              <w:t xml:space="preserve">트레이싱과 임베딩 분석·RAG 평가를 한 도구로 해결. 비용 추적 요건이 미미한 경우</w:t>
            </w:r>
          </w:p>
        </w:tc>
      </w:tr>
      <w:tr>
        <w:trPr>
          <w:cantSplit w:val="0"/>
          <w:tblHeader w:val="0"/>
        </w:trPr>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24F">
            <w:pPr>
              <w:rPr>
                <w:b w:val="1"/>
                <w:bCs w:val="1"/>
              </w:rPr>
            </w:pPr>
            <w:r w:rsidDel="00000000" w:rsidR="00000000" w:rsidRPr="00000000">
              <w:rPr>
                <w:b w:val="1"/>
                <w:bCs w:val="1"/>
                <w:rtl w:val="0"/>
              </w:rPr>
              <w:t xml:space="preserve">Langfuse + Helicone</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Fonts w:ascii="Arial Unicode MS" w:cs="Arial Unicode MS" w:eastAsia="Arial Unicode MS" w:hAnsi="Arial Unicode MS"/>
                <w:rtl w:val="0"/>
              </w:rPr>
              <w:t xml:space="preserve">트레이싱 + 비용 추적 모두 필요</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가장 흔한 프로덕션 조합. 비용 알림·모델별 분해가 필요하고, Langfuse의 비용 추적만으로 부족할 때</w:t>
            </w:r>
          </w:p>
        </w:tc>
      </w:tr>
      <w:tr>
        <w:trPr>
          <w:cantSplit w:val="0"/>
          <w:tblHeader w:val="0"/>
        </w:trPr>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2">
            <w:pPr>
              <w:rPr>
                <w:b w:val="1"/>
                <w:bCs w:val="1"/>
              </w:rPr>
            </w:pPr>
            <w:r w:rsidDel="00000000" w:rsidR="00000000" w:rsidRPr="00000000">
              <w:rPr>
                <w:b w:val="1"/>
                <w:bCs w:val="1"/>
                <w:rtl w:val="0"/>
              </w:rPr>
              <w:t xml:space="preserve">LangSmith + Helicone</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LangGraph 심층 트레이싱 + 비용 추적·캐싱</w:t>
            </w:r>
          </w:p>
        </w:tc>
        <w:tc>
          <w:tcPr>
            <w:tcBorders>
              <w:bottom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Fonts w:ascii="Arial Unicode MS" w:cs="Arial Unicode MS" w:eastAsia="Arial Unicode MS" w:hAnsi="Arial Unicode MS"/>
                <w:rtl w:val="0"/>
              </w:rPr>
              <w:t xml:space="preserve">LangSmith의 비용 추적이 LangChain 모델에 한정되어 부족할 때</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55">
            <w:pPr>
              <w:spacing w:after="240" w:before="240" w:lineRule="auto"/>
              <w:rPr>
                <w:b w:val="1"/>
                <w:bCs w:val="1"/>
              </w:rPr>
            </w:pPr>
            <w:r w:rsidDel="00000000" w:rsidR="00000000" w:rsidRPr="00000000">
              <w:rPr>
                <w:b w:val="1"/>
                <w:bCs w:val="1"/>
                <w:rtl w:val="0"/>
              </w:rPr>
              <w:t xml:space="preserve">Phoenix + Helicone</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56">
            <w:pPr>
              <w:spacing w:after="240" w:before="240" w:lineRule="auto"/>
              <w:rPr/>
            </w:pPr>
            <w:r w:rsidDel="00000000" w:rsidR="00000000" w:rsidRPr="00000000">
              <w:rPr>
                <w:rFonts w:ascii="Arial Unicode MS" w:cs="Arial Unicode MS" w:eastAsia="Arial Unicode MS" w:hAnsi="Arial Unicode MS"/>
                <w:rtl w:val="0"/>
              </w:rPr>
              <w:t xml:space="preserve">트레이싱·임베딩 분석 + 비용 추적</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57">
            <w:pPr>
              <w:spacing w:after="240" w:before="240" w:lineRule="auto"/>
              <w:rPr/>
            </w:pPr>
            <w:r w:rsidDel="00000000" w:rsidR="00000000" w:rsidRPr="00000000">
              <w:rPr>
                <w:rFonts w:ascii="Arial Unicode MS" w:cs="Arial Unicode MS" w:eastAsia="Arial Unicode MS" w:hAnsi="Arial Unicode MS"/>
                <w:rtl w:val="0"/>
              </w:rPr>
              <w:t xml:space="preserve">온프레미스 트레이싱(Phoenix) + 비용 관리(Helicone) 조합. Phoenix의 비용 추적이 기본 수준이므로 보강</w:t>
            </w:r>
          </w:p>
        </w:tc>
      </w:tr>
      <w:tr>
        <w:trPr>
          <w:cantSplit w:val="0"/>
          <w:tblHeader w:val="0"/>
        </w:trPr>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8">
            <w:pPr>
              <w:rPr>
                <w:b w:val="1"/>
                <w:bCs w:val="1"/>
              </w:rPr>
            </w:pPr>
            <w:r w:rsidDel="00000000" w:rsidR="00000000" w:rsidRPr="00000000">
              <w:rPr>
                <w:rFonts w:ascii="Arial Unicode MS" w:cs="Arial Unicode MS" w:eastAsia="Arial Unicode MS" w:hAnsi="Arial Unicode MS"/>
                <w:b w:val="1"/>
                <w:bCs w:val="1"/>
                <w:rtl w:val="0"/>
              </w:rPr>
              <w:t xml:space="preserve">OTel + 기존 백엔드(또는 SigNoz) + Helicone</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기존 스택 활용 또는 셀프호스팅, 분산 트레이싱 + 비용</w:t>
            </w:r>
          </w:p>
        </w:tc>
        <w:tc>
          <w:tcPr>
            <w:tcBorders>
              <w:top w:color="000000" w:space="0" w:sz="5" w:val="single"/>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Fonts w:ascii="Arial Unicode MS" w:cs="Arial Unicode MS" w:eastAsia="Arial Unicode MS" w:hAnsi="Arial Unicode MS"/>
                <w:rtl w:val="0"/>
              </w:rPr>
              <w:t xml:space="preserve">기존 Datadog/Grafana가 있으면 OTel 계측만 추가. 기존 스택이 없으면 SigNoz를 백엔드로 구축. 비용 추적이 필요하면 Helicone 병행</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125B">
            <w:pPr>
              <w:rPr>
                <w:b w:val="1"/>
                <w:bCs w:val="1"/>
              </w:rPr>
            </w:pPr>
            <w:r w:rsidDel="00000000" w:rsidR="00000000" w:rsidRPr="00000000">
              <w:rPr>
                <w:b w:val="1"/>
                <w:bCs w:val="1"/>
                <w:rtl w:val="0"/>
              </w:rPr>
              <w:t xml:space="preserve">Langfuse + Phoenix</w:t>
            </w:r>
          </w:p>
        </w:tc>
        <w:tc>
          <w:tcPr>
            <w:tcMar>
              <w:top w:w="100.0" w:type="dxa"/>
              <w:left w:w="100.0" w:type="dxa"/>
              <w:bottom w:w="100.0" w:type="dxa"/>
              <w:right w:w="100.0" w:type="dxa"/>
            </w:tcMar>
            <w:vAlign w:val="top"/>
          </w:tcPr>
          <w:p w:rsidR="00000000" w:rsidDel="00000000" w:rsidP="00000000" w:rsidRDefault="00000000" w:rsidRPr="00000000" w14:paraId="0000125C">
            <w:pPr>
              <w:rPr/>
            </w:pPr>
            <w:r w:rsidDel="00000000" w:rsidR="00000000" w:rsidRPr="00000000">
              <w:rPr>
                <w:rFonts w:ascii="Arial Unicode MS" w:cs="Arial Unicode MS" w:eastAsia="Arial Unicode MS" w:hAnsi="Arial Unicode MS"/>
                <w:rtl w:val="0"/>
              </w:rPr>
              <w:t xml:space="preserve">트레이싱 + RAG 임베딩 품질 분석</w:t>
            </w:r>
          </w:p>
        </w:tc>
        <w:tc>
          <w:tcPr>
            <w:tcMar>
              <w:top w:w="100.0" w:type="dxa"/>
              <w:left w:w="100.0" w:type="dxa"/>
              <w:bottom w:w="100.0" w:type="dxa"/>
              <w:right w:w="100.0" w:type="dxa"/>
            </w:tcMar>
            <w:vAlign w:val="top"/>
          </w:tcPr>
          <w:p w:rsidR="00000000" w:rsidDel="00000000" w:rsidP="00000000" w:rsidRDefault="00000000" w:rsidRPr="00000000" w14:paraId="0000125D">
            <w:pPr>
              <w:rPr/>
            </w:pPr>
            <w:r w:rsidDel="00000000" w:rsidR="00000000" w:rsidRPr="00000000">
              <w:rPr>
                <w:rFonts w:ascii="Arial Unicode MS" w:cs="Arial Unicode MS" w:eastAsia="Arial Unicode MS" w:hAnsi="Arial Unicode MS"/>
                <w:rtl w:val="0"/>
              </w:rPr>
              <w:t xml:space="preserve">RAG 파이프라인의 임베딩 품질을 별도로 분석해야 할 때 (Langfuse: 트레이싱, Phoenix: 임베딩 분석)</w:t>
            </w:r>
          </w:p>
        </w:tc>
      </w:tr>
    </w:tbl>
    <w:p w:rsidR="00000000" w:rsidDel="00000000" w:rsidP="00000000" w:rsidRDefault="00000000" w:rsidRPr="00000000" w14:paraId="00001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pStyle w:val="Heading4"/>
        <w:keepNext w:val="0"/>
        <w:keepLines w:val="0"/>
        <w:spacing w:after="200" w:before="300" w:lineRule="auto"/>
        <w:rPr/>
      </w:pPr>
      <w:bookmarkStart w:colFirst="0" w:colLast="0" w:name="_l8hc8u55998s" w:id="223"/>
      <w:bookmarkEnd w:id="223"/>
      <w:r w:rsidDel="00000000" w:rsidR="00000000" w:rsidRPr="00000000">
        <w:rPr>
          <w:rFonts w:ascii="Arial Unicode MS" w:cs="Arial Unicode MS" w:eastAsia="Arial Unicode MS" w:hAnsi="Arial Unicode MS"/>
          <w:rtl w:val="0"/>
        </w:rPr>
        <w:t xml:space="preserve">11.3.3 도구 전환 시나리오별 권장 경로</w:t>
      </w:r>
    </w:p>
    <w:p w:rsidR="00000000" w:rsidDel="00000000" w:rsidP="00000000" w:rsidRDefault="00000000" w:rsidRPr="00000000" w14:paraId="00001261">
      <w:pPr>
        <w:spacing w:after="120" w:before="240" w:lineRule="auto"/>
        <w:rPr/>
      </w:pPr>
      <w:r w:rsidDel="00000000" w:rsidR="00000000" w:rsidRPr="00000000">
        <w:rPr>
          <w:rFonts w:ascii="Arial Unicode MS" w:cs="Arial Unicode MS" w:eastAsia="Arial Unicode MS" w:hAnsi="Arial Unicode MS"/>
          <w:rtl w:val="0"/>
        </w:rPr>
        <w:t xml:space="preserve">기존 Observability 도구가 이미 있는 상태에서 요건이 변경되었을 때, 아래 시나리오에서 전환 대상을 선정한다.</w:t>
      </w:r>
    </w:p>
    <w:tbl>
      <w:tblPr>
        <w:tblStyle w:val="Table2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3522870709867"/>
        <w:gridCol w:w="1488.1759932680175"/>
        <w:gridCol w:w="1832.6611768948733"/>
        <w:gridCol w:w="3665.3223537897466"/>
        <w:tblGridChange w:id="0">
          <w:tblGrid>
            <w:gridCol w:w="2039.3522870709867"/>
            <w:gridCol w:w="1488.1759932680175"/>
            <w:gridCol w:w="1832.6611768948733"/>
            <w:gridCol w:w="3665.322353789746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전환 시나리오</w:t>
            </w:r>
          </w:p>
        </w:tc>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현재 도구</w:t>
            </w:r>
          </w:p>
        </w:tc>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전환 권장</w:t>
            </w:r>
          </w:p>
        </w:tc>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근거</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LangGraph에서 타 Framework로 전환</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LangSmith</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 또는 Phoenix</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LangSmith 자동 계측이 사라지므로 OTel 기반 도구로 전환. 계측 코드 전면 추가 필요.</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SaaS → 온프레미스 요건 추가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LangSmith / Langfuse Cloud</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 셀프호스팅 또는 Phoenix 셀프호스팅</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Langfuse는 Cloud→셀프호스팅 간 데이터 이관 API 제공. Phoenix는 셀프호스팅이 기본.</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기존 Datadog/Grafana 도입 확정</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 / Phoenix 단독</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OTel 계측 → 기존 백엔드 통합</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Langfuse·Phoenix가 OTel 호환이므로 계측 코드 변경 최소. 기존 스택에 통합하여 대시보드 통일.</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비용 급증으로 세분화 추적 필요</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트레이싱 도구 단독</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Helicone 보조 추가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기존 트레이싱 도구는 유지하고 비용 레이어만 추가. 트레이싱 도구 자체를 교체할 필요 없음.</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RAG 검색 품질 저하 감지 필요</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 단독</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Phoenix 보조 추가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 트레이싱은 유지하고 Phoenix를 임베딩 분석 보조로 추가.</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OTel 기반 도구 간 전환</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Langfuse ↔ Phoenix</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상대 도구</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OTel 호환이므로 계측 코드 변경 최소. 백엔드 설정만 교체.</w:t>
            </w:r>
          </w:p>
        </w:tc>
      </w:tr>
    </w:tbl>
    <w:p w:rsidR="00000000" w:rsidDel="00000000" w:rsidP="00000000" w:rsidRDefault="00000000" w:rsidRPr="00000000" w14:paraId="0000127E">
      <w:pPr>
        <w:spacing w:after="240" w:before="240" w:lineRule="auto"/>
        <w:rPr/>
      </w:pPr>
      <w:r w:rsidDel="00000000" w:rsidR="00000000" w:rsidRPr="00000000">
        <w:rPr>
          <w:rtl w:val="0"/>
        </w:rPr>
        <w:t xml:space="preserve"> </w:t>
      </w:r>
    </w:p>
    <w:p w:rsidR="00000000" w:rsidDel="00000000" w:rsidP="00000000" w:rsidRDefault="00000000" w:rsidRPr="00000000" w14:paraId="0000127F">
      <w:pPr>
        <w:pStyle w:val="Heading3"/>
        <w:spacing w:after="240" w:before="240" w:lineRule="auto"/>
        <w:rPr/>
      </w:pPr>
      <w:bookmarkStart w:colFirst="0" w:colLast="0" w:name="_q7m8fm3vee8r" w:id="224"/>
      <w:bookmarkEnd w:id="224"/>
      <w:r w:rsidDel="00000000" w:rsidR="00000000" w:rsidRPr="00000000">
        <w:rPr>
          <w:rFonts w:ascii="Arial Unicode MS" w:cs="Arial Unicode MS" w:eastAsia="Arial Unicode MS" w:hAnsi="Arial Unicode MS"/>
          <w:rtl w:val="0"/>
        </w:rPr>
        <w:t xml:space="preserve">11.4 Observability 안티패턴 및 주의사항</w:t>
      </w:r>
      <w:r w:rsidDel="00000000" w:rsidR="00000000" w:rsidRPr="00000000">
        <w:rPr>
          <w:rtl w:val="0"/>
        </w:rPr>
      </w:r>
    </w:p>
    <w:p w:rsidR="00000000" w:rsidDel="00000000" w:rsidP="00000000" w:rsidRDefault="00000000" w:rsidRPr="00000000" w14:paraId="00001280">
      <w:pPr>
        <w:spacing w:after="120" w:before="240" w:lineRule="auto"/>
        <w:rPr/>
      </w:pPr>
      <w:r w:rsidDel="00000000" w:rsidR="00000000" w:rsidRPr="00000000">
        <w:rPr>
          <w:rFonts w:ascii="Arial Unicode MS" w:cs="Arial Unicode MS" w:eastAsia="Arial Unicode MS" w:hAnsi="Arial Unicode MS"/>
          <w:rtl w:val="0"/>
        </w:rPr>
        <w:t xml:space="preserve">도구 선정 후 운영 단계에서 흔하게 발생하는 안티패턴을 정리한다. 아래 패턴을 미리 인지하면 도구 도입 후 불필요한 복잡도를 피할 수 있다.</w:t>
      </w:r>
    </w:p>
    <w:tbl>
      <w:tblPr>
        <w:tblStyle w:val="Table2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7.4453193350832"/>
        <w:gridCol w:w="3161.7147856517936"/>
        <w:gridCol w:w="3426.351706036746"/>
        <w:tblGridChange w:id="0">
          <w:tblGrid>
            <w:gridCol w:w="2437.4453193350832"/>
            <w:gridCol w:w="3161.7147856517936"/>
            <w:gridCol w:w="3426.351706036746"/>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안티패턴</w:t>
            </w:r>
          </w:p>
        </w:tc>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문제점</w:t>
            </w:r>
          </w:p>
        </w:tc>
        <w:tc>
          <w:tcPr>
            <w:tcBorders>
              <w:top w:color="000000" w:space="0" w:sz="5" w:val="single"/>
              <w:left w:color="000000" w:space="0" w:sz="5" w:val="single"/>
              <w:bottom w:color="000000" w:space="0" w:sz="5" w:val="single"/>
              <w:right w:color="000000" w:space="0" w:sz="5" w:val="single"/>
            </w:tcBorders>
            <w:shd w:fill="efefef" w:val="clear"/>
            <w:tcMar>
              <w:top w:w="60.0" w:type="dxa"/>
              <w:left w:w="100.0" w:type="dxa"/>
              <w:bottom w:w="60.0" w:type="dxa"/>
              <w:right w:w="100.0" w:type="dxa"/>
            </w:tcMar>
            <w:vAlign w:val="top"/>
          </w:tcPr>
          <w:p w:rsidR="00000000" w:rsidDel="00000000" w:rsidP="00000000" w:rsidRDefault="00000000" w:rsidRPr="00000000" w14:paraId="00001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권장 대응</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트레이싱 도구 2개 중복 배치</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계측 코드 이중화, 트레이스 중복 저장으로 비용·운영 부담 2배. 두 도구의 데이터가 미묘하게 달라 혼란 발생.</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트레이싱은 1개로 통일하고, 비용·RAG 분석 등 역할이 다른 도구만 보조로 추가.</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프로덕션 과도 샘플링</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비용 절감을 위해 트레이스 샘플링율을 너무 낮게 설정하면, 장애 진단 시 필요한 트레이스가 누락되어 문제 재현 불가.</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핵심 경로(User-facing Agent)는 100% 트레이싱, 배치 처리 등 비핵심 경로만 샘플링 적용.</w:t>
            </w:r>
          </w:p>
        </w:tc>
      </w:tr>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프록시 + SDK 혼용 시 이중 계측</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Helicone(프록시)과 SDK 기반 도구(Langfuse 등)를 함께 쓸 때, 동일 호출이 두 경로로 이중 기록되어 비용·호출 수 통계가 부풀려질 수 있음.</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각 도구의 역할을 명확히 분리(예: Helicone은 비용·캐싱만, Langfuse는 트레이싱·평가만). 비용 통계는 한쪽에서만 집계.</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PII 미마스킹 상태로 SaaS 전송</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트레이스에 사용자 PII가 포함된 채로 외부 SaaS로 전송되면 데이터 보호 규정 위반 위험.</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트레이스 전송 전 SDK 레벨에서 PII 마스킹 적용(11.2 비교표 PII 마스킹 항목 참조). 마스킹 불가 시 셀프호스팅 경로 선택.</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Fonts w:ascii="Arial Unicode MS" w:cs="Arial Unicode MS" w:eastAsia="Arial Unicode MS" w:hAnsi="Arial Unicode MS"/>
                <w:b w:val="1"/>
                <w:bCs w:val="1"/>
                <w:rtl w:val="0"/>
              </w:rPr>
              <w:t xml:space="preserve">비용 모니터링 없이 프로덕션 배포</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트레이싱만 설정하고 비용 추적을 빠뜨리면, 특정 사용자·모델에서 비용이 급증해도 인지하지 못함.</w:t>
            </w:r>
          </w:p>
        </w:tc>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1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트레이싱 도구의 비용 추적 기능이 부족하면 Helicone을 보조 레이어로 추가(11.3.1 참조).</w:t>
            </w:r>
          </w:p>
        </w:tc>
      </w:tr>
    </w:tbl>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pStyle w:val="Heading2"/>
        <w:rPr/>
      </w:pPr>
      <w:bookmarkStart w:colFirst="0" w:colLast="0" w:name="_sf4nwwkb7n8h" w:id="225"/>
      <w:bookmarkEnd w:id="225"/>
      <w:r w:rsidDel="00000000" w:rsidR="00000000" w:rsidRPr="00000000">
        <w:rPr>
          <w:rFonts w:ascii="Arial Unicode MS" w:cs="Arial Unicode MS" w:eastAsia="Arial Unicode MS" w:hAnsi="Arial Unicode MS"/>
          <w:rtl w:val="0"/>
        </w:rPr>
        <w:t xml:space="preserve">12. Orchestration 전략 선정</w:t>
      </w:r>
    </w:p>
    <w:p w:rsidR="00000000" w:rsidDel="00000000" w:rsidP="00000000" w:rsidRDefault="00000000" w:rsidRPr="00000000" w14:paraId="00001298">
      <w:pPr>
        <w:pStyle w:val="Heading3"/>
        <w:rPr/>
      </w:pPr>
      <w:bookmarkStart w:colFirst="0" w:colLast="0" w:name="_ipx3zhx0ozfc" w:id="226"/>
      <w:bookmarkEnd w:id="226"/>
      <w:r w:rsidDel="00000000" w:rsidR="00000000" w:rsidRPr="00000000">
        <w:rPr>
          <w:rFonts w:ascii="Arial Unicode MS" w:cs="Arial Unicode MS" w:eastAsia="Arial Unicode MS" w:hAnsi="Arial Unicode MS"/>
          <w:rtl w:val="0"/>
        </w:rPr>
        <w:t xml:space="preserve">11.1 Orchestration의 역할</w:t>
      </w:r>
    </w:p>
    <w:p w:rsidR="00000000" w:rsidDel="00000000" w:rsidP="00000000" w:rsidRDefault="00000000" w:rsidRPr="00000000" w14:paraId="00001299">
      <w:pPr>
        <w:rPr/>
      </w:pPr>
      <w:r w:rsidDel="00000000" w:rsidR="00000000" w:rsidRPr="00000000">
        <w:rPr>
          <w:rFonts w:ascii="Arial Unicode MS" w:cs="Arial Unicode MS" w:eastAsia="Arial Unicode MS" w:hAnsi="Arial Unicode MS"/>
          <w:rtl w:val="0"/>
        </w:rPr>
        <w:t xml:space="preserve">3장10장에서 선정한 개별 기술들을 아키텍처 유형에 따라 어떻게 조합하여 하나의 Agent 시스템으로 엮는지를 다룬다. 개별 부품의 선정이 3장10장의 영역이라면, Orchestration은 그 부품들의 조립 방식이다.</w:t>
      </w:r>
    </w:p>
    <w:p w:rsidR="00000000" w:rsidDel="00000000" w:rsidP="00000000" w:rsidRDefault="00000000" w:rsidRPr="00000000" w14:paraId="0000129A">
      <w:pPr>
        <w:rPr/>
      </w:pPr>
      <w:r w:rsidDel="00000000" w:rsidR="00000000" w:rsidRPr="00000000">
        <w:rPr>
          <w:rtl w:val="0"/>
        </w:rPr>
      </w:r>
    </w:p>
    <w:p w:rsidR="00000000" w:rsidDel="00000000" w:rsidP="00000000" w:rsidRDefault="00000000" w:rsidRPr="00000000" w14:paraId="0000129B">
      <w:pPr>
        <w:numPr>
          <w:ilvl w:val="0"/>
          <w:numId w:val="10"/>
        </w:numPr>
        <w:ind w:left="720" w:hanging="360"/>
      </w:pPr>
      <w:r w:rsidDel="00000000" w:rsidR="00000000" w:rsidRPr="00000000">
        <w:rPr>
          <w:rFonts w:ascii="Arial Unicode MS" w:cs="Arial Unicode MS" w:eastAsia="Arial Unicode MS" w:hAnsi="Arial Unicode MS"/>
          <w:rtl w:val="0"/>
        </w:rPr>
        <w:t xml:space="preserve">Orchestration이 결정하는 것: Agent 간 실행 흐름, 상태 전달 방식, 도구 호출 순서, 에러 처리·재시도 전략</w:t>
      </w:r>
    </w:p>
    <w:p w:rsidR="00000000" w:rsidDel="00000000" w:rsidP="00000000" w:rsidRDefault="00000000" w:rsidRPr="00000000" w14:paraId="0000129C">
      <w:pPr>
        <w:numPr>
          <w:ilvl w:val="0"/>
          <w:numId w:val="10"/>
        </w:numPr>
        <w:ind w:left="720" w:hanging="360"/>
      </w:pPr>
      <w:r w:rsidDel="00000000" w:rsidR="00000000" w:rsidRPr="00000000">
        <w:rPr>
          <w:rFonts w:ascii="Arial Unicode MS" w:cs="Arial Unicode MS" w:eastAsia="Arial Unicode MS" w:hAnsi="Arial Unicode MS"/>
          <w:rtl w:val="0"/>
        </w:rPr>
        <w:t xml:space="preserve">아키텍처 유형(2.2절)에 따라 Orchestration 전략이 달라지는 이유</w:t>
      </w:r>
    </w:p>
    <w:p w:rsidR="00000000" w:rsidDel="00000000" w:rsidP="00000000" w:rsidRDefault="00000000" w:rsidRPr="00000000" w14:paraId="0000129D">
      <w:pPr>
        <w:pStyle w:val="Heading3"/>
        <w:rPr/>
      </w:pPr>
      <w:bookmarkStart w:colFirst="0" w:colLast="0" w:name="_gzkcv2gmw5o" w:id="227"/>
      <w:bookmarkEnd w:id="227"/>
      <w:r w:rsidDel="00000000" w:rsidR="00000000" w:rsidRPr="00000000">
        <w:rPr>
          <w:rFonts w:ascii="Arial Unicode MS" w:cs="Arial Unicode MS" w:eastAsia="Arial Unicode MS" w:hAnsi="Arial Unicode MS"/>
          <w:rtl w:val="0"/>
        </w:rPr>
        <w:t xml:space="preserve">11.2 아키텍처 유형별 기술 조합 전략</w:t>
      </w:r>
    </w:p>
    <w:p w:rsidR="00000000" w:rsidDel="00000000" w:rsidP="00000000" w:rsidRDefault="00000000" w:rsidRPr="00000000" w14:paraId="0000129E">
      <w:pPr>
        <w:pStyle w:val="Heading4"/>
        <w:rPr/>
      </w:pPr>
      <w:bookmarkStart w:colFirst="0" w:colLast="0" w:name="_se9ldlr6vdf0" w:id="228"/>
      <w:bookmarkEnd w:id="228"/>
      <w:r w:rsidDel="00000000" w:rsidR="00000000" w:rsidRPr="00000000">
        <w:rPr>
          <w:rFonts w:ascii="Arial Unicode MS" w:cs="Arial Unicode MS" w:eastAsia="Arial Unicode MS" w:hAnsi="Arial Unicode MS"/>
          <w:rtl w:val="0"/>
        </w:rPr>
        <w:t xml:space="preserve">11.2.1 단일 Agent</w:t>
      </w:r>
    </w:p>
    <w:p w:rsidR="00000000" w:rsidDel="00000000" w:rsidP="00000000" w:rsidRDefault="00000000" w:rsidRPr="00000000" w14:paraId="0000129F">
      <w:pPr>
        <w:numPr>
          <w:ilvl w:val="0"/>
          <w:numId w:val="10"/>
        </w:numPr>
        <w:ind w:left="720" w:hanging="360"/>
      </w:pPr>
      <w:r w:rsidDel="00000000" w:rsidR="00000000" w:rsidRPr="00000000">
        <w:rPr>
          <w:rFonts w:ascii="Arial Unicode MS" w:cs="Arial Unicode MS" w:eastAsia="Arial Unicode MS" w:hAnsi="Arial Unicode MS"/>
          <w:rtl w:val="0"/>
        </w:rPr>
        <w:t xml:space="preserve">Framework: Framework 없이 LLM API 직접 호출로 충분 / 복잡도 증가 시 LangGraph</w:t>
      </w:r>
    </w:p>
    <w:p w:rsidR="00000000" w:rsidDel="00000000" w:rsidP="00000000" w:rsidRDefault="00000000" w:rsidRPr="00000000" w14:paraId="000012A0">
      <w:pPr>
        <w:numPr>
          <w:ilvl w:val="0"/>
          <w:numId w:val="10"/>
        </w:numPr>
        <w:ind w:left="720" w:hanging="360"/>
      </w:pPr>
      <w:r w:rsidDel="00000000" w:rsidR="00000000" w:rsidRPr="00000000">
        <w:rPr>
          <w:rFonts w:ascii="Arial Unicode MS" w:cs="Arial Unicode MS" w:eastAsia="Arial Unicode MS" w:hAnsi="Arial Unicode MS"/>
          <w:rtl w:val="0"/>
        </w:rPr>
        <w:t xml:space="preserve">Tool 연동: Function Calling 위주, MCP는 연동 대상 3개 이상 시 검토</w:t>
      </w:r>
    </w:p>
    <w:p w:rsidR="00000000" w:rsidDel="00000000" w:rsidP="00000000" w:rsidRDefault="00000000" w:rsidRPr="00000000" w14:paraId="000012A1">
      <w:pPr>
        <w:numPr>
          <w:ilvl w:val="0"/>
          <w:numId w:val="10"/>
        </w:numPr>
        <w:ind w:left="720" w:hanging="360"/>
      </w:pPr>
      <w:r w:rsidDel="00000000" w:rsidR="00000000" w:rsidRPr="00000000">
        <w:rPr>
          <w:rFonts w:ascii="Arial Unicode MS" w:cs="Arial Unicode MS" w:eastAsia="Arial Unicode MS" w:hAnsi="Arial Unicode MS"/>
          <w:rtl w:val="0"/>
        </w:rPr>
        <w:t xml:space="preserve">Memory: Python 리스트 또는 Framework 내장 메모리</w:t>
      </w:r>
    </w:p>
    <w:p w:rsidR="00000000" w:rsidDel="00000000" w:rsidP="00000000" w:rsidRDefault="00000000" w:rsidRPr="00000000" w14:paraId="000012A2">
      <w:pPr>
        <w:numPr>
          <w:ilvl w:val="0"/>
          <w:numId w:val="10"/>
        </w:numPr>
        <w:ind w:left="720" w:hanging="360"/>
      </w:pPr>
      <w:r w:rsidDel="00000000" w:rsidR="00000000" w:rsidRPr="00000000">
        <w:rPr>
          <w:rFonts w:ascii="Arial Unicode MS" w:cs="Arial Unicode MS" w:eastAsia="Arial Unicode MS" w:hAnsi="Arial Unicode MS"/>
          <w:rtl w:val="0"/>
        </w:rPr>
        <w:t xml:space="preserve">Guardrails: 코드 레벨 (max_iter, timeout, 입력 검증)</w:t>
      </w:r>
    </w:p>
    <w:p w:rsidR="00000000" w:rsidDel="00000000" w:rsidP="00000000" w:rsidRDefault="00000000" w:rsidRPr="00000000" w14:paraId="000012A3">
      <w:pPr>
        <w:numPr>
          <w:ilvl w:val="0"/>
          <w:numId w:val="10"/>
        </w:numPr>
        <w:ind w:left="720" w:hanging="360"/>
      </w:pPr>
      <w:r w:rsidDel="00000000" w:rsidR="00000000" w:rsidRPr="00000000">
        <w:rPr>
          <w:rFonts w:ascii="Arial Unicode MS" w:cs="Arial Unicode MS" w:eastAsia="Arial Unicode MS" w:hAnsi="Arial Unicode MS"/>
          <w:rtl w:val="0"/>
        </w:rPr>
        <w:t xml:space="preserve">Observability: logging + verbose 수준</w:t>
      </w:r>
    </w:p>
    <w:p w:rsidR="00000000" w:rsidDel="00000000" w:rsidP="00000000" w:rsidRDefault="00000000" w:rsidRPr="00000000" w14:paraId="000012A4">
      <w:pPr>
        <w:pStyle w:val="Heading4"/>
        <w:rPr/>
      </w:pPr>
      <w:bookmarkStart w:colFirst="0" w:colLast="0" w:name="_ss8irffuoo3c" w:id="229"/>
      <w:bookmarkEnd w:id="229"/>
      <w:r w:rsidDel="00000000" w:rsidR="00000000" w:rsidRPr="00000000">
        <w:rPr>
          <w:rFonts w:ascii="Arial Unicode MS" w:cs="Arial Unicode MS" w:eastAsia="Arial Unicode MS" w:hAnsi="Arial Unicode MS"/>
          <w:rtl w:val="0"/>
        </w:rPr>
        <w:t xml:space="preserve">11.2.2 Sequential (순차 멀티)</w:t>
      </w:r>
    </w:p>
    <w:p w:rsidR="00000000" w:rsidDel="00000000" w:rsidP="00000000" w:rsidRDefault="00000000" w:rsidRPr="00000000" w14:paraId="000012A5">
      <w:pPr>
        <w:numPr>
          <w:ilvl w:val="0"/>
          <w:numId w:val="10"/>
        </w:numPr>
        <w:ind w:left="720" w:hanging="360"/>
      </w:pPr>
      <w:r w:rsidDel="00000000" w:rsidR="00000000" w:rsidRPr="00000000">
        <w:rPr>
          <w:rFonts w:ascii="Arial Unicode MS" w:cs="Arial Unicode MS" w:eastAsia="Arial Unicode MS" w:hAnsi="Arial Unicode MS"/>
          <w:rtl w:val="0"/>
        </w:rPr>
        <w:t xml:space="preserve">Framework: CrewAI (역할 기반 직관적 배치) 또는 LangGraph (선형 그래프)</w:t>
      </w:r>
    </w:p>
    <w:p w:rsidR="00000000" w:rsidDel="00000000" w:rsidP="00000000" w:rsidRDefault="00000000" w:rsidRPr="00000000" w14:paraId="000012A6">
      <w:pPr>
        <w:numPr>
          <w:ilvl w:val="0"/>
          <w:numId w:val="10"/>
        </w:numPr>
        <w:ind w:left="720" w:hanging="360"/>
      </w:pPr>
      <w:r w:rsidDel="00000000" w:rsidR="00000000" w:rsidRPr="00000000">
        <w:rPr>
          <w:rFonts w:ascii="Arial Unicode MS" w:cs="Arial Unicode MS" w:eastAsia="Arial Unicode MS" w:hAnsi="Arial Unicode MS"/>
          <w:rtl w:val="0"/>
        </w:rPr>
        <w:t xml:space="preserve">Tool 연동: Agent별 전용 Tool 할당, MCP로 도구 표준화 권장</w:t>
      </w:r>
    </w:p>
    <w:p w:rsidR="00000000" w:rsidDel="00000000" w:rsidP="00000000" w:rsidRDefault="00000000" w:rsidRPr="00000000" w14:paraId="000012A7">
      <w:pPr>
        <w:numPr>
          <w:ilvl w:val="0"/>
          <w:numId w:val="10"/>
        </w:numPr>
        <w:ind w:left="720" w:hanging="360"/>
      </w:pPr>
      <w:r w:rsidDel="00000000" w:rsidR="00000000" w:rsidRPr="00000000">
        <w:rPr>
          <w:rFonts w:ascii="Arial Unicode MS" w:cs="Arial Unicode MS" w:eastAsia="Arial Unicode MS" w:hAnsi="Arial Unicode MS"/>
          <w:rtl w:val="0"/>
        </w:rPr>
        <w:t xml:space="preserve">Memory: Agent 간 상태 전달 방식 설계 (공유 State vs 메시지 패싱)</w:t>
      </w:r>
    </w:p>
    <w:p w:rsidR="00000000" w:rsidDel="00000000" w:rsidP="00000000" w:rsidRDefault="00000000" w:rsidRPr="00000000" w14:paraId="000012A8">
      <w:pPr>
        <w:numPr>
          <w:ilvl w:val="0"/>
          <w:numId w:val="10"/>
        </w:numPr>
        <w:ind w:left="720" w:hanging="360"/>
      </w:pPr>
      <w:r w:rsidDel="00000000" w:rsidR="00000000" w:rsidRPr="00000000">
        <w:rPr>
          <w:rFonts w:ascii="Arial Unicode MS" w:cs="Arial Unicode MS" w:eastAsia="Arial Unicode MS" w:hAnsi="Arial Unicode MS"/>
          <w:rtl w:val="0"/>
        </w:rPr>
        <w:t xml:space="preserve">Guardrails: 각 Agent 출력 검증 + 파이프라인 전체 결과 검증</w:t>
      </w:r>
    </w:p>
    <w:p w:rsidR="00000000" w:rsidDel="00000000" w:rsidP="00000000" w:rsidRDefault="00000000" w:rsidRPr="00000000" w14:paraId="000012A9">
      <w:pPr>
        <w:numPr>
          <w:ilvl w:val="0"/>
          <w:numId w:val="10"/>
        </w:numPr>
        <w:ind w:left="720" w:hanging="360"/>
      </w:pPr>
      <w:r w:rsidDel="00000000" w:rsidR="00000000" w:rsidRPr="00000000">
        <w:rPr>
          <w:rFonts w:ascii="Arial Unicode MS" w:cs="Arial Unicode MS" w:eastAsia="Arial Unicode MS" w:hAnsi="Arial Unicode MS"/>
          <w:rtl w:val="0"/>
        </w:rPr>
        <w:t xml:space="preserve">Observability: Agent별 트레이싱, 파이프라인 종단 간 추적</w:t>
      </w:r>
    </w:p>
    <w:p w:rsidR="00000000" w:rsidDel="00000000" w:rsidP="00000000" w:rsidRDefault="00000000" w:rsidRPr="00000000" w14:paraId="000012AA">
      <w:pPr>
        <w:pStyle w:val="Heading4"/>
        <w:rPr/>
      </w:pPr>
      <w:bookmarkStart w:colFirst="0" w:colLast="0" w:name="_tbsh38f6u2x" w:id="230"/>
      <w:bookmarkEnd w:id="230"/>
      <w:r w:rsidDel="00000000" w:rsidR="00000000" w:rsidRPr="00000000">
        <w:rPr>
          <w:rFonts w:ascii="Arial Unicode MS" w:cs="Arial Unicode MS" w:eastAsia="Arial Unicode MS" w:hAnsi="Arial Unicode MS"/>
          <w:rtl w:val="0"/>
        </w:rPr>
        <w:t xml:space="preserve">11.2.3 Graph/State (그래프 기반)</w:t>
      </w:r>
    </w:p>
    <w:p w:rsidR="00000000" w:rsidDel="00000000" w:rsidP="00000000" w:rsidRDefault="00000000" w:rsidRPr="00000000" w14:paraId="000012AB">
      <w:pPr>
        <w:numPr>
          <w:ilvl w:val="0"/>
          <w:numId w:val="10"/>
        </w:numPr>
        <w:ind w:left="720" w:hanging="360"/>
      </w:pPr>
      <w:r w:rsidDel="00000000" w:rsidR="00000000" w:rsidRPr="00000000">
        <w:rPr>
          <w:rFonts w:ascii="Arial Unicode MS" w:cs="Arial Unicode MS" w:eastAsia="Arial Unicode MS" w:hAnsi="Arial Unicode MS"/>
          <w:rtl w:val="0"/>
        </w:rPr>
        <w:t xml:space="preserve">Framework: LangGraph (그래프 기반 Stateful, Checkpoint, HITL 네이티브)</w:t>
      </w:r>
    </w:p>
    <w:p w:rsidR="00000000" w:rsidDel="00000000" w:rsidP="00000000" w:rsidRDefault="00000000" w:rsidRPr="00000000" w14:paraId="000012AC">
      <w:pPr>
        <w:numPr>
          <w:ilvl w:val="0"/>
          <w:numId w:val="10"/>
        </w:numPr>
        <w:ind w:left="720" w:hanging="360"/>
      </w:pPr>
      <w:r w:rsidDel="00000000" w:rsidR="00000000" w:rsidRPr="00000000">
        <w:rPr>
          <w:rFonts w:ascii="Arial Unicode MS" w:cs="Arial Unicode MS" w:eastAsia="Arial Unicode MS" w:hAnsi="Arial Unicode MS"/>
          <w:rtl w:val="0"/>
        </w:rPr>
        <w:t xml:space="preserve">Tool 연동: MCP + 조건 분기에 따른 동적 Tool 선택</w:t>
      </w:r>
    </w:p>
    <w:p w:rsidR="00000000" w:rsidDel="00000000" w:rsidP="00000000" w:rsidRDefault="00000000" w:rsidRPr="00000000" w14:paraId="000012AD">
      <w:pPr>
        <w:numPr>
          <w:ilvl w:val="0"/>
          <w:numId w:val="10"/>
        </w:numPr>
        <w:ind w:left="720" w:hanging="360"/>
      </w:pPr>
      <w:r w:rsidDel="00000000" w:rsidR="00000000" w:rsidRPr="00000000">
        <w:rPr>
          <w:rFonts w:ascii="Arial Unicode MS" w:cs="Arial Unicode MS" w:eastAsia="Arial Unicode MS" w:hAnsi="Arial Unicode MS"/>
          <w:rtl w:val="0"/>
        </w:rPr>
        <w:t xml:space="preserve">Memory: LangGraph Checkpointer 활용, 분기 지점별 상태 영속화</w:t>
      </w:r>
    </w:p>
    <w:p w:rsidR="00000000" w:rsidDel="00000000" w:rsidP="00000000" w:rsidRDefault="00000000" w:rsidRPr="00000000" w14:paraId="000012AE">
      <w:pPr>
        <w:numPr>
          <w:ilvl w:val="0"/>
          <w:numId w:val="10"/>
        </w:numPr>
        <w:ind w:left="720" w:hanging="360"/>
      </w:pPr>
      <w:r w:rsidDel="00000000" w:rsidR="00000000" w:rsidRPr="00000000">
        <w:rPr>
          <w:rFonts w:ascii="Arial Unicode MS" w:cs="Arial Unicode MS" w:eastAsia="Arial Unicode MS" w:hAnsi="Arial Unicode MS"/>
          <w:rtl w:val="0"/>
        </w:rPr>
        <w:t xml:space="preserve">Guardrails: 분기별 검증 로직, HITL 승인 지점 설계</w:t>
      </w:r>
    </w:p>
    <w:p w:rsidR="00000000" w:rsidDel="00000000" w:rsidP="00000000" w:rsidRDefault="00000000" w:rsidRPr="00000000" w14:paraId="000012AF">
      <w:pPr>
        <w:numPr>
          <w:ilvl w:val="0"/>
          <w:numId w:val="10"/>
        </w:numPr>
        <w:ind w:left="720" w:hanging="360"/>
      </w:pPr>
      <w:r w:rsidDel="00000000" w:rsidR="00000000" w:rsidRPr="00000000">
        <w:rPr>
          <w:rFonts w:ascii="Arial Unicode MS" w:cs="Arial Unicode MS" w:eastAsia="Arial Unicode MS" w:hAnsi="Arial Unicode MS"/>
          <w:rtl w:val="0"/>
        </w:rPr>
        <w:t xml:space="preserve">Observability: 그래프 노드별 트레이싱, 분기 경로 추적</w:t>
      </w:r>
    </w:p>
    <w:p w:rsidR="00000000" w:rsidDel="00000000" w:rsidP="00000000" w:rsidRDefault="00000000" w:rsidRPr="00000000" w14:paraId="000012B0">
      <w:pPr>
        <w:pStyle w:val="Heading4"/>
        <w:rPr/>
      </w:pPr>
      <w:bookmarkStart w:colFirst="0" w:colLast="0" w:name="_eznt1lqps2x3" w:id="231"/>
      <w:bookmarkEnd w:id="231"/>
      <w:r w:rsidDel="00000000" w:rsidR="00000000" w:rsidRPr="00000000">
        <w:rPr>
          <w:rFonts w:ascii="Arial Unicode MS" w:cs="Arial Unicode MS" w:eastAsia="Arial Unicode MS" w:hAnsi="Arial Unicode MS"/>
          <w:rtl w:val="0"/>
        </w:rPr>
        <w:t xml:space="preserve">11.2.4 Hierarchical (계층 구조)</w:t>
      </w:r>
    </w:p>
    <w:p w:rsidR="00000000" w:rsidDel="00000000" w:rsidP="00000000" w:rsidRDefault="00000000" w:rsidRPr="00000000" w14:paraId="000012B1">
      <w:pPr>
        <w:numPr>
          <w:ilvl w:val="0"/>
          <w:numId w:val="10"/>
        </w:numPr>
        <w:ind w:left="720" w:hanging="360"/>
      </w:pPr>
      <w:r w:rsidDel="00000000" w:rsidR="00000000" w:rsidRPr="00000000">
        <w:rPr>
          <w:rFonts w:ascii="Arial Unicode MS" w:cs="Arial Unicode MS" w:eastAsia="Arial Unicode MS" w:hAnsi="Arial Unicode MS"/>
          <w:rtl w:val="0"/>
        </w:rPr>
        <w:t xml:space="preserve">Framework: LangGraph 또는 AutoGen (Supervisor-Worker 패턴)</w:t>
      </w:r>
    </w:p>
    <w:p w:rsidR="00000000" w:rsidDel="00000000" w:rsidP="00000000" w:rsidRDefault="00000000" w:rsidRPr="00000000" w14:paraId="000012B2">
      <w:pPr>
        <w:numPr>
          <w:ilvl w:val="0"/>
          <w:numId w:val="10"/>
        </w:numPr>
        <w:ind w:left="720" w:hanging="360"/>
      </w:pPr>
      <w:r w:rsidDel="00000000" w:rsidR="00000000" w:rsidRPr="00000000">
        <w:rPr>
          <w:rFonts w:ascii="Arial Unicode MS" w:cs="Arial Unicode MS" w:eastAsia="Arial Unicode MS" w:hAnsi="Arial Unicode MS"/>
          <w:rtl w:val="0"/>
        </w:rPr>
        <w:t xml:space="preserve">Tool 연동: MCP (Worker별 도구 분리) + A2A (Agent 간 작업 위임)</w:t>
      </w:r>
    </w:p>
    <w:p w:rsidR="00000000" w:rsidDel="00000000" w:rsidP="00000000" w:rsidRDefault="00000000" w:rsidRPr="00000000" w14:paraId="000012B3">
      <w:pPr>
        <w:numPr>
          <w:ilvl w:val="0"/>
          <w:numId w:val="10"/>
        </w:numPr>
        <w:ind w:left="720" w:hanging="360"/>
      </w:pPr>
      <w:r w:rsidDel="00000000" w:rsidR="00000000" w:rsidRPr="00000000">
        <w:rPr>
          <w:rFonts w:ascii="Arial Unicode MS" w:cs="Arial Unicode MS" w:eastAsia="Arial Unicode MS" w:hAnsi="Arial Unicode MS"/>
          <w:rtl w:val="0"/>
        </w:rPr>
        <w:t xml:space="preserve">Memory: Supervisor 레벨 전역 상태 + Worker별 로컬 상태 분리</w:t>
      </w:r>
    </w:p>
    <w:p w:rsidR="00000000" w:rsidDel="00000000" w:rsidP="00000000" w:rsidRDefault="00000000" w:rsidRPr="00000000" w14:paraId="000012B4">
      <w:pPr>
        <w:numPr>
          <w:ilvl w:val="0"/>
          <w:numId w:val="10"/>
        </w:numPr>
        <w:ind w:left="720" w:hanging="360"/>
      </w:pPr>
      <w:r w:rsidDel="00000000" w:rsidR="00000000" w:rsidRPr="00000000">
        <w:rPr>
          <w:rFonts w:ascii="Arial Unicode MS" w:cs="Arial Unicode MS" w:eastAsia="Arial Unicode MS" w:hAnsi="Arial Unicode MS"/>
          <w:rtl w:val="0"/>
        </w:rPr>
        <w:t xml:space="preserve">Guardrails: Worker별 권한 범위 제한, Supervisor의 Worker 출력 검증</w:t>
      </w:r>
    </w:p>
    <w:p w:rsidR="00000000" w:rsidDel="00000000" w:rsidP="00000000" w:rsidRDefault="00000000" w:rsidRPr="00000000" w14:paraId="000012B5">
      <w:pPr>
        <w:numPr>
          <w:ilvl w:val="0"/>
          <w:numId w:val="10"/>
        </w:numPr>
        <w:ind w:left="720" w:hanging="360"/>
      </w:pPr>
      <w:r w:rsidDel="00000000" w:rsidR="00000000" w:rsidRPr="00000000">
        <w:rPr>
          <w:rFonts w:ascii="Arial Unicode MS" w:cs="Arial Unicode MS" w:eastAsia="Arial Unicode MS" w:hAnsi="Arial Unicode MS"/>
          <w:rtl w:val="0"/>
        </w:rPr>
        <w:t xml:space="preserve">Observability: 분산 트레이싱 필수, Supervisor 라우팅 결정 추적</w:t>
      </w:r>
    </w:p>
    <w:p w:rsidR="00000000" w:rsidDel="00000000" w:rsidP="00000000" w:rsidRDefault="00000000" w:rsidRPr="00000000" w14:paraId="000012B6">
      <w:pPr>
        <w:pStyle w:val="Heading4"/>
        <w:rPr/>
      </w:pPr>
      <w:bookmarkStart w:colFirst="0" w:colLast="0" w:name="_amnysjcpaedu" w:id="232"/>
      <w:bookmarkEnd w:id="232"/>
      <w:r w:rsidDel="00000000" w:rsidR="00000000" w:rsidRPr="00000000">
        <w:rPr>
          <w:rFonts w:ascii="Arial Unicode MS" w:cs="Arial Unicode MS" w:eastAsia="Arial Unicode MS" w:hAnsi="Arial Unicode MS"/>
          <w:rtl w:val="0"/>
        </w:rPr>
        <w:t xml:space="preserve">11.2.5 Collaborative (대화 협업)</w:t>
      </w:r>
    </w:p>
    <w:p w:rsidR="00000000" w:rsidDel="00000000" w:rsidP="00000000" w:rsidRDefault="00000000" w:rsidRPr="00000000" w14:paraId="000012B7">
      <w:pPr>
        <w:numPr>
          <w:ilvl w:val="0"/>
          <w:numId w:val="10"/>
        </w:numPr>
        <w:ind w:left="720" w:hanging="360"/>
      </w:pPr>
      <w:r w:rsidDel="00000000" w:rsidR="00000000" w:rsidRPr="00000000">
        <w:rPr>
          <w:rtl w:val="0"/>
        </w:rPr>
        <w:t xml:space="preserve">Framework: AutoGen GroupChat</w:t>
      </w:r>
    </w:p>
    <w:p w:rsidR="00000000" w:rsidDel="00000000" w:rsidP="00000000" w:rsidRDefault="00000000" w:rsidRPr="00000000" w14:paraId="000012B8">
      <w:pPr>
        <w:numPr>
          <w:ilvl w:val="0"/>
          <w:numId w:val="10"/>
        </w:numPr>
        <w:ind w:left="720" w:hanging="360"/>
      </w:pPr>
      <w:r w:rsidDel="00000000" w:rsidR="00000000" w:rsidRPr="00000000">
        <w:rPr>
          <w:rFonts w:ascii="Arial Unicode MS" w:cs="Arial Unicode MS" w:eastAsia="Arial Unicode MS" w:hAnsi="Arial Unicode MS"/>
          <w:rtl w:val="0"/>
        </w:rPr>
        <w:t xml:space="preserve">Tool 연동: Agent별 전문 도구 + A2A로 Agent 간 메시지 교환</w:t>
      </w:r>
    </w:p>
    <w:p w:rsidR="00000000" w:rsidDel="00000000" w:rsidP="00000000" w:rsidRDefault="00000000" w:rsidRPr="00000000" w14:paraId="000012B9">
      <w:pPr>
        <w:numPr>
          <w:ilvl w:val="0"/>
          <w:numId w:val="10"/>
        </w:numPr>
        <w:ind w:left="720" w:hanging="360"/>
      </w:pPr>
      <w:r w:rsidDel="00000000" w:rsidR="00000000" w:rsidRPr="00000000">
        <w:rPr>
          <w:rFonts w:ascii="Arial Unicode MS" w:cs="Arial Unicode MS" w:eastAsia="Arial Unicode MS" w:hAnsi="Arial Unicode MS"/>
          <w:rtl w:val="0"/>
        </w:rPr>
        <w:t xml:space="preserve">Memory: 대화 기반 컨텍스트 유지, 합의 결과 별도 저장</w:t>
      </w:r>
    </w:p>
    <w:p w:rsidR="00000000" w:rsidDel="00000000" w:rsidP="00000000" w:rsidRDefault="00000000" w:rsidRPr="00000000" w14:paraId="000012BA">
      <w:pPr>
        <w:numPr>
          <w:ilvl w:val="0"/>
          <w:numId w:val="10"/>
        </w:numPr>
        <w:ind w:left="720" w:hanging="360"/>
      </w:pPr>
      <w:r w:rsidDel="00000000" w:rsidR="00000000" w:rsidRPr="00000000">
        <w:rPr>
          <w:rFonts w:ascii="Arial Unicode MS" w:cs="Arial Unicode MS" w:eastAsia="Arial Unicode MS" w:hAnsi="Arial Unicode MS"/>
          <w:rtl w:val="0"/>
        </w:rPr>
        <w:t xml:space="preserve">Guardrails: 대화 라운드 제한, 유해 발언 필터링, 합의 도달 조건 설정</w:t>
      </w:r>
    </w:p>
    <w:p w:rsidR="00000000" w:rsidDel="00000000" w:rsidP="00000000" w:rsidRDefault="00000000" w:rsidRPr="00000000" w14:paraId="000012BB">
      <w:pPr>
        <w:numPr>
          <w:ilvl w:val="0"/>
          <w:numId w:val="10"/>
        </w:numPr>
        <w:ind w:left="720" w:hanging="360"/>
      </w:pPr>
      <w:r w:rsidDel="00000000" w:rsidR="00000000" w:rsidRPr="00000000">
        <w:rPr>
          <w:rFonts w:ascii="Arial Unicode MS" w:cs="Arial Unicode MS" w:eastAsia="Arial Unicode MS" w:hAnsi="Arial Unicode MS"/>
          <w:rtl w:val="0"/>
        </w:rPr>
        <w:t xml:space="preserve">Observability: 대화 흐름 전체 트레이싱, Agent별 기여도 추적</w:t>
      </w:r>
    </w:p>
    <w:p w:rsidR="00000000" w:rsidDel="00000000" w:rsidP="00000000" w:rsidRDefault="00000000" w:rsidRPr="00000000" w14:paraId="000012BC">
      <w:pPr>
        <w:pStyle w:val="Heading3"/>
        <w:rPr/>
      </w:pPr>
      <w:bookmarkStart w:colFirst="0" w:colLast="0" w:name="_nlp68oer1ov7" w:id="233"/>
      <w:bookmarkEnd w:id="233"/>
      <w:r w:rsidDel="00000000" w:rsidR="00000000" w:rsidRPr="00000000">
        <w:rPr>
          <w:rFonts w:ascii="Arial Unicode MS" w:cs="Arial Unicode MS" w:eastAsia="Arial Unicode MS" w:hAnsi="Arial Unicode MS"/>
          <w:rtl w:val="0"/>
        </w:rPr>
        <w:t xml:space="preserve">11.3 유형 선택 기준</w:t>
      </w:r>
    </w:p>
    <w:p w:rsidR="00000000" w:rsidDel="00000000" w:rsidP="00000000" w:rsidRDefault="00000000" w:rsidRPr="00000000" w14:paraId="000012BD">
      <w:pPr>
        <w:numPr>
          <w:ilvl w:val="0"/>
          <w:numId w:val="10"/>
        </w:numPr>
        <w:ind w:left="720" w:hanging="360"/>
      </w:pPr>
      <w:r w:rsidDel="00000000" w:rsidR="00000000" w:rsidRPr="00000000">
        <w:rPr>
          <w:rFonts w:ascii="Arial Unicode MS" w:cs="Arial Unicode MS" w:eastAsia="Arial Unicode MS" w:hAnsi="Arial Unicode MS"/>
          <w:rtl w:val="0"/>
        </w:rPr>
        <w:t xml:space="preserve">어떤 조건에서 어떤 유형을 선택해야 하는지 의사결정 트리</w:t>
      </w:r>
    </w:p>
    <w:p w:rsidR="00000000" w:rsidDel="00000000" w:rsidP="00000000" w:rsidRDefault="00000000" w:rsidRPr="00000000" w14:paraId="000012BE">
      <w:pPr>
        <w:numPr>
          <w:ilvl w:val="0"/>
          <w:numId w:val="10"/>
        </w:numPr>
        <w:ind w:left="720" w:hanging="360"/>
      </w:pPr>
      <w:r w:rsidDel="00000000" w:rsidR="00000000" w:rsidRPr="00000000">
        <w:rPr>
          <w:rFonts w:ascii="Arial Unicode MS" w:cs="Arial Unicode MS" w:eastAsia="Arial Unicode MS" w:hAnsi="Arial Unicode MS"/>
          <w:rtl w:val="0"/>
        </w:rPr>
        <w:t xml:space="preserve">유형별 장단점 요약</w:t>
      </w:r>
    </w:p>
    <w:p w:rsidR="00000000" w:rsidDel="00000000" w:rsidP="00000000" w:rsidRDefault="00000000" w:rsidRPr="00000000" w14:paraId="000012BF">
      <w:pPr>
        <w:numPr>
          <w:ilvl w:val="0"/>
          <w:numId w:val="10"/>
        </w:numPr>
        <w:ind w:left="720" w:hanging="360"/>
      </w:pPr>
      <w:r w:rsidDel="00000000" w:rsidR="00000000" w:rsidRPr="00000000">
        <w:rPr>
          <w:rFonts w:ascii="Arial Unicode MS" w:cs="Arial Unicode MS" w:eastAsia="Arial Unicode MS" w:hAnsi="Arial Unicode MS"/>
          <w:rtl w:val="0"/>
        </w:rPr>
        <w:t xml:space="preserve">유형 간 전환 시 고려사항 (단일 → 그래프, 순차 → 계층 등)</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pStyle w:val="Heading2"/>
        <w:rPr/>
      </w:pPr>
      <w:bookmarkStart w:colFirst="0" w:colLast="0" w:name="_6qa9mbp15ybi" w:id="234"/>
      <w:bookmarkEnd w:id="234"/>
      <w:r w:rsidDel="00000000" w:rsidR="00000000" w:rsidRPr="00000000">
        <w:rPr>
          <w:rFonts w:ascii="Arial Unicode MS" w:cs="Arial Unicode MS" w:eastAsia="Arial Unicode MS" w:hAnsi="Arial Unicode MS"/>
          <w:rtl w:val="0"/>
        </w:rPr>
        <w:t xml:space="preserve">12. 유스케이스별 기술 스택 조합 권장안</w:t>
      </w:r>
    </w:p>
    <w:p w:rsidR="00000000" w:rsidDel="00000000" w:rsidP="00000000" w:rsidRDefault="00000000" w:rsidRPr="00000000" w14:paraId="000012C4">
      <w:pPr>
        <w:pStyle w:val="Heading3"/>
        <w:rPr/>
      </w:pPr>
      <w:bookmarkStart w:colFirst="0" w:colLast="0" w:name="_ccr3haelpzjt" w:id="235"/>
      <w:bookmarkEnd w:id="235"/>
      <w:r w:rsidDel="00000000" w:rsidR="00000000" w:rsidRPr="00000000">
        <w:rPr>
          <w:rFonts w:ascii="Arial Unicode MS" w:cs="Arial Unicode MS" w:eastAsia="Arial Unicode MS" w:hAnsi="Arial Unicode MS"/>
          <w:rtl w:val="0"/>
        </w:rPr>
        <w:t xml:space="preserve">12.1 사내 문서 QA Agent</w:t>
      </w:r>
    </w:p>
    <w:p w:rsidR="00000000" w:rsidDel="00000000" w:rsidP="00000000" w:rsidRDefault="00000000" w:rsidRPr="00000000" w14:paraId="000012C5">
      <w:pPr>
        <w:numPr>
          <w:ilvl w:val="0"/>
          <w:numId w:val="8"/>
        </w:numPr>
        <w:ind w:left="720" w:hanging="360"/>
      </w:pPr>
      <w:r w:rsidDel="00000000" w:rsidR="00000000" w:rsidRPr="00000000">
        <w:rPr>
          <w:rFonts w:ascii="Arial Unicode MS" w:cs="Arial Unicode MS" w:eastAsia="Arial Unicode MS" w:hAnsi="Arial Unicode MS"/>
          <w:rtl w:val="0"/>
        </w:rPr>
        <w:t xml:space="preserve">시나리오 설명</w:t>
      </w:r>
    </w:p>
    <w:p w:rsidR="00000000" w:rsidDel="00000000" w:rsidP="00000000" w:rsidRDefault="00000000" w:rsidRPr="00000000" w14:paraId="000012C6">
      <w:pPr>
        <w:numPr>
          <w:ilvl w:val="0"/>
          <w:numId w:val="8"/>
        </w:numPr>
        <w:ind w:left="720" w:hanging="360"/>
      </w:pPr>
      <w:r w:rsidDel="00000000" w:rsidR="00000000" w:rsidRPr="00000000">
        <w:rPr>
          <w:rFonts w:ascii="Arial Unicode MS" w:cs="Arial Unicode MS" w:eastAsia="Arial Unicode MS" w:hAnsi="Arial Unicode MS"/>
          <w:rtl w:val="0"/>
        </w:rPr>
        <w:t xml:space="preserve">권장 아키텍처 유형</w:t>
      </w:r>
    </w:p>
    <w:p w:rsidR="00000000" w:rsidDel="00000000" w:rsidP="00000000" w:rsidRDefault="00000000" w:rsidRPr="00000000" w14:paraId="000012C7">
      <w:pPr>
        <w:numPr>
          <w:ilvl w:val="0"/>
          <w:numId w:val="8"/>
        </w:numPr>
        <w:ind w:left="720" w:hanging="360"/>
      </w:pPr>
      <w:r w:rsidDel="00000000" w:rsidR="00000000" w:rsidRPr="00000000">
        <w:rPr>
          <w:rFonts w:ascii="Arial Unicode MS" w:cs="Arial Unicode MS" w:eastAsia="Arial Unicode MS" w:hAnsi="Arial Unicode MS"/>
          <w:rtl w:val="0"/>
        </w:rPr>
        <w:t xml:space="preserve">전체 기술 스택 조합표 (LLM ~ Orchestration)</w:t>
      </w:r>
    </w:p>
    <w:p w:rsidR="00000000" w:rsidDel="00000000" w:rsidP="00000000" w:rsidRDefault="00000000" w:rsidRPr="00000000" w14:paraId="000012C8">
      <w:pPr>
        <w:numPr>
          <w:ilvl w:val="0"/>
          <w:numId w:val="8"/>
        </w:numPr>
        <w:ind w:left="720" w:hanging="360"/>
      </w:pPr>
      <w:r w:rsidDel="00000000" w:rsidR="00000000" w:rsidRPr="00000000">
        <w:rPr>
          <w:rFonts w:ascii="Arial Unicode MS" w:cs="Arial Unicode MS" w:eastAsia="Arial Unicode MS" w:hAnsi="Arial Unicode MS"/>
          <w:rtl w:val="0"/>
        </w:rPr>
        <w:t xml:space="preserve">핵심 선정 근거</w:t>
      </w:r>
    </w:p>
    <w:p w:rsidR="00000000" w:rsidDel="00000000" w:rsidP="00000000" w:rsidRDefault="00000000" w:rsidRPr="00000000" w14:paraId="000012C9">
      <w:pPr>
        <w:pStyle w:val="Heading3"/>
        <w:rPr/>
      </w:pPr>
      <w:bookmarkStart w:colFirst="0" w:colLast="0" w:name="_hu1ly366rkg9" w:id="236"/>
      <w:bookmarkEnd w:id="236"/>
      <w:r w:rsidDel="00000000" w:rsidR="00000000" w:rsidRPr="00000000">
        <w:rPr>
          <w:rFonts w:ascii="Arial Unicode MS" w:cs="Arial Unicode MS" w:eastAsia="Arial Unicode MS" w:hAnsi="Arial Unicode MS"/>
          <w:rtl w:val="0"/>
        </w:rPr>
        <w:t xml:space="preserve">12.2 대용량 실시간 데이터 처리 Agent</w:t>
      </w:r>
    </w:p>
    <w:p w:rsidR="00000000" w:rsidDel="00000000" w:rsidP="00000000" w:rsidRDefault="00000000" w:rsidRPr="00000000" w14:paraId="000012CA">
      <w:pPr>
        <w:numPr>
          <w:ilvl w:val="0"/>
          <w:numId w:val="8"/>
        </w:numPr>
        <w:ind w:left="720" w:hanging="360"/>
      </w:pPr>
      <w:r w:rsidDel="00000000" w:rsidR="00000000" w:rsidRPr="00000000">
        <w:rPr>
          <w:rFonts w:ascii="Arial Unicode MS" w:cs="Arial Unicode MS" w:eastAsia="Arial Unicode MS" w:hAnsi="Arial Unicode MS"/>
          <w:rtl w:val="0"/>
        </w:rPr>
        <w:t xml:space="preserve">시나리오 설명</w:t>
      </w:r>
    </w:p>
    <w:p w:rsidR="00000000" w:rsidDel="00000000" w:rsidP="00000000" w:rsidRDefault="00000000" w:rsidRPr="00000000" w14:paraId="000012CB">
      <w:pPr>
        <w:numPr>
          <w:ilvl w:val="0"/>
          <w:numId w:val="8"/>
        </w:numPr>
        <w:ind w:left="720" w:hanging="360"/>
      </w:pPr>
      <w:r w:rsidDel="00000000" w:rsidR="00000000" w:rsidRPr="00000000">
        <w:rPr>
          <w:rFonts w:ascii="Arial Unicode MS" w:cs="Arial Unicode MS" w:eastAsia="Arial Unicode MS" w:hAnsi="Arial Unicode MS"/>
          <w:rtl w:val="0"/>
        </w:rPr>
        <w:t xml:space="preserve">권장 아키텍처 유형</w:t>
      </w:r>
    </w:p>
    <w:p w:rsidR="00000000" w:rsidDel="00000000" w:rsidP="00000000" w:rsidRDefault="00000000" w:rsidRPr="00000000" w14:paraId="000012CC">
      <w:pPr>
        <w:numPr>
          <w:ilvl w:val="0"/>
          <w:numId w:val="8"/>
        </w:numPr>
        <w:ind w:left="720" w:hanging="360"/>
      </w:pPr>
      <w:r w:rsidDel="00000000" w:rsidR="00000000" w:rsidRPr="00000000">
        <w:rPr>
          <w:rFonts w:ascii="Arial Unicode MS" w:cs="Arial Unicode MS" w:eastAsia="Arial Unicode MS" w:hAnsi="Arial Unicode MS"/>
          <w:rtl w:val="0"/>
        </w:rPr>
        <w:t xml:space="preserve">전체 기술 스택 조합표</w:t>
      </w:r>
    </w:p>
    <w:p w:rsidR="00000000" w:rsidDel="00000000" w:rsidP="00000000" w:rsidRDefault="00000000" w:rsidRPr="00000000" w14:paraId="000012CD">
      <w:pPr>
        <w:numPr>
          <w:ilvl w:val="0"/>
          <w:numId w:val="8"/>
        </w:numPr>
        <w:ind w:left="720" w:hanging="360"/>
      </w:pPr>
      <w:r w:rsidDel="00000000" w:rsidR="00000000" w:rsidRPr="00000000">
        <w:rPr>
          <w:rFonts w:ascii="Arial Unicode MS" w:cs="Arial Unicode MS" w:eastAsia="Arial Unicode MS" w:hAnsi="Arial Unicode MS"/>
          <w:rtl w:val="0"/>
        </w:rPr>
        <w:t xml:space="preserve">핵심 선정 근거</w:t>
      </w:r>
    </w:p>
    <w:p w:rsidR="00000000" w:rsidDel="00000000" w:rsidP="00000000" w:rsidRDefault="00000000" w:rsidRPr="00000000" w14:paraId="000012CE">
      <w:pPr>
        <w:pStyle w:val="Heading3"/>
        <w:rPr/>
      </w:pPr>
      <w:bookmarkStart w:colFirst="0" w:colLast="0" w:name="_7vmhmm7tzm0h" w:id="237"/>
      <w:bookmarkEnd w:id="237"/>
      <w:r w:rsidDel="00000000" w:rsidR="00000000" w:rsidRPr="00000000">
        <w:rPr>
          <w:rFonts w:ascii="Arial Unicode MS" w:cs="Arial Unicode MS" w:eastAsia="Arial Unicode MS" w:hAnsi="Arial Unicode MS"/>
          <w:rtl w:val="0"/>
        </w:rPr>
        <w:t xml:space="preserve">12.3 고객 응대 Agent</w:t>
      </w:r>
    </w:p>
    <w:p w:rsidR="00000000" w:rsidDel="00000000" w:rsidP="00000000" w:rsidRDefault="00000000" w:rsidRPr="00000000" w14:paraId="000012CF">
      <w:pPr>
        <w:numPr>
          <w:ilvl w:val="0"/>
          <w:numId w:val="8"/>
        </w:numPr>
        <w:ind w:left="720" w:hanging="360"/>
      </w:pPr>
      <w:r w:rsidDel="00000000" w:rsidR="00000000" w:rsidRPr="00000000">
        <w:rPr>
          <w:rFonts w:ascii="Arial Unicode MS" w:cs="Arial Unicode MS" w:eastAsia="Arial Unicode MS" w:hAnsi="Arial Unicode MS"/>
          <w:rtl w:val="0"/>
        </w:rPr>
        <w:t xml:space="preserve">시나리오 설명</w:t>
      </w:r>
    </w:p>
    <w:p w:rsidR="00000000" w:rsidDel="00000000" w:rsidP="00000000" w:rsidRDefault="00000000" w:rsidRPr="00000000" w14:paraId="000012D0">
      <w:pPr>
        <w:numPr>
          <w:ilvl w:val="0"/>
          <w:numId w:val="8"/>
        </w:numPr>
        <w:ind w:left="720" w:hanging="360"/>
      </w:pPr>
      <w:r w:rsidDel="00000000" w:rsidR="00000000" w:rsidRPr="00000000">
        <w:rPr>
          <w:rFonts w:ascii="Arial Unicode MS" w:cs="Arial Unicode MS" w:eastAsia="Arial Unicode MS" w:hAnsi="Arial Unicode MS"/>
          <w:rtl w:val="0"/>
        </w:rPr>
        <w:t xml:space="preserve">권장 아키텍처 유형</w:t>
      </w:r>
    </w:p>
    <w:p w:rsidR="00000000" w:rsidDel="00000000" w:rsidP="00000000" w:rsidRDefault="00000000" w:rsidRPr="00000000" w14:paraId="000012D1">
      <w:pPr>
        <w:numPr>
          <w:ilvl w:val="0"/>
          <w:numId w:val="8"/>
        </w:numPr>
        <w:ind w:left="720" w:hanging="360"/>
      </w:pPr>
      <w:r w:rsidDel="00000000" w:rsidR="00000000" w:rsidRPr="00000000">
        <w:rPr>
          <w:rFonts w:ascii="Arial Unicode MS" w:cs="Arial Unicode MS" w:eastAsia="Arial Unicode MS" w:hAnsi="Arial Unicode MS"/>
          <w:rtl w:val="0"/>
        </w:rPr>
        <w:t xml:space="preserve">전체 기술 스택 조합표</w:t>
      </w:r>
    </w:p>
    <w:p w:rsidR="00000000" w:rsidDel="00000000" w:rsidP="00000000" w:rsidRDefault="00000000" w:rsidRPr="00000000" w14:paraId="000012D2">
      <w:pPr>
        <w:numPr>
          <w:ilvl w:val="0"/>
          <w:numId w:val="8"/>
        </w:numPr>
        <w:ind w:left="720" w:hanging="360"/>
      </w:pPr>
      <w:r w:rsidDel="00000000" w:rsidR="00000000" w:rsidRPr="00000000">
        <w:rPr>
          <w:rFonts w:ascii="Arial Unicode MS" w:cs="Arial Unicode MS" w:eastAsia="Arial Unicode MS" w:hAnsi="Arial Unicode MS"/>
          <w:rtl w:val="0"/>
        </w:rPr>
        <w:t xml:space="preserve">핵심 선정 근거</w:t>
      </w:r>
    </w:p>
    <w:p w:rsidR="00000000" w:rsidDel="00000000" w:rsidP="00000000" w:rsidRDefault="00000000" w:rsidRPr="00000000" w14:paraId="000012D3">
      <w:pPr>
        <w:pStyle w:val="Heading3"/>
        <w:rPr/>
      </w:pPr>
      <w:bookmarkStart w:colFirst="0" w:colLast="0" w:name="_y1bjup5w940n" w:id="238"/>
      <w:bookmarkEnd w:id="238"/>
      <w:r w:rsidDel="00000000" w:rsidR="00000000" w:rsidRPr="00000000">
        <w:rPr>
          <w:rFonts w:ascii="Arial Unicode MS" w:cs="Arial Unicode MS" w:eastAsia="Arial Unicode MS" w:hAnsi="Arial Unicode MS"/>
          <w:rtl w:val="0"/>
        </w:rPr>
        <w:t xml:space="preserve">12.4 코드 생성/리뷰 Agent</w:t>
      </w:r>
    </w:p>
    <w:p w:rsidR="00000000" w:rsidDel="00000000" w:rsidP="00000000" w:rsidRDefault="00000000" w:rsidRPr="00000000" w14:paraId="000012D4">
      <w:pPr>
        <w:numPr>
          <w:ilvl w:val="0"/>
          <w:numId w:val="8"/>
        </w:numPr>
        <w:ind w:left="720" w:hanging="360"/>
      </w:pPr>
      <w:r w:rsidDel="00000000" w:rsidR="00000000" w:rsidRPr="00000000">
        <w:rPr>
          <w:rFonts w:ascii="Arial Unicode MS" w:cs="Arial Unicode MS" w:eastAsia="Arial Unicode MS" w:hAnsi="Arial Unicode MS"/>
          <w:rtl w:val="0"/>
        </w:rPr>
        <w:t xml:space="preserve">시나리오 설명</w:t>
      </w:r>
    </w:p>
    <w:p w:rsidR="00000000" w:rsidDel="00000000" w:rsidP="00000000" w:rsidRDefault="00000000" w:rsidRPr="00000000" w14:paraId="000012D5">
      <w:pPr>
        <w:numPr>
          <w:ilvl w:val="0"/>
          <w:numId w:val="8"/>
        </w:numPr>
        <w:ind w:left="720" w:hanging="360"/>
      </w:pPr>
      <w:r w:rsidDel="00000000" w:rsidR="00000000" w:rsidRPr="00000000">
        <w:rPr>
          <w:rFonts w:ascii="Arial Unicode MS" w:cs="Arial Unicode MS" w:eastAsia="Arial Unicode MS" w:hAnsi="Arial Unicode MS"/>
          <w:rtl w:val="0"/>
        </w:rPr>
        <w:t xml:space="preserve">권장 아키텍처 유형</w:t>
      </w:r>
    </w:p>
    <w:p w:rsidR="00000000" w:rsidDel="00000000" w:rsidP="00000000" w:rsidRDefault="00000000" w:rsidRPr="00000000" w14:paraId="000012D6">
      <w:pPr>
        <w:numPr>
          <w:ilvl w:val="0"/>
          <w:numId w:val="8"/>
        </w:numPr>
        <w:ind w:left="720" w:hanging="360"/>
      </w:pPr>
      <w:r w:rsidDel="00000000" w:rsidR="00000000" w:rsidRPr="00000000">
        <w:rPr>
          <w:rFonts w:ascii="Arial Unicode MS" w:cs="Arial Unicode MS" w:eastAsia="Arial Unicode MS" w:hAnsi="Arial Unicode MS"/>
          <w:rtl w:val="0"/>
        </w:rPr>
        <w:t xml:space="preserve">전체 기술 스택 조합표</w:t>
      </w:r>
    </w:p>
    <w:p w:rsidR="00000000" w:rsidDel="00000000" w:rsidP="00000000" w:rsidRDefault="00000000" w:rsidRPr="00000000" w14:paraId="000012D7">
      <w:pPr>
        <w:numPr>
          <w:ilvl w:val="0"/>
          <w:numId w:val="8"/>
        </w:numPr>
        <w:ind w:left="720" w:hanging="360"/>
      </w:pPr>
      <w:r w:rsidDel="00000000" w:rsidR="00000000" w:rsidRPr="00000000">
        <w:rPr>
          <w:rFonts w:ascii="Arial Unicode MS" w:cs="Arial Unicode MS" w:eastAsia="Arial Unicode MS" w:hAnsi="Arial Unicode MS"/>
          <w:rtl w:val="0"/>
        </w:rPr>
        <w:t xml:space="preserve">핵심 선정 근거</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2"/>
        <w:rPr/>
      </w:pPr>
      <w:bookmarkStart w:colFirst="0" w:colLast="0" w:name="_f2lwczn3eljl" w:id="239"/>
      <w:bookmarkEnd w:id="239"/>
      <w:r w:rsidDel="00000000" w:rsidR="00000000" w:rsidRPr="00000000">
        <w:rPr>
          <w:rFonts w:ascii="Arial Unicode MS" w:cs="Arial Unicode MS" w:eastAsia="Arial Unicode MS" w:hAnsi="Arial Unicode MS"/>
          <w:rtl w:val="0"/>
        </w:rPr>
        <w:t xml:space="preserve">13. 부록</w:t>
      </w:r>
    </w:p>
    <w:p w:rsidR="00000000" w:rsidDel="00000000" w:rsidP="00000000" w:rsidRDefault="00000000" w:rsidRPr="00000000" w14:paraId="000012DB">
      <w:pPr>
        <w:pStyle w:val="Heading3"/>
        <w:rPr>
          <w:color w:val="999999"/>
        </w:rPr>
      </w:pPr>
      <w:bookmarkStart w:colFirst="0" w:colLast="0" w:name="_6t2zbgkrou01" w:id="240"/>
      <w:bookmarkEnd w:id="240"/>
      <w:r w:rsidDel="00000000" w:rsidR="00000000" w:rsidRPr="00000000">
        <w:rPr>
          <w:rFonts w:ascii="Arial Unicode MS" w:cs="Arial Unicode MS" w:eastAsia="Arial Unicode MS" w:hAnsi="Arial Unicode MS"/>
          <w:color w:val="999999"/>
          <w:rtl w:val="0"/>
        </w:rPr>
        <w:t xml:space="preserve">13.1 전체 비교표 요약 (한눈에 보기)</w:t>
      </w:r>
    </w:p>
    <w:p w:rsidR="00000000" w:rsidDel="00000000" w:rsidP="00000000" w:rsidRDefault="00000000" w:rsidRPr="00000000" w14:paraId="000012DC">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영역별 선택지 전체를 하나의 표로 요약</w:t>
      </w:r>
    </w:p>
    <w:p w:rsidR="00000000" w:rsidDel="00000000" w:rsidP="00000000" w:rsidRDefault="00000000" w:rsidRPr="00000000" w14:paraId="000012DD">
      <w:pPr>
        <w:pStyle w:val="Heading3"/>
        <w:rPr>
          <w:color w:val="999999"/>
        </w:rPr>
      </w:pPr>
      <w:bookmarkStart w:colFirst="0" w:colLast="0" w:name="_x06qfz2f9hlt" w:id="241"/>
      <w:bookmarkEnd w:id="241"/>
      <w:r w:rsidDel="00000000" w:rsidR="00000000" w:rsidRPr="00000000">
        <w:rPr>
          <w:rFonts w:ascii="Arial Unicode MS" w:cs="Arial Unicode MS" w:eastAsia="Arial Unicode MS" w:hAnsi="Arial Unicode MS"/>
          <w:color w:val="999999"/>
          <w:rtl w:val="0"/>
        </w:rPr>
        <w:t xml:space="preserve">13.2 가격 비교표</w:t>
      </w:r>
    </w:p>
    <w:p w:rsidR="00000000" w:rsidDel="00000000" w:rsidP="00000000" w:rsidRDefault="00000000" w:rsidRPr="00000000" w14:paraId="000012DE">
      <w:pPr>
        <w:pStyle w:val="Heading4"/>
        <w:rPr/>
      </w:pPr>
      <w:bookmarkStart w:colFirst="0" w:colLast="0" w:name="_jtvf4peqszps" w:id="242"/>
      <w:bookmarkEnd w:id="242"/>
      <w:r w:rsidDel="00000000" w:rsidR="00000000" w:rsidRPr="00000000">
        <w:rPr>
          <w:rFonts w:ascii="Arial Unicode MS" w:cs="Arial Unicode MS" w:eastAsia="Arial Unicode MS" w:hAnsi="Arial Unicode MS"/>
          <w:rtl w:val="0"/>
        </w:rPr>
        <w:t xml:space="preserve">13.2.1 LLM 비용 보정 요소</w:t>
      </w:r>
    </w:p>
    <w:p w:rsidR="00000000" w:rsidDel="00000000" w:rsidP="00000000" w:rsidRDefault="00000000" w:rsidRPr="00000000" w14:paraId="000012DF">
      <w:pPr>
        <w:rPr/>
      </w:pPr>
      <w:r w:rsidDel="00000000" w:rsidR="00000000" w:rsidRPr="00000000">
        <w:rPr>
          <w:rFonts w:ascii="Arial Unicode MS" w:cs="Arial Unicode MS" w:eastAsia="Arial Unicode MS" w:hAnsi="Arial Unicode MS"/>
          <w:rtl w:val="0"/>
        </w:rPr>
        <w:t xml:space="preserve">3.1.1절(비용)에서 "보정 요소가 실제 비용을 ±30~50% 이상 변동시키므로 반드시 고려해야 한다"고 명시한 바 있다. 아래에 각 보정 요소의 상세 내용을 정리한다.</w:t>
      </w:r>
    </w:p>
    <w:p w:rsidR="00000000" w:rsidDel="00000000" w:rsidP="00000000" w:rsidRDefault="00000000" w:rsidRPr="00000000" w14:paraId="00001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1">
      <w:pPr>
        <w:rPr/>
      </w:pPr>
      <w:r w:rsidDel="00000000" w:rsidR="00000000" w:rsidRPr="00000000">
        <w:rPr>
          <w:rFonts w:ascii="Arial Unicode MS" w:cs="Arial Unicode MS" w:eastAsia="Arial Unicode MS" w:hAnsi="Arial Unicode MS"/>
          <w:b w:val="1"/>
          <w:bCs w:val="1"/>
          <w:rtl w:val="0"/>
        </w:rPr>
        <w:t xml:space="preserve">기본 산정 공식:</w:t>
      </w:r>
      <w:r w:rsidDel="00000000" w:rsidR="00000000" w:rsidRPr="00000000">
        <w:rPr>
          <w:rtl w:val="0"/>
        </w:rPr>
      </w:r>
    </w:p>
    <w:p w:rsidR="00000000" w:rsidDel="00000000" w:rsidP="00000000" w:rsidRDefault="00000000" w:rsidRPr="00000000" w14:paraId="00001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3">
      <w:pPr>
        <w:rPr/>
      </w:pPr>
      <w:r w:rsidDel="00000000" w:rsidR="00000000" w:rsidRPr="00000000">
        <w:rPr>
          <w:rFonts w:ascii="Arial Unicode MS" w:cs="Arial Unicode MS" w:eastAsia="Arial Unicode MS" w:hAnsi="Arial Unicode MS"/>
          <w:rtl w:val="0"/>
        </w:rPr>
        <w:t xml:space="preserve">월 비용 ≈ 일 평균 호출 수 × 30일 × {(평균 Input 토큰 × Input 단가) + (평균 Output 토큰 × Output 단가)}</w:t>
      </w:r>
    </w:p>
    <w:p w:rsidR="00000000" w:rsidDel="00000000" w:rsidP="00000000" w:rsidRDefault="00000000" w:rsidRPr="00000000" w14:paraId="00001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b w:val="1"/>
          <w:bCs w:val="1"/>
          <w:rtl w:val="0"/>
        </w:rPr>
        <w:t xml:space="preserve">보정 요소 (실제 비용은 기본 공식 대비 ±30~50% 이상 차이가 날 수 있으므로 반드시 반영):</w:t>
      </w:r>
      <w:r w:rsidDel="00000000" w:rsidR="00000000" w:rsidRPr="00000000">
        <w:rPr>
          <w:rtl w:val="0"/>
        </w:rPr>
      </w:r>
    </w:p>
    <w:p w:rsidR="00000000" w:rsidDel="00000000" w:rsidP="00000000" w:rsidRDefault="00000000" w:rsidRPr="00000000" w14:paraId="00001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2E7">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Prompt Caching 할인:</w:t>
      </w:r>
      <w:r w:rsidDel="00000000" w:rsidR="00000000" w:rsidRPr="00000000">
        <w:rPr>
          <w:rFonts w:ascii="Arial Unicode MS" w:cs="Arial Unicode MS" w:eastAsia="Arial Unicode MS" w:hAnsi="Arial Unicode MS"/>
          <w:rtl w:val="0"/>
        </w:rPr>
        <w:t xml:space="preserve"> 시스템 프롬프트 등 반복 입력이 캐시되면 해당 토큰의 비용이 50~90% 절감된다. 캐시 히트율이 높을수록 실제 비용이 기본 공식 대비 크게 낮아지므로, 예상 캐시 히트율을 산정에 포함한다.</w:t>
      </w:r>
    </w:p>
    <w:p w:rsidR="00000000" w:rsidDel="00000000" w:rsidP="00000000" w:rsidRDefault="00000000" w:rsidRPr="00000000" w14:paraId="000012E8">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Batch API 할인:</w:t>
      </w:r>
      <w:r w:rsidDel="00000000" w:rsidR="00000000" w:rsidRPr="00000000">
        <w:rPr>
          <w:rFonts w:ascii="Arial Unicode MS" w:cs="Arial Unicode MS" w:eastAsia="Arial Unicode MS" w:hAnsi="Arial Unicode MS"/>
          <w:rtl w:val="0"/>
        </w:rPr>
        <w:t xml:space="preserve"> 실시간 응답이 불필요한 배치 처리 워크로드는 Batch API를 활용하면 통상 50% 할인이 적용된다.</w:t>
      </w:r>
    </w:p>
    <w:p w:rsidR="00000000" w:rsidDel="00000000" w:rsidP="00000000" w:rsidRDefault="00000000" w:rsidRPr="00000000" w14:paraId="000012E9">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Retry/에러 비용:</w:t>
      </w:r>
      <w:r w:rsidDel="00000000" w:rsidR="00000000" w:rsidRPr="00000000">
        <w:rPr>
          <w:rFonts w:ascii="Arial Unicode MS" w:cs="Arial Unicode MS" w:eastAsia="Arial Unicode MS" w:hAnsi="Arial Unicode MS"/>
          <w:rtl w:val="0"/>
        </w:rPr>
        <w:t xml:space="preserve"> API 타임아웃, Rate Limit 초과 등으로 인한 재시도 시 토큰이 중복 소모된다. 통상 전체 비용의 3~10%를 에러 오버헤드로 산정한다.</w:t>
      </w:r>
    </w:p>
    <w:p w:rsidR="00000000" w:rsidDel="00000000" w:rsidP="00000000" w:rsidRDefault="00000000" w:rsidRPr="00000000" w14:paraId="000012E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Reasoning 모델 Thinking 토큰:</w:t>
      </w:r>
      <w:r w:rsidDel="00000000" w:rsidR="00000000" w:rsidRPr="00000000">
        <w:rPr>
          <w:rFonts w:ascii="Arial Unicode MS" w:cs="Arial Unicode MS" w:eastAsia="Arial Unicode MS" w:hAnsi="Arial Unicode MS"/>
          <w:rtl w:val="0"/>
        </w:rPr>
        <w:t xml:space="preserve"> Reasoning 모델 사용 시 내부 사고 과정(Thinking Token)이 Output 토큰의 3~10배까지 추가 발생하며, 이 토큰도 과금 대상이다. Reasoning 모델을 라우팅에 포함하는 경우 해당 트래픽 비중에 이 배수를 적용해야 한다.</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LLM 모델별 가격 (갱신일 명시)</w:t>
      </w:r>
    </w:p>
    <w:p w:rsidR="00000000" w:rsidDel="00000000" w:rsidP="00000000" w:rsidRDefault="00000000" w:rsidRPr="00000000" w14:paraId="000012ED">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Vector DB 월 비용</w:t>
      </w:r>
    </w:p>
    <w:p w:rsidR="00000000" w:rsidDel="00000000" w:rsidP="00000000" w:rsidRDefault="00000000" w:rsidRPr="00000000" w14:paraId="000012EE">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Observability 도구 가격 티어</w:t>
      </w:r>
    </w:p>
    <w:p w:rsidR="00000000" w:rsidDel="00000000" w:rsidP="00000000" w:rsidRDefault="00000000" w:rsidRPr="00000000" w14:paraId="000012EF">
      <w:pPr>
        <w:pStyle w:val="Heading3"/>
        <w:rPr>
          <w:color w:val="999999"/>
        </w:rPr>
      </w:pPr>
      <w:bookmarkStart w:colFirst="0" w:colLast="0" w:name="_g20smctmz2s8" w:id="243"/>
      <w:bookmarkEnd w:id="243"/>
      <w:r w:rsidDel="00000000" w:rsidR="00000000" w:rsidRPr="00000000">
        <w:rPr>
          <w:rFonts w:ascii="Arial Unicode MS" w:cs="Arial Unicode MS" w:eastAsia="Arial Unicode MS" w:hAnsi="Arial Unicode MS"/>
          <w:color w:val="999999"/>
          <w:rtl w:val="0"/>
        </w:rPr>
        <w:t xml:space="preserve">13.3 참고 링크 모음</w:t>
      </w:r>
    </w:p>
    <w:p w:rsidR="00000000" w:rsidDel="00000000" w:rsidP="00000000" w:rsidRDefault="00000000" w:rsidRPr="00000000" w14:paraId="000012F0">
      <w:pPr>
        <w:numPr>
          <w:ilvl w:val="0"/>
          <w:numId w:val="8"/>
        </w:numPr>
        <w:ind w:left="720" w:hanging="360"/>
        <w:rPr>
          <w:color w:val="999999"/>
        </w:rPr>
      </w:pPr>
      <w:r w:rsidDel="00000000" w:rsidR="00000000" w:rsidRPr="00000000">
        <w:rPr>
          <w:color w:val="999999"/>
          <w:rtl w:val="0"/>
        </w:rPr>
        <w:t xml:space="preserve">OpenAI: A Practical Guide to Building Agents</w:t>
      </w:r>
    </w:p>
    <w:p w:rsidR="00000000" w:rsidDel="00000000" w:rsidP="00000000" w:rsidRDefault="00000000" w:rsidRPr="00000000" w14:paraId="000012F1">
      <w:pPr>
        <w:numPr>
          <w:ilvl w:val="0"/>
          <w:numId w:val="8"/>
        </w:numPr>
        <w:ind w:left="720" w:hanging="360"/>
        <w:rPr>
          <w:color w:val="999999"/>
        </w:rPr>
      </w:pPr>
      <w:r w:rsidDel="00000000" w:rsidR="00000000" w:rsidRPr="00000000">
        <w:rPr>
          <w:color w:val="999999"/>
          <w:rtl w:val="0"/>
        </w:rPr>
        <w:t xml:space="preserve">Anthropic: Building Effective Agents</w:t>
      </w:r>
    </w:p>
    <w:p w:rsidR="00000000" w:rsidDel="00000000" w:rsidP="00000000" w:rsidRDefault="00000000" w:rsidRPr="00000000" w14:paraId="000012F2">
      <w:pPr>
        <w:numPr>
          <w:ilvl w:val="0"/>
          <w:numId w:val="8"/>
        </w:numPr>
        <w:ind w:left="720" w:hanging="360"/>
        <w:rPr>
          <w:color w:val="999999"/>
        </w:rPr>
      </w:pPr>
      <w:r w:rsidDel="00000000" w:rsidR="00000000" w:rsidRPr="00000000">
        <w:rPr>
          <w:color w:val="999999"/>
          <w:rtl w:val="0"/>
        </w:rPr>
        <w:t xml:space="preserve">Google: Agent Engine Developer Guide</w:t>
      </w:r>
    </w:p>
    <w:p w:rsidR="00000000" w:rsidDel="00000000" w:rsidP="00000000" w:rsidRDefault="00000000" w:rsidRPr="00000000" w14:paraId="000012F3">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Anthropic MCP 공식 스펙</w:t>
      </w:r>
    </w:p>
    <w:p w:rsidR="00000000" w:rsidDel="00000000" w:rsidP="00000000" w:rsidRDefault="00000000" w:rsidRPr="00000000" w14:paraId="000012F4">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Google A2A 공식 문서</w:t>
      </w:r>
    </w:p>
    <w:p w:rsidR="00000000" w:rsidDel="00000000" w:rsidP="00000000" w:rsidRDefault="00000000" w:rsidRPr="00000000" w14:paraId="000012F5">
      <w:pPr>
        <w:numPr>
          <w:ilvl w:val="0"/>
          <w:numId w:val="8"/>
        </w:numPr>
        <w:ind w:left="720" w:hanging="360"/>
        <w:rPr>
          <w:color w:val="999999"/>
        </w:rPr>
      </w:pPr>
      <w:r w:rsidDel="00000000" w:rsidR="00000000" w:rsidRPr="00000000">
        <w:rPr>
          <w:rFonts w:ascii="Arial Unicode MS" w:cs="Arial Unicode MS" w:eastAsia="Arial Unicode MS" w:hAnsi="Arial Unicode MS"/>
          <w:color w:val="999999"/>
          <w:rtl w:val="0"/>
        </w:rPr>
        <w:t xml:space="preserve">각 Framework 공식 문서</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r>
    </w:p>
    <w:sectPr>
      <w:footerReference r:id="rId1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오세희" w:id="20" w:date="2026-03-19T06:30:45Z">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어디의 Q4?</w:t>
      </w:r>
    </w:p>
  </w:comment>
  <w:comment w:author="sehui" w:id="21" w:date="2026-03-20T00:10:29Z">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phase 2 명시했습니다.</w:t>
      </w:r>
    </w:p>
  </w:comment>
  <w:comment w:author="오세희" w:id="22" w:date="2026-03-19T06:30:45Z">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어디의 Q4?</w:t>
      </w:r>
    </w:p>
  </w:comment>
  <w:comment w:author="sehui" w:id="23" w:date="2026-03-20T00:10:29Z">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phase 2 명시했습니다.</w:t>
      </w:r>
    </w:p>
  </w:comment>
  <w:comment w:author="김경수" w:id="3" w:date="2026-03-23T01:45:28Z">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4.3.5 보정표와 4.5 안티패턴에 동일 시나리오(CrewAI PoC→프로덕션 전환, GA 미달 투입 등)가 양쪽에 나옵니다. </w:t>
      </w:r>
    </w:p>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4.3.5는 트리 결론 조정, 4.5는 최종 검증 체크리스트로 이중 안전장치 역할이라 남겨뒀습니다.</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총 반응 1개</w:t>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2026-03-23 05:13 오전에 오세희님의 반응: 👍</w:t>
      </w:r>
    </w:p>
  </w:comment>
  <w:comment w:author="김경수" w:id="1" w:date="2026-03-23T01:44:30Z">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 요약표와 4.4.2 비교표에서 워크플로우 복잡도, LLM 호환성 등 6개 행이 거의 동일하게 나옵니다. </w:t>
      </w:r>
    </w:p>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4.2는 트리 진입 전 배경 파악, 4.4.2는 후보 2개 이상일 때 상세 검증 용도로 역할이 달라서 일단 유지했습니다.</w:t>
      </w:r>
    </w:p>
  </w:comment>
  <w:comment w:author="sehui" w:id="13" w:date="2026-03-19T06:25:52Z">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주석 및 설명 추가입니다.</w:t>
      </w:r>
    </w:p>
  </w:comment>
  <w:comment w:author="오세희" w:id="24" w:date="2026-03-19T06:36:11Z">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구현에 대한 내용이네요. </w:t>
      </w:r>
    </w:p>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메모리 선정 시 보안/PII 측면에서 고려해야 할 부분이라면 포함시키겠는데, 결이 다른것 같아요.</w:t>
      </w:r>
    </w:p>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날리는게 좋을것 같은데 어떻게 생각하세요?</w:t>
      </w:r>
    </w:p>
  </w:comment>
  <w:comment w:author="sehui" w:id="25" w:date="2026-03-20T00:18:52Z">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말씀주신 대로 기존 표는 결이 달라서 구현 권고보다 선정 시 확인 포인트와 조치로 내용을 바꿔봤습니다. 수정된 내용도 필수적인 내용이 아니라면 빼도 될 것 같습니다!</w:t>
      </w:r>
    </w:p>
  </w:comment>
  <w:comment w:author="오세희" w:id="26" w:date="2026-03-19T06:37:15Z">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월간 비용 산출은 아래 "비용 추정 공식 (근사치)"를 참고한다.</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-&gt;라는 멘트 추가하면 좋겠습니다.</w:t>
      </w:r>
    </w:p>
  </w:comment>
  <w:comment w:author="sehui" w:id="27" w:date="2026-03-20T00:20:01Z">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추가했습니다.</w:t>
      </w:r>
    </w:p>
  </w:comment>
  <w:comment w:author="오세희" w:id="17" w:date="2026-03-19T06:29:08Z">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오세희" w:id="18" w:date="2026-03-19T06:29:35Z">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헐 오타인줄 알았는데, 기술용어 였네요 ㄷㄷ</w:t>
      </w:r>
    </w:p>
  </w:comment>
  <w:comment w:author="오세희" w:id="19" w:date="2026-03-19T06:30:16Z">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mom0, zep, letta는 표 아래 주석으로 용어 설명 추가해주세요</w:t>
      </w:r>
    </w:p>
  </w:comment>
  <w:comment w:author="오세희" w:id="31" w:date="2026-03-19T06:29:08Z">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오세희" w:id="32" w:date="2026-03-19T06:29:35Z">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헐 오타인줄 알았는데, 기술용어 였네요 ㄷㄷ</w:t>
      </w:r>
    </w:p>
  </w:comment>
  <w:comment w:author="오세희" w:id="33" w:date="2026-03-19T06:30:16Z">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mom0, zep, letta는 표 아래 주석으로 용어 설명 추가해주세요</w:t>
      </w:r>
    </w:p>
  </w:comment>
  <w:comment w:author="오세희" w:id="6" w:date="2026-03-17T01:47:20Z">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 표는 너무 정보가 없어요. ref를 참고한다 쳐도 핵심 내용이 무엇인지 모르겠어요</w:t>
      </w:r>
    </w:p>
  </w:comment>
  <w:comment w:author="sehui" w:id="7" w:date="2026-03-17T08:02:12Z">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5,6장 전체 작성 후 내용 및 순서 조정하겠습니다!</w:t>
      </w:r>
    </w:p>
  </w:comment>
  <w:comment w:author="sehui" w:id="14" w:date="2026-03-19T06:35:35Z">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어제 회의때 팀장님께서 선정 기준에 근거가 있어야 한다고 말씀해주셨습니다. 그래서 실제 근거 문서가 있다면 다음과 같은 주석도 필요한 지 궁금합니다.</w:t>
      </w:r>
    </w:p>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7.4에 적용할 수 있는 실제 주석 예시)</w:t>
      </w:r>
    </w:p>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CoALA(논문)는 language agent를 short-term과 long-term memory로 구분하고, long-term memory를 semantic, episodic, procedural 등 모듈로 조직하는 인지 아키텍처를 제안한다. 본 절의 장기 메모리 유형 분류는 이러한 인지 아키텍처 구분을 실무형으로 단순화한 것이다.</w:t>
      </w:r>
    </w:p>
  </w:comment>
  <w:comment w:author="오세희" w:id="15" w:date="2026-03-19T07:16:05Z">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구체적인 내용은 안넣어도 되고, 근거(예&gt;논문) 참조했다고 넘버링만 하면 되용</w:t>
      </w:r>
    </w:p>
  </w:comment>
  <w:comment w:author="sehui" w:id="8" w:date="2026-03-18T10:43:35Z">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A2A가 프로젝트 요구사항이라면 Google ADK를 우선 검토하고, CrewAI가 차선(SHOULD)입니다. 그러나 4장 근거로는 CrewAI가 1순위, AutoGen이 차선입니다.</w:t>
      </w:r>
    </w:p>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따라서 4장에 Google ADK를 추가하면 해당 부분에서 4장의 비교표를 참조한다고 언급할 수 있습니다.</w:t>
      </w:r>
    </w:p>
  </w:comment>
  <w:comment w:author="오세희" w:id="9" w:date="2026-03-19T04:44:26Z">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4장에 추가 되었는지 확인해주세요 @rudtn021371@gmail.com</w:t>
      </w:r>
    </w:p>
  </w:comment>
  <w:comment w:author="sehui" w:id="10" w:date="2026-03-19T08:53:43Z">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좀 더 구체적으로 수정했습니다.</w:t>
      </w:r>
    </w:p>
  </w:comment>
  <w:comment w:author="오세희" w:id="28" w:date="2026-03-19T07:16:38Z">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 의사결정 트리 자체가 특정 자료에서 발췌한건가요?</w:t>
      </w:r>
    </w:p>
  </w:comment>
  <w:comment w:author="sehui" w:id="29" w:date="2026-03-20T00:38:05Z">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아니요, 자체라기 보다는 트리 안에서 각 질문을 왜 저렇게 분기했는지에 대한 근거 자료들 입니다. 아직 정리를 안해서 제목에 일단 넣어놨습니다. 필요한 부분만 추출해서 재 정리해놓겠습니다.</w:t>
      </w:r>
    </w:p>
  </w:comment>
  <w:comment w:author="오세희" w:id="30" w:date="2026-03-20T01:31:57Z">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"9.1.1 의사결정 트리" 타이틀 아래에 추가 설명 쓰고 거기에 레퍼런스를 걸어주세요</w:t>
      </w:r>
    </w:p>
  </w:comment>
  <w:comment w:author="오세희" w:id="2" w:date="2026-03-23T05:13:28Z">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곳곳에 분기를 Q로 표시한게 있어요. 찾아서 전부 수정해주세요.</w:t>
      </w:r>
    </w:p>
  </w:comment>
  <w:comment w:author="오세희" w:id="0" w:date="2026-03-23T04:23:14Z">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@yjbang05@gmail.com </w:t>
      </w:r>
    </w:p>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인프라 작성/검토 요청 드립니다~</w:t>
      </w:r>
    </w:p>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(4장은 3/23일(월) 완료 예정 입니다)</w:t>
      </w:r>
    </w:p>
  </w:comment>
  <w:comment w:author="오세희" w:id="4" w:date="2026-03-23T02:20:00Z">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4.2절의 표와 이 표의 차이점, 역할의 차이 등등을 상세하게 적어주세요. 저라면 이런 부분이 의문이 들것 같거든요: 4.2절이 요약표고 여기가 상세표면, 동일 비교축에 대해 보다 상세내용이 등장하겠지? 라고 이해되는데</w:t>
      </w:r>
    </w:p>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아예 새로운 항목이 나오잖아요.</w:t>
      </w:r>
    </w:p>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왜 이런 표가 나왔는지 설득력잇는 내용이 추가되어야 할것 같아요.</w:t>
      </w:r>
    </w:p>
  </w:comment>
  <w:comment w:author="김경수" w:id="5" w:date="2026-03-23T04:21:39Z">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4.4 주요 Framework 비교 데이터 서두에 4.2 표와의 차이점, 동일 비교축을 포함한 이유를 설명하는 문구 추가했습니다!</w:t>
      </w:r>
    </w:p>
  </w:comment>
  <w:comment w:author="오세희" w:id="11" w:date="2026-03-19T06:18:44Z">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괄호 제가 추가했어요.</w:t>
      </w:r>
    </w:p>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이 3가지 선정 대상을 phase 1-2-3으로 판단하는데,</w:t>
      </w:r>
    </w:p>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phase 안에서 선정 대상 식별이 안되어 있어요. </w:t>
      </w:r>
    </w:p>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표에서 식별까지 필요 없을거 같으면,</w:t>
      </w:r>
    </w:p>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각 phase를 선정 대상 별로 어떻게 해석하면 좋을지 설명이 추가 되면 좋을것 같아요.</w:t>
      </w:r>
    </w:p>
  </w:comment>
  <w:comment w:author="sehui" w:id="12" w:date="2026-03-19T09:01:22Z">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내용 수정했습니다.</w:t>
      </w:r>
    </w:p>
  </w:comment>
  <w:comment w:author="오세희" w:id="16" w:date="2026-03-19T06:20:43Z">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해당 목차 맞는지 나중에 체크 필요</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1A">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2F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w:t>
      </w:r>
      <w:r w:rsidDel="00000000" w:rsidR="00000000" w:rsidRPr="00000000">
        <w:rPr>
          <w:sz w:val="18"/>
          <w:szCs w:val="18"/>
          <w:rtl w:val="0"/>
        </w:rPr>
        <w:t xml:space="preserve">RFC 2119</w:t>
      </w:r>
      <w:r w:rsidDel="00000000" w:rsidR="00000000" w:rsidRPr="00000000">
        <w:rPr>
          <w:sz w:val="18"/>
          <w:szCs w:val="18"/>
          <w:rtl w:val="0"/>
        </w:rPr>
        <w:t xml:space="preserve"> (https://datatracker.ietf.org/doc/html/rfc2119)</w:t>
      </w:r>
    </w:p>
  </w:footnote>
  <w:footnote w:id="1">
    <w:p w:rsidR="00000000" w:rsidDel="00000000" w:rsidP="00000000" w:rsidRDefault="00000000" w:rsidRPr="00000000" w14:paraId="000012F9">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OpenAI Function Calling 가이드에 따르면한 턴 시작 시점에 사용 가능한 함수 수를 20개 미만으로 유지하는 것을 권고 </w:t>
      </w:r>
      <w:hyperlink r:id="rId1">
        <w:r w:rsidDel="00000000" w:rsidR="00000000" w:rsidRPr="00000000">
          <w:rPr>
            <w:color w:val="1155cc"/>
            <w:sz w:val="16"/>
            <w:szCs w:val="16"/>
            <w:u w:val="single"/>
            <w:rtl w:val="0"/>
          </w:rPr>
          <w:t xml:space="preserve">https://developers.openai.com/api/docs/guides/function-calling</w:t>
        </w:r>
      </w:hyperlink>
      <w:r w:rsidDel="00000000" w:rsidR="00000000" w:rsidRPr="00000000">
        <w:rPr>
          <w:rFonts w:ascii="Arial Unicode MS" w:cs="Arial Unicode MS" w:eastAsia="Arial Unicode MS" w:hAnsi="Arial Unicode MS"/>
          <w:sz w:val="16"/>
          <w:szCs w:val="16"/>
          <w:rtl w:val="0"/>
        </w:rPr>
        <w:t xml:space="preserve"> </w:t>
        <w:br w:type="textWrapping"/>
        <w:t xml:space="preserve">OpenAI Agents SDK는 각 namesapce를 이상적으로 10개 미만 함수로 유지하라고 권고 </w:t>
      </w:r>
      <w:hyperlink r:id="rId2">
        <w:r w:rsidDel="00000000" w:rsidR="00000000" w:rsidRPr="00000000">
          <w:rPr>
            <w:color w:val="1155cc"/>
            <w:sz w:val="16"/>
            <w:szCs w:val="16"/>
            <w:u w:val="single"/>
            <w:rtl w:val="0"/>
          </w:rPr>
          <w:t xml:space="preserve">https://openai.github.io/openai-agents-python/tools/</w:t>
        </w:r>
      </w:hyperlink>
      <w:r w:rsidDel="00000000" w:rsidR="00000000" w:rsidRPr="00000000">
        <w:rPr>
          <w:sz w:val="16"/>
          <w:szCs w:val="16"/>
          <w:rtl w:val="0"/>
        </w:rPr>
        <w:t xml:space="preserve"> </w:t>
      </w:r>
      <w:r w:rsidDel="00000000" w:rsidR="00000000" w:rsidRPr="00000000">
        <w:rPr>
          <w:rtl w:val="0"/>
        </w:rPr>
      </w:r>
    </w:p>
  </w:footnote>
  <w:footnote w:id="2">
    <w:p w:rsidR="00000000" w:rsidDel="00000000" w:rsidP="00000000" w:rsidRDefault="00000000" w:rsidRPr="00000000" w14:paraId="000012FA">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16"/>
          <w:szCs w:val="16"/>
          <w:rtl w:val="0"/>
        </w:rPr>
        <w:t xml:space="preserve">공식 문서에 따르면 MCP 스펙은 HTTP 기반 transport에 대해 authorization framework를 정의하고 있고, restricted MCP servers에 대해 resource owner를 대신해 접근하는 흐름을 명시(더 체계적인 권한 모델을 제공) </w:t>
      </w:r>
      <w:hyperlink r:id="rId3">
        <w:r w:rsidDel="00000000" w:rsidR="00000000" w:rsidRPr="00000000">
          <w:rPr>
            <w:color w:val="1155cc"/>
            <w:sz w:val="16"/>
            <w:szCs w:val="16"/>
            <w:u w:val="single"/>
            <w:rtl w:val="0"/>
          </w:rPr>
          <w:t xml:space="preserve">https://modelcontextprotocol.io/specification/2025-03-26/basic/authorization</w:t>
        </w:r>
      </w:hyperlink>
      <w:r w:rsidDel="00000000" w:rsidR="00000000" w:rsidRPr="00000000">
        <w:rPr>
          <w:sz w:val="16"/>
          <w:szCs w:val="16"/>
          <w:rtl w:val="0"/>
        </w:rPr>
        <w:t xml:space="preserve"> </w:t>
      </w:r>
    </w:p>
  </w:footnote>
  <w:footnote w:id="3">
    <w:p w:rsidR="00000000" w:rsidDel="00000000" w:rsidP="00000000" w:rsidRDefault="00000000" w:rsidRPr="00000000" w14:paraId="000012FB">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MCP는 client–server–transport 구조를 전제하기 때문 https://modelcontextprotocol.io/specification/2025-06-18</w:t>
      </w:r>
    </w:p>
  </w:footnote>
  <w:footnote w:id="6">
    <w:p w:rsidR="00000000" w:rsidDel="00000000" w:rsidP="00000000" w:rsidRDefault="00000000" w:rsidRPr="00000000" w14:paraId="000012FC">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Google A2A 공식 소개 </w:t>
      </w:r>
      <w:hyperlink r:id="rId4">
        <w:r w:rsidDel="00000000" w:rsidR="00000000" w:rsidRPr="00000000">
          <w:rPr>
            <w:color w:val="1155cc"/>
            <w:sz w:val="16"/>
            <w:szCs w:val="16"/>
            <w:u w:val="single"/>
            <w:rtl w:val="0"/>
          </w:rPr>
          <w:t xml:space="preserve">https://developers.googleblog.com/en/a2a-a-new-era-of-agent-interoperability</w:t>
        </w:r>
      </w:hyperlink>
      <w:r w:rsidDel="00000000" w:rsidR="00000000" w:rsidRPr="00000000">
        <w:rPr>
          <w:sz w:val="16"/>
          <w:szCs w:val="16"/>
          <w:rtl w:val="0"/>
        </w:rPr>
        <w:t xml:space="preserve"> </w:t>
        <w:br w:type="textWrapping"/>
        <w:t xml:space="preserve">IETF RFC 2796/ RFC 4456 </w:t>
      </w:r>
      <w:hyperlink r:id="rId5">
        <w:r w:rsidDel="00000000" w:rsidR="00000000" w:rsidRPr="00000000">
          <w:rPr>
            <w:color w:val="1155cc"/>
            <w:sz w:val="16"/>
            <w:szCs w:val="16"/>
            <w:u w:val="single"/>
            <w:rtl w:val="0"/>
          </w:rPr>
          <w:t xml:space="preserve">https://datatracker.ietf.org/doc/html/rfc2796</w:t>
        </w:r>
      </w:hyperlink>
      <w:r w:rsidDel="00000000" w:rsidR="00000000" w:rsidRPr="00000000">
        <w:rPr>
          <w:rFonts w:ascii="Arial Unicode MS" w:cs="Arial Unicode MS" w:eastAsia="Arial Unicode MS" w:hAnsi="Arial Unicode MS"/>
          <w:sz w:val="16"/>
          <w:szCs w:val="16"/>
          <w:rtl w:val="0"/>
        </w:rPr>
        <w:t xml:space="preserve"> </w:t>
        <w:br w:type="textWrapping"/>
        <w:t xml:space="preserve">HiveMQ (2025.08) A2A Enterprise 분석 </w:t>
      </w:r>
      <w:hyperlink r:id="rId6">
        <w:r w:rsidDel="00000000" w:rsidR="00000000" w:rsidRPr="00000000">
          <w:rPr>
            <w:color w:val="1155cc"/>
            <w:sz w:val="16"/>
            <w:szCs w:val="16"/>
            <w:u w:val="single"/>
            <w:rtl w:val="0"/>
          </w:rPr>
          <w:t xml:space="preserve">https://www.hivemq.com/blog/a2a-enterprise-scale-agentic-ai-collaboration-part-1/</w:t>
        </w:r>
      </w:hyperlink>
      <w:r w:rsidDel="00000000" w:rsidR="00000000" w:rsidRPr="00000000">
        <w:rPr>
          <w:sz w:val="16"/>
          <w:szCs w:val="16"/>
          <w:rtl w:val="0"/>
        </w:rPr>
        <w:t xml:space="preserve"> </w:t>
      </w:r>
    </w:p>
  </w:footnote>
  <w:footnote w:id="7">
    <w:p w:rsidR="00000000" w:rsidDel="00000000" w:rsidP="00000000" w:rsidRDefault="00000000" w:rsidRPr="00000000" w14:paraId="000012F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Solace </w:t>
      </w:r>
      <w:hyperlink r:id="rId7">
        <w:r w:rsidDel="00000000" w:rsidR="00000000" w:rsidRPr="00000000">
          <w:rPr>
            <w:color w:val="1155cc"/>
            <w:sz w:val="16"/>
            <w:szCs w:val="16"/>
            <w:u w:val="single"/>
            <w:rtl w:val="0"/>
          </w:rPr>
          <w:t xml:space="preserve">https://solace.com/blog/why-googles-agent2agent-needs-an-event-mesh/</w:t>
        </w:r>
      </w:hyperlink>
      <w:r w:rsidDel="00000000" w:rsidR="00000000" w:rsidRPr="00000000">
        <w:rPr>
          <w:sz w:val="16"/>
          <w:szCs w:val="16"/>
          <w:rtl w:val="0"/>
        </w:rPr>
        <w:t xml:space="preserve"> </w:t>
      </w:r>
    </w:p>
    <w:p w:rsidR="00000000" w:rsidDel="00000000" w:rsidP="00000000" w:rsidRDefault="00000000" w:rsidRPr="00000000" w14:paraId="000012FE">
      <w:pPr>
        <w:spacing w:line="240" w:lineRule="auto"/>
        <w:rPr>
          <w:sz w:val="16"/>
          <w:szCs w:val="16"/>
        </w:rPr>
      </w:pPr>
      <w:r w:rsidDel="00000000" w:rsidR="00000000" w:rsidRPr="00000000">
        <w:rPr>
          <w:sz w:val="16"/>
          <w:szCs w:val="16"/>
          <w:rtl w:val="0"/>
        </w:rPr>
        <w:t xml:space="preserve">CXO Focus / ManageEngine (2025)</w:t>
      </w:r>
    </w:p>
    <w:p w:rsidR="00000000" w:rsidDel="00000000" w:rsidP="00000000" w:rsidRDefault="00000000" w:rsidRPr="00000000" w14:paraId="000012FF">
      <w:pPr>
        <w:spacing w:line="240" w:lineRule="auto"/>
        <w:rPr>
          <w:sz w:val="16"/>
          <w:szCs w:val="16"/>
        </w:rPr>
      </w:pPr>
      <w:r w:rsidDel="00000000" w:rsidR="00000000" w:rsidRPr="00000000">
        <w:rPr>
          <w:sz w:val="16"/>
          <w:szCs w:val="16"/>
          <w:rtl w:val="0"/>
        </w:rPr>
        <w:t xml:space="preserve">Microsoft Azure Architecture Center (2025)</w:t>
      </w:r>
    </w:p>
  </w:footnote>
  <w:footnote w:id="4">
    <w:p w:rsidR="00000000" w:rsidDel="00000000" w:rsidP="00000000" w:rsidRDefault="00000000" w:rsidRPr="00000000" w14:paraId="00001300">
      <w:pPr>
        <w:spacing w:line="240" w:lineRule="auto"/>
        <w:rPr>
          <w:sz w:val="20"/>
          <w:szCs w:val="20"/>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i w:val="1"/>
          <w:iCs w:val="1"/>
          <w:sz w:val="16"/>
          <w:szCs w:val="16"/>
          <w:rtl w:val="0"/>
        </w:rPr>
        <w:t xml:space="preserve">A2A 공식 사양: Agent는 "불투명(opaque)"으로 설계되며, 내부 도구/메모리를 공유하지 않는 것이 핵심 원칙. 이 불투명성이 작업 위임의 본질이다.</w:t>
      </w:r>
      <w:r w:rsidDel="00000000" w:rsidR="00000000" w:rsidRPr="00000000">
        <w:rPr>
          <w:rtl w:val="0"/>
        </w:rPr>
      </w:r>
    </w:p>
  </w:footnote>
  <w:footnote w:id="5">
    <w:p w:rsidR="00000000" w:rsidDel="00000000" w:rsidP="00000000" w:rsidRDefault="00000000" w:rsidRPr="00000000" w14:paraId="00001301">
      <w:pPr>
        <w:spacing w:line="24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16"/>
          <w:szCs w:val="16"/>
          <w:rtl w:val="0"/>
        </w:rPr>
        <w:t xml:space="preserve">A2A 공식 사양: MCP와 A2A는 보완 관계이지만 아키텍처 레이어가 다르므로 변환 계층이 필수적이다.</w:t>
      </w:r>
      <w:r w:rsidDel="00000000" w:rsidR="00000000" w:rsidRPr="00000000">
        <w:rPr>
          <w:rtl w:val="0"/>
        </w:rPr>
      </w:r>
    </w:p>
  </w:footnote>
  <w:footnote w:id="8">
    <w:p w:rsidR="00000000" w:rsidDel="00000000" w:rsidP="00000000" w:rsidRDefault="00000000" w:rsidRPr="00000000" w14:paraId="00001302">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Cognitive Architectures for Language Agents, Sumers et al., 2023 (</w:t>
      </w:r>
      <w:hyperlink r:id="rId8">
        <w:r w:rsidDel="00000000" w:rsidR="00000000" w:rsidRPr="00000000">
          <w:rPr>
            <w:color w:val="1155cc"/>
            <w:sz w:val="16"/>
            <w:szCs w:val="16"/>
            <w:u w:val="single"/>
            <w:rtl w:val="0"/>
          </w:rPr>
          <w:t xml:space="preserve">https://arxiv.org/pdf/2309.0242</w:t>
        </w:r>
      </w:hyperlink>
      <w:r w:rsidDel="00000000" w:rsidR="00000000" w:rsidRPr="00000000">
        <w:rPr>
          <w:sz w:val="16"/>
          <w:szCs w:val="16"/>
          <w:rtl w:val="0"/>
        </w:rPr>
        <w:t xml:space="preserve">) </w:t>
      </w:r>
    </w:p>
  </w:footnote>
  <w:footnote w:id="10">
    <w:p w:rsidR="00000000" w:rsidDel="00000000" w:rsidP="00000000" w:rsidRDefault="00000000" w:rsidRPr="00000000" w14:paraId="0000130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sz w:val="16"/>
          <w:szCs w:val="16"/>
          <w:rtl w:val="0"/>
        </w:rPr>
        <w:t xml:space="preserve">Park et al. (2023)의 recency-based retrieval (</w:t>
      </w:r>
      <w:hyperlink r:id="rId9">
        <w:r w:rsidDel="00000000" w:rsidR="00000000" w:rsidRPr="00000000">
          <w:rPr>
            <w:color w:val="1155cc"/>
            <w:sz w:val="16"/>
            <w:szCs w:val="16"/>
            <w:u w:val="single"/>
            <w:rtl w:val="0"/>
          </w:rPr>
          <w:t xml:space="preserve">https://ar5iv.labs.arxiv.org/html/2304.03442</w:t>
        </w:r>
      </w:hyperlink>
      <w:r w:rsidDel="00000000" w:rsidR="00000000" w:rsidRPr="00000000">
        <w:rPr>
          <w:rFonts w:ascii="Arial Unicode MS" w:cs="Arial Unicode MS" w:eastAsia="Arial Unicode MS" w:hAnsi="Arial Unicode MS"/>
          <w:sz w:val="16"/>
          <w:szCs w:val="16"/>
          <w:rtl w:val="0"/>
        </w:rPr>
        <w:t xml:space="preserve">)</w:t>
        <w:br w:type="textWrapping"/>
        <w:t xml:space="preserve">MemoryBank (2024)의 forgetting-curve 기반 메모리 갱신 (</w:t>
      </w:r>
      <w:hyperlink r:id="rId10">
        <w:r w:rsidDel="00000000" w:rsidR="00000000" w:rsidRPr="00000000">
          <w:rPr>
            <w:color w:val="1155cc"/>
            <w:sz w:val="16"/>
            <w:szCs w:val="16"/>
            <w:u w:val="single"/>
            <w:rtl w:val="0"/>
          </w:rPr>
          <w:t xml:space="preserve">https://ojs.aaai.org/index.php/AAAI/article/view/29946</w:t>
        </w:r>
      </w:hyperlink>
      <w:r w:rsidDel="00000000" w:rsidR="00000000" w:rsidRPr="00000000">
        <w:rPr>
          <w:sz w:val="16"/>
          <w:szCs w:val="16"/>
          <w:rtl w:val="0"/>
        </w:rPr>
        <w:t xml:space="preserve">)</w:t>
      </w:r>
    </w:p>
  </w:footnote>
  <w:footnote w:id="11">
    <w:p w:rsidR="00000000" w:rsidDel="00000000" w:rsidP="00000000" w:rsidRDefault="00000000" w:rsidRPr="00000000" w14:paraId="00001304">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Hou et al. (2024)의 recall frequency 고려 모델 (</w:t>
      </w:r>
      <w:hyperlink r:id="rId11">
        <w:r w:rsidDel="00000000" w:rsidR="00000000" w:rsidRPr="00000000">
          <w:rPr>
            <w:color w:val="1155cc"/>
            <w:sz w:val="16"/>
            <w:szCs w:val="16"/>
            <w:u w:val="single"/>
            <w:rtl w:val="0"/>
          </w:rPr>
          <w:t xml:space="preserve">https://arxiv.org/pdf/2404.00573</w:t>
        </w:r>
      </w:hyperlink>
      <w:r w:rsidDel="00000000" w:rsidR="00000000" w:rsidRPr="00000000">
        <w:rPr>
          <w:sz w:val="16"/>
          <w:szCs w:val="16"/>
          <w:rtl w:val="0"/>
        </w:rPr>
        <w:t xml:space="preserve">)</w:t>
      </w:r>
    </w:p>
  </w:footnote>
  <w:footnote w:id="12">
    <w:p w:rsidR="00000000" w:rsidDel="00000000" w:rsidP="00000000" w:rsidRDefault="00000000" w:rsidRPr="00000000" w14:paraId="00001305">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1)  Diagnosing Retrieval vs. Utilization Bottlenecks (2025, arxiv 2603.02473) (</w:t>
      </w:r>
      <w:hyperlink r:id="rId12">
        <w:r w:rsidDel="00000000" w:rsidR="00000000" w:rsidRPr="00000000">
          <w:rPr>
            <w:color w:val="1155cc"/>
            <w:sz w:val="16"/>
            <w:szCs w:val="16"/>
            <w:u w:val="single"/>
            <w:rtl w:val="0"/>
          </w:rPr>
          <w:t xml:space="preserve">https://arxiv.org/html/2603.02473v1</w:t>
        </w:r>
      </w:hyperlink>
      <w:r w:rsidDel="00000000" w:rsidR="00000000" w:rsidRPr="00000000">
        <w:rPr>
          <w:sz w:val="16"/>
          <w:szCs w:val="16"/>
          <w:rtl w:val="0"/>
        </w:rPr>
        <w:t xml:space="preserve">)</w:t>
      </w:r>
      <w:r w:rsidDel="00000000" w:rsidR="00000000" w:rsidRPr="00000000">
        <w:rPr>
          <w:rFonts w:ascii="Arial Unicode MS" w:cs="Arial Unicode MS" w:eastAsia="Arial Unicode MS" w:hAnsi="Arial Unicode MS"/>
          <w:sz w:val="16"/>
          <w:szCs w:val="16"/>
          <w:rtl w:val="0"/>
        </w:rPr>
        <w:t xml:space="preserve"> LoCoMo에서 검색 방식 차이가 정확도 20%p(57.1%→77.2%), 저장 방식 차이는 같은 검색 방식 내에서 3~8%p라고 보고, 검색 실패가 전체 질문 중 11~46%를 차지. 따라서 장기 메모리의 성능은 저장보다 검색 품질의 영향을 더 크게 받을 수 있음을 시사함.</w:t>
        <w:br w:type="textWrapping"/>
        <w:t xml:space="preserve">2) Park et al.(2023) Generative Agents: Recency+Relevance+Importance (</w:t>
      </w:r>
      <w:hyperlink r:id="rId13">
        <w:r w:rsidDel="00000000" w:rsidR="00000000" w:rsidRPr="00000000">
          <w:rPr>
            <w:color w:val="1155cc"/>
            <w:sz w:val="16"/>
            <w:szCs w:val="16"/>
            <w:u w:val="single"/>
            <w:rtl w:val="0"/>
          </w:rPr>
          <w:t xml:space="preserve">https://arxiv.org/pdf/2304.03442</w:t>
        </w:r>
      </w:hyperlink>
      <w:r w:rsidDel="00000000" w:rsidR="00000000" w:rsidRPr="00000000">
        <w:rPr>
          <w:rFonts w:ascii="Arial Unicode MS" w:cs="Arial Unicode MS" w:eastAsia="Arial Unicode MS" w:hAnsi="Arial Unicode MS"/>
          <w:sz w:val="16"/>
          <w:szCs w:val="16"/>
          <w:rtl w:val="0"/>
        </w:rPr>
        <w:t xml:space="preserve">) RRI 결합 검색의 대표 사례 - RRI 결합 검색 구조를 제시</w:t>
      </w:r>
    </w:p>
  </w:footnote>
  <w:footnote w:id="13">
    <w:p w:rsidR="00000000" w:rsidDel="00000000" w:rsidP="00000000" w:rsidRDefault="00000000" w:rsidRPr="00000000" w14:paraId="00001306">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A-MEM: Agentic Memory for LLM Agents (</w:t>
      </w:r>
      <w:hyperlink r:id="rId14">
        <w:r w:rsidDel="00000000" w:rsidR="00000000" w:rsidRPr="00000000">
          <w:rPr>
            <w:color w:val="1155cc"/>
            <w:sz w:val="16"/>
            <w:szCs w:val="16"/>
            <w:u w:val="single"/>
            <w:rtl w:val="0"/>
          </w:rPr>
          <w:t xml:space="preserve">https://arxiv.org/abs/2502.12110</w:t>
        </w:r>
      </w:hyperlink>
      <w:r w:rsidDel="00000000" w:rsidR="00000000" w:rsidRPr="00000000">
        <w:rPr>
          <w:sz w:val="16"/>
          <w:szCs w:val="16"/>
          <w:rtl w:val="0"/>
        </w:rPr>
        <w:t xml:space="preserve">)</w:t>
      </w:r>
    </w:p>
  </w:footnote>
  <w:footnote w:id="14">
    <w:p w:rsidR="00000000" w:rsidDel="00000000" w:rsidP="00000000" w:rsidRDefault="00000000" w:rsidRPr="00000000" w14:paraId="00001307">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SQLite 공식 문 (</w:t>
      </w:r>
      <w:hyperlink r:id="rId15">
        <w:r w:rsidDel="00000000" w:rsidR="00000000" w:rsidRPr="00000000">
          <w:rPr>
            <w:color w:val="1155cc"/>
            <w:sz w:val="16"/>
            <w:szCs w:val="16"/>
            <w:u w:val="single"/>
            <w:rtl w:val="0"/>
          </w:rPr>
          <w:t xml:space="preserve">https://sqlite.org/different.html</w:t>
        </w:r>
      </w:hyperlink>
      <w:r w:rsidDel="00000000" w:rsidR="00000000" w:rsidRPr="00000000">
        <w:rPr>
          <w:sz w:val="16"/>
          <w:szCs w:val="16"/>
          <w:rtl w:val="0"/>
        </w:rPr>
        <w:t xml:space="preserve">)</w:t>
      </w:r>
    </w:p>
  </w:footnote>
  <w:footnote w:id="15">
    <w:p w:rsidR="00000000" w:rsidDel="00000000" w:rsidP="00000000" w:rsidRDefault="00000000" w:rsidRPr="00000000" w14:paraId="00001308">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PostgreSQL 공식 문서 (</w:t>
      </w:r>
      <w:hyperlink r:id="rId16">
        <w:r w:rsidDel="00000000" w:rsidR="00000000" w:rsidRPr="00000000">
          <w:rPr>
            <w:color w:val="1155cc"/>
            <w:sz w:val="16"/>
            <w:szCs w:val="16"/>
            <w:u w:val="single"/>
            <w:rtl w:val="0"/>
          </w:rPr>
          <w:t xml:space="preserve">https://www.postgresql.org/about/</w:t>
        </w:r>
      </w:hyperlink>
      <w:r w:rsidDel="00000000" w:rsidR="00000000" w:rsidRPr="00000000">
        <w:rPr>
          <w:sz w:val="16"/>
          <w:szCs w:val="16"/>
          <w:rtl w:val="0"/>
        </w:rPr>
        <w:t xml:space="preserve">)</w:t>
      </w:r>
      <w:r w:rsidDel="00000000" w:rsidR="00000000" w:rsidRPr="00000000">
        <w:rPr>
          <w:sz w:val="16"/>
          <w:szCs w:val="16"/>
          <w:rtl w:val="0"/>
        </w:rPr>
        <w:t xml:space="preserve"> </w:t>
      </w:r>
    </w:p>
  </w:footnote>
  <w:footnote w:id="17">
    <w:p w:rsidR="00000000" w:rsidDel="00000000" w:rsidP="00000000" w:rsidRDefault="00000000" w:rsidRPr="00000000" w14:paraId="00001309">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Firecrawl 공식 문서 ‘</w:t>
      </w:r>
      <w:r w:rsidDel="00000000" w:rsidR="00000000" w:rsidRPr="00000000">
        <w:rPr>
          <w:sz w:val="16"/>
          <w:szCs w:val="16"/>
          <w:rtl w:val="0"/>
        </w:rPr>
        <w:t xml:space="preserve">pgvectorscale achieves 471 QPS at 99% recall on 50M vectors’ </w:t>
      </w:r>
      <w:r w:rsidDel="00000000" w:rsidR="00000000" w:rsidRPr="00000000">
        <w:rPr>
          <w:sz w:val="16"/>
          <w:szCs w:val="16"/>
          <w:rtl w:val="0"/>
        </w:rPr>
        <w:t xml:space="preserve">(</w:t>
      </w:r>
      <w:hyperlink r:id="rId17">
        <w:r w:rsidDel="00000000" w:rsidR="00000000" w:rsidRPr="00000000">
          <w:rPr>
            <w:color w:val="1155cc"/>
            <w:sz w:val="16"/>
            <w:szCs w:val="16"/>
            <w:u w:val="single"/>
            <w:rtl w:val="0"/>
          </w:rPr>
          <w:t xml:space="preserve">https://www.firecrawl.dev/blog/best-vector-databases</w:t>
        </w:r>
      </w:hyperlink>
      <w:r w:rsidDel="00000000" w:rsidR="00000000" w:rsidRPr="00000000">
        <w:rPr>
          <w:sz w:val="16"/>
          <w:szCs w:val="16"/>
          <w:rtl w:val="0"/>
        </w:rPr>
        <w:t xml:space="preserve">)</w:t>
      </w:r>
    </w:p>
  </w:footnote>
  <w:footnote w:id="16">
    <w:p w:rsidR="00000000" w:rsidDel="00000000" w:rsidP="00000000" w:rsidRDefault="00000000" w:rsidRPr="00000000" w14:paraId="0000130A">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AWS Aurora PostgreSQL + pgvector 0.8.0 성능 향상, Aurora “millions or billions of vectors” 규모를 겨냥 (</w:t>
      </w:r>
      <w:hyperlink r:id="rId18">
        <w:r w:rsidDel="00000000" w:rsidR="00000000" w:rsidRPr="00000000">
          <w:rPr>
            <w:color w:val="1155cc"/>
            <w:sz w:val="16"/>
            <w:szCs w:val="16"/>
            <w:u w:val="single"/>
            <w:rtl w:val="0"/>
          </w:rPr>
          <w:t xml:space="preserve">https://aws.amazon.com/blogs/database/supercharging-vector-search-performance-and-relevance-with-pgvector-0-8-0-on-amazon-aurora-postgresql/</w:t>
        </w:r>
      </w:hyperlink>
      <w:r w:rsidDel="00000000" w:rsidR="00000000" w:rsidRPr="00000000">
        <w:rPr>
          <w:sz w:val="16"/>
          <w:szCs w:val="16"/>
          <w:rtl w:val="0"/>
        </w:rPr>
        <w:t xml:space="preserve">)</w:t>
      </w:r>
    </w:p>
  </w:footnote>
  <w:footnote w:id="18">
    <w:p w:rsidR="00000000" w:rsidDel="00000000" w:rsidP="00000000" w:rsidRDefault="00000000" w:rsidRPr="00000000" w14:paraId="0000130B">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LangGraph 공식 문서 (</w:t>
      </w:r>
      <w:hyperlink r:id="rId19">
        <w:r w:rsidDel="00000000" w:rsidR="00000000" w:rsidRPr="00000000">
          <w:rPr>
            <w:color w:val="1155cc"/>
            <w:sz w:val="16"/>
            <w:szCs w:val="16"/>
            <w:u w:val="single"/>
            <w:rtl w:val="0"/>
          </w:rPr>
          <w:t xml:space="preserve">https://docs.langchain.com/oss/python/langgraph/persistence</w:t>
        </w:r>
      </w:hyperlink>
      <w:r w:rsidDel="00000000" w:rsidR="00000000" w:rsidRPr="00000000">
        <w:rPr>
          <w:sz w:val="16"/>
          <w:szCs w:val="16"/>
          <w:rtl w:val="0"/>
        </w:rPr>
        <w:t xml:space="preserve">)</w:t>
      </w:r>
    </w:p>
  </w:footnote>
  <w:footnote w:id="19">
    <w:p w:rsidR="00000000" w:rsidDel="00000000" w:rsidP="00000000" w:rsidRDefault="00000000" w:rsidRPr="00000000" w14:paraId="0000130C">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CrewAI 공식 문서 (</w:t>
      </w:r>
      <w:hyperlink r:id="rId20">
        <w:r w:rsidDel="00000000" w:rsidR="00000000" w:rsidRPr="00000000">
          <w:rPr>
            <w:color w:val="1155cc"/>
            <w:sz w:val="16"/>
            <w:szCs w:val="16"/>
            <w:u w:val="single"/>
            <w:rtl w:val="0"/>
          </w:rPr>
          <w:t xml:space="preserve">https://docs.crewai.com/en/concepts/memory</w:t>
        </w:r>
      </w:hyperlink>
      <w:r w:rsidDel="00000000" w:rsidR="00000000" w:rsidRPr="00000000">
        <w:rPr>
          <w:sz w:val="16"/>
          <w:szCs w:val="16"/>
          <w:rtl w:val="0"/>
        </w:rPr>
        <w:t xml:space="preserve">)</w:t>
      </w:r>
    </w:p>
  </w:footnote>
  <w:footnote w:id="20">
    <w:p w:rsidR="00000000" w:rsidDel="00000000" w:rsidP="00000000" w:rsidRDefault="00000000" w:rsidRPr="00000000" w14:paraId="0000130D">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AutoGen 공식 문서 (</w:t>
      </w:r>
      <w:hyperlink r:id="rId21">
        <w:r w:rsidDel="00000000" w:rsidR="00000000" w:rsidRPr="00000000">
          <w:rPr>
            <w:color w:val="1155cc"/>
            <w:sz w:val="16"/>
            <w:szCs w:val="16"/>
            <w:u w:val="single"/>
            <w:rtl w:val="0"/>
          </w:rPr>
          <w:t xml:space="preserve">https://microsoft.github.io/autogen/stable//user-guide/agentchat-user-guide/memory.html</w:t>
        </w:r>
      </w:hyperlink>
      <w:r w:rsidDel="00000000" w:rsidR="00000000" w:rsidRPr="00000000">
        <w:rPr>
          <w:sz w:val="16"/>
          <w:szCs w:val="16"/>
          <w:rtl w:val="0"/>
        </w:rPr>
        <w:t xml:space="preserve">)</w:t>
      </w:r>
    </w:p>
  </w:footnote>
  <w:footnote w:id="21">
    <w:p w:rsidR="00000000" w:rsidDel="00000000" w:rsidP="00000000" w:rsidRDefault="00000000" w:rsidRPr="00000000" w14:paraId="0000130E">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OpenAI SDK 공식 문서 (</w:t>
      </w:r>
      <w:hyperlink r:id="rId22">
        <w:r w:rsidDel="00000000" w:rsidR="00000000" w:rsidRPr="00000000">
          <w:rPr>
            <w:color w:val="1155cc"/>
            <w:sz w:val="16"/>
            <w:szCs w:val="16"/>
            <w:u w:val="single"/>
            <w:rtl w:val="0"/>
          </w:rPr>
          <w:t xml:space="preserve">https://openai.github.io/openai-agents-python/sessions/</w:t>
        </w:r>
      </w:hyperlink>
      <w:r w:rsidDel="00000000" w:rsidR="00000000" w:rsidRPr="00000000">
        <w:rPr>
          <w:sz w:val="16"/>
          <w:szCs w:val="16"/>
          <w:rtl w:val="0"/>
        </w:rPr>
        <w:t xml:space="preserve">)</w:t>
      </w:r>
    </w:p>
  </w:footnote>
  <w:footnote w:id="25">
    <w:p w:rsidR="00000000" w:rsidDel="00000000" w:rsidP="00000000" w:rsidRDefault="00000000" w:rsidRPr="00000000" w14:paraId="0000130F">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rFonts w:ascii="Arial Unicode MS" w:cs="Arial Unicode MS" w:eastAsia="Arial Unicode MS" w:hAnsi="Arial Unicode MS"/>
          <w:i w:val="1"/>
          <w:iCs w:val="1"/>
          <w:color w:val="555555"/>
          <w:sz w:val="16"/>
          <w:szCs w:val="16"/>
          <w:rtl w:val="0"/>
        </w:rPr>
        <w:t xml:space="preserve">EmergentMind(2025) 서베이</w:t>
      </w:r>
      <w:r w:rsidDel="00000000" w:rsidR="00000000" w:rsidRPr="00000000">
        <w:rPr>
          <w:rtl w:val="0"/>
        </w:rPr>
      </w:r>
    </w:p>
  </w:footnote>
  <w:footnote w:id="9">
    <w:p w:rsidR="00000000" w:rsidDel="00000000" w:rsidP="00000000" w:rsidRDefault="00000000" w:rsidRPr="00000000" w14:paraId="0000131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color w:val="434343"/>
          <w:sz w:val="18"/>
          <w:szCs w:val="18"/>
          <w:rtl w:val="0"/>
        </w:rPr>
        <w:t xml:space="preserve">OpenAI와 Anthropic의 공식 자료 </w:t>
      </w:r>
      <w:hyperlink r:id="rId23">
        <w:r w:rsidDel="00000000" w:rsidR="00000000" w:rsidRPr="00000000">
          <w:rPr>
            <w:color w:val="1155cc"/>
            <w:sz w:val="20"/>
            <w:szCs w:val="20"/>
            <w:u w:val="single"/>
            <w:rtl w:val="0"/>
          </w:rPr>
          <w:t xml:space="preserve">https://developers.openai.com/cookbook/examples/context_summarization_with_realtime_api/</w:t>
        </w:r>
      </w:hyperlink>
      <w:r w:rsidDel="00000000" w:rsidR="00000000" w:rsidRPr="00000000">
        <w:rPr>
          <w:sz w:val="20"/>
          <w:szCs w:val="20"/>
          <w:rtl w:val="0"/>
        </w:rPr>
        <w:t xml:space="preserve"> , </w:t>
      </w:r>
      <w:hyperlink r:id="rId24">
        <w:r w:rsidDel="00000000" w:rsidR="00000000" w:rsidRPr="00000000">
          <w:rPr>
            <w:color w:val="1155cc"/>
            <w:sz w:val="20"/>
            <w:szCs w:val="20"/>
            <w:u w:val="single"/>
            <w:rtl w:val="0"/>
          </w:rPr>
          <w:t xml:space="preserve">https://www.anthropic.com/engineering/effective-context-engineering-for-ai-agents</w:t>
        </w:r>
      </w:hyperlink>
      <w:r w:rsidDel="00000000" w:rsidR="00000000" w:rsidRPr="00000000">
        <w:rPr>
          <w:sz w:val="20"/>
          <w:szCs w:val="20"/>
          <w:rtl w:val="0"/>
        </w:rPr>
        <w:t xml:space="preserve"> </w:t>
      </w:r>
    </w:p>
  </w:footnote>
  <w:footnote w:id="26">
    <w:p w:rsidR="00000000" w:rsidDel="00000000" w:rsidP="00000000" w:rsidRDefault="00000000" w:rsidRPr="00000000" w14:paraId="0000131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b w:val="1"/>
          <w:bCs w:val="1"/>
          <w:color w:val="333333"/>
          <w:sz w:val="20"/>
          <w:szCs w:val="20"/>
          <w:rtl w:val="0"/>
        </w:rPr>
        <w:t xml:space="preserve">[수정 예정] </w:t>
      </w:r>
      <w:r w:rsidDel="00000000" w:rsidR="00000000" w:rsidRPr="00000000">
        <w:rPr>
          <w:rFonts w:ascii="Arial Unicode MS" w:cs="Arial Unicode MS" w:eastAsia="Arial Unicode MS" w:hAnsi="Arial Unicode MS"/>
          <w:color w:val="333333"/>
          <w:sz w:val="20"/>
          <w:szCs w:val="20"/>
          <w:rtl w:val="0"/>
        </w:rPr>
        <w:t xml:space="preserve">(1) Vectara, NAACL 2025 Findings(arXiv:2410.13070): 48개 임베딩 모델 × 25개 chunking 구성으로 실험. 범용 문서에서 고정 크기 청킹이 시맨틱 청킹을 일관되게 상회. </w:t>
        <w:br w:type="textWrapping"/>
      </w:r>
      <w:r w:rsidDel="00000000" w:rsidR="00000000" w:rsidRPr="00000000">
        <w:rPr>
          <w:rFonts w:ascii="Arial Unicode MS" w:cs="Arial Unicode MS" w:eastAsia="Arial Unicode MS" w:hAnsi="Arial Unicode MS"/>
          <w:color w:val="333333"/>
          <w:sz w:val="20"/>
          <w:szCs w:val="20"/>
          <w:rtl w:val="0"/>
        </w:rPr>
        <w:t xml:space="preserve">(2) FloTorch(2026.02): 50편 학술논문 대상 7개 전략 비교에서 Recursive 512 = 69% End-to-End Accuracy로 최고. Semantic Chunking은 평균 43토큰의 과도 분할로 54%에 그침. </w:t>
      </w:r>
      <w:r w:rsidDel="00000000" w:rsidR="00000000" w:rsidRPr="00000000">
        <w:rPr>
          <w:rFonts w:ascii="Arial Unicode MS" w:cs="Arial Unicode MS" w:eastAsia="Arial Unicode MS" w:hAnsi="Arial Unicode MS"/>
          <w:color w:val="333333"/>
          <w:sz w:val="20"/>
          <w:szCs w:val="20"/>
          <w:highlight w:val="yellow"/>
          <w:rtl w:val="0"/>
        </w:rPr>
        <w:t xml:space="preserve">(삭제예정)</w:t>
      </w:r>
      <w:r w:rsidDel="00000000" w:rsidR="00000000" w:rsidRPr="00000000">
        <w:rPr>
          <w:color w:val="333333"/>
          <w:sz w:val="20"/>
          <w:szCs w:val="20"/>
          <w:rtl w:val="0"/>
        </w:rPr>
        <w:br w:type="textWrapping"/>
      </w:r>
      <w:r w:rsidDel="00000000" w:rsidR="00000000" w:rsidRPr="00000000">
        <w:rPr>
          <w:rFonts w:ascii="Arial Unicode MS" w:cs="Arial Unicode MS" w:eastAsia="Arial Unicode MS" w:hAnsi="Arial Unicode MS"/>
          <w:color w:val="333333"/>
          <w:sz w:val="20"/>
          <w:szCs w:val="20"/>
          <w:rtl w:val="0"/>
        </w:rPr>
        <w:t xml:space="preserve">(3) Bioengineering 2025, 12(11):1194: 비강성형 수술 후 임상 의사결정 지원 도메인에서 Adaptive 87% vs 고정 50%(3점 Likert 기준, p=0.001). </w:t>
        <w:br w:type="textWrapping"/>
        <w:t xml:space="preserve">※ Mayo Clinic 결과는 30개 질문의 소규모 임상 도메인 한정이며, 범용 문서에서의 재현성은 확인되지 않았다.</w:t>
      </w:r>
      <w:r w:rsidDel="00000000" w:rsidR="00000000" w:rsidRPr="00000000">
        <w:rPr>
          <w:rtl w:val="0"/>
        </w:rPr>
      </w:r>
    </w:p>
  </w:footnote>
  <w:footnote w:id="22">
    <w:p w:rsidR="00000000" w:rsidDel="00000000" w:rsidP="00000000" w:rsidRDefault="00000000" w:rsidRPr="00000000" w14:paraId="00001312">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commentRangeStart w:id="31"/>
      <w:commentRangeStart w:id="32"/>
      <w:commentRangeStart w:id="33"/>
      <w:r w:rsidDel="00000000" w:rsidR="00000000" w:rsidRPr="00000000">
        <w:rPr>
          <w:sz w:val="16"/>
          <w:szCs w:val="16"/>
          <w:rtl w:val="0"/>
        </w:rPr>
        <w:t xml:space="preserve">mem0</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Fonts w:ascii="Arial Unicode MS" w:cs="Arial Unicode MS" w:eastAsia="Arial Unicode MS" w:hAnsi="Arial Unicode MS"/>
          <w:sz w:val="16"/>
          <w:szCs w:val="16"/>
          <w:rtl w:val="0"/>
        </w:rPr>
        <w:t xml:space="preserve">LLM 애플리케이션용 메모리 레이어. 관리형(Platform)과 오픈소스 셀프호스팅을 모두 제공하며, 대화에서 중요 정보를 자동 추출하고 기존 메모리와 충돌 시 병합하여 저장한다.</w:t>
      </w:r>
    </w:p>
    <w:p w:rsidR="00000000" w:rsidDel="00000000" w:rsidP="00000000" w:rsidRDefault="00000000" w:rsidRPr="00000000" w14:paraId="00001313">
      <w:pPr>
        <w:spacing w:line="240" w:lineRule="auto"/>
        <w:rPr>
          <w:sz w:val="20"/>
          <w:szCs w:val="20"/>
        </w:rPr>
      </w:pPr>
      <w:r w:rsidDel="00000000" w:rsidR="00000000" w:rsidRPr="00000000">
        <w:rPr>
          <w:rtl w:val="0"/>
        </w:rPr>
      </w:r>
    </w:p>
  </w:footnote>
  <w:footnote w:id="23">
    <w:p w:rsidR="00000000" w:rsidDel="00000000" w:rsidP="00000000" w:rsidRDefault="00000000" w:rsidRPr="00000000" w14:paraId="00001314">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Zep: 대화 기록, 비즈니스 데이터 등을 시간 축이 포함된 지식 그래프로 구조화하여, Agent에 맞춤형 문맥을 조합·제공하는 플랫폼.</w:t>
      </w:r>
    </w:p>
    <w:p w:rsidR="00000000" w:rsidDel="00000000" w:rsidP="00000000" w:rsidRDefault="00000000" w:rsidRPr="00000000" w14:paraId="00001315">
      <w:pPr>
        <w:spacing w:line="240" w:lineRule="auto"/>
        <w:rPr>
          <w:sz w:val="20"/>
          <w:szCs w:val="20"/>
        </w:rPr>
      </w:pPr>
      <w:r w:rsidDel="00000000" w:rsidR="00000000" w:rsidRPr="00000000">
        <w:rPr>
          <w:rtl w:val="0"/>
        </w:rPr>
      </w:r>
    </w:p>
  </w:footnote>
  <w:footnote w:id="24">
    <w:p w:rsidR="00000000" w:rsidDel="00000000" w:rsidP="00000000" w:rsidRDefault="00000000" w:rsidRPr="00000000" w14:paraId="00001316">
      <w:pPr>
        <w:spacing w:line="240" w:lineRule="auto"/>
        <w:rPr>
          <w:sz w:val="16"/>
          <w:szCs w:val="16"/>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16"/>
          <w:szCs w:val="16"/>
          <w:rtl w:val="0"/>
        </w:rPr>
        <w:t xml:space="preserve"> Letta (formerly MemGPT): 상태를 유지하는 Stateful Agent 구축 플랫폼. 항상 문맥에 포함되는 핵심 메모리(Core Memory)와 필요 시 검색하는 장기 메모리(Archival Memory)로 계층을 나누어 관리한다.</w:t>
      </w:r>
    </w:p>
    <w:p w:rsidR="00000000" w:rsidDel="00000000" w:rsidP="00000000" w:rsidRDefault="00000000" w:rsidRPr="00000000" w14:paraId="00001317">
      <w:pPr>
        <w:spacing w:line="240" w:lineRule="auto"/>
        <w:rPr>
          <w:sz w:val="20"/>
          <w:szCs w:val="20"/>
        </w:rPr>
      </w:pPr>
      <w:r w:rsidDel="00000000" w:rsidR="00000000" w:rsidRPr="00000000">
        <w:rPr>
          <w:rtl w:val="0"/>
        </w:rPr>
      </w:r>
    </w:p>
  </w:footnote>
  <w:footnote w:id="32">
    <w:p w:rsidR="00000000" w:rsidDel="00000000" w:rsidP="00000000" w:rsidRDefault="00000000" w:rsidRPr="00000000" w14:paraId="00001318">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https://www.helicone.ai/pricing</w:t>
      </w:r>
    </w:p>
  </w:footnote>
  <w:footnote w:id="31">
    <w:p w:rsidR="00000000" w:rsidDel="00000000" w:rsidP="00000000" w:rsidRDefault="00000000" w:rsidRPr="00000000" w14:paraId="0000131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https://margindash.com/langsmith-pricing</w:t>
      </w:r>
    </w:p>
  </w:footnote>
  <w:footnote w:id="27">
    <w:p w:rsidR="00000000" w:rsidDel="00000000" w:rsidP="00000000" w:rsidRDefault="00000000" w:rsidRPr="00000000" w14:paraId="0000131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Guardrails AI 공식 문서, “What is Guardrails?” / “Input/Output Guards”, </w:t>
      </w:r>
      <w:hyperlink r:id="rId25">
        <w:r w:rsidDel="00000000" w:rsidR="00000000" w:rsidRPr="00000000">
          <w:rPr>
            <w:color w:val="1155cc"/>
            <w:sz w:val="20"/>
            <w:szCs w:val="20"/>
            <w:u w:val="single"/>
            <w:rtl w:val="0"/>
          </w:rPr>
          <w:t xml:space="preserve">https://guardrailsai.com/guardrails/docs</w:t>
        </w:r>
      </w:hyperlink>
      <w:r w:rsidDel="00000000" w:rsidR="00000000" w:rsidRPr="00000000">
        <w:rPr>
          <w:rtl w:val="0"/>
        </w:rPr>
      </w:r>
    </w:p>
  </w:footnote>
  <w:footnote w:id="28">
    <w:p w:rsidR="00000000" w:rsidDel="00000000" w:rsidP="00000000" w:rsidRDefault="00000000" w:rsidRPr="00000000" w14:paraId="0000131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이 문장은 특정 벤더 문서의 직접 문구라기보다 아키텍처/감사 추적 관점의 실무 원칙이다. 규제 준수 여부는 조직 정책·감사 기준으로 별도 확정 필요.</w:t>
      </w:r>
    </w:p>
  </w:footnote>
  <w:footnote w:id="29">
    <w:p w:rsidR="00000000" w:rsidDel="00000000" w:rsidP="00000000" w:rsidRDefault="00000000" w:rsidRPr="00000000" w14:paraId="0000131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OpenAI 공식 API 문서, “Create moderation”, </w:t>
      </w:r>
      <w:hyperlink r:id="rId26">
        <w:r w:rsidDel="00000000" w:rsidR="00000000" w:rsidRPr="00000000">
          <w:rPr>
            <w:color w:val="1155cc"/>
            <w:sz w:val="20"/>
            <w:szCs w:val="20"/>
            <w:u w:val="single"/>
            <w:rtl w:val="0"/>
          </w:rPr>
          <w:t xml:space="preserve">https://developers.openai.com/api/reference/resources/moderations/methods/create</w:t>
        </w:r>
      </w:hyperlink>
      <w:r w:rsidDel="00000000" w:rsidR="00000000" w:rsidRPr="00000000">
        <w:rPr>
          <w:rtl w:val="0"/>
        </w:rPr>
      </w:r>
    </w:p>
  </w:footnote>
  <w:footnote w:id="30">
    <w:p w:rsidR="00000000" w:rsidDel="00000000" w:rsidP="00000000" w:rsidRDefault="00000000" w:rsidRPr="00000000" w14:paraId="0000131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NVIDIA 공식 문서, “LangGraph Integration”, </w:t>
      </w:r>
      <w:hyperlink r:id="rId27">
        <w:r w:rsidDel="00000000" w:rsidR="00000000" w:rsidRPr="00000000">
          <w:rPr>
            <w:color w:val="1155cc"/>
            <w:sz w:val="20"/>
            <w:szCs w:val="20"/>
            <w:u w:val="single"/>
            <w:rtl w:val="0"/>
          </w:rPr>
          <w:t xml:space="preserve">https://docs.nvidia.com/nemo/guardrails/latest/integration/langchain/langgraph-integration.html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color w:val="073763"/>
      <w:sz w:val="40"/>
      <w:szCs w:val="40"/>
    </w:rPr>
  </w:style>
  <w:style w:type="paragraph" w:styleId="Heading2">
    <w:name w:val="heading 2"/>
    <w:basedOn w:val="Normal"/>
    <w:next w:val="Normal"/>
    <w:pPr>
      <w:keepNext w:val="1"/>
      <w:keepLines w:val="1"/>
      <w:spacing w:after="120" w:before="360" w:lineRule="auto"/>
    </w:pPr>
    <w:rPr>
      <w:b w:val="1"/>
      <w:bCs w:val="1"/>
      <w:color w:val="1155cc"/>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color w:val="0c343d"/>
      <w:sz w:val="62"/>
      <w:szCs w:val="6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Pr>
  </w:style>
  <w:style w:type="table" w:styleId="Table195">
    <w:basedOn w:val="TableNormal"/>
    <w:tblPr>
      <w:tblStyleRowBandSize w:val="1"/>
      <w:tblStyleColBandSize w:val="1"/>
    </w:tblPr>
  </w:style>
  <w:style w:type="table" w:styleId="Table196">
    <w:basedOn w:val="TableNormal"/>
    <w:tblPr>
      <w:tblStyleRowBandSize w:val="1"/>
      <w:tblStyleColBandSize w:val="1"/>
    </w:tblPr>
  </w:style>
  <w:style w:type="table" w:styleId="Table197">
    <w:basedOn w:val="TableNormal"/>
    <w:tblPr>
      <w:tblStyleRowBandSize w:val="1"/>
      <w:tblStyleColBandSize w:val="1"/>
    </w:tblPr>
  </w:style>
  <w:style w:type="table" w:styleId="Table198">
    <w:basedOn w:val="TableNormal"/>
    <w:tblPr>
      <w:tblStyleRowBandSize w:val="1"/>
      <w:tblStyleColBandSize w:val="1"/>
    </w:tblPr>
  </w:style>
  <w:style w:type="table" w:styleId="Table199">
    <w:basedOn w:val="TableNormal"/>
    <w:tblPr>
      <w:tblStyleRowBandSize w:val="1"/>
      <w:tblStyleColBandSize w:val="1"/>
    </w:tblPr>
  </w:style>
  <w:style w:type="table" w:styleId="Table200">
    <w:basedOn w:val="TableNormal"/>
    <w:tblPr>
      <w:tblStyleRowBandSize w:val="1"/>
      <w:tblStyleColBandSize w:val="1"/>
    </w:tblPr>
  </w:style>
  <w:style w:type="table" w:styleId="Table201">
    <w:basedOn w:val="TableNormal"/>
    <w:tblPr>
      <w:tblStyleRowBandSize w:val="1"/>
      <w:tblStyleColBandSize w:val="1"/>
    </w:tblPr>
  </w:style>
  <w:style w:type="table" w:styleId="Table202">
    <w:basedOn w:val="TableNormal"/>
    <w:tblPr>
      <w:tblStyleRowBandSize w:val="1"/>
      <w:tblStyleColBandSize w:val="1"/>
    </w:tblPr>
  </w:style>
  <w:style w:type="table" w:styleId="Table203">
    <w:basedOn w:val="TableNormal"/>
    <w:tblPr>
      <w:tblStyleRowBandSize w:val="1"/>
      <w:tblStyleColBandSize w:val="1"/>
    </w:tblPr>
  </w:style>
  <w:style w:type="table" w:styleId="Table204">
    <w:basedOn w:val="TableNormal"/>
    <w:tblPr>
      <w:tblStyleRowBandSize w:val="1"/>
      <w:tblStyleColBandSize w:val="1"/>
    </w:tblPr>
  </w:style>
  <w:style w:type="table" w:styleId="Table205">
    <w:basedOn w:val="TableNormal"/>
    <w:tblPr>
      <w:tblStyleRowBandSize w:val="1"/>
      <w:tblStyleColBandSize w:val="1"/>
    </w:tblPr>
  </w:style>
  <w:style w:type="table" w:styleId="Table206">
    <w:basedOn w:val="TableNormal"/>
    <w:tblPr>
      <w:tblStyleRowBandSize w:val="1"/>
      <w:tblStyleColBandSize w:val="1"/>
    </w:tblPr>
  </w:style>
  <w:style w:type="table" w:styleId="Table207">
    <w:basedOn w:val="TableNormal"/>
    <w:tblPr>
      <w:tblStyleRowBandSize w:val="1"/>
      <w:tblStyleColBandSize w:val="1"/>
    </w:tblPr>
  </w:style>
  <w:style w:type="table" w:styleId="Table208">
    <w:basedOn w:val="TableNormal"/>
    <w:tblPr>
      <w:tblStyleRowBandSize w:val="1"/>
      <w:tblStyleColBandSize w:val="1"/>
    </w:tblPr>
  </w:style>
  <w:style w:type="table" w:styleId="Table209">
    <w:basedOn w:val="TableNormal"/>
    <w:tblPr>
      <w:tblStyleRowBandSize w:val="1"/>
      <w:tblStyleColBandSize w:val="1"/>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20" Type="http://schemas.openxmlformats.org/officeDocument/2006/relationships/hyperlink" Target="https://docs.crewai.com/en/concepts/memory" TargetMode="External"/><Relationship Id="rId22" Type="http://schemas.openxmlformats.org/officeDocument/2006/relationships/hyperlink" Target="https://openai.github.io/openai-agents-python/sessions/" TargetMode="External"/><Relationship Id="rId21" Type="http://schemas.openxmlformats.org/officeDocument/2006/relationships/hyperlink" Target="https://microsoft.github.io/autogen/stable//user-guide/agentchat-user-guide/memory.html" TargetMode="External"/><Relationship Id="rId24" Type="http://schemas.openxmlformats.org/officeDocument/2006/relationships/hyperlink" Target="https://www.anthropic.com/engineering/effective-context-engineering-for-ai-agents" TargetMode="External"/><Relationship Id="rId23" Type="http://schemas.openxmlformats.org/officeDocument/2006/relationships/hyperlink" Target="https://developers.openai.com/cookbook/examples/context_summarization_with_realtime_api/" TargetMode="External"/><Relationship Id="rId1" Type="http://schemas.openxmlformats.org/officeDocument/2006/relationships/hyperlink" Target="https://developers.openai.com/api/docs/guides/function-calling" TargetMode="External"/><Relationship Id="rId2" Type="http://schemas.openxmlformats.org/officeDocument/2006/relationships/hyperlink" Target="https://openai.github.io/openai-agents-python/tools/" TargetMode="External"/><Relationship Id="rId3" Type="http://schemas.openxmlformats.org/officeDocument/2006/relationships/hyperlink" Target="https://modelcontextprotocol.io/specification/2025-03-26/basic/authorization" TargetMode="External"/><Relationship Id="rId4" Type="http://schemas.openxmlformats.org/officeDocument/2006/relationships/hyperlink" Target="https://developers.googleblog.com/en/a2a-a-new-era-of-agent-interoperability" TargetMode="External"/><Relationship Id="rId9" Type="http://schemas.openxmlformats.org/officeDocument/2006/relationships/hyperlink" Target="https://ar5iv.labs.arxiv.org/html/2304.03442" TargetMode="External"/><Relationship Id="rId26" Type="http://schemas.openxmlformats.org/officeDocument/2006/relationships/hyperlink" Target="https://developers.openai.com/api/reference/resources/moderations/methods/create" TargetMode="External"/><Relationship Id="rId25" Type="http://schemas.openxmlformats.org/officeDocument/2006/relationships/hyperlink" Target="https://guardrailsai.com/guardrails/docs" TargetMode="External"/><Relationship Id="rId27" Type="http://schemas.openxmlformats.org/officeDocument/2006/relationships/hyperlink" Target="https://docs.nvidia.com/nemo/guardrails/latest/integration/langchain/langgraph-integration.html" TargetMode="External"/><Relationship Id="rId5" Type="http://schemas.openxmlformats.org/officeDocument/2006/relationships/hyperlink" Target="https://datatracker.ietf.org/doc/html/rfc2796" TargetMode="External"/><Relationship Id="rId6" Type="http://schemas.openxmlformats.org/officeDocument/2006/relationships/hyperlink" Target="https://www.hivemq.com/blog/a2a-enterprise-scale-agentic-ai-collaboration-part-1/" TargetMode="External"/><Relationship Id="rId7" Type="http://schemas.openxmlformats.org/officeDocument/2006/relationships/hyperlink" Target="https://solace.com/blog/why-googles-agent2agent-needs-an-event-mesh/" TargetMode="External"/><Relationship Id="rId8" Type="http://schemas.openxmlformats.org/officeDocument/2006/relationships/hyperlink" Target="https://arxiv.org/pdf/2309.0242" TargetMode="External"/><Relationship Id="rId11" Type="http://schemas.openxmlformats.org/officeDocument/2006/relationships/hyperlink" Target="https://arxiv.org/pdf/2404.00573" TargetMode="External"/><Relationship Id="rId10" Type="http://schemas.openxmlformats.org/officeDocument/2006/relationships/hyperlink" Target="https://ojs.aaai.org/index.php/AAAI/article/view/29946" TargetMode="External"/><Relationship Id="rId13" Type="http://schemas.openxmlformats.org/officeDocument/2006/relationships/hyperlink" Target="https://arxiv.org/pdf/2304.03442" TargetMode="External"/><Relationship Id="rId12" Type="http://schemas.openxmlformats.org/officeDocument/2006/relationships/hyperlink" Target="https://arxiv.org/html/2603.02473v1" TargetMode="External"/><Relationship Id="rId15" Type="http://schemas.openxmlformats.org/officeDocument/2006/relationships/hyperlink" Target="https://sqlite.org/different.html" TargetMode="External"/><Relationship Id="rId14" Type="http://schemas.openxmlformats.org/officeDocument/2006/relationships/hyperlink" Target="https://arxiv.org/abs/2502.12110" TargetMode="External"/><Relationship Id="rId17" Type="http://schemas.openxmlformats.org/officeDocument/2006/relationships/hyperlink" Target="https://www.firecrawl.dev/blog/best-vector-databases" TargetMode="External"/><Relationship Id="rId16" Type="http://schemas.openxmlformats.org/officeDocument/2006/relationships/hyperlink" Target="https://www.postgresql.org/about/?utm_source=chatgpt.com" TargetMode="External"/><Relationship Id="rId19" Type="http://schemas.openxmlformats.org/officeDocument/2006/relationships/hyperlink" Target="https://docs.langchain.com/oss/python/langgraph/persistence" TargetMode="External"/><Relationship Id="rId18" Type="http://schemas.openxmlformats.org/officeDocument/2006/relationships/hyperlink" Target="https://aws.amazon.com/blogs/database/supercharging-vector-search-performance-and-relevance-with-pgvector-0-8-0-on-amazon-aurora-postgre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